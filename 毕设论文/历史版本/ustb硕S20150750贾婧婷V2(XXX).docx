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84EEE18" w14:textId="77777777" w:rsidR="005A3851" w:rsidRPr="004E7C03" w:rsidRDefault="0069507A">
      <w:pPr>
        <w:pStyle w:val="afff8"/>
        <w:rPr>
          <w:sz w:val="72"/>
          <w:szCs w:val="72"/>
        </w:rPr>
      </w:pPr>
      <w:bookmarkStart w:id="0" w:name="_Toc533927376"/>
      <w:r w:rsidRPr="004E7C03">
        <w:rPr>
          <w:rFonts w:hint="eastAsia"/>
          <w:noProof/>
        </w:rPr>
        <mc:AlternateContent>
          <mc:Choice Requires="wps">
            <w:drawing>
              <wp:anchor distT="0" distB="0" distL="114300" distR="114300" simplePos="0" relativeHeight="251656192" behindDoc="0" locked="0" layoutInCell="0" allowOverlap="1" wp14:anchorId="61B1F9B9" wp14:editId="03C61324">
                <wp:simplePos x="0" y="0"/>
                <wp:positionH relativeFrom="column">
                  <wp:posOffset>685800</wp:posOffset>
                </wp:positionH>
                <wp:positionV relativeFrom="paragraph">
                  <wp:posOffset>0</wp:posOffset>
                </wp:positionV>
                <wp:extent cx="557530" cy="5175250"/>
                <wp:effectExtent l="0" t="0" r="4445" b="0"/>
                <wp:wrapTopAndBottom/>
                <wp:docPr id="6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530" cy="5175250"/>
                        </a:xfrm>
                        <a:prstGeom prst="rect">
                          <a:avLst/>
                        </a:prstGeom>
                        <a:noFill/>
                        <a:ln>
                          <a:noFill/>
                        </a:ln>
                      </wps:spPr>
                      <wps:txbx>
                        <w:txbxContent>
                          <w:p w14:paraId="7241DE7D" w14:textId="77777777" w:rsidR="007D3BCA" w:rsidRDefault="007D3BCA">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14:paraId="64015A45" w14:textId="77777777" w:rsidR="007D3BCA" w:rsidRDefault="007D3BCA">
                            <w:pPr>
                              <w:spacing w:line="0" w:lineRule="atLeast"/>
                              <w:rPr>
                                <w:rStyle w:val="z"/>
                              </w:rPr>
                            </w:pPr>
                          </w:p>
                        </w:txbxContent>
                      </wps:txbx>
                      <wps:bodyPr rot="0" vert="eaVert" wrap="square" lIns="91440" tIns="45720" rIns="91440" bIns="45720" anchor="t" anchorCtr="0" upright="1">
                        <a:noAutofit/>
                      </wps:bodyPr>
                    </wps:wsp>
                  </a:graphicData>
                </a:graphic>
                <wp14:sizeRelV relativeFrom="margin">
                  <wp14:pctHeight>0</wp14:pctHeight>
                </wp14:sizeRelV>
              </wp:anchor>
            </w:drawing>
          </mc:Choice>
          <mc:Fallback>
            <w:pict>
              <v:shapetype w14:anchorId="61B1F9B9" id="_x0000_t202" coordsize="21600,21600" o:spt="202" path="m,l,21600r21600,l21600,xe">
                <v:stroke joinstyle="miter"/>
                <v:path gradientshapeok="t" o:connecttype="rect"/>
              </v:shapetype>
              <v:shape id="Text Box 63" o:spid="_x0000_s1026" type="#_x0000_t202" style="position:absolute;left:0;text-align:left;margin-left:54pt;margin-top:0;width:43.9pt;height:407.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" o:allowincell="f" filled="f" stroked="f">
                <v:textbox style="layout-flow:vertical-ideographic">
                  <w:txbxContent>
                    <w:p w14:paraId="7241DE7D" w14:textId="77777777" w:rsidR="007D3BCA" w:rsidRDefault="007D3BCA">
                      <w:pPr>
                        <w:pStyle w:val="afff8"/>
                        <w:rPr>
                          <w:rStyle w:val="z"/>
                        </w:rPr>
                      </w:pPr>
                      <w:r>
                        <w:rPr>
                          <w:rStyle w:val="z0"/>
                          <w:rFonts w:ascii="宋体" w:hAnsi="宋体" w:cs="宋体" w:hint="eastAsia"/>
                          <w:sz w:val="32"/>
                          <w:szCs w:val="32"/>
                        </w:rPr>
                        <w:t>行为模型</w:t>
                      </w:r>
                      <w:r>
                        <w:rPr>
                          <w:rStyle w:val="z0"/>
                          <w:rFonts w:ascii="宋体" w:hAnsi="宋体" w:cs="宋体"/>
                          <w:sz w:val="32"/>
                          <w:szCs w:val="32"/>
                        </w:rPr>
                        <w:t>驱动</w:t>
                      </w:r>
                      <w:r w:rsidRPr="00A7206A">
                        <w:rPr>
                          <w:rStyle w:val="z0"/>
                          <w:rFonts w:ascii="宋体" w:hAnsi="宋体" w:cs="宋体" w:hint="eastAsia"/>
                          <w:sz w:val="32"/>
                          <w:szCs w:val="32"/>
                        </w:rPr>
                        <w:t>的服务组合程序测试用例生成技术研究</w:t>
                      </w:r>
                    </w:p>
                    <w:p w14:paraId="64015A45" w14:textId="77777777" w:rsidR="007D3BCA" w:rsidRDefault="007D3BCA">
                      <w:pPr>
                        <w:spacing w:line="0" w:lineRule="atLeast"/>
                        <w:rPr>
                          <w:rStyle w:val="z"/>
                        </w:rPr>
                      </w:pP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7216" behindDoc="0" locked="0" layoutInCell="0" allowOverlap="1" wp14:anchorId="60D8F2E4" wp14:editId="7DEAF21C">
                <wp:simplePos x="0" y="0"/>
                <wp:positionH relativeFrom="column">
                  <wp:posOffset>800100</wp:posOffset>
                </wp:positionH>
                <wp:positionV relativeFrom="paragraph">
                  <wp:posOffset>5213985</wp:posOffset>
                </wp:positionV>
                <wp:extent cx="443230" cy="1720850"/>
                <wp:effectExtent l="0" t="3810" r="4445" b="0"/>
                <wp:wrapTopAndBottom/>
                <wp:docPr id="68"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3230" cy="1720850"/>
                        </a:xfrm>
                        <a:prstGeom prst="rect">
                          <a:avLst/>
                        </a:prstGeom>
                        <a:noFill/>
                        <a:ln>
                          <a:noFill/>
                        </a:ln>
                      </wps:spPr>
                      <wps:txbx>
                        <w:txbxContent>
                          <w:p w14:paraId="0E2C70BB" w14:textId="77777777" w:rsidR="007D3BCA" w:rsidRDefault="007D3BCA">
                            <w:pPr>
                              <w:rPr>
                                <w:rStyle w:val="z"/>
                              </w:rPr>
                            </w:pPr>
                            <w:r>
                              <w:rPr>
                                <w:rStyle w:val="z"/>
                                <w:rFonts w:hint="eastAsia"/>
                              </w:rPr>
                              <w:t>贾婧婷</w:t>
                            </w:r>
                          </w:p>
                        </w:txbxContent>
                      </wps:txbx>
                      <wps:bodyPr rot="0" vert="eaVert" wrap="square" lIns="91440" tIns="45720" rIns="91440" bIns="45720" anchor="t" anchorCtr="0" upright="1">
                        <a:noAutofit/>
                      </wps:bodyPr>
                    </wps:wsp>
                  </a:graphicData>
                </a:graphic>
              </wp:anchor>
            </w:drawing>
          </mc:Choice>
          <mc:Fallback>
            <w:pict>
              <v:shape w14:anchorId="60D8F2E4" id="Text Box 64" o:spid="_x0000_s1027" type="#_x0000_t202" style="position:absolute;left:0;text-align:left;margin-left:63pt;margin-top:410.55pt;width:34.9pt;height:135.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" o:allowincell="f" filled="f" stroked="f">
                <v:textbox style="layout-flow:vertical-ideographic">
                  <w:txbxContent>
                    <w:p w14:paraId="0E2C70BB" w14:textId="77777777" w:rsidR="007D3BCA" w:rsidRDefault="007D3BCA">
                      <w:pPr>
                        <w:rPr>
                          <w:rStyle w:val="z"/>
                        </w:rPr>
                      </w:pPr>
                      <w:r>
                        <w:rPr>
                          <w:rStyle w:val="z"/>
                          <w:rFonts w:hint="eastAsia"/>
                        </w:rPr>
                        <w:t>贾婧婷</w:t>
                      </w:r>
                    </w:p>
                  </w:txbxContent>
                </v:textbox>
                <w10:wrap type="topAndBottom"/>
              </v:shape>
            </w:pict>
          </mc:Fallback>
        </mc:AlternateContent>
      </w:r>
      <w:r w:rsidRPr="004E7C03">
        <w:rPr>
          <w:rFonts w:hint="eastAsia"/>
          <w:noProof/>
        </w:rPr>
        <mc:AlternateContent>
          <mc:Choice Requires="wps">
            <w:drawing>
              <wp:anchor distT="0" distB="0" distL="114300" distR="114300" simplePos="0" relativeHeight="251659264" behindDoc="0" locked="0" layoutInCell="0" allowOverlap="1" wp14:anchorId="395721D8" wp14:editId="5EBA371B">
                <wp:simplePos x="0" y="0"/>
                <wp:positionH relativeFrom="column">
                  <wp:posOffset>821055</wp:posOffset>
                </wp:positionH>
                <wp:positionV relativeFrom="page">
                  <wp:posOffset>8006715</wp:posOffset>
                </wp:positionV>
                <wp:extent cx="422275" cy="1753235"/>
                <wp:effectExtent l="1905" t="0" r="4445" b="3175"/>
                <wp:wrapNone/>
                <wp:docPr id="67"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275" cy="1753235"/>
                        </a:xfrm>
                        <a:prstGeom prst="rect">
                          <a:avLst/>
                        </a:prstGeom>
                        <a:noFill/>
                        <a:ln>
                          <a:noFill/>
                        </a:ln>
                      </wps:spPr>
                      <wps:txbx>
                        <w:txbxContent>
                          <w:p w14:paraId="079508EB" w14:textId="77777777" w:rsidR="007D3BCA" w:rsidRDefault="007D3BCA">
                            <w:pPr>
                              <w:ind w:firstLine="510"/>
                              <w:rPr>
                                <w:rStyle w:val="z"/>
                              </w:rPr>
                            </w:pPr>
                            <w:r>
                              <w:rPr>
                                <w:rStyle w:val="z"/>
                                <w:rFonts w:hint="eastAsia"/>
                              </w:rPr>
                              <w:t>北京科技大学</w:t>
                            </w:r>
                          </w:p>
                        </w:txbxContent>
                      </wps:txbx>
                      <wps:bodyPr rot="0" vert="eaVert" wrap="square" lIns="91440" tIns="45720" rIns="91440" bIns="45720" anchor="t" anchorCtr="0" upright="1">
                        <a:noAutofit/>
                      </wps:bodyPr>
                    </wps:wsp>
                  </a:graphicData>
                </a:graphic>
              </wp:anchor>
            </w:drawing>
          </mc:Choice>
          <mc:Fallback>
            <w:pict>
              <v:shape w14:anchorId="395721D8" id="Text Box 65" o:spid="_x0000_s1028" type="#_x0000_t202" style="position:absolute;left:0;text-align:left;margin-left:64.65pt;margin-top:630.45pt;width:33.25pt;height:138.05pt;z-index:251659264;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" o:allowincell="f" filled="f" stroked="f">
                <v:textbox style="layout-flow:vertical-ideographic">
                  <w:txbxContent>
                    <w:p w14:paraId="079508EB" w14:textId="77777777" w:rsidR="007D3BCA" w:rsidRDefault="007D3BCA">
                      <w:pPr>
                        <w:ind w:firstLine="510"/>
                        <w:rPr>
                          <w:rStyle w:val="z"/>
                        </w:rPr>
                      </w:pPr>
                      <w:r>
                        <w:rPr>
                          <w:rStyle w:val="z"/>
                          <w:rFonts w:hint="eastAsia"/>
                        </w:rPr>
                        <w:t>北京科技大学</w:t>
                      </w:r>
                    </w:p>
                  </w:txbxContent>
                </v:textbox>
                <w10:wrap anchory="page"/>
              </v:shape>
            </w:pict>
          </mc:Fallback>
        </mc:AlternateContent>
      </w:r>
    </w:p>
    <w:p w14:paraId="2710E09E" w14:textId="77777777" w:rsidR="005A3851" w:rsidRPr="004E7C03" w:rsidRDefault="005A3851">
      <w:pPr>
        <w:pStyle w:val="u5"/>
        <w:spacing w:before="24" w:after="24"/>
        <w:ind w:firstLine="480"/>
        <w:sectPr w:rsidR="005A3851" w:rsidRPr="004E7C03">
          <w:headerReference w:type="even" r:id="rId9"/>
          <w:headerReference w:type="default" r:id="rId10"/>
          <w:footerReference w:type="even" r:id="rId11"/>
          <w:pgSz w:w="11906" w:h="16838"/>
          <w:pgMar w:top="1701" w:right="1701" w:bottom="1134" w:left="1701" w:header="851" w:footer="992" w:gutter="567"/>
          <w:pgNumType w:fmt="upperRoman"/>
          <w:cols w:space="425"/>
          <w:docGrid w:linePitch="312"/>
        </w:sectPr>
      </w:pPr>
    </w:p>
    <w:p w14:paraId="4D85D554" w14:textId="77777777" w:rsidR="005A3851" w:rsidRPr="004E7C03" w:rsidRDefault="0069507A">
      <w:pPr>
        <w:pStyle w:val="afff8"/>
      </w:pPr>
      <w:r w:rsidRPr="004E7C03">
        <w:rPr>
          <w:rFonts w:hint="eastAsia"/>
          <w:noProof/>
        </w:rPr>
        <w:lastRenderedPageBreak/>
        <mc:AlternateContent>
          <mc:Choice Requires="wps">
            <w:drawing>
              <wp:anchor distT="0" distB="0" distL="114300" distR="114300" simplePos="0" relativeHeight="251661312" behindDoc="0" locked="0" layoutInCell="1" allowOverlap="1" wp14:anchorId="28E0E645" wp14:editId="56EEA847">
                <wp:simplePos x="0" y="0"/>
                <wp:positionH relativeFrom="column">
                  <wp:posOffset>4493260</wp:posOffset>
                </wp:positionH>
                <wp:positionV relativeFrom="paragraph">
                  <wp:posOffset>-792480</wp:posOffset>
                </wp:positionV>
                <wp:extent cx="1857375" cy="283845"/>
                <wp:effectExtent l="0" t="0" r="0" b="1905"/>
                <wp:wrapNone/>
                <wp:docPr id="6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83845"/>
                        </a:xfrm>
                        <a:prstGeom prst="rect">
                          <a:avLst/>
                        </a:prstGeom>
                        <a:noFill/>
                        <a:ln>
                          <a:noFill/>
                        </a:ln>
                      </wps:spPr>
                      <wps:txbx>
                        <w:txbxContent>
                          <w:p w14:paraId="0C4AD45A" w14:textId="77777777" w:rsidR="007D3BCA" w:rsidRDefault="007D3BCA">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wps:txbx>
                      <wps:bodyPr rot="0" vert="horz" wrap="square" lIns="91440" tIns="45720" rIns="91440" bIns="45720" anchor="t" anchorCtr="0" upright="1">
                        <a:noAutofit/>
                      </wps:bodyPr>
                    </wps:wsp>
                  </a:graphicData>
                </a:graphic>
              </wp:anchor>
            </w:drawing>
          </mc:Choice>
          <mc:Fallback>
            <w:pict>
              <v:shape w14:anchorId="28E0E645" id="Text Box 124" o:spid="_x0000_s1029" type="#_x0000_t202" style="position:absolute;left:0;text-align:left;margin-left:353.8pt;margin-top:-62.4pt;width:146.25pt;height:22.3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" filled="f" stroked="f">
                <v:textbox>
                  <w:txbxContent>
                    <w:p w14:paraId="0C4AD45A" w14:textId="77777777" w:rsidR="007D3BCA" w:rsidRDefault="007D3BCA">
                      <w:pP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r>
                        <w:rPr>
                          <w:rStyle w:val="z7"/>
                          <w:rFonts w:hint="eastAsia"/>
                        </w:rPr>
                        <w:t xml:space="preserve"> </w:t>
                      </w:r>
                    </w:p>
                  </w:txbxContent>
                </v:textbox>
              </v:shape>
            </w:pict>
          </mc:Fallback>
        </mc:AlternateContent>
      </w:r>
    </w:p>
    <w:p w14:paraId="2255DFBE" w14:textId="77777777" w:rsidR="005A3851" w:rsidRPr="004E7C03" w:rsidRDefault="0069507A">
      <w:pPr>
        <w:pStyle w:val="afff8"/>
      </w:pPr>
      <w:r w:rsidRPr="004E7C03">
        <w:rPr>
          <w:rFonts w:hint="eastAsia"/>
          <w:noProof/>
        </w:rPr>
        <mc:AlternateContent>
          <mc:Choice Requires="wps">
            <w:drawing>
              <wp:anchor distT="0" distB="0" distL="114300" distR="114300" simplePos="0" relativeHeight="251660288" behindDoc="0" locked="0" layoutInCell="1" allowOverlap="1" wp14:anchorId="1CBA8303" wp14:editId="3A40CE0D">
                <wp:simplePos x="0" y="0"/>
                <wp:positionH relativeFrom="column">
                  <wp:posOffset>3200400</wp:posOffset>
                </wp:positionH>
                <wp:positionV relativeFrom="paragraph">
                  <wp:posOffset>-913130</wp:posOffset>
                </wp:positionV>
                <wp:extent cx="2245995" cy="283845"/>
                <wp:effectExtent l="0" t="1270" r="1905" b="635"/>
                <wp:wrapNone/>
                <wp:docPr id="61"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45995" cy="283845"/>
                        </a:xfrm>
                        <a:prstGeom prst="rect">
                          <a:avLst/>
                        </a:prstGeom>
                        <a:noFill/>
                        <a:ln>
                          <a:noFill/>
                        </a:ln>
                      </wps:spPr>
                      <wps:txbx>
                        <w:txbxContent>
                          <w:p w14:paraId="675A54E5" w14:textId="77777777" w:rsidR="007D3BCA" w:rsidRDefault="007D3BCA">
                            <w:pPr>
                              <w:rPr>
                                <w:rStyle w:val="z7"/>
                                <w:b/>
                              </w:rPr>
                            </w:pPr>
                            <w:r>
                              <w:rPr>
                                <w:rFonts w:hint="eastAsia"/>
                                <w:b/>
                                <w:sz w:val="24"/>
                              </w:rPr>
                              <w:t>密　　　　级：</w:t>
                            </w:r>
                            <w:r>
                              <w:rPr>
                                <w:rFonts w:hint="eastAsia"/>
                                <w:b/>
                                <w:sz w:val="24"/>
                              </w:rPr>
                              <w:t>_____________</w:t>
                            </w:r>
                          </w:p>
                        </w:txbxContent>
                      </wps:txbx>
                      <wps:bodyPr rot="0" vert="horz" wrap="square" lIns="91440" tIns="45720" rIns="91440" bIns="45720" anchor="t" anchorCtr="0" upright="1">
                        <a:noAutofit/>
                      </wps:bodyPr>
                    </wps:wsp>
                  </a:graphicData>
                </a:graphic>
              </wp:anchor>
            </w:drawing>
          </mc:Choice>
          <mc:Fallback>
            <w:pict>
              <v:shape w14:anchorId="1CBA8303" id="Text Box 123" o:spid="_x0000_s1030" type="#_x0000_t202" style="position:absolute;left:0;text-align:left;margin-left:252pt;margin-top:-71.9pt;width:176.85pt;height:22.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" filled="f" stroked="f">
                <v:textbox>
                  <w:txbxContent>
                    <w:p w14:paraId="675A54E5" w14:textId="77777777" w:rsidR="007D3BCA" w:rsidRDefault="007D3BCA">
                      <w:pPr>
                        <w:rPr>
                          <w:rStyle w:val="z7"/>
                          <w:b/>
                        </w:rPr>
                      </w:pPr>
                      <w:r>
                        <w:rPr>
                          <w:rFonts w:hint="eastAsia"/>
                          <w:b/>
                          <w:sz w:val="24"/>
                        </w:rPr>
                        <w:t>密　　　　级：</w:t>
                      </w:r>
                      <w:r>
                        <w:rPr>
                          <w:rFonts w:hint="eastAsia"/>
                          <w:b/>
                          <w:sz w:val="24"/>
                        </w:rPr>
                        <w:t>_____________</w:t>
                      </w:r>
                    </w:p>
                  </w:txbxContent>
                </v:textbox>
              </v:shape>
            </w:pict>
          </mc:Fallback>
        </mc:AlternateContent>
      </w:r>
    </w:p>
    <w:p w14:paraId="537548E6" w14:textId="77777777" w:rsidR="005A3851" w:rsidRPr="004E7C03" w:rsidRDefault="005A3851">
      <w:pPr>
        <w:pStyle w:val="afff8"/>
      </w:pPr>
    </w:p>
    <w:p w14:paraId="557A8754" w14:textId="77777777" w:rsidR="005A3851" w:rsidRPr="004E7C03" w:rsidRDefault="005A3851">
      <w:pPr>
        <w:pStyle w:val="afff8"/>
      </w:pPr>
    </w:p>
    <w:p w14:paraId="58A6914F" w14:textId="77777777" w:rsidR="005A3851" w:rsidRPr="004E7C03" w:rsidRDefault="005A3851">
      <w:pPr>
        <w:pStyle w:val="afff8"/>
      </w:pPr>
    </w:p>
    <w:p w14:paraId="09215DD7" w14:textId="77777777" w:rsidR="005A3851" w:rsidRPr="004E7C03" w:rsidRDefault="005A3851">
      <w:pPr>
        <w:pStyle w:val="afff8"/>
      </w:pPr>
    </w:p>
    <w:p w14:paraId="6019C849" w14:textId="77777777" w:rsidR="005A3851" w:rsidRPr="004E7C03" w:rsidRDefault="005A3851">
      <w:pPr>
        <w:pStyle w:val="afff8"/>
      </w:pPr>
    </w:p>
    <w:p w14:paraId="582587C9" w14:textId="77777777" w:rsidR="005A3851" w:rsidRPr="004E7C03" w:rsidRDefault="005A3851">
      <w:pPr>
        <w:pStyle w:val="afff8"/>
      </w:pPr>
    </w:p>
    <w:p w14:paraId="32D7201C" w14:textId="77777777" w:rsidR="005A3851" w:rsidRPr="004E7C03" w:rsidRDefault="005A3851">
      <w:pPr>
        <w:pStyle w:val="afff8"/>
      </w:pPr>
    </w:p>
    <w:p w14:paraId="01F78FD8" w14:textId="77777777" w:rsidR="005A3851" w:rsidRPr="004E7C03" w:rsidRDefault="005A3851">
      <w:pPr>
        <w:pStyle w:val="afff8"/>
      </w:pPr>
    </w:p>
    <w:p w14:paraId="1155F164" w14:textId="77777777" w:rsidR="005A3851" w:rsidRPr="004E7C03" w:rsidRDefault="005A3851">
      <w:pPr>
        <w:pStyle w:val="afff8"/>
      </w:pPr>
    </w:p>
    <w:p w14:paraId="291A4B58" w14:textId="77777777" w:rsidR="005A3851" w:rsidRPr="004E7C03" w:rsidRDefault="005A3851">
      <w:pPr>
        <w:pStyle w:val="afff8"/>
      </w:pPr>
    </w:p>
    <w:p w14:paraId="70C93A6B" w14:textId="77777777" w:rsidR="005A3851" w:rsidRPr="004E7C03" w:rsidRDefault="005A3851">
      <w:pPr>
        <w:pStyle w:val="afff8"/>
      </w:pPr>
    </w:p>
    <w:p w14:paraId="72D317B3" w14:textId="77777777" w:rsidR="005A3851" w:rsidRPr="004E7C03" w:rsidRDefault="005A3851">
      <w:pPr>
        <w:pStyle w:val="afff8"/>
      </w:pPr>
    </w:p>
    <w:p w14:paraId="27411F8C" w14:textId="77777777" w:rsidR="005A3851" w:rsidRPr="004E7C03" w:rsidRDefault="005A3851">
      <w:pPr>
        <w:pStyle w:val="afff8"/>
      </w:pPr>
    </w:p>
    <w:p w14:paraId="0863F888" w14:textId="77777777" w:rsidR="005A3851" w:rsidRPr="004E7C03" w:rsidRDefault="005A3851">
      <w:pPr>
        <w:pStyle w:val="afff8"/>
      </w:pPr>
    </w:p>
    <w:p w14:paraId="7E42357F" w14:textId="77777777" w:rsidR="005A3851" w:rsidRPr="004E7C03" w:rsidRDefault="005A3851">
      <w:pPr>
        <w:pStyle w:val="afff8"/>
      </w:pPr>
    </w:p>
    <w:p w14:paraId="4D0B3CE7" w14:textId="77777777" w:rsidR="005A3851" w:rsidRPr="004E7C03" w:rsidRDefault="005A3851">
      <w:pPr>
        <w:pStyle w:val="afff8"/>
      </w:pPr>
    </w:p>
    <w:p w14:paraId="432C35D2" w14:textId="77777777" w:rsidR="005A3851" w:rsidRPr="004E7C03" w:rsidRDefault="005A3851">
      <w:pPr>
        <w:pStyle w:val="afff8"/>
      </w:pPr>
    </w:p>
    <w:p w14:paraId="12199335" w14:textId="77777777" w:rsidR="005A3851" w:rsidRPr="004E7C03" w:rsidRDefault="005A3851">
      <w:pPr>
        <w:pStyle w:val="afff8"/>
      </w:pPr>
    </w:p>
    <w:p w14:paraId="7A310A87" w14:textId="77777777" w:rsidR="005A3851" w:rsidRPr="004E7C03" w:rsidRDefault="005A3851">
      <w:pPr>
        <w:pStyle w:val="afff8"/>
      </w:pPr>
    </w:p>
    <w:p w14:paraId="466DD8AD" w14:textId="77777777" w:rsidR="005A3851" w:rsidRPr="004E7C03" w:rsidRDefault="005A3851">
      <w:pPr>
        <w:pStyle w:val="afff8"/>
      </w:pPr>
    </w:p>
    <w:p w14:paraId="7F1E3398" w14:textId="77777777" w:rsidR="005A3851" w:rsidRPr="004E7C03" w:rsidRDefault="005A3851">
      <w:pPr>
        <w:pStyle w:val="afff8"/>
      </w:pPr>
    </w:p>
    <w:p w14:paraId="44AE4AC0" w14:textId="77777777" w:rsidR="005A3851" w:rsidRPr="004E7C03" w:rsidRDefault="005A3851">
      <w:pPr>
        <w:pStyle w:val="afff8"/>
      </w:pPr>
    </w:p>
    <w:p w14:paraId="6D767D64" w14:textId="77777777" w:rsidR="005A3851" w:rsidRPr="004E7C03" w:rsidRDefault="005A3851">
      <w:pPr>
        <w:pStyle w:val="afff8"/>
      </w:pPr>
    </w:p>
    <w:p w14:paraId="75B556C4" w14:textId="77777777" w:rsidR="005A3851" w:rsidRPr="004E7C03" w:rsidRDefault="005A3851">
      <w:pPr>
        <w:pStyle w:val="afff8"/>
      </w:pPr>
    </w:p>
    <w:p w14:paraId="48CE9DB4" w14:textId="77777777" w:rsidR="005A3851" w:rsidRPr="004E7C03" w:rsidRDefault="005A3851">
      <w:pPr>
        <w:pStyle w:val="afff8"/>
      </w:pPr>
    </w:p>
    <w:p w14:paraId="3984F003" w14:textId="77777777" w:rsidR="005A3851" w:rsidRPr="004E7C03" w:rsidRDefault="005A3851">
      <w:pPr>
        <w:pStyle w:val="afff8"/>
      </w:pPr>
    </w:p>
    <w:p w14:paraId="3BF872F7" w14:textId="77777777" w:rsidR="005A3851" w:rsidRPr="004E7C03" w:rsidRDefault="005A3851">
      <w:pPr>
        <w:pStyle w:val="afff8"/>
      </w:pPr>
    </w:p>
    <w:p w14:paraId="455F3955" w14:textId="77777777" w:rsidR="005A3851" w:rsidRPr="004E7C03" w:rsidRDefault="005A3851">
      <w:pPr>
        <w:pStyle w:val="afff8"/>
      </w:pPr>
    </w:p>
    <w:p w14:paraId="71275648" w14:textId="77777777" w:rsidR="005A3851" w:rsidRPr="004E7C03" w:rsidRDefault="005A3851">
      <w:pPr>
        <w:pStyle w:val="afff8"/>
      </w:pPr>
    </w:p>
    <w:p w14:paraId="0D25F149" w14:textId="77777777" w:rsidR="005A3851" w:rsidRPr="004E7C03" w:rsidRDefault="005A3851">
      <w:pPr>
        <w:pStyle w:val="afff8"/>
      </w:pPr>
    </w:p>
    <w:p w14:paraId="03A62B01" w14:textId="77777777" w:rsidR="005A3851" w:rsidRPr="004E7C03" w:rsidRDefault="005A3851">
      <w:pPr>
        <w:pStyle w:val="afff8"/>
      </w:pPr>
    </w:p>
    <w:p w14:paraId="18CC82A8" w14:textId="77777777" w:rsidR="005A3851" w:rsidRPr="004E7C03" w:rsidRDefault="005A3851">
      <w:pPr>
        <w:pStyle w:val="afff8"/>
      </w:pPr>
    </w:p>
    <w:p w14:paraId="78BD30D5" w14:textId="77777777" w:rsidR="005A3851" w:rsidRPr="004E7C03" w:rsidRDefault="005A3851">
      <w:pPr>
        <w:pStyle w:val="afff8"/>
      </w:pPr>
    </w:p>
    <w:p w14:paraId="0D07585D" w14:textId="77777777" w:rsidR="005A3851" w:rsidRPr="004E7C03" w:rsidRDefault="005A3851">
      <w:pPr>
        <w:pStyle w:val="afff8"/>
      </w:pPr>
    </w:p>
    <w:p w14:paraId="6DD59A5C" w14:textId="77777777" w:rsidR="005A3851" w:rsidRPr="004E7C03" w:rsidRDefault="005A3851">
      <w:pPr>
        <w:pStyle w:val="afff8"/>
        <w:rPr>
          <w:sz w:val="24"/>
        </w:rPr>
      </w:pPr>
    </w:p>
    <w:p w14:paraId="368FAC91" w14:textId="77777777" w:rsidR="005A3851" w:rsidRPr="004E7C03" w:rsidRDefault="0069507A">
      <w:pPr>
        <w:pStyle w:val="afff8"/>
        <w:jc w:val="center"/>
        <w:rPr>
          <w:rStyle w:val="z0"/>
        </w:rPr>
      </w:pPr>
      <w:r w:rsidRPr="004E7C03">
        <w:rPr>
          <w:rFonts w:hint="eastAsia"/>
          <w:sz w:val="30"/>
          <w:szCs w:val="30"/>
        </w:rPr>
        <w:t>论文题目：</w:t>
      </w:r>
      <w:r w:rsidR="004629BC" w:rsidRPr="004629BC">
        <w:rPr>
          <w:rStyle w:val="z0"/>
          <w:rFonts w:hint="eastAsia"/>
        </w:rPr>
        <w:t>行为模型驱动的服务组合程序</w:t>
      </w:r>
    </w:p>
    <w:p w14:paraId="40DBF4F1" w14:textId="77777777" w:rsidR="005A3851" w:rsidRPr="004E7C03" w:rsidRDefault="0069507A">
      <w:pPr>
        <w:pStyle w:val="afff8"/>
        <w:jc w:val="center"/>
      </w:pPr>
      <w:r w:rsidRPr="004E7C03">
        <w:rPr>
          <w:rStyle w:val="z0"/>
          <w:rFonts w:hint="eastAsia"/>
        </w:rPr>
        <w:t xml:space="preserve">      </w:t>
      </w:r>
      <w:r w:rsidR="004629BC">
        <w:rPr>
          <w:rStyle w:val="z0"/>
        </w:rPr>
        <w:t xml:space="preserve">  </w:t>
      </w:r>
      <w:r w:rsidR="004629BC" w:rsidRPr="004629BC">
        <w:rPr>
          <w:rStyle w:val="z0"/>
          <w:rFonts w:hint="eastAsia"/>
        </w:rPr>
        <w:t>测试用例生成技术研究</w:t>
      </w:r>
    </w:p>
    <w:p w14:paraId="51509937" w14:textId="77777777" w:rsidR="005A3851" w:rsidRPr="004E7C03" w:rsidRDefault="005A3851">
      <w:pPr>
        <w:pStyle w:val="afff8"/>
        <w:rPr>
          <w:sz w:val="36"/>
          <w:szCs w:val="36"/>
        </w:rPr>
      </w:pPr>
    </w:p>
    <w:p w14:paraId="1C12C0C1" w14:textId="77777777" w:rsidR="005A3851" w:rsidRPr="004E7C03" w:rsidRDefault="005A3851">
      <w:pPr>
        <w:pStyle w:val="afff8"/>
        <w:jc w:val="right"/>
      </w:pPr>
    </w:p>
    <w:p w14:paraId="16796390" w14:textId="77777777" w:rsidR="005A3851" w:rsidRPr="004E7C03" w:rsidRDefault="005A3851">
      <w:pPr>
        <w:pStyle w:val="afff8"/>
        <w:rPr>
          <w:sz w:val="44"/>
          <w:szCs w:val="44"/>
        </w:rPr>
      </w:pPr>
    </w:p>
    <w:p w14:paraId="49ED4EAC" w14:textId="77777777" w:rsidR="005A3851" w:rsidRPr="004E7C03" w:rsidRDefault="005A3851">
      <w:pPr>
        <w:pStyle w:val="afff8"/>
        <w:rPr>
          <w:sz w:val="24"/>
        </w:rPr>
      </w:pPr>
    </w:p>
    <w:p w14:paraId="2FF001A4" w14:textId="77777777" w:rsidR="005A3851" w:rsidRPr="004E7C03" w:rsidRDefault="0069507A">
      <w:pPr>
        <w:pStyle w:val="afff8"/>
        <w:rPr>
          <w:sz w:val="24"/>
        </w:rPr>
      </w:pPr>
      <w:r w:rsidRPr="004E7C03">
        <w:rPr>
          <w:noProof/>
          <w:sz w:val="24"/>
        </w:rPr>
        <mc:AlternateContent>
          <mc:Choice Requires="wps">
            <w:drawing>
              <wp:anchor distT="0" distB="0" distL="114300" distR="114300" simplePos="0" relativeHeight="251644928" behindDoc="0" locked="0" layoutInCell="1" allowOverlap="1" wp14:anchorId="632D98E5" wp14:editId="674F70AA">
                <wp:simplePos x="0" y="0"/>
                <wp:positionH relativeFrom="column">
                  <wp:posOffset>1675130</wp:posOffset>
                </wp:positionH>
                <wp:positionV relativeFrom="paragraph">
                  <wp:posOffset>111125</wp:posOffset>
                </wp:positionV>
                <wp:extent cx="3101340" cy="374015"/>
                <wp:effectExtent l="0" t="0" r="0" b="635"/>
                <wp:wrapNone/>
                <wp:docPr id="56"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374015"/>
                        </a:xfrm>
                        <a:prstGeom prst="rect">
                          <a:avLst/>
                        </a:prstGeom>
                        <a:noFill/>
                        <a:ln>
                          <a:noFill/>
                        </a:ln>
                      </wps:spPr>
                      <wps:txbx>
                        <w:txbxContent>
                          <w:p w14:paraId="0348151C" w14:textId="77777777" w:rsidR="007D3BCA" w:rsidRDefault="007D3BCA">
                            <w:pPr>
                              <w:pStyle w:val="a8"/>
                              <w:ind w:firstLine="0"/>
                              <w:rPr>
                                <w:rStyle w:val="z1"/>
                              </w:rPr>
                            </w:pPr>
                            <w:r>
                              <w:rPr>
                                <w:rStyle w:val="z1"/>
                              </w:rPr>
                              <w:t>S</w:t>
                            </w:r>
                            <w:r>
                              <w:rPr>
                                <w:rStyle w:val="z1"/>
                                <w:rFonts w:hint="eastAsia"/>
                              </w:rPr>
                              <w:t>201</w:t>
                            </w:r>
                            <w:r>
                              <w:rPr>
                                <w:rStyle w:val="z1"/>
                              </w:rPr>
                              <w:t>50750</w:t>
                            </w:r>
                          </w:p>
                        </w:txbxContent>
                      </wps:txbx>
                      <wps:bodyPr rot="0" vert="horz" wrap="square" lIns="91440" tIns="45720" rIns="91440" bIns="45720" anchor="t" anchorCtr="0" upright="1">
                        <a:noAutofit/>
                      </wps:bodyPr>
                    </wps:wsp>
                  </a:graphicData>
                </a:graphic>
              </wp:anchor>
            </w:drawing>
          </mc:Choice>
          <mc:Fallback>
            <w:pict>
              <v:shape w14:anchorId="632D98E5" id="Text Box 34" o:spid="_x0000_s1031" type="#_x0000_t202" style="position:absolute;left:0;text-align:left;margin-left:131.9pt;margin-top:8.75pt;width:244.2pt;height:29.4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" filled="f" stroked="f">
                <v:textbox>
                  <w:txbxContent>
                    <w:p w14:paraId="0348151C" w14:textId="77777777" w:rsidR="007D3BCA" w:rsidRDefault="007D3BCA">
                      <w:pPr>
                        <w:pStyle w:val="a8"/>
                        <w:ind w:firstLine="0"/>
                        <w:rPr>
                          <w:rStyle w:val="z1"/>
                        </w:rPr>
                      </w:pPr>
                      <w:r>
                        <w:rPr>
                          <w:rStyle w:val="z1"/>
                        </w:rPr>
                        <w:t>S</w:t>
                      </w:r>
                      <w:r>
                        <w:rPr>
                          <w:rStyle w:val="z1"/>
                          <w:rFonts w:hint="eastAsia"/>
                        </w:rPr>
                        <w:t>201</w:t>
                      </w:r>
                      <w:r>
                        <w:rPr>
                          <w:rStyle w:val="z1"/>
                        </w:rPr>
                        <w:t>50750</w:t>
                      </w:r>
                    </w:p>
                  </w:txbxContent>
                </v:textbox>
              </v:shape>
            </w:pict>
          </mc:Fallback>
        </mc:AlternateContent>
      </w:r>
    </w:p>
    <w:p w14:paraId="257BAC4C" w14:textId="77777777"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2880" behindDoc="0" locked="0" layoutInCell="1" allowOverlap="1" wp14:anchorId="6DA2240A" wp14:editId="004D7E43">
                <wp:simplePos x="0" y="0"/>
                <wp:positionH relativeFrom="column">
                  <wp:posOffset>1674495</wp:posOffset>
                </wp:positionH>
                <wp:positionV relativeFrom="paragraph">
                  <wp:posOffset>313690</wp:posOffset>
                </wp:positionV>
                <wp:extent cx="3101340" cy="403225"/>
                <wp:effectExtent l="0" t="0" r="0" b="0"/>
                <wp:wrapNone/>
                <wp:docPr id="55"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01340" cy="403225"/>
                        </a:xfrm>
                        <a:prstGeom prst="rect">
                          <a:avLst/>
                        </a:prstGeom>
                        <a:noFill/>
                        <a:ln>
                          <a:noFill/>
                        </a:ln>
                      </wps:spPr>
                      <wps:txbx>
                        <w:txbxContent>
                          <w:p w14:paraId="6712EEFB" w14:textId="77777777" w:rsidR="007D3BCA" w:rsidRDefault="007D3BCA">
                            <w:pPr>
                              <w:jc w:val="center"/>
                              <w:rPr>
                                <w:rStyle w:val="z1"/>
                              </w:rPr>
                            </w:pPr>
                            <w:r>
                              <w:rPr>
                                <w:rStyle w:val="z1"/>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6DA2240A" id="Text Box 26" o:spid="_x0000_s1032" type="#_x0000_t202" style="position:absolute;left:0;text-align:left;margin-left:131.85pt;margin-top:24.7pt;width:244.2pt;height:31.75pt;z-index:251642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" filled="f" stroked="f">
                <v:textbox>
                  <w:txbxContent>
                    <w:p w14:paraId="6712EEFB" w14:textId="77777777" w:rsidR="007D3BCA" w:rsidRDefault="007D3BCA">
                      <w:pPr>
                        <w:jc w:val="center"/>
                        <w:rPr>
                          <w:rStyle w:val="z1"/>
                        </w:rPr>
                      </w:pPr>
                      <w:r>
                        <w:rPr>
                          <w:rStyle w:val="z1"/>
                          <w:rFonts w:hint="eastAsia"/>
                        </w:rPr>
                        <w:t>贾婧婷</w:t>
                      </w:r>
                    </w:p>
                  </w:txbxContent>
                </v:textbox>
              </v:shape>
            </w:pict>
          </mc:Fallback>
        </mc:AlternateContent>
      </w:r>
      <w:r w:rsidRPr="004E7C03">
        <w:rPr>
          <w:rFonts w:hint="eastAsia"/>
          <w:sz w:val="24"/>
        </w:rPr>
        <w:tab/>
      </w:r>
      <w:r w:rsidRPr="004E7C03">
        <w:rPr>
          <w:rFonts w:hint="eastAsia"/>
          <w:sz w:val="30"/>
          <w:szCs w:val="30"/>
        </w:rPr>
        <w:t xml:space="preserve">学　</w:t>
      </w:r>
      <w:r w:rsidRPr="004E7C03">
        <w:rPr>
          <w:rFonts w:hint="eastAsia"/>
          <w:sz w:val="30"/>
          <w:szCs w:val="30"/>
        </w:rPr>
        <w:t xml:space="preserve">   </w:t>
      </w:r>
      <w:r w:rsidRPr="004E7C03">
        <w:rPr>
          <w:rFonts w:hint="eastAsia"/>
          <w:sz w:val="30"/>
          <w:szCs w:val="30"/>
        </w:rPr>
        <w:t xml:space="preserve">　号：</w:t>
      </w:r>
      <w:r w:rsidRPr="004E7C03">
        <w:rPr>
          <w:rFonts w:hint="eastAsia"/>
          <w:sz w:val="30"/>
          <w:szCs w:val="30"/>
        </w:rPr>
        <w:t>_________________________</w:t>
      </w:r>
    </w:p>
    <w:p w14:paraId="148DB089" w14:textId="77777777" w:rsidR="005A3851" w:rsidRPr="004E7C03" w:rsidRDefault="0069507A">
      <w:pPr>
        <w:pStyle w:val="afff8"/>
        <w:tabs>
          <w:tab w:val="left" w:pos="1260"/>
        </w:tabs>
        <w:spacing w:afterLines="100" w:after="240"/>
        <w:rPr>
          <w:sz w:val="30"/>
          <w:szCs w:val="30"/>
        </w:rPr>
      </w:pPr>
      <w:r w:rsidRPr="004E7C03">
        <w:rPr>
          <w:noProof/>
          <w:sz w:val="30"/>
          <w:szCs w:val="30"/>
        </w:rPr>
        <mc:AlternateContent>
          <mc:Choice Requires="wps">
            <w:drawing>
              <wp:anchor distT="0" distB="0" distL="114300" distR="114300" simplePos="0" relativeHeight="251643904" behindDoc="0" locked="0" layoutInCell="1" allowOverlap="1" wp14:anchorId="37F16FBC" wp14:editId="44585D42">
                <wp:simplePos x="0" y="0"/>
                <wp:positionH relativeFrom="column">
                  <wp:posOffset>1868805</wp:posOffset>
                </wp:positionH>
                <wp:positionV relativeFrom="paragraph">
                  <wp:posOffset>320675</wp:posOffset>
                </wp:positionV>
                <wp:extent cx="2714625" cy="418465"/>
                <wp:effectExtent l="1905" t="0" r="0" b="3810"/>
                <wp:wrapNone/>
                <wp:docPr id="54"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14625" cy="418465"/>
                        </a:xfrm>
                        <a:prstGeom prst="rect">
                          <a:avLst/>
                        </a:prstGeom>
                        <a:noFill/>
                        <a:ln>
                          <a:noFill/>
                        </a:ln>
                      </wps:spPr>
                      <wps:txbx>
                        <w:txbxContent>
                          <w:p w14:paraId="73EA8D7C" w14:textId="77777777" w:rsidR="007D3BCA" w:rsidRDefault="007D3BCA">
                            <w:pPr>
                              <w:jc w:val="center"/>
                              <w:rPr>
                                <w:rStyle w:val="z1"/>
                              </w:rPr>
                            </w:pPr>
                            <w:r>
                              <w:rPr>
                                <w:rStyle w:val="z1"/>
                                <w:rFonts w:hint="eastAsia"/>
                              </w:rPr>
                              <w:t>软件工程</w:t>
                            </w:r>
                          </w:p>
                        </w:txbxContent>
                      </wps:txbx>
                      <wps:bodyPr rot="0" vert="horz" wrap="square" lIns="91440" tIns="45720" rIns="91440" bIns="45720" anchor="t" anchorCtr="0" upright="1">
                        <a:noAutofit/>
                      </wps:bodyPr>
                    </wps:wsp>
                  </a:graphicData>
                </a:graphic>
              </wp:anchor>
            </w:drawing>
          </mc:Choice>
          <mc:Fallback>
            <w:pict>
              <v:shape w14:anchorId="37F16FBC" id="Text Box 33" o:spid="_x0000_s1033" type="#_x0000_t202" style="position:absolute;left:0;text-align:left;margin-left:147.15pt;margin-top:25.25pt;width:213.75pt;height:32.9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" filled="f" stroked="f">
                <v:textbox>
                  <w:txbxContent>
                    <w:p w14:paraId="73EA8D7C" w14:textId="77777777" w:rsidR="007D3BCA" w:rsidRDefault="007D3BCA">
                      <w:pPr>
                        <w:jc w:val="center"/>
                        <w:rPr>
                          <w:rStyle w:val="z1"/>
                        </w:rPr>
                      </w:pPr>
                      <w:r>
                        <w:rPr>
                          <w:rStyle w:val="z1"/>
                          <w:rFonts w:hint="eastAsia"/>
                        </w:rPr>
                        <w:t>软件工程</w:t>
                      </w:r>
                    </w:p>
                  </w:txbxContent>
                </v:textbox>
              </v:shape>
            </w:pict>
          </mc:Fallback>
        </mc:AlternateContent>
      </w:r>
      <w:r w:rsidRPr="004E7C03">
        <w:rPr>
          <w:rFonts w:hint="eastAsia"/>
          <w:sz w:val="30"/>
          <w:szCs w:val="30"/>
        </w:rPr>
        <w:tab/>
      </w:r>
      <w:r w:rsidRPr="004E7C03">
        <w:rPr>
          <w:rFonts w:hint="eastAsia"/>
          <w:sz w:val="30"/>
          <w:szCs w:val="30"/>
        </w:rPr>
        <w:t xml:space="preserve">作　</w:t>
      </w:r>
      <w:r w:rsidRPr="004E7C03">
        <w:rPr>
          <w:rFonts w:hint="eastAsia"/>
          <w:sz w:val="30"/>
          <w:szCs w:val="30"/>
        </w:rPr>
        <w:t xml:space="preserve">   </w:t>
      </w:r>
      <w:r w:rsidRPr="004E7C03">
        <w:rPr>
          <w:rFonts w:hint="eastAsia"/>
          <w:sz w:val="30"/>
          <w:szCs w:val="30"/>
        </w:rPr>
        <w:t xml:space="preserve">　者：</w:t>
      </w:r>
      <w:r w:rsidRPr="004E7C03">
        <w:rPr>
          <w:rFonts w:hint="eastAsia"/>
          <w:sz w:val="30"/>
          <w:szCs w:val="30"/>
        </w:rPr>
        <w:t>_________________________</w:t>
      </w:r>
    </w:p>
    <w:p w14:paraId="1ABA31D7" w14:textId="77777777" w:rsidR="005A3851" w:rsidRPr="004E7C03" w:rsidRDefault="0069507A">
      <w:pPr>
        <w:pStyle w:val="afff8"/>
        <w:tabs>
          <w:tab w:val="left" w:pos="1260"/>
        </w:tabs>
        <w:spacing w:afterLines="100" w:after="240"/>
        <w:rPr>
          <w:sz w:val="30"/>
          <w:szCs w:val="30"/>
        </w:rPr>
      </w:pPr>
      <w:r w:rsidRPr="004E7C03">
        <w:rPr>
          <w:rFonts w:hint="eastAsia"/>
          <w:sz w:val="30"/>
          <w:szCs w:val="30"/>
        </w:rPr>
        <w:tab/>
      </w:r>
      <w:r w:rsidRPr="004E7C03">
        <w:rPr>
          <w:rFonts w:hint="eastAsia"/>
          <w:sz w:val="30"/>
          <w:szCs w:val="30"/>
        </w:rPr>
        <w:t>专</w:t>
      </w:r>
      <w:r w:rsidRPr="004E7C03">
        <w:rPr>
          <w:rFonts w:hint="eastAsia"/>
          <w:sz w:val="30"/>
          <w:szCs w:val="30"/>
        </w:rPr>
        <w:t xml:space="preserve"> </w:t>
      </w:r>
      <w:r w:rsidRPr="004E7C03">
        <w:rPr>
          <w:rFonts w:hint="eastAsia"/>
          <w:sz w:val="30"/>
          <w:szCs w:val="30"/>
        </w:rPr>
        <w:t>业</w:t>
      </w:r>
      <w:r w:rsidRPr="004E7C03">
        <w:rPr>
          <w:rFonts w:hint="eastAsia"/>
          <w:sz w:val="30"/>
          <w:szCs w:val="30"/>
        </w:rPr>
        <w:t xml:space="preserve"> </w:t>
      </w:r>
      <w:r w:rsidRPr="004E7C03">
        <w:rPr>
          <w:rFonts w:hint="eastAsia"/>
          <w:sz w:val="30"/>
          <w:szCs w:val="30"/>
        </w:rPr>
        <w:t>名</w:t>
      </w:r>
      <w:r w:rsidRPr="004E7C03">
        <w:rPr>
          <w:rFonts w:hint="eastAsia"/>
          <w:sz w:val="30"/>
          <w:szCs w:val="30"/>
        </w:rPr>
        <w:t xml:space="preserve"> </w:t>
      </w:r>
      <w:r w:rsidRPr="004E7C03">
        <w:rPr>
          <w:rFonts w:hint="eastAsia"/>
          <w:sz w:val="30"/>
          <w:szCs w:val="30"/>
        </w:rPr>
        <w:t>称：</w:t>
      </w:r>
      <w:r w:rsidRPr="004E7C03">
        <w:rPr>
          <w:rFonts w:hint="eastAsia"/>
          <w:sz w:val="30"/>
          <w:szCs w:val="30"/>
        </w:rPr>
        <w:t>_________________________</w:t>
      </w:r>
    </w:p>
    <w:p w14:paraId="7416D62D" w14:textId="77777777" w:rsidR="005A3851" w:rsidRPr="004E7C03" w:rsidRDefault="0069507A">
      <w:pPr>
        <w:pStyle w:val="afff8"/>
        <w:jc w:val="center"/>
        <w:rPr>
          <w:rStyle w:val="z1"/>
        </w:rPr>
      </w:pPr>
      <w:r w:rsidRPr="004E7C03">
        <w:rPr>
          <w:rStyle w:val="z1"/>
          <w:rFonts w:hint="eastAsia"/>
        </w:rPr>
        <w:t>201</w:t>
      </w:r>
      <w:r w:rsidR="004629BC">
        <w:rPr>
          <w:rStyle w:val="z1"/>
        </w:rPr>
        <w:t>7</w:t>
      </w:r>
      <w:r w:rsidRPr="004E7C03">
        <w:rPr>
          <w:rStyle w:val="z1"/>
          <w:rFonts w:hint="eastAsia"/>
        </w:rPr>
        <w:t>年</w:t>
      </w:r>
      <w:r w:rsidR="004629BC">
        <w:rPr>
          <w:rStyle w:val="z1"/>
        </w:rPr>
        <w:t>09</w:t>
      </w:r>
      <w:r w:rsidRPr="004E7C03">
        <w:rPr>
          <w:rStyle w:val="z1"/>
          <w:rFonts w:hint="eastAsia"/>
        </w:rPr>
        <w:t>月</w:t>
      </w:r>
      <w:r w:rsidRPr="004E7C03">
        <w:rPr>
          <w:rStyle w:val="z1"/>
          <w:rFonts w:hint="eastAsia"/>
        </w:rPr>
        <w:t>2</w:t>
      </w:r>
      <w:r w:rsidR="004629BC">
        <w:rPr>
          <w:rStyle w:val="z1"/>
        </w:rPr>
        <w:t>9</w:t>
      </w:r>
      <w:r w:rsidRPr="004E7C03">
        <w:rPr>
          <w:rStyle w:val="z1"/>
          <w:rFonts w:hint="eastAsia"/>
        </w:rPr>
        <w:t>日</w:t>
      </w:r>
    </w:p>
    <w:p w14:paraId="2B236AB8" w14:textId="77777777" w:rsidR="005A3851" w:rsidRPr="004E7C03" w:rsidRDefault="005A3851">
      <w:pPr>
        <w:pStyle w:val="u5"/>
        <w:spacing w:before="24" w:after="24"/>
        <w:ind w:firstLine="560"/>
        <w:rPr>
          <w:sz w:val="28"/>
        </w:rPr>
        <w:sectPr w:rsidR="005A3851" w:rsidRPr="004E7C03">
          <w:type w:val="oddPage"/>
          <w:pgSz w:w="11906" w:h="16838"/>
          <w:pgMar w:top="1701" w:right="1701" w:bottom="1134" w:left="1701" w:header="851" w:footer="992" w:gutter="567"/>
          <w:pgNumType w:fmt="upperRoman"/>
          <w:cols w:space="425"/>
          <w:docGrid w:linePitch="312"/>
        </w:sectPr>
      </w:pPr>
    </w:p>
    <w:p w14:paraId="08C1DDC1" w14:textId="77777777" w:rsidR="005A3851" w:rsidRPr="004E7C03" w:rsidRDefault="005A3851">
      <w:pPr>
        <w:pStyle w:val="afff8"/>
        <w:tabs>
          <w:tab w:val="left" w:pos="1260"/>
        </w:tabs>
        <w:spacing w:beforeLines="50" w:before="120" w:afterLines="50" w:after="120" w:line="312" w:lineRule="auto"/>
        <w:rPr>
          <w:sz w:val="28"/>
        </w:rPr>
      </w:pPr>
    </w:p>
    <w:p w14:paraId="1064DE7A" w14:textId="77777777"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行为模型驱动的服务组合程序</w:t>
      </w:r>
    </w:p>
    <w:p w14:paraId="08B7ABFD" w14:textId="77777777" w:rsidR="005A3851" w:rsidRPr="004E7C03" w:rsidRDefault="001E7B1F">
      <w:pPr>
        <w:pStyle w:val="afff8"/>
        <w:tabs>
          <w:tab w:val="left" w:pos="1260"/>
        </w:tabs>
        <w:spacing w:beforeLines="50" w:before="120" w:afterLines="50" w:after="120" w:line="312" w:lineRule="auto"/>
        <w:jc w:val="center"/>
        <w:rPr>
          <w:rStyle w:val="z2"/>
        </w:rPr>
      </w:pPr>
      <w:r w:rsidRPr="001E7B1F">
        <w:rPr>
          <w:rStyle w:val="z2"/>
          <w:rFonts w:hint="eastAsia"/>
        </w:rPr>
        <w:t>测试用例生成技术研究</w:t>
      </w:r>
    </w:p>
    <w:p w14:paraId="094DCF32" w14:textId="77777777" w:rsidR="005A3851" w:rsidRPr="004E7C03" w:rsidRDefault="005A3851">
      <w:pPr>
        <w:pStyle w:val="afff8"/>
        <w:tabs>
          <w:tab w:val="left" w:pos="1260"/>
        </w:tabs>
        <w:spacing w:beforeLines="50" w:before="120" w:afterLines="50" w:after="120" w:line="312" w:lineRule="auto"/>
        <w:jc w:val="center"/>
        <w:rPr>
          <w:b/>
          <w:sz w:val="36"/>
        </w:rPr>
      </w:pPr>
    </w:p>
    <w:p w14:paraId="0912732E" w14:textId="77777777" w:rsidR="005A3851" w:rsidRPr="004E7C03" w:rsidRDefault="0069507A">
      <w:pPr>
        <w:pStyle w:val="afff8"/>
        <w:tabs>
          <w:tab w:val="left" w:pos="1260"/>
        </w:tabs>
        <w:spacing w:beforeLines="50" w:before="120" w:afterLines="50" w:after="120" w:line="312" w:lineRule="auto"/>
        <w:jc w:val="center"/>
        <w:rPr>
          <w:rStyle w:val="z2"/>
        </w:rPr>
      </w:pPr>
      <w:r w:rsidRPr="00552FF2">
        <w:rPr>
          <w:rStyle w:val="z2"/>
        </w:rPr>
        <w:t xml:space="preserve">Research on </w:t>
      </w:r>
      <w:r w:rsidR="00552FF2" w:rsidRPr="00552FF2">
        <w:rPr>
          <w:rStyle w:val="z2"/>
        </w:rPr>
        <w:t xml:space="preserve">Behavior Model </w:t>
      </w:r>
      <w:r w:rsidR="00552FF2">
        <w:rPr>
          <w:rStyle w:val="z2"/>
        </w:rPr>
        <w:t>D</w:t>
      </w:r>
      <w:r w:rsidR="00552FF2" w:rsidRPr="00552FF2">
        <w:rPr>
          <w:rStyle w:val="z2"/>
        </w:rPr>
        <w:t xml:space="preserve">riven </w:t>
      </w:r>
      <w:r w:rsidR="0083681C" w:rsidRPr="00552FF2">
        <w:rPr>
          <w:rStyle w:val="z2"/>
        </w:rPr>
        <w:t>Test Case Generation</w:t>
      </w:r>
      <w:r w:rsidR="00F4347A">
        <w:rPr>
          <w:rStyle w:val="z2"/>
        </w:rPr>
        <w:t xml:space="preserve"> Technique</w:t>
      </w:r>
      <w:r w:rsidRPr="00552FF2">
        <w:rPr>
          <w:rStyle w:val="z2"/>
        </w:rPr>
        <w:t xml:space="preserve"> </w:t>
      </w:r>
      <w:r w:rsidR="004C2FCC" w:rsidRPr="00552FF2">
        <w:rPr>
          <w:rStyle w:val="z2"/>
        </w:rPr>
        <w:t>for</w:t>
      </w:r>
      <w:r w:rsidRPr="00552FF2">
        <w:rPr>
          <w:rStyle w:val="z2"/>
        </w:rPr>
        <w:t xml:space="preserve"> </w:t>
      </w:r>
      <w:r w:rsidR="0083681C" w:rsidRPr="00552FF2">
        <w:rPr>
          <w:rStyle w:val="z2"/>
        </w:rPr>
        <w:t>Service Composition</w:t>
      </w:r>
      <w:r w:rsidR="00F4347A">
        <w:rPr>
          <w:rStyle w:val="z2"/>
        </w:rPr>
        <w:t>s</w:t>
      </w:r>
    </w:p>
    <w:p w14:paraId="23D9602A" w14:textId="77777777" w:rsidR="005A3851" w:rsidRPr="004E7C03" w:rsidRDefault="005A3851">
      <w:pPr>
        <w:pStyle w:val="afff8"/>
        <w:tabs>
          <w:tab w:val="left" w:pos="1260"/>
        </w:tabs>
        <w:spacing w:beforeLines="50" w:before="120" w:afterLines="50" w:after="120" w:line="312" w:lineRule="auto"/>
        <w:jc w:val="center"/>
        <w:rPr>
          <w:b/>
          <w:sz w:val="36"/>
        </w:rPr>
      </w:pPr>
    </w:p>
    <w:p w14:paraId="654AE46D" w14:textId="77777777" w:rsidR="005A3851" w:rsidRPr="004E7C03" w:rsidRDefault="005A3851">
      <w:pPr>
        <w:pStyle w:val="afff8"/>
        <w:tabs>
          <w:tab w:val="left" w:pos="1260"/>
        </w:tabs>
        <w:spacing w:beforeLines="50" w:before="120" w:afterLines="50" w:after="120" w:line="312" w:lineRule="auto"/>
        <w:jc w:val="center"/>
        <w:rPr>
          <w:b/>
          <w:sz w:val="36"/>
        </w:rPr>
      </w:pPr>
    </w:p>
    <w:p w14:paraId="052A1A25" w14:textId="77777777" w:rsidR="005A3851" w:rsidRPr="004E7C03" w:rsidRDefault="005A3851">
      <w:pPr>
        <w:pStyle w:val="afff8"/>
        <w:tabs>
          <w:tab w:val="left" w:pos="1260"/>
        </w:tabs>
        <w:spacing w:beforeLines="50" w:before="120" w:afterLines="50" w:after="120" w:line="312" w:lineRule="auto"/>
        <w:jc w:val="center"/>
        <w:rPr>
          <w:b/>
          <w:sz w:val="36"/>
        </w:rPr>
      </w:pPr>
    </w:p>
    <w:p w14:paraId="3B39AA2D"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研究生姓名：</w:t>
      </w:r>
      <w:r w:rsidR="001E7B1F">
        <w:rPr>
          <w:rStyle w:val="z3"/>
          <w:rFonts w:hint="eastAsia"/>
        </w:rPr>
        <w:t>贾婧婷</w:t>
      </w:r>
    </w:p>
    <w:p w14:paraId="2E4244AF"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指导教师姓名：孙昌爱</w:t>
      </w:r>
    </w:p>
    <w:p w14:paraId="3F51BA3A"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北京科技大学计算机与通信工程学院</w:t>
      </w:r>
    </w:p>
    <w:p w14:paraId="3D6215F1"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北京</w:t>
      </w:r>
      <w:r w:rsidRPr="004E7C03">
        <w:rPr>
          <w:rStyle w:val="z3"/>
          <w:rFonts w:hint="eastAsia"/>
        </w:rPr>
        <w:t>100083</w:t>
      </w:r>
      <w:r w:rsidRPr="004E7C03">
        <w:rPr>
          <w:rStyle w:val="z3"/>
          <w:rFonts w:hint="eastAsia"/>
        </w:rPr>
        <w:t>，中国</w:t>
      </w:r>
    </w:p>
    <w:p w14:paraId="76F09457" w14:textId="77777777" w:rsidR="005A3851" w:rsidRPr="004E7C03" w:rsidRDefault="005A3851">
      <w:pPr>
        <w:pStyle w:val="afff8"/>
        <w:tabs>
          <w:tab w:val="left" w:pos="1260"/>
        </w:tabs>
        <w:spacing w:beforeLines="50" w:before="120" w:afterLines="50" w:after="120" w:line="312" w:lineRule="auto"/>
        <w:jc w:val="center"/>
        <w:rPr>
          <w:sz w:val="24"/>
        </w:rPr>
      </w:pPr>
    </w:p>
    <w:p w14:paraId="0677CCFD" w14:textId="77777777" w:rsidR="005A3851" w:rsidRPr="004E7C03" w:rsidRDefault="005A3851">
      <w:pPr>
        <w:pStyle w:val="afff8"/>
        <w:tabs>
          <w:tab w:val="left" w:pos="1260"/>
        </w:tabs>
        <w:spacing w:beforeLines="50" w:before="120" w:afterLines="50" w:after="120" w:line="312" w:lineRule="auto"/>
        <w:jc w:val="center"/>
        <w:rPr>
          <w:sz w:val="24"/>
        </w:rPr>
      </w:pPr>
    </w:p>
    <w:p w14:paraId="3CFFB14B"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Master Degree Candidate</w:t>
      </w:r>
      <w:r w:rsidRPr="004E7C03">
        <w:rPr>
          <w:rStyle w:val="z3"/>
          <w:rFonts w:hint="eastAsia"/>
        </w:rPr>
        <w:t>：</w:t>
      </w:r>
      <w:r w:rsidRPr="004E7C03">
        <w:rPr>
          <w:rStyle w:val="z3"/>
        </w:rPr>
        <w:t xml:space="preserve"> </w:t>
      </w:r>
      <w:r w:rsidR="001E7B1F">
        <w:rPr>
          <w:rStyle w:val="z3"/>
        </w:rPr>
        <w:t>Jia</w:t>
      </w:r>
      <w:r w:rsidRPr="004E7C03">
        <w:rPr>
          <w:rStyle w:val="z3"/>
          <w:rFonts w:hint="eastAsia"/>
        </w:rPr>
        <w:t xml:space="preserve"> </w:t>
      </w:r>
      <w:r w:rsidR="001E7B1F">
        <w:rPr>
          <w:rStyle w:val="z3"/>
        </w:rPr>
        <w:t>Jingting</w:t>
      </w:r>
    </w:p>
    <w:p w14:paraId="38416A9B"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Supervisor</w:t>
      </w:r>
      <w:r w:rsidRPr="004E7C03">
        <w:rPr>
          <w:rStyle w:val="z3"/>
          <w:rFonts w:hint="eastAsia"/>
        </w:rPr>
        <w:t>：</w:t>
      </w:r>
      <w:r w:rsidRPr="004E7C03">
        <w:rPr>
          <w:rStyle w:val="z3"/>
        </w:rPr>
        <w:t xml:space="preserve"> </w:t>
      </w:r>
      <w:r w:rsidRPr="004E7C03">
        <w:rPr>
          <w:rStyle w:val="z3"/>
          <w:rFonts w:hint="eastAsia"/>
        </w:rPr>
        <w:t>Sun Changai</w:t>
      </w:r>
    </w:p>
    <w:p w14:paraId="40A3866A"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 xml:space="preserve">School of </w:t>
      </w:r>
      <w:r w:rsidRPr="004E7C03">
        <w:rPr>
          <w:rStyle w:val="z3"/>
        </w:rPr>
        <w:t>Computer and Communication Engineering</w:t>
      </w:r>
    </w:p>
    <w:p w14:paraId="5C685CA2"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University of Science and Technology Beijing</w:t>
      </w:r>
    </w:p>
    <w:p w14:paraId="2AB6A1AC"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30 Xueyuan Road</w:t>
      </w:r>
      <w:r w:rsidRPr="004E7C03">
        <w:rPr>
          <w:rStyle w:val="z3"/>
          <w:rFonts w:hint="eastAsia"/>
        </w:rPr>
        <w:t>，</w:t>
      </w:r>
      <w:r w:rsidRPr="004E7C03">
        <w:rPr>
          <w:rStyle w:val="z3"/>
          <w:rFonts w:hint="eastAsia"/>
        </w:rPr>
        <w:t>Haidian District</w:t>
      </w:r>
    </w:p>
    <w:p w14:paraId="3B650FC3" w14:textId="77777777" w:rsidR="005A3851" w:rsidRPr="004E7C03" w:rsidRDefault="0069507A">
      <w:pPr>
        <w:pStyle w:val="afff8"/>
        <w:tabs>
          <w:tab w:val="left" w:pos="1260"/>
        </w:tabs>
        <w:spacing w:beforeLines="50" w:before="120" w:afterLines="50" w:after="120" w:line="312" w:lineRule="auto"/>
        <w:jc w:val="center"/>
        <w:rPr>
          <w:rStyle w:val="z3"/>
        </w:rPr>
      </w:pPr>
      <w:r w:rsidRPr="004E7C03">
        <w:rPr>
          <w:rStyle w:val="z3"/>
          <w:rFonts w:hint="eastAsia"/>
        </w:rPr>
        <w:t>Beijing 100083</w:t>
      </w:r>
      <w:r w:rsidRPr="004E7C03">
        <w:rPr>
          <w:rStyle w:val="z3"/>
          <w:rFonts w:hint="eastAsia"/>
        </w:rPr>
        <w:t>，</w:t>
      </w:r>
      <w:r w:rsidRPr="004E7C03">
        <w:rPr>
          <w:rStyle w:val="z3"/>
          <w:rFonts w:hint="eastAsia"/>
        </w:rPr>
        <w:t>P.R.CHINA</w:t>
      </w:r>
    </w:p>
    <w:p w14:paraId="2F1A823C" w14:textId="77777777" w:rsidR="005A3851" w:rsidRPr="004E7C03" w:rsidRDefault="005A3851">
      <w:pPr>
        <w:pStyle w:val="afff8"/>
        <w:tabs>
          <w:tab w:val="left" w:pos="1260"/>
        </w:tabs>
        <w:spacing w:beforeLines="50" w:before="120" w:afterLines="50" w:after="120" w:line="312" w:lineRule="auto"/>
        <w:jc w:val="center"/>
      </w:pPr>
    </w:p>
    <w:p w14:paraId="2702FBD5" w14:textId="77777777" w:rsidR="005A3851" w:rsidRPr="004E7C03" w:rsidRDefault="005A3851">
      <w:pPr>
        <w:pStyle w:val="afff8"/>
        <w:tabs>
          <w:tab w:val="left" w:pos="1260"/>
        </w:tabs>
        <w:spacing w:beforeLines="50" w:before="120" w:afterLines="50" w:after="120" w:line="312" w:lineRule="auto"/>
        <w:jc w:val="center"/>
        <w:rPr>
          <w:sz w:val="24"/>
        </w:rPr>
        <w:sectPr w:rsidR="005A3851" w:rsidRPr="004E7C03">
          <w:type w:val="oddPage"/>
          <w:pgSz w:w="11906" w:h="16838"/>
          <w:pgMar w:top="1701" w:right="1701" w:bottom="1134" w:left="1701" w:header="851" w:footer="992" w:gutter="567"/>
          <w:pgNumType w:fmt="upperRoman"/>
          <w:cols w:space="425"/>
          <w:docGrid w:linePitch="312"/>
        </w:sectPr>
      </w:pPr>
    </w:p>
    <w:p w14:paraId="3883F185" w14:textId="77777777" w:rsidR="005A3851" w:rsidRPr="004E7C03" w:rsidRDefault="0069507A">
      <w:pPr>
        <w:pStyle w:val="a8"/>
        <w:tabs>
          <w:tab w:val="left" w:pos="4560"/>
        </w:tabs>
        <w:spacing w:line="360" w:lineRule="auto"/>
        <w:jc w:val="both"/>
        <w:rPr>
          <w:sz w:val="24"/>
        </w:rPr>
      </w:pPr>
      <w:r w:rsidRPr="004E7C03">
        <w:rPr>
          <w:noProof/>
          <w:sz w:val="24"/>
        </w:rPr>
        <w:lastRenderedPageBreak/>
        <mc:AlternateContent>
          <mc:Choice Requires="wps">
            <w:drawing>
              <wp:anchor distT="0" distB="0" distL="114300" distR="114300" simplePos="0" relativeHeight="251651072" behindDoc="0" locked="0" layoutInCell="1" allowOverlap="1" wp14:anchorId="0CFE8CAA" wp14:editId="1C670783">
                <wp:simplePos x="0" y="0"/>
                <wp:positionH relativeFrom="column">
                  <wp:posOffset>3747770</wp:posOffset>
                </wp:positionH>
                <wp:positionV relativeFrom="paragraph">
                  <wp:posOffset>-83185</wp:posOffset>
                </wp:positionV>
                <wp:extent cx="924560" cy="301625"/>
                <wp:effectExtent l="0" t="0" r="0" b="3175"/>
                <wp:wrapNone/>
                <wp:docPr id="4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4675" cy="301625"/>
                        </a:xfrm>
                        <a:prstGeom prst="rect">
                          <a:avLst/>
                        </a:prstGeom>
                        <a:noFill/>
                        <a:ln>
                          <a:noFill/>
                        </a:ln>
                      </wps:spPr>
                      <wps:txbx>
                        <w:txbxContent>
                          <w:p w14:paraId="070EB211" w14:textId="77777777" w:rsidR="007D3BCA" w:rsidRDefault="007D3BCA">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59D1FA0F" w14:textId="77777777" w:rsidR="007D3BCA" w:rsidRDefault="007D3BCA">
                            <w:pPr>
                              <w:jc w:val="center"/>
                              <w:rPr>
                                <w:rStyle w:val="z7"/>
                              </w:rPr>
                            </w:pPr>
                          </w:p>
                        </w:txbxContent>
                      </wps:txbx>
                      <wps:bodyPr rot="0" vert="horz" wrap="square" lIns="91440" tIns="45720" rIns="91440" bIns="45720" anchor="t" anchorCtr="0" upright="1">
                        <a:noAutofit/>
                      </wps:bodyPr>
                    </wps:wsp>
                  </a:graphicData>
                </a:graphic>
              </wp:anchor>
            </w:drawing>
          </mc:Choice>
          <mc:Fallback>
            <w:pict>
              <v:shape w14:anchorId="0CFE8CAA" id="Text Box 53" o:spid="_x0000_s1034" type="#_x0000_t202" style="position:absolute;left:0;text-align:left;margin-left:295.1pt;margin-top:-6.55pt;width:72.8pt;height:23.7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" filled="f" stroked="f">
                <v:textbox>
                  <w:txbxContent>
                    <w:p w14:paraId="070EB211" w14:textId="77777777" w:rsidR="007D3BCA" w:rsidRDefault="007D3BCA">
                      <w:pPr>
                        <w:jc w:val="center"/>
                        <w:rPr>
                          <w:rStyle w:val="z7"/>
                        </w:rPr>
                      </w:pPr>
                      <w:r>
                        <w:rPr>
                          <w:rStyle w:val="z7"/>
                        </w:rPr>
                        <w:fldChar w:fldCharType="begin"/>
                      </w:r>
                      <w:r>
                        <w:rPr>
                          <w:rStyle w:val="z7"/>
                        </w:rPr>
                        <w:instrText xml:space="preserve">MACROBUTTON NoMacro </w:instrText>
                      </w:r>
                      <w:r>
                        <w:rPr>
                          <w:rStyle w:val="z7"/>
                          <w:rFonts w:hint="eastAsia"/>
                        </w:rPr>
                        <w:instrText>公开</w:instrText>
                      </w:r>
                      <w:r>
                        <w:rPr>
                          <w:rStyle w:val="z7"/>
                        </w:rPr>
                        <w:fldChar w:fldCharType="end"/>
                      </w:r>
                    </w:p>
                    <w:p w14:paraId="59D1FA0F" w14:textId="77777777" w:rsidR="007D3BCA" w:rsidRDefault="007D3BCA">
                      <w:pPr>
                        <w:jc w:val="center"/>
                        <w:rPr>
                          <w:rStyle w:val="z7"/>
                        </w:rPr>
                      </w:pPr>
                    </w:p>
                  </w:txbxContent>
                </v:textbox>
              </v:shape>
            </w:pict>
          </mc:Fallback>
        </mc:AlternateContent>
      </w:r>
      <w:r w:rsidRPr="004E7C03">
        <w:rPr>
          <w:noProof/>
          <w:sz w:val="24"/>
        </w:rPr>
        <mc:AlternateContent>
          <mc:Choice Requires="wps">
            <w:drawing>
              <wp:anchor distT="0" distB="0" distL="114300" distR="114300" simplePos="0" relativeHeight="251654144" behindDoc="0" locked="0" layoutInCell="1" allowOverlap="1" wp14:anchorId="3797F772" wp14:editId="5BFC957F">
                <wp:simplePos x="0" y="0"/>
                <wp:positionH relativeFrom="column">
                  <wp:posOffset>799465</wp:posOffset>
                </wp:positionH>
                <wp:positionV relativeFrom="paragraph">
                  <wp:posOffset>368300</wp:posOffset>
                </wp:positionV>
                <wp:extent cx="1089025" cy="325755"/>
                <wp:effectExtent l="0" t="0" r="0" b="0"/>
                <wp:wrapNone/>
                <wp:docPr id="4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14:paraId="41FAE20D" w14:textId="77777777" w:rsidR="007D3BCA" w:rsidRDefault="007D3BCA">
                            <w:pPr>
                              <w:jc w:val="center"/>
                              <w:rPr>
                                <w:rStyle w:val="z7"/>
                              </w:rPr>
                            </w:pPr>
                            <w:r>
                              <w:rPr>
                                <w:rStyle w:val="z7"/>
                                <w:rFonts w:hint="eastAsia"/>
                              </w:rPr>
                              <w:t>004.41</w:t>
                            </w:r>
                          </w:p>
                        </w:txbxContent>
                      </wps:txbx>
                      <wps:bodyPr rot="0" vert="horz" wrap="square" lIns="91440" tIns="45720" rIns="91440" bIns="45720" anchor="t" anchorCtr="0" upright="1">
                        <a:noAutofit/>
                      </wps:bodyPr>
                    </wps:wsp>
                  </a:graphicData>
                </a:graphic>
              </wp:anchor>
            </w:drawing>
          </mc:Choice>
          <mc:Fallback>
            <w:pict>
              <v:shape w14:anchorId="3797F772" id="Text Box 62" o:spid="_x0000_s1035" type="#_x0000_t202" style="position:absolute;left:0;text-align:left;margin-left:62.95pt;margin-top:29pt;width:85.75pt;height:25.6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" filled="f" stroked="f">
                <v:textbox>
                  <w:txbxContent>
                    <w:p w14:paraId="41FAE20D" w14:textId="77777777" w:rsidR="007D3BCA" w:rsidRDefault="007D3BCA">
                      <w:pPr>
                        <w:jc w:val="center"/>
                        <w:rPr>
                          <w:rStyle w:val="z7"/>
                        </w:rPr>
                      </w:pPr>
                      <w:r>
                        <w:rPr>
                          <w:rStyle w:val="z7"/>
                          <w:rFonts w:hint="eastAsia"/>
                        </w:rPr>
                        <w:t>004.41</w:t>
                      </w:r>
                    </w:p>
                  </w:txbxContent>
                </v:textbox>
              </v:shape>
            </w:pict>
          </mc:Fallback>
        </mc:AlternateContent>
      </w:r>
      <w:r w:rsidRPr="004E7C03">
        <w:rPr>
          <w:noProof/>
          <w:sz w:val="24"/>
        </w:rPr>
        <mc:AlternateContent>
          <mc:Choice Requires="wps">
            <w:drawing>
              <wp:anchor distT="0" distB="0" distL="114300" distR="114300" simplePos="0" relativeHeight="251653120" behindDoc="0" locked="0" layoutInCell="1" allowOverlap="1" wp14:anchorId="0400151D" wp14:editId="1236A333">
                <wp:simplePos x="0" y="0"/>
                <wp:positionH relativeFrom="column">
                  <wp:posOffset>799465</wp:posOffset>
                </wp:positionH>
                <wp:positionV relativeFrom="paragraph">
                  <wp:posOffset>-104140</wp:posOffset>
                </wp:positionV>
                <wp:extent cx="1089025" cy="325755"/>
                <wp:effectExtent l="0" t="0" r="0" b="0"/>
                <wp:wrapNone/>
                <wp:docPr id="46"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325755"/>
                        </a:xfrm>
                        <a:prstGeom prst="rect">
                          <a:avLst/>
                        </a:prstGeom>
                        <a:noFill/>
                        <a:ln>
                          <a:noFill/>
                        </a:ln>
                      </wps:spPr>
                      <wps:txbx>
                        <w:txbxContent>
                          <w:p w14:paraId="45AE7ED9" w14:textId="77777777" w:rsidR="007D3BCA" w:rsidRDefault="007D3BCA">
                            <w:pPr>
                              <w:jc w:val="center"/>
                              <w:rPr>
                                <w:rStyle w:val="z7"/>
                              </w:rPr>
                            </w:pPr>
                            <w:r>
                              <w:rPr>
                                <w:rStyle w:val="z7"/>
                                <w:rFonts w:hint="eastAsia"/>
                              </w:rPr>
                              <w:t>TP311</w:t>
                            </w:r>
                          </w:p>
                        </w:txbxContent>
                      </wps:txbx>
                      <wps:bodyPr rot="0" vert="horz" wrap="square" lIns="91440" tIns="45720" rIns="91440" bIns="45720" anchor="t" anchorCtr="0" upright="1">
                        <a:noAutofit/>
                      </wps:bodyPr>
                    </wps:wsp>
                  </a:graphicData>
                </a:graphic>
              </wp:anchor>
            </w:drawing>
          </mc:Choice>
          <mc:Fallback>
            <w:pict>
              <v:shape w14:anchorId="0400151D" id="Text Box 56" o:spid="_x0000_s1036" type="#_x0000_t202" style="position:absolute;left:0;text-align:left;margin-left:62.95pt;margin-top:-8.2pt;width:85.75pt;height:25.6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" filled="f" stroked="f">
                <v:textbox>
                  <w:txbxContent>
                    <w:p w14:paraId="45AE7ED9" w14:textId="77777777" w:rsidR="007D3BCA" w:rsidRDefault="007D3BCA">
                      <w:pPr>
                        <w:jc w:val="center"/>
                        <w:rPr>
                          <w:rStyle w:val="z7"/>
                        </w:rPr>
                      </w:pPr>
                      <w:r>
                        <w:rPr>
                          <w:rStyle w:val="z7"/>
                          <w:rFonts w:hint="eastAsia"/>
                        </w:rPr>
                        <w:t>TP311</w:t>
                      </w:r>
                    </w:p>
                  </w:txbxContent>
                </v:textbox>
              </v:shape>
            </w:pict>
          </mc:Fallback>
        </mc:AlternateContent>
      </w:r>
      <w:r w:rsidRPr="004E7C03">
        <w:rPr>
          <w:noProof/>
          <w:sz w:val="24"/>
        </w:rPr>
        <mc:AlternateContent>
          <mc:Choice Requires="wps">
            <w:drawing>
              <wp:anchor distT="0" distB="0" distL="114300" distR="114300" simplePos="0" relativeHeight="251652096" behindDoc="0" locked="0" layoutInCell="1" allowOverlap="1" wp14:anchorId="551F8EB4" wp14:editId="36B26B8E">
                <wp:simplePos x="0" y="0"/>
                <wp:positionH relativeFrom="column">
                  <wp:posOffset>3479800</wp:posOffset>
                </wp:positionH>
                <wp:positionV relativeFrom="paragraph">
                  <wp:posOffset>359410</wp:posOffset>
                </wp:positionV>
                <wp:extent cx="1265555" cy="344170"/>
                <wp:effectExtent l="3175" t="0" r="0" b="1270"/>
                <wp:wrapNone/>
                <wp:docPr id="45"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5555" cy="344170"/>
                        </a:xfrm>
                        <a:prstGeom prst="rect">
                          <a:avLst/>
                        </a:prstGeom>
                        <a:noFill/>
                        <a:ln>
                          <a:noFill/>
                        </a:ln>
                      </wps:spPr>
                      <wps:txbx>
                        <w:txbxContent>
                          <w:p w14:paraId="41ADEB61" w14:textId="77777777" w:rsidR="007D3BCA" w:rsidRDefault="007D3BCA">
                            <w:pPr>
                              <w:jc w:val="center"/>
                              <w:rPr>
                                <w:rStyle w:val="z7"/>
                              </w:rPr>
                            </w:pPr>
                            <w:r>
                              <w:rPr>
                                <w:rStyle w:val="z7"/>
                                <w:rFonts w:hint="eastAsia"/>
                              </w:rPr>
                              <w:t>１０００８</w:t>
                            </w:r>
                          </w:p>
                        </w:txbxContent>
                      </wps:txbx>
                      <wps:bodyPr rot="0" vert="horz" wrap="square" lIns="91440" tIns="45720" rIns="91440" bIns="45720" anchor="t" anchorCtr="0" upright="1">
                        <a:noAutofit/>
                      </wps:bodyPr>
                    </wps:wsp>
                  </a:graphicData>
                </a:graphic>
              </wp:anchor>
            </w:drawing>
          </mc:Choice>
          <mc:Fallback>
            <w:pict>
              <v:shape w14:anchorId="551F8EB4" id="Text Box 54" o:spid="_x0000_s1037" type="#_x0000_t202" style="position:absolute;left:0;text-align:left;margin-left:274pt;margin-top:28.3pt;width:99.65pt;height:27.1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" filled="f" stroked="f">
                <v:textbox>
                  <w:txbxContent>
                    <w:p w14:paraId="41ADEB61" w14:textId="77777777" w:rsidR="007D3BCA" w:rsidRDefault="007D3BCA">
                      <w:pPr>
                        <w:jc w:val="center"/>
                        <w:rPr>
                          <w:rStyle w:val="z7"/>
                        </w:rPr>
                      </w:pPr>
                      <w:r>
                        <w:rPr>
                          <w:rStyle w:val="z7"/>
                          <w:rFonts w:hint="eastAsia"/>
                        </w:rPr>
                        <w:t>１０００８</w:t>
                      </w:r>
                    </w:p>
                  </w:txbxContent>
                </v:textbox>
              </v:shape>
            </w:pict>
          </mc:Fallback>
        </mc:AlternateContent>
      </w:r>
      <w:r w:rsidRPr="004E7C03">
        <w:rPr>
          <w:rFonts w:hint="eastAsia"/>
          <w:sz w:val="24"/>
        </w:rPr>
        <w:t>分类号：</w:t>
      </w:r>
      <w:r w:rsidRPr="004E7C03">
        <w:rPr>
          <w:rFonts w:hint="eastAsia"/>
          <w:sz w:val="24"/>
        </w:rPr>
        <w:t>____________</w:t>
      </w:r>
      <w:r w:rsidRPr="004E7C03">
        <w:rPr>
          <w:rFonts w:hint="eastAsia"/>
          <w:sz w:val="24"/>
        </w:rPr>
        <w:tab/>
      </w:r>
      <w:r w:rsidRPr="004E7C03">
        <w:rPr>
          <w:rFonts w:hint="eastAsia"/>
          <w:sz w:val="24"/>
        </w:rPr>
        <w:t>密　　级：</w:t>
      </w:r>
      <w:r w:rsidRPr="004E7C03">
        <w:rPr>
          <w:rFonts w:hint="eastAsia"/>
          <w:sz w:val="24"/>
        </w:rPr>
        <w:t>______________</w:t>
      </w:r>
    </w:p>
    <w:p w14:paraId="38D55EAC" w14:textId="77777777" w:rsidR="005A3851" w:rsidRPr="004E7C03" w:rsidRDefault="0069507A">
      <w:pPr>
        <w:pStyle w:val="a8"/>
        <w:tabs>
          <w:tab w:val="left" w:pos="4560"/>
        </w:tabs>
        <w:spacing w:line="360" w:lineRule="auto"/>
        <w:jc w:val="both"/>
        <w:rPr>
          <w:sz w:val="24"/>
        </w:rPr>
      </w:pPr>
      <w:r w:rsidRPr="004E7C03">
        <w:rPr>
          <w:rFonts w:hint="eastAsia"/>
          <w:sz w:val="24"/>
        </w:rPr>
        <w:t>ＵＤＣ：</w:t>
      </w:r>
      <w:r w:rsidRPr="004E7C03">
        <w:rPr>
          <w:rFonts w:hint="eastAsia"/>
          <w:sz w:val="24"/>
        </w:rPr>
        <w:t>____________</w:t>
      </w:r>
      <w:r w:rsidRPr="004E7C03">
        <w:rPr>
          <w:rFonts w:hint="eastAsia"/>
          <w:sz w:val="24"/>
        </w:rPr>
        <w:tab/>
      </w:r>
      <w:r w:rsidRPr="004E7C03">
        <w:rPr>
          <w:rFonts w:hint="eastAsia"/>
          <w:sz w:val="24"/>
        </w:rPr>
        <w:t>单位代码：</w:t>
      </w:r>
      <w:r w:rsidRPr="004E7C03">
        <w:rPr>
          <w:rFonts w:hint="eastAsia"/>
          <w:sz w:val="24"/>
        </w:rPr>
        <w:t>______________</w:t>
      </w:r>
    </w:p>
    <w:p w14:paraId="6C9DC0C7" w14:textId="77777777" w:rsidR="005A3851" w:rsidRPr="004E7C03" w:rsidRDefault="005A3851">
      <w:pPr>
        <w:rPr>
          <w:b/>
          <w:spacing w:val="-5"/>
          <w:kern w:val="0"/>
          <w:sz w:val="36"/>
          <w:szCs w:val="20"/>
        </w:rPr>
      </w:pPr>
    </w:p>
    <w:p w14:paraId="7AF97964" w14:textId="77777777" w:rsidR="005A3851" w:rsidRPr="004E7C03" w:rsidRDefault="005A3851">
      <w:pPr>
        <w:rPr>
          <w:b/>
          <w:spacing w:val="-5"/>
          <w:kern w:val="0"/>
          <w:sz w:val="36"/>
          <w:szCs w:val="20"/>
        </w:rPr>
      </w:pPr>
    </w:p>
    <w:p w14:paraId="4FB2EF22" w14:textId="77777777" w:rsidR="005A3851" w:rsidRPr="004E7C03" w:rsidRDefault="0069507A">
      <w:pPr>
        <w:jc w:val="center"/>
      </w:pPr>
      <w:r w:rsidRPr="004E7C03">
        <w:rPr>
          <w:rFonts w:hint="eastAsia"/>
          <w:b/>
          <w:spacing w:val="-5"/>
          <w:kern w:val="0"/>
          <w:sz w:val="36"/>
          <w:szCs w:val="20"/>
        </w:rPr>
        <w:t>北京科技大学硕士学位论文</w:t>
      </w:r>
    </w:p>
    <w:p w14:paraId="1E8CC44B" w14:textId="77777777" w:rsidR="005A3851" w:rsidRPr="004E7C03" w:rsidRDefault="005A3851">
      <w:pPr>
        <w:pStyle w:val="a8"/>
        <w:ind w:firstLine="0"/>
        <w:rPr>
          <w:b/>
          <w:sz w:val="36"/>
        </w:rPr>
      </w:pPr>
    </w:p>
    <w:p w14:paraId="19533C07" w14:textId="77777777" w:rsidR="005A3851" w:rsidRPr="004E7C03" w:rsidRDefault="0069507A">
      <w:pPr>
        <w:pStyle w:val="a8"/>
        <w:ind w:firstLine="0"/>
        <w:rPr>
          <w:b/>
          <w:sz w:val="36"/>
        </w:rPr>
      </w:pPr>
      <w:r w:rsidRPr="004E7C03">
        <w:rPr>
          <w:b/>
          <w:noProof/>
          <w:sz w:val="36"/>
        </w:rPr>
        <mc:AlternateContent>
          <mc:Choice Requires="wps">
            <w:drawing>
              <wp:anchor distT="0" distB="0" distL="114300" distR="114300" simplePos="0" relativeHeight="251649024" behindDoc="0" locked="0" layoutInCell="0" allowOverlap="1" wp14:anchorId="75D4EA18" wp14:editId="04258DD0">
                <wp:simplePos x="0" y="0"/>
                <wp:positionH relativeFrom="column">
                  <wp:posOffset>1138555</wp:posOffset>
                </wp:positionH>
                <wp:positionV relativeFrom="paragraph">
                  <wp:posOffset>264160</wp:posOffset>
                </wp:positionV>
                <wp:extent cx="3985260" cy="376555"/>
                <wp:effectExtent l="0" t="0" r="0" b="4445"/>
                <wp:wrapNone/>
                <wp:docPr id="42"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5453" cy="376555"/>
                        </a:xfrm>
                        <a:prstGeom prst="rect">
                          <a:avLst/>
                        </a:prstGeom>
                        <a:noFill/>
                        <a:ln>
                          <a:noFill/>
                        </a:ln>
                      </wps:spPr>
                      <wps:txbx>
                        <w:txbxContent>
                          <w:p w14:paraId="53BB342D" w14:textId="77777777" w:rsidR="007D3BCA" w:rsidRDefault="007D3BCA">
                            <w:pPr>
                              <w:jc w:val="center"/>
                              <w:rPr>
                                <w:rStyle w:val="z4"/>
                                <w:sz w:val="24"/>
                              </w:rPr>
                            </w:pPr>
                            <w:r w:rsidRPr="001E7B1F">
                              <w:rPr>
                                <w:rStyle w:val="z4"/>
                                <w:rFonts w:hint="eastAsia"/>
                                <w:sz w:val="24"/>
                              </w:rPr>
                              <w:t>行为模型驱动的服务组合程序测试用例生成技术研究</w:t>
                            </w:r>
                          </w:p>
                        </w:txbxContent>
                      </wps:txbx>
                      <wps:bodyPr rot="0" vert="horz" wrap="square" lIns="91440" tIns="45720" rIns="91440" bIns="45720" anchor="t" anchorCtr="0" upright="1">
                        <a:noAutofit/>
                      </wps:bodyPr>
                    </wps:wsp>
                  </a:graphicData>
                </a:graphic>
              </wp:anchor>
            </w:drawing>
          </mc:Choice>
          <mc:Fallback>
            <w:pict>
              <v:shape w14:anchorId="75D4EA18" id="Text Box 43" o:spid="_x0000_s1038" type="#_x0000_t202" style="position:absolute;left:0;text-align:left;margin-left:89.65pt;margin-top:20.8pt;width:313.8pt;height:29.6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" o:allowincell="f" filled="f" stroked="f">
                <v:textbox>
                  <w:txbxContent>
                    <w:p w14:paraId="53BB342D" w14:textId="77777777" w:rsidR="007D3BCA" w:rsidRDefault="007D3BCA">
                      <w:pPr>
                        <w:jc w:val="center"/>
                        <w:rPr>
                          <w:rStyle w:val="z4"/>
                          <w:sz w:val="24"/>
                        </w:rPr>
                      </w:pPr>
                      <w:r w:rsidRPr="001E7B1F">
                        <w:rPr>
                          <w:rStyle w:val="z4"/>
                          <w:rFonts w:hint="eastAsia"/>
                          <w:sz w:val="24"/>
                        </w:rPr>
                        <w:t>行为模型驱动的服务组合程序测试用例生成技术研究</w:t>
                      </w:r>
                    </w:p>
                  </w:txbxContent>
                </v:textbox>
              </v:shape>
            </w:pict>
          </mc:Fallback>
        </mc:AlternateContent>
      </w:r>
    </w:p>
    <w:p w14:paraId="293296A9" w14:textId="77777777" w:rsidR="005A3851" w:rsidRPr="004E7C03" w:rsidRDefault="0069507A">
      <w:pPr>
        <w:pStyle w:val="a8"/>
        <w:ind w:left="665" w:firstLine="0"/>
        <w:jc w:val="both"/>
        <w:rPr>
          <w:b/>
          <w:sz w:val="28"/>
        </w:rPr>
      </w:pPr>
      <w:r w:rsidRPr="004E7C03">
        <w:rPr>
          <w:rFonts w:hint="eastAsia"/>
          <w:b/>
          <w:sz w:val="28"/>
        </w:rPr>
        <w:t>论文题目：</w:t>
      </w:r>
      <w:r w:rsidRPr="004E7C03">
        <w:rPr>
          <w:rFonts w:hint="eastAsia"/>
          <w:sz w:val="28"/>
          <w:u w:val="single"/>
        </w:rPr>
        <w:t xml:space="preserve">                                                </w:t>
      </w:r>
    </w:p>
    <w:p w14:paraId="14CA9B20" w14:textId="77777777" w:rsidR="005A3851" w:rsidRPr="004E7C03" w:rsidRDefault="0069507A">
      <w:pPr>
        <w:pStyle w:val="a8"/>
        <w:ind w:left="665" w:firstLine="0"/>
        <w:jc w:val="both"/>
        <w:rPr>
          <w:sz w:val="28"/>
          <w:u w:val="single"/>
        </w:rPr>
      </w:pPr>
      <w:r w:rsidRPr="004E7C03">
        <w:rPr>
          <w:rFonts w:hint="eastAsia"/>
          <w:sz w:val="28"/>
        </w:rPr>
        <w:t xml:space="preserve">　　　　　</w:t>
      </w:r>
    </w:p>
    <w:p w14:paraId="3BADEA46" w14:textId="77777777" w:rsidR="005A3851" w:rsidRPr="004E7C03" w:rsidRDefault="0069507A">
      <w:pPr>
        <w:jc w:val="center"/>
        <w:rPr>
          <w:sz w:val="36"/>
        </w:rPr>
      </w:pPr>
      <w:r w:rsidRPr="004E7C03">
        <w:rPr>
          <w:noProof/>
        </w:rPr>
        <mc:AlternateContent>
          <mc:Choice Requires="wps">
            <w:drawing>
              <wp:anchor distT="0" distB="0" distL="114300" distR="114300" simplePos="0" relativeHeight="251650048" behindDoc="0" locked="0" layoutInCell="1" allowOverlap="1" wp14:anchorId="2FBE180A" wp14:editId="2AAD094E">
                <wp:simplePos x="0" y="0"/>
                <wp:positionH relativeFrom="column">
                  <wp:posOffset>1589405</wp:posOffset>
                </wp:positionH>
                <wp:positionV relativeFrom="paragraph">
                  <wp:posOffset>146050</wp:posOffset>
                </wp:positionV>
                <wp:extent cx="2352675" cy="398780"/>
                <wp:effectExtent l="0" t="3175" r="1270" b="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675" cy="398780"/>
                        </a:xfrm>
                        <a:prstGeom prst="rect">
                          <a:avLst/>
                        </a:prstGeom>
                        <a:noFill/>
                        <a:ln>
                          <a:noFill/>
                        </a:ln>
                      </wps:spPr>
                      <wps:txbx>
                        <w:txbxContent>
                          <w:p w14:paraId="199AC9AE" w14:textId="77777777" w:rsidR="007D3BCA" w:rsidRDefault="007D3BCA">
                            <w:pPr>
                              <w:jc w:val="center"/>
                              <w:rPr>
                                <w:rStyle w:val="z5"/>
                              </w:rPr>
                            </w:pPr>
                            <w:r>
                              <w:rPr>
                                <w:rStyle w:val="z5"/>
                                <w:rFonts w:hint="eastAsia"/>
                              </w:rPr>
                              <w:t>贾婧婷</w:t>
                            </w:r>
                          </w:p>
                        </w:txbxContent>
                      </wps:txbx>
                      <wps:bodyPr rot="0" vert="horz" wrap="square" lIns="91440" tIns="45720" rIns="91440" bIns="45720" anchor="t" anchorCtr="0" upright="1">
                        <a:noAutofit/>
                      </wps:bodyPr>
                    </wps:wsp>
                  </a:graphicData>
                </a:graphic>
              </wp:anchor>
            </w:drawing>
          </mc:Choice>
          <mc:Fallback>
            <w:pict>
              <v:shape w14:anchorId="2FBE180A" id="Text Box 44" o:spid="_x0000_s1039" type="#_x0000_t202" style="position:absolute;left:0;text-align:left;margin-left:125.15pt;margin-top:11.5pt;width:185.25pt;height:31.4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" filled="f" stroked="f">
                <v:textbox>
                  <w:txbxContent>
                    <w:p w14:paraId="199AC9AE" w14:textId="77777777" w:rsidR="007D3BCA" w:rsidRDefault="007D3BCA">
                      <w:pPr>
                        <w:jc w:val="center"/>
                        <w:rPr>
                          <w:rStyle w:val="z5"/>
                        </w:rPr>
                      </w:pPr>
                      <w:r>
                        <w:rPr>
                          <w:rStyle w:val="z5"/>
                          <w:rFonts w:hint="eastAsia"/>
                        </w:rPr>
                        <w:t>贾婧婷</w:t>
                      </w:r>
                    </w:p>
                  </w:txbxContent>
                </v:textbox>
              </v:shape>
            </w:pict>
          </mc:Fallback>
        </mc:AlternateContent>
      </w:r>
    </w:p>
    <w:p w14:paraId="1A015C7E" w14:textId="77777777" w:rsidR="005A3851" w:rsidRPr="004E7C03" w:rsidRDefault="0069507A">
      <w:pPr>
        <w:jc w:val="center"/>
        <w:rPr>
          <w:b/>
          <w:spacing w:val="-5"/>
          <w:kern w:val="0"/>
          <w:sz w:val="28"/>
          <w:szCs w:val="20"/>
        </w:rPr>
      </w:pPr>
      <w:r w:rsidRPr="004E7C03">
        <w:rPr>
          <w:rFonts w:hint="eastAsia"/>
          <w:b/>
          <w:spacing w:val="-5"/>
          <w:kern w:val="0"/>
          <w:sz w:val="28"/>
          <w:szCs w:val="20"/>
        </w:rPr>
        <w:t>作者：</w:t>
      </w:r>
      <w:r w:rsidRPr="004E7C03">
        <w:rPr>
          <w:rFonts w:hint="eastAsia"/>
          <w:b/>
          <w:spacing w:val="-5"/>
          <w:kern w:val="0"/>
          <w:sz w:val="28"/>
          <w:szCs w:val="20"/>
        </w:rPr>
        <w:t>_________________________</w:t>
      </w:r>
    </w:p>
    <w:p w14:paraId="4146182D" w14:textId="77777777" w:rsidR="005A3851" w:rsidRPr="004E7C03" w:rsidRDefault="005A3851">
      <w:pPr>
        <w:pStyle w:val="a8"/>
        <w:ind w:firstLine="0"/>
        <w:rPr>
          <w:b/>
          <w:sz w:val="36"/>
        </w:rPr>
      </w:pPr>
    </w:p>
    <w:p w14:paraId="391A5E59" w14:textId="77777777" w:rsidR="005A3851" w:rsidRPr="004E7C03" w:rsidRDefault="005A3851">
      <w:pPr>
        <w:pStyle w:val="a8"/>
        <w:ind w:firstLine="0"/>
        <w:rPr>
          <w:b/>
          <w:sz w:val="36"/>
        </w:rPr>
      </w:pPr>
    </w:p>
    <w:p w14:paraId="43A25AAB" w14:textId="77777777" w:rsidR="005A3851" w:rsidRPr="004E7C03" w:rsidRDefault="005A3851">
      <w:pPr>
        <w:pStyle w:val="a8"/>
        <w:ind w:firstLine="0"/>
        <w:rPr>
          <w:b/>
          <w:sz w:val="36"/>
        </w:rPr>
      </w:pPr>
    </w:p>
    <w:p w14:paraId="467D1FE6" w14:textId="77777777" w:rsidR="005A3851" w:rsidRPr="004E7C03" w:rsidRDefault="005A3851">
      <w:pPr>
        <w:pStyle w:val="a8"/>
        <w:ind w:firstLine="0"/>
        <w:rPr>
          <w:b/>
          <w:sz w:val="36"/>
        </w:rPr>
      </w:pPr>
    </w:p>
    <w:p w14:paraId="493D82DC" w14:textId="77777777" w:rsidR="005A3851" w:rsidRPr="004E7C03" w:rsidRDefault="005A3851">
      <w:pPr>
        <w:pStyle w:val="u9"/>
      </w:pPr>
    </w:p>
    <w:p w14:paraId="57D216A0" w14:textId="77777777" w:rsidR="005A3851" w:rsidRPr="004E7C03" w:rsidRDefault="005A3851">
      <w:pPr>
        <w:pStyle w:val="a8"/>
        <w:ind w:firstLine="0"/>
        <w:rPr>
          <w:b/>
          <w:sz w:val="36"/>
        </w:rPr>
      </w:pPr>
    </w:p>
    <w:p w14:paraId="31BAD6C3" w14:textId="77777777" w:rsidR="005A3851" w:rsidRPr="004E7C03" w:rsidRDefault="0069507A">
      <w:pPr>
        <w:pStyle w:val="a8"/>
        <w:ind w:firstLine="0"/>
        <w:rPr>
          <w:b/>
          <w:sz w:val="36"/>
        </w:rPr>
      </w:pPr>
      <w:r w:rsidRPr="004E7C03">
        <w:rPr>
          <w:b/>
          <w:noProof/>
          <w:sz w:val="28"/>
        </w:rPr>
        <mc:AlternateContent>
          <mc:Choice Requires="wps">
            <w:drawing>
              <wp:anchor distT="0" distB="0" distL="114300" distR="114300" simplePos="0" relativeHeight="251648000" behindDoc="0" locked="0" layoutInCell="1" allowOverlap="1" wp14:anchorId="4B4ACEBA" wp14:editId="0FE983CC">
                <wp:simplePos x="0" y="0"/>
                <wp:positionH relativeFrom="column">
                  <wp:posOffset>3327400</wp:posOffset>
                </wp:positionH>
                <wp:positionV relativeFrom="paragraph">
                  <wp:posOffset>325120</wp:posOffset>
                </wp:positionV>
                <wp:extent cx="1500505" cy="344170"/>
                <wp:effectExtent l="3175" t="1270" r="1270" b="0"/>
                <wp:wrapNone/>
                <wp:docPr id="38"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0505" cy="344170"/>
                        </a:xfrm>
                        <a:prstGeom prst="rect">
                          <a:avLst/>
                        </a:prstGeom>
                        <a:noFill/>
                        <a:ln>
                          <a:noFill/>
                        </a:ln>
                      </wps:spPr>
                      <wps:txbx>
                        <w:txbxContent>
                          <w:p w14:paraId="144B510F" w14:textId="77777777" w:rsidR="007D3BCA" w:rsidRDefault="007D3BCA">
                            <w:pPr>
                              <w:jc w:val="center"/>
                              <w:rPr>
                                <w:rStyle w:val="z7"/>
                              </w:rPr>
                            </w:pPr>
                            <w:r>
                              <w:rPr>
                                <w:rStyle w:val="z7"/>
                                <w:rFonts w:hint="eastAsia"/>
                              </w:rPr>
                              <w:t>北京科技大学</w:t>
                            </w:r>
                          </w:p>
                        </w:txbxContent>
                      </wps:txbx>
                      <wps:bodyPr rot="0" vert="horz" wrap="square" lIns="91440" tIns="45720" rIns="91440" bIns="45720" anchor="t" anchorCtr="0" upright="1">
                        <a:noAutofit/>
                      </wps:bodyPr>
                    </wps:wsp>
                  </a:graphicData>
                </a:graphic>
              </wp:anchor>
            </w:drawing>
          </mc:Choice>
          <mc:Fallback>
            <w:pict>
              <v:shape w14:anchorId="4B4ACEBA" id="Text Box 39" o:spid="_x0000_s1040" type="#_x0000_t202" style="position:absolute;left:0;text-align:left;margin-left:262pt;margin-top:25.6pt;width:118.15pt;height:27.1pt;z-index:251648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" filled="f" stroked="f">
                <v:textbox>
                  <w:txbxContent>
                    <w:p w14:paraId="144B510F" w14:textId="77777777" w:rsidR="007D3BCA" w:rsidRDefault="007D3BCA">
                      <w:pPr>
                        <w:jc w:val="center"/>
                        <w:rPr>
                          <w:rStyle w:val="z7"/>
                        </w:rPr>
                      </w:pPr>
                      <w:r>
                        <w:rPr>
                          <w:rStyle w:val="z7"/>
                          <w:rFonts w:hint="eastAsia"/>
                        </w:rPr>
                        <w:t>北京科技大学</w:t>
                      </w:r>
                    </w:p>
                  </w:txbxContent>
                </v:textbox>
              </v:shape>
            </w:pict>
          </mc:Fallback>
        </mc:AlternateContent>
      </w:r>
      <w:r w:rsidRPr="004E7C03">
        <w:rPr>
          <w:b/>
          <w:noProof/>
          <w:sz w:val="36"/>
        </w:rPr>
        <mc:AlternateContent>
          <mc:Choice Requires="wps">
            <w:drawing>
              <wp:anchor distT="0" distB="0" distL="114300" distR="114300" simplePos="0" relativeHeight="251645952" behindDoc="0" locked="0" layoutInCell="1" allowOverlap="1" wp14:anchorId="0C71F4DE" wp14:editId="0ACB8E44">
                <wp:simplePos x="0" y="0"/>
                <wp:positionH relativeFrom="column">
                  <wp:posOffset>1045845</wp:posOffset>
                </wp:positionH>
                <wp:positionV relativeFrom="paragraph">
                  <wp:posOffset>321310</wp:posOffset>
                </wp:positionV>
                <wp:extent cx="1821180" cy="344170"/>
                <wp:effectExtent l="0" t="0" r="0" b="1270"/>
                <wp:wrapNone/>
                <wp:docPr id="37"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1180" cy="344170"/>
                        </a:xfrm>
                        <a:prstGeom prst="rect">
                          <a:avLst/>
                        </a:prstGeom>
                        <a:noFill/>
                        <a:ln>
                          <a:noFill/>
                        </a:ln>
                      </wps:spPr>
                      <wps:txbx>
                        <w:txbxContent>
                          <w:p w14:paraId="1F322784" w14:textId="77777777" w:rsidR="007D3BCA" w:rsidRDefault="007D3BCA">
                            <w:pPr>
                              <w:jc w:val="center"/>
                              <w:rPr>
                                <w:rStyle w:val="z7"/>
                              </w:rPr>
                            </w:pPr>
                            <w:r>
                              <w:rPr>
                                <w:rStyle w:val="z7"/>
                                <w:rFonts w:hint="eastAsia"/>
                              </w:rPr>
                              <w:t>孙昌爱</w:t>
                            </w:r>
                            <w:r>
                              <w:rPr>
                                <w:rStyle w:val="z7"/>
                                <w:rFonts w:hint="eastAsia"/>
                              </w:rPr>
                              <w:t xml:space="preserve">      </w:t>
                            </w:r>
                            <w:r>
                              <w:rPr>
                                <w:rStyle w:val="z7"/>
                                <w:rFonts w:hint="eastAsia"/>
                              </w:rPr>
                              <w:t>教授</w:t>
                            </w:r>
                          </w:p>
                        </w:txbxContent>
                      </wps:txbx>
                      <wps:bodyPr rot="0" vert="horz" wrap="square" lIns="91440" tIns="45720" rIns="91440" bIns="45720" anchor="t" anchorCtr="0" upright="1">
                        <a:noAutofit/>
                      </wps:bodyPr>
                    </wps:wsp>
                  </a:graphicData>
                </a:graphic>
              </wp:anchor>
            </w:drawing>
          </mc:Choice>
          <mc:Fallback>
            <w:pict>
              <v:shape w14:anchorId="0C71F4DE" id="Text Box 38" o:spid="_x0000_s1041" type="#_x0000_t202" style="position:absolute;left:0;text-align:left;margin-left:82.35pt;margin-top:25.3pt;width:143.4pt;height:27.1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" filled="f" stroked="f">
                <v:textbox>
                  <w:txbxContent>
                    <w:p w14:paraId="1F322784" w14:textId="77777777" w:rsidR="007D3BCA" w:rsidRDefault="007D3BCA">
                      <w:pPr>
                        <w:jc w:val="center"/>
                        <w:rPr>
                          <w:rStyle w:val="z7"/>
                        </w:rPr>
                      </w:pPr>
                      <w:r>
                        <w:rPr>
                          <w:rStyle w:val="z7"/>
                          <w:rFonts w:hint="eastAsia"/>
                        </w:rPr>
                        <w:t>孙昌爱</w:t>
                      </w:r>
                      <w:r>
                        <w:rPr>
                          <w:rStyle w:val="z7"/>
                          <w:rFonts w:hint="eastAsia"/>
                        </w:rPr>
                        <w:t xml:space="preserve">      </w:t>
                      </w:r>
                      <w:r>
                        <w:rPr>
                          <w:rStyle w:val="z7"/>
                          <w:rFonts w:hint="eastAsia"/>
                        </w:rPr>
                        <w:t>教授</w:t>
                      </w:r>
                    </w:p>
                  </w:txbxContent>
                </v:textbox>
              </v:shape>
            </w:pict>
          </mc:Fallback>
        </mc:AlternateContent>
      </w:r>
    </w:p>
    <w:p w14:paraId="67CDBA20" w14:textId="77777777" w:rsidR="005A3851" w:rsidRPr="004E7C03" w:rsidRDefault="0069507A">
      <w:pPr>
        <w:pStyle w:val="a8"/>
        <w:ind w:firstLine="0"/>
        <w:jc w:val="both"/>
        <w:rPr>
          <w:b/>
          <w:sz w:val="28"/>
          <w:u w:val="single"/>
        </w:rPr>
      </w:pPr>
      <w:r w:rsidRPr="004E7C03">
        <w:rPr>
          <w:rFonts w:hint="eastAsia"/>
          <w:b/>
          <w:sz w:val="28"/>
        </w:rPr>
        <w:t>指</w:t>
      </w:r>
      <w:r w:rsidRPr="004E7C03">
        <w:rPr>
          <w:rFonts w:hint="eastAsia"/>
          <w:b/>
          <w:sz w:val="28"/>
        </w:rPr>
        <w:t xml:space="preserve"> </w:t>
      </w:r>
      <w:r w:rsidRPr="004E7C03">
        <w:rPr>
          <w:rFonts w:hint="eastAsia"/>
          <w:b/>
          <w:sz w:val="28"/>
        </w:rPr>
        <w:t>导</w:t>
      </w:r>
      <w:r w:rsidRPr="004E7C03">
        <w:rPr>
          <w:rFonts w:hint="eastAsia"/>
          <w:b/>
          <w:sz w:val="28"/>
        </w:rPr>
        <w:t xml:space="preserve">  </w:t>
      </w:r>
      <w:r w:rsidRPr="004E7C03">
        <w:rPr>
          <w:rFonts w:hint="eastAsia"/>
          <w:b/>
          <w:sz w:val="28"/>
        </w:rPr>
        <w:t>教</w:t>
      </w:r>
      <w:r w:rsidRPr="004E7C03">
        <w:rPr>
          <w:rFonts w:hint="eastAsia"/>
          <w:b/>
          <w:sz w:val="28"/>
        </w:rPr>
        <w:t xml:space="preserve"> </w:t>
      </w:r>
      <w:r w:rsidRPr="004E7C03">
        <w:rPr>
          <w:rFonts w:hint="eastAsia"/>
          <w:b/>
          <w:sz w:val="28"/>
        </w:rPr>
        <w:t>师：</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14:paraId="5A6A3BCF" w14:textId="77777777" w:rsidR="005A3851" w:rsidRPr="004E7C03" w:rsidRDefault="0069507A">
      <w:pPr>
        <w:pStyle w:val="a8"/>
        <w:ind w:firstLine="0"/>
        <w:jc w:val="both"/>
        <w:rPr>
          <w:b/>
          <w:sz w:val="28"/>
          <w:u w:val="single"/>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14:paraId="38855A67" w14:textId="77777777" w:rsidR="005A3851" w:rsidRPr="004E7C03" w:rsidRDefault="0069507A">
      <w:pPr>
        <w:pStyle w:val="a8"/>
        <w:ind w:firstLine="0"/>
        <w:jc w:val="both"/>
        <w:rPr>
          <w:b/>
          <w:sz w:val="28"/>
        </w:rPr>
      </w:pPr>
      <w:r w:rsidRPr="004E7C03">
        <w:rPr>
          <w:rFonts w:hint="eastAsia"/>
          <w:b/>
          <w:sz w:val="28"/>
        </w:rPr>
        <w:t>指导小组成员：</w:t>
      </w:r>
      <w:r w:rsidRPr="004E7C03">
        <w:rPr>
          <w:rFonts w:hint="eastAsia"/>
          <w:b/>
          <w:sz w:val="28"/>
          <w:u w:val="single"/>
        </w:rPr>
        <w:t xml:space="preserve">                     </w:t>
      </w:r>
      <w:r w:rsidRPr="004E7C03">
        <w:rPr>
          <w:rFonts w:hint="eastAsia"/>
          <w:b/>
          <w:sz w:val="28"/>
        </w:rPr>
        <w:t>单位：</w:t>
      </w:r>
      <w:r w:rsidRPr="004E7C03">
        <w:rPr>
          <w:rFonts w:hint="eastAsia"/>
          <w:b/>
          <w:sz w:val="28"/>
          <w:u w:val="single"/>
        </w:rPr>
        <w:t xml:space="preserve">                   </w:t>
      </w:r>
    </w:p>
    <w:p w14:paraId="6EE9F1F7" w14:textId="77777777" w:rsidR="005A3851" w:rsidRPr="004E7C03" w:rsidRDefault="0069507A">
      <w:pPr>
        <w:pStyle w:val="a8"/>
        <w:ind w:firstLine="0"/>
        <w:jc w:val="both"/>
        <w:rPr>
          <w:b/>
          <w:sz w:val="28"/>
        </w:rPr>
      </w:pPr>
      <w:r w:rsidRPr="004E7C03">
        <w:rPr>
          <w:rFonts w:hint="eastAsia"/>
          <w:b/>
          <w:sz w:val="28"/>
        </w:rPr>
        <w:t>论文提交日期：</w:t>
      </w:r>
      <w:r w:rsidRPr="004E7C03">
        <w:rPr>
          <w:rStyle w:val="z6"/>
          <w:rFonts w:hint="eastAsia"/>
        </w:rPr>
        <w:t>2016</w:t>
      </w:r>
      <w:r w:rsidRPr="004E7C03">
        <w:rPr>
          <w:rStyle w:val="z6"/>
          <w:rFonts w:hint="eastAsia"/>
        </w:rPr>
        <w:t>年</w:t>
      </w:r>
      <w:r w:rsidRPr="004E7C03">
        <w:rPr>
          <w:rStyle w:val="z6"/>
          <w:rFonts w:hint="eastAsia"/>
        </w:rPr>
        <w:t xml:space="preserve"> 12</w:t>
      </w:r>
      <w:r w:rsidRPr="004E7C03">
        <w:rPr>
          <w:rStyle w:val="z6"/>
          <w:rFonts w:hint="eastAsia"/>
        </w:rPr>
        <w:t>月</w:t>
      </w:r>
      <w:r w:rsidRPr="004E7C03">
        <w:rPr>
          <w:rStyle w:val="z6"/>
          <w:rFonts w:hint="eastAsia"/>
        </w:rPr>
        <w:t xml:space="preserve"> 2</w:t>
      </w:r>
      <w:r w:rsidR="000D1E77">
        <w:rPr>
          <w:rStyle w:val="z6"/>
          <w:rFonts w:hint="eastAsia"/>
        </w:rPr>
        <w:t>1</w:t>
      </w:r>
      <w:r w:rsidRPr="004E7C03">
        <w:rPr>
          <w:rStyle w:val="z6"/>
          <w:rFonts w:hint="eastAsia"/>
        </w:rPr>
        <w:t>日</w:t>
      </w:r>
    </w:p>
    <w:p w14:paraId="1FF474B0" w14:textId="77777777" w:rsidR="005A3851" w:rsidRPr="004E7C03" w:rsidRDefault="0069507A">
      <w:pPr>
        <w:pStyle w:val="a8"/>
        <w:ind w:firstLine="0"/>
        <w:jc w:val="both"/>
        <w:rPr>
          <w:b/>
          <w:sz w:val="28"/>
        </w:rPr>
      </w:pPr>
      <w:r w:rsidRPr="004E7C03">
        <w:rPr>
          <w:rFonts w:hint="eastAsia"/>
          <w:b/>
          <w:sz w:val="28"/>
        </w:rPr>
        <w:t>学位授予单位：北</w:t>
      </w:r>
      <w:r w:rsidRPr="004E7C03">
        <w:rPr>
          <w:rFonts w:hint="eastAsia"/>
          <w:b/>
          <w:sz w:val="28"/>
        </w:rPr>
        <w:t xml:space="preserve"> </w:t>
      </w:r>
      <w:r w:rsidRPr="004E7C03">
        <w:rPr>
          <w:rFonts w:hint="eastAsia"/>
          <w:b/>
          <w:sz w:val="28"/>
        </w:rPr>
        <w:t>京</w:t>
      </w:r>
      <w:r w:rsidRPr="004E7C03">
        <w:rPr>
          <w:rFonts w:hint="eastAsia"/>
          <w:b/>
          <w:sz w:val="28"/>
        </w:rPr>
        <w:t xml:space="preserve"> </w:t>
      </w:r>
      <w:r w:rsidRPr="004E7C03">
        <w:rPr>
          <w:rFonts w:hint="eastAsia"/>
          <w:b/>
          <w:sz w:val="28"/>
        </w:rPr>
        <w:t>科</w:t>
      </w:r>
      <w:r w:rsidRPr="004E7C03">
        <w:rPr>
          <w:rFonts w:hint="eastAsia"/>
          <w:b/>
          <w:sz w:val="28"/>
        </w:rPr>
        <w:t xml:space="preserve"> </w:t>
      </w:r>
      <w:r w:rsidRPr="004E7C03">
        <w:rPr>
          <w:rFonts w:hint="eastAsia"/>
          <w:b/>
          <w:sz w:val="28"/>
        </w:rPr>
        <w:t>技</w:t>
      </w:r>
      <w:r w:rsidRPr="004E7C03">
        <w:rPr>
          <w:rFonts w:hint="eastAsia"/>
          <w:b/>
          <w:sz w:val="28"/>
        </w:rPr>
        <w:t xml:space="preserve"> </w:t>
      </w:r>
      <w:r w:rsidRPr="004E7C03">
        <w:rPr>
          <w:rFonts w:hint="eastAsia"/>
          <w:b/>
          <w:sz w:val="28"/>
        </w:rPr>
        <w:t>大</w:t>
      </w:r>
      <w:r w:rsidRPr="004E7C03">
        <w:rPr>
          <w:rFonts w:hint="eastAsia"/>
          <w:b/>
          <w:sz w:val="28"/>
        </w:rPr>
        <w:t xml:space="preserve"> </w:t>
      </w:r>
      <w:r w:rsidRPr="004E7C03">
        <w:rPr>
          <w:rFonts w:hint="eastAsia"/>
          <w:b/>
          <w:sz w:val="28"/>
        </w:rPr>
        <w:t>学</w:t>
      </w:r>
    </w:p>
    <w:p w14:paraId="002D4368" w14:textId="77777777" w:rsidR="005A3851" w:rsidRPr="004E7C03" w:rsidRDefault="005A3851">
      <w:pPr>
        <w:pStyle w:val="u4"/>
        <w:sectPr w:rsidR="005A3851" w:rsidRPr="004E7C03">
          <w:footerReference w:type="default" r:id="rId12"/>
          <w:type w:val="oddPage"/>
          <w:pgSz w:w="11906" w:h="16838"/>
          <w:pgMar w:top="1701" w:right="1701" w:bottom="1134" w:left="1701" w:header="851" w:footer="992" w:gutter="567"/>
          <w:pgNumType w:fmt="upperRoman"/>
          <w:cols w:space="425"/>
          <w:docGrid w:linePitch="312"/>
        </w:sectPr>
      </w:pPr>
    </w:p>
    <w:p w14:paraId="637F9A7C" w14:textId="77777777" w:rsidR="005A3851" w:rsidRPr="004E7C03" w:rsidRDefault="0069507A">
      <w:pPr>
        <w:pStyle w:val="u4"/>
      </w:pPr>
      <w:bookmarkStart w:id="1" w:name="_Toc498361724"/>
      <w:r w:rsidRPr="004E7C03">
        <w:rPr>
          <w:rFonts w:hint="eastAsia"/>
        </w:rPr>
        <w:lastRenderedPageBreak/>
        <w:t>致</w:t>
      </w:r>
      <w:r w:rsidRPr="004E7C03">
        <w:rPr>
          <w:rFonts w:hint="eastAsia"/>
        </w:rPr>
        <w:t xml:space="preserve">  </w:t>
      </w:r>
      <w:r w:rsidRPr="004E7C03">
        <w:rPr>
          <w:rFonts w:hint="eastAsia"/>
        </w:rPr>
        <w:t>谢</w:t>
      </w:r>
      <w:bookmarkEnd w:id="0"/>
      <w:bookmarkEnd w:id="1"/>
    </w:p>
    <w:p w14:paraId="31567F9C" w14:textId="77777777" w:rsidR="005A3851" w:rsidRPr="004E7C03" w:rsidRDefault="0069507A">
      <w:pPr>
        <w:pStyle w:val="u5"/>
        <w:spacing w:before="24" w:after="24"/>
        <w:ind w:firstLine="480"/>
      </w:pPr>
      <w:r w:rsidRPr="004E7C03">
        <w:rPr>
          <w:rFonts w:hint="eastAsia"/>
        </w:rPr>
        <w:t>时光飞逝，两年半的研究生生活很快就要划上句点。</w:t>
      </w:r>
      <w:r w:rsidR="00286D14">
        <w:rPr>
          <w:rFonts w:hint="eastAsia"/>
        </w:rPr>
        <w:t>两年半</w:t>
      </w:r>
      <w:r w:rsidR="00286D14">
        <w:t>的研究生生涯</w:t>
      </w:r>
      <w:r w:rsidRPr="004E7C03">
        <w:rPr>
          <w:rFonts w:hint="eastAsia"/>
        </w:rPr>
        <w:t>，我的知识水平和实践能力上了一个新的台阶，</w:t>
      </w:r>
      <w:r w:rsidR="00286D14">
        <w:rPr>
          <w:rFonts w:hint="eastAsia"/>
        </w:rPr>
        <w:t>自学</w:t>
      </w:r>
      <w:r w:rsidR="00286D14">
        <w:t>能力，组织表达</w:t>
      </w:r>
      <w:r w:rsidR="00286D14">
        <w:rPr>
          <w:rFonts w:hint="eastAsia"/>
        </w:rPr>
        <w:t>等</w:t>
      </w:r>
      <w:r w:rsidRPr="004E7C03">
        <w:rPr>
          <w:rFonts w:hint="eastAsia"/>
        </w:rPr>
        <w:t>各方面的素质得到了很大的提高，当然这离不开我的导师孙</w:t>
      </w:r>
      <w:r w:rsidRPr="004E7C03">
        <w:t>昌爱</w:t>
      </w:r>
      <w:r w:rsidRPr="004E7C03">
        <w:rPr>
          <w:rFonts w:hint="eastAsia"/>
        </w:rPr>
        <w:t>老师的耐心指导与教育。</w:t>
      </w:r>
    </w:p>
    <w:p w14:paraId="5E6A4F7F" w14:textId="77777777" w:rsidR="005A3851" w:rsidRPr="004E7C03" w:rsidRDefault="0069507A">
      <w:pPr>
        <w:pStyle w:val="u5"/>
        <w:spacing w:before="24" w:after="24"/>
        <w:ind w:firstLine="480"/>
      </w:pPr>
      <w:r w:rsidRPr="004E7C03">
        <w:rPr>
          <w:rFonts w:hint="eastAsia"/>
        </w:rPr>
        <w:t>首先，衷心感谢我的导师孙</w:t>
      </w:r>
      <w:r w:rsidRPr="004E7C03">
        <w:t>昌爱</w:t>
      </w:r>
      <w:r w:rsidRPr="004E7C03">
        <w:rPr>
          <w:rFonts w:hint="eastAsia"/>
        </w:rPr>
        <w:t>老师对本次毕业设计的耐心指导与大力支持。本文的研究工作从选题、开题、中期及最后的论文修改等各个方面都离不开孙老师耐心的帮助和教导。其次，研究生期间，孙老师</w:t>
      </w:r>
      <w:r w:rsidR="00286D14">
        <w:rPr>
          <w:rFonts w:hint="eastAsia"/>
        </w:rPr>
        <w:t>对学术</w:t>
      </w:r>
      <w:r w:rsidR="00286D14">
        <w:t>严谨的</w:t>
      </w:r>
      <w:r w:rsidR="00286D14">
        <w:rPr>
          <w:rFonts w:hint="eastAsia"/>
        </w:rPr>
        <w:t>态度</w:t>
      </w:r>
      <w:r w:rsidRPr="004E7C03">
        <w:rPr>
          <w:rFonts w:hint="eastAsia"/>
        </w:rPr>
        <w:t>，宽厚的生活作风，都给我留下了深刻的印象，对我</w:t>
      </w:r>
      <w:r w:rsidR="00286D14">
        <w:rPr>
          <w:rFonts w:hint="eastAsia"/>
        </w:rPr>
        <w:t>学术</w:t>
      </w:r>
      <w:r w:rsidR="00286D14">
        <w:t>研究</w:t>
      </w:r>
      <w:r w:rsidR="00286D14">
        <w:rPr>
          <w:rFonts w:hint="eastAsia"/>
        </w:rPr>
        <w:t>上</w:t>
      </w:r>
      <w:r w:rsidRPr="004E7C03">
        <w:rPr>
          <w:rFonts w:hint="eastAsia"/>
        </w:rPr>
        <w:t>孜孜不倦的耐心教导，使我取得了进步，</w:t>
      </w:r>
      <w:r w:rsidR="00286D14">
        <w:t>对我综合能力的着重培养</w:t>
      </w:r>
      <w:r w:rsidR="00286D14">
        <w:rPr>
          <w:rFonts w:hint="eastAsia"/>
        </w:rPr>
        <w:t>，</w:t>
      </w:r>
      <w:r w:rsidRPr="004E7C03">
        <w:rPr>
          <w:rFonts w:hint="eastAsia"/>
        </w:rPr>
        <w:t>为</w:t>
      </w:r>
      <w:r w:rsidR="00286D14">
        <w:rPr>
          <w:rFonts w:hint="eastAsia"/>
        </w:rPr>
        <w:t>我</w:t>
      </w:r>
      <w:r w:rsidRPr="004E7C03">
        <w:rPr>
          <w:rFonts w:hint="eastAsia"/>
        </w:rPr>
        <w:t>以后的工作和生活打下了</w:t>
      </w:r>
      <w:r w:rsidR="00286D14">
        <w:rPr>
          <w:rFonts w:hint="eastAsia"/>
        </w:rPr>
        <w:t>坚实</w:t>
      </w:r>
      <w:r w:rsidRPr="004E7C03">
        <w:rPr>
          <w:rFonts w:hint="eastAsia"/>
        </w:rPr>
        <w:t>基础。</w:t>
      </w:r>
    </w:p>
    <w:p w14:paraId="2F78B472" w14:textId="77777777" w:rsidR="005A3851" w:rsidRPr="004E7C03" w:rsidRDefault="0069507A">
      <w:pPr>
        <w:pStyle w:val="u5"/>
        <w:spacing w:before="24" w:after="24"/>
        <w:ind w:firstLine="480"/>
      </w:pPr>
      <w:r w:rsidRPr="004E7C03">
        <w:rPr>
          <w:rFonts w:hint="eastAsia"/>
        </w:rPr>
        <w:t>同时感谢在硕士阶段所有</w:t>
      </w:r>
      <w:r w:rsidR="00286D14">
        <w:rPr>
          <w:rFonts w:hint="eastAsia"/>
        </w:rPr>
        <w:t>教导过</w:t>
      </w:r>
      <w:r w:rsidRPr="004E7C03">
        <w:rPr>
          <w:rFonts w:hint="eastAsia"/>
        </w:rPr>
        <w:t>我的老师，从他们身上我领略到学术大师的风采，研究</w:t>
      </w:r>
      <w:r w:rsidR="00286D14">
        <w:rPr>
          <w:rFonts w:hint="eastAsia"/>
        </w:rPr>
        <w:t>人员该有的严谨态度。也要感谢在我的研究阶段帮助过我的师姐</w:t>
      </w:r>
      <w:r w:rsidR="00286D14">
        <w:t>师弟</w:t>
      </w:r>
      <w:r w:rsidRPr="004E7C03">
        <w:rPr>
          <w:rFonts w:hint="eastAsia"/>
        </w:rPr>
        <w:t>，感谢他们对我的无私帮助。</w:t>
      </w:r>
    </w:p>
    <w:p w14:paraId="44AF562D" w14:textId="77777777" w:rsidR="005A3851" w:rsidRPr="004E7C03" w:rsidRDefault="0069507A" w:rsidP="00FF2FF0">
      <w:pPr>
        <w:pStyle w:val="u5"/>
        <w:spacing w:before="24" w:after="24"/>
        <w:ind w:firstLine="480"/>
      </w:pPr>
      <w:r w:rsidRPr="004E7C03">
        <w:rPr>
          <w:rFonts w:hint="eastAsia"/>
        </w:rPr>
        <w:t>最后，非常感谢我的父母，是她们始终站在我背后给予我无私的爱，精神上不断的鼓励</w:t>
      </w:r>
      <w:r w:rsidR="00286D14">
        <w:rPr>
          <w:rFonts w:hint="eastAsia"/>
        </w:rPr>
        <w:t>与</w:t>
      </w:r>
      <w:r w:rsidR="00286D14">
        <w:t>支持</w:t>
      </w:r>
      <w:r w:rsidRPr="004E7C03">
        <w:rPr>
          <w:rFonts w:hint="eastAsia"/>
        </w:rPr>
        <w:t>，使得我</w:t>
      </w:r>
      <w:r w:rsidR="00286D14">
        <w:rPr>
          <w:rFonts w:hint="eastAsia"/>
        </w:rPr>
        <w:t>可以</w:t>
      </w:r>
      <w:r w:rsidR="00FF2FF0">
        <w:rPr>
          <w:rFonts w:hint="eastAsia"/>
        </w:rPr>
        <w:t>不惧将来</w:t>
      </w:r>
      <w:r w:rsidR="00FF2FF0">
        <w:t>，</w:t>
      </w:r>
      <w:r w:rsidRPr="004E7C03">
        <w:rPr>
          <w:rFonts w:hint="eastAsia"/>
        </w:rPr>
        <w:t>不断前进。</w:t>
      </w:r>
      <w:r w:rsidR="005E1EA0" w:rsidRPr="005E1EA0">
        <w:rPr>
          <w:rFonts w:hint="eastAsia"/>
        </w:rPr>
        <w:t>焉得谖草，言树之背</w:t>
      </w:r>
      <w:r w:rsidR="00FF2FF0">
        <w:rPr>
          <w:rFonts w:hint="eastAsia"/>
        </w:rPr>
        <w:t>，养育之恩，无法回报，你们永远健康快乐将永远是我最大的心愿</w:t>
      </w:r>
      <w:r w:rsidR="005E1EA0">
        <w:rPr>
          <w:rFonts w:hint="eastAsia"/>
        </w:rPr>
        <w:t>。</w:t>
      </w:r>
    </w:p>
    <w:p w14:paraId="1589D13F" w14:textId="77777777" w:rsidR="005A3851" w:rsidRPr="004E7C03" w:rsidRDefault="005A3851"/>
    <w:p w14:paraId="632D09A5" w14:textId="77777777" w:rsidR="005A3851" w:rsidRPr="004E7C03" w:rsidRDefault="005A3851">
      <w:pPr>
        <w:pStyle w:val="u4"/>
        <w:sectPr w:rsidR="005A3851" w:rsidRPr="004E7C03">
          <w:headerReference w:type="default" r:id="rId13"/>
          <w:footerReference w:type="default" r:id="rId14"/>
          <w:type w:val="oddPage"/>
          <w:pgSz w:w="11906" w:h="16838"/>
          <w:pgMar w:top="1701" w:right="1701" w:bottom="1134" w:left="1701" w:header="851" w:footer="992" w:gutter="567"/>
          <w:pgNumType w:fmt="upperRoman" w:start="1"/>
          <w:cols w:space="425"/>
          <w:docGrid w:linePitch="312"/>
        </w:sectPr>
      </w:pPr>
      <w:bookmarkStart w:id="2" w:name="_Toc533927359"/>
    </w:p>
    <w:p w14:paraId="51D7DBC7" w14:textId="77777777" w:rsidR="005A3851" w:rsidRPr="004E7C03" w:rsidRDefault="0069507A">
      <w:pPr>
        <w:pStyle w:val="u4"/>
      </w:pPr>
      <w:bookmarkStart w:id="3" w:name="_Toc498361725"/>
      <w:r w:rsidRPr="004E7C03">
        <w:rPr>
          <w:rFonts w:hint="eastAsia"/>
        </w:rPr>
        <w:lastRenderedPageBreak/>
        <w:t>摘</w:t>
      </w:r>
      <w:r w:rsidRPr="004E7C03">
        <w:rPr>
          <w:rFonts w:hint="eastAsia"/>
        </w:rPr>
        <w:t xml:space="preserve">  </w:t>
      </w:r>
      <w:r w:rsidRPr="004E7C03">
        <w:rPr>
          <w:rFonts w:hint="eastAsia"/>
        </w:rPr>
        <w:t>要</w:t>
      </w:r>
      <w:bookmarkEnd w:id="2"/>
      <w:bookmarkEnd w:id="3"/>
    </w:p>
    <w:p w14:paraId="61173D27" w14:textId="77777777" w:rsidR="00F80DB6" w:rsidRDefault="0069507A" w:rsidP="00F80DB6">
      <w:pPr>
        <w:pStyle w:val="u5"/>
        <w:spacing w:before="24" w:after="24"/>
        <w:ind w:firstLine="480"/>
      </w:pPr>
      <w:r w:rsidRPr="004E7C03">
        <w:rPr>
          <w:rFonts w:hint="eastAsia"/>
        </w:rPr>
        <w:t>在云计算环境中越来越多的应用程序部署为</w:t>
      </w:r>
      <w:r w:rsidRPr="004E7C03">
        <w:t>Web</w:t>
      </w:r>
      <w:r w:rsidRPr="004E7C03">
        <w:rPr>
          <w:rFonts w:hint="eastAsia"/>
        </w:rPr>
        <w:t>服务，为了实现复杂的功能，通常需要</w:t>
      </w:r>
      <w:r w:rsidR="0022224A">
        <w:rPr>
          <w:rFonts w:hint="eastAsia"/>
        </w:rPr>
        <w:t>将</w:t>
      </w:r>
      <w:r w:rsidRPr="004E7C03">
        <w:rPr>
          <w:rFonts w:hint="eastAsia"/>
        </w:rPr>
        <w:t>多个</w:t>
      </w:r>
      <w:r w:rsidR="0022224A">
        <w:t>Web</w:t>
      </w:r>
      <w:r w:rsidRPr="004E7C03">
        <w:rPr>
          <w:rFonts w:hint="eastAsia"/>
        </w:rPr>
        <w:t>服务</w:t>
      </w:r>
      <w:r w:rsidR="0022224A" w:rsidRPr="0022224A">
        <w:rPr>
          <w:rFonts w:hint="eastAsia"/>
        </w:rPr>
        <w:t>协调组织起来</w:t>
      </w:r>
      <w:r w:rsidRPr="004E7C03">
        <w:rPr>
          <w:rFonts w:hint="eastAsia"/>
        </w:rPr>
        <w:t>。</w:t>
      </w:r>
      <w:r w:rsidR="0022224A">
        <w:rPr>
          <w:rFonts w:hint="eastAsia"/>
        </w:rPr>
        <w:t>由于</w:t>
      </w:r>
      <w:r w:rsidR="001A3E33">
        <w:rPr>
          <w:rFonts w:hint="eastAsia"/>
        </w:rPr>
        <w:t>W</w:t>
      </w:r>
      <w:r w:rsidR="001A3E33">
        <w:t>eb</w:t>
      </w:r>
      <w:r w:rsidR="0022224A">
        <w:t>服务的</w:t>
      </w:r>
      <w:r w:rsidR="0022224A">
        <w:rPr>
          <w:rFonts w:hint="eastAsia"/>
        </w:rPr>
        <w:t>实现</w:t>
      </w:r>
      <w:r w:rsidR="0022224A">
        <w:t>透明、</w:t>
      </w:r>
      <w:r w:rsidR="00275E14">
        <w:rPr>
          <w:rFonts w:hint="eastAsia"/>
        </w:rPr>
        <w:t>描述</w:t>
      </w:r>
      <w:r w:rsidR="0022224A">
        <w:t>文档信息有限、接口与</w:t>
      </w:r>
      <w:r w:rsidR="0022224A">
        <w:rPr>
          <w:rFonts w:hint="eastAsia"/>
        </w:rPr>
        <w:t>实现</w:t>
      </w:r>
      <w:del w:id="4" w:author="a41255065@163.com" w:date="2017-11-13T20:36:00Z">
        <w:r w:rsidR="0022224A" w:rsidDel="002B2ADC">
          <w:delText>的</w:delText>
        </w:r>
      </w:del>
      <w:r w:rsidR="0022224A">
        <w:t>不一致</w:t>
      </w:r>
      <w:del w:id="5" w:author="a41255065@163.com" w:date="2017-11-13T20:36:00Z">
        <w:r w:rsidR="0022224A" w:rsidDel="002B2ADC">
          <w:delText>等</w:delText>
        </w:r>
        <w:r w:rsidR="0022224A" w:rsidDel="002B2ADC">
          <w:rPr>
            <w:rFonts w:hint="eastAsia"/>
          </w:rPr>
          <w:delText>特点</w:delText>
        </w:r>
      </w:del>
      <w:r w:rsidR="0022224A">
        <w:rPr>
          <w:rFonts w:hint="eastAsia"/>
        </w:rPr>
        <w:t>，</w:t>
      </w:r>
      <w:r w:rsidR="0022224A" w:rsidRPr="0022224A">
        <w:rPr>
          <w:rFonts w:hint="eastAsia"/>
        </w:rPr>
        <w:t>使得服务的使用者无法完全了解</w:t>
      </w:r>
      <w:r w:rsidR="0022224A" w:rsidRPr="0022224A">
        <w:rPr>
          <w:rFonts w:hint="eastAsia"/>
        </w:rPr>
        <w:t>Web</w:t>
      </w:r>
      <w:r w:rsidR="0022224A" w:rsidRPr="0022224A">
        <w:rPr>
          <w:rFonts w:hint="eastAsia"/>
        </w:rPr>
        <w:t>服务的正确使用方式</w:t>
      </w:r>
      <w:r w:rsidR="001A3E33">
        <w:rPr>
          <w:rFonts w:hint="eastAsia"/>
        </w:rPr>
        <w:t>，</w:t>
      </w:r>
      <w:r w:rsidR="0022224A" w:rsidRPr="0022224A">
        <w:rPr>
          <w:rFonts w:hint="eastAsia"/>
        </w:rPr>
        <w:t>从而在调用</w:t>
      </w:r>
      <w:r w:rsidR="001A3E33">
        <w:rPr>
          <w:rFonts w:hint="eastAsia"/>
        </w:rPr>
        <w:t>异常时</w:t>
      </w:r>
      <w:r w:rsidR="0022224A" w:rsidRPr="0022224A">
        <w:rPr>
          <w:rFonts w:hint="eastAsia"/>
        </w:rPr>
        <w:t>无法分辨究竟是</w:t>
      </w:r>
      <w:r w:rsidR="0022224A" w:rsidRPr="0022224A">
        <w:rPr>
          <w:rFonts w:hint="eastAsia"/>
        </w:rPr>
        <w:t>Web</w:t>
      </w:r>
      <w:r w:rsidR="0022224A" w:rsidRPr="0022224A">
        <w:rPr>
          <w:rFonts w:hint="eastAsia"/>
        </w:rPr>
        <w:t>服务本身的错误，还是使用</w:t>
      </w:r>
      <w:r w:rsidR="0022224A" w:rsidRPr="0022224A">
        <w:rPr>
          <w:rFonts w:hint="eastAsia"/>
        </w:rPr>
        <w:t>Web</w:t>
      </w:r>
      <w:r w:rsidR="0022224A" w:rsidRPr="0022224A">
        <w:rPr>
          <w:rFonts w:hint="eastAsia"/>
        </w:rPr>
        <w:t>服务的方法有误。</w:t>
      </w:r>
    </w:p>
    <w:p w14:paraId="5391F588" w14:textId="77777777" w:rsidR="005A3851" w:rsidRPr="004E7C03" w:rsidRDefault="00F80DB6" w:rsidP="00F80DB6">
      <w:pPr>
        <w:pStyle w:val="u5"/>
        <w:spacing w:before="24" w:after="24"/>
        <w:ind w:firstLine="480"/>
      </w:pPr>
      <w:r>
        <w:rPr>
          <w:rFonts w:hint="eastAsia"/>
        </w:rPr>
        <w:t>服务</w:t>
      </w:r>
      <w:r>
        <w:t>的使用者</w:t>
      </w:r>
      <w:r w:rsidR="00275E14" w:rsidRPr="00D4760B">
        <w:rPr>
          <w:rFonts w:hint="eastAsia"/>
        </w:rPr>
        <w:t>依据</w:t>
      </w:r>
      <w:r>
        <w:rPr>
          <w:rFonts w:hint="eastAsia"/>
        </w:rPr>
        <w:t>W</w:t>
      </w:r>
      <w:r>
        <w:t>SDL</w:t>
      </w:r>
      <w:r w:rsidR="00275E14" w:rsidRPr="00D4760B">
        <w:rPr>
          <w:rFonts w:hint="eastAsia"/>
        </w:rPr>
        <w:t>访问相关</w:t>
      </w:r>
      <w:r>
        <w:rPr>
          <w:rFonts w:hint="eastAsia"/>
        </w:rPr>
        <w:t>Web</w:t>
      </w:r>
      <w:r w:rsidR="00275E14" w:rsidRPr="00D4760B">
        <w:rPr>
          <w:rFonts w:hint="eastAsia"/>
        </w:rPr>
        <w:t>服务</w:t>
      </w:r>
      <w:r>
        <w:rPr>
          <w:rFonts w:hint="eastAsia"/>
        </w:rPr>
        <w:t>，</w:t>
      </w:r>
      <w:r w:rsidR="009551F8">
        <w:rPr>
          <w:rFonts w:hint="eastAsia"/>
        </w:rPr>
        <w:t>WSDL</w:t>
      </w:r>
      <w:r w:rsidR="009551F8">
        <w:rPr>
          <w:rFonts w:hint="eastAsia"/>
        </w:rPr>
        <w:t>是</w:t>
      </w:r>
      <w:r w:rsidR="009551F8">
        <w:t>一种基于</w:t>
      </w:r>
      <w:r w:rsidR="009551F8">
        <w:rPr>
          <w:rFonts w:hint="eastAsia"/>
        </w:rPr>
        <w:t>XML</w:t>
      </w:r>
      <w:r w:rsidR="009551F8">
        <w:rPr>
          <w:rFonts w:hint="eastAsia"/>
        </w:rPr>
        <w:t>格式</w:t>
      </w:r>
      <w:r w:rsidR="009551F8">
        <w:t>的</w:t>
      </w:r>
      <w:r w:rsidR="00275E14">
        <w:rPr>
          <w:rFonts w:hint="eastAsia"/>
        </w:rPr>
        <w:t>W</w:t>
      </w:r>
      <w:r w:rsidR="00275E14">
        <w:t>eb</w:t>
      </w:r>
      <w:r w:rsidR="00275E14">
        <w:t>服务描述语言，</w:t>
      </w:r>
      <w:r w:rsidR="00275E14">
        <w:rPr>
          <w:rFonts w:hint="eastAsia"/>
        </w:rPr>
        <w:t>仅仅</w:t>
      </w:r>
      <w:r w:rsidR="00275E14">
        <w:t>包含</w:t>
      </w:r>
      <w:r w:rsidR="00275E14">
        <w:rPr>
          <w:rFonts w:hint="eastAsia"/>
        </w:rPr>
        <w:t>Web</w:t>
      </w:r>
      <w:r w:rsidR="00275E14">
        <w:rPr>
          <w:rFonts w:hint="eastAsia"/>
        </w:rPr>
        <w:t>服务接口</w:t>
      </w:r>
      <w:r w:rsidR="00275E14">
        <w:t>的抽象描述，</w:t>
      </w:r>
      <w:r w:rsidR="00275E14">
        <w:rPr>
          <w:rFonts w:hint="eastAsia"/>
        </w:rPr>
        <w:t>而缺乏对服务提供</w:t>
      </w:r>
      <w:r w:rsidR="00275E14">
        <w:t>操作的</w:t>
      </w:r>
      <w:r>
        <w:rPr>
          <w:rFonts w:hint="eastAsia"/>
        </w:rPr>
        <w:t>语义</w:t>
      </w:r>
      <w:r>
        <w:t>信息</w:t>
      </w:r>
      <w:r w:rsidR="007D4005">
        <w:rPr>
          <w:rFonts w:hint="eastAsia"/>
        </w:rPr>
        <w:t>的</w:t>
      </w:r>
      <w:r w:rsidR="007D4005">
        <w:t>描述</w:t>
      </w:r>
      <w:r>
        <w:rPr>
          <w:rFonts w:hint="eastAsia"/>
        </w:rPr>
        <w:t>。</w:t>
      </w:r>
      <w:r w:rsidR="00D4760B" w:rsidRPr="00275E14">
        <w:rPr>
          <w:rFonts w:hint="eastAsia"/>
          <w:b/>
        </w:rPr>
        <w:t>为了确保</w:t>
      </w:r>
      <w:r w:rsidR="00D4760B" w:rsidRPr="00275E14">
        <w:rPr>
          <w:rFonts w:hint="eastAsia"/>
          <w:b/>
          <w:bCs/>
        </w:rPr>
        <w:t>服务调用</w:t>
      </w:r>
      <w:r w:rsidR="00D4760B" w:rsidRPr="00275E14">
        <w:rPr>
          <w:rFonts w:hint="eastAsia"/>
          <w:b/>
        </w:rPr>
        <w:t>时的</w:t>
      </w:r>
      <w:r w:rsidR="00D4760B" w:rsidRPr="00275E14">
        <w:rPr>
          <w:rFonts w:hint="eastAsia"/>
          <w:b/>
          <w:bCs/>
        </w:rPr>
        <w:t>正确性</w:t>
      </w:r>
      <w:r w:rsidR="00D4760B" w:rsidRPr="00275E14">
        <w:rPr>
          <w:rFonts w:hint="eastAsia"/>
          <w:b/>
        </w:rPr>
        <w:t>和</w:t>
      </w:r>
      <w:r w:rsidR="00D4760B" w:rsidRPr="00275E14">
        <w:rPr>
          <w:rFonts w:hint="eastAsia"/>
          <w:b/>
          <w:bCs/>
        </w:rPr>
        <w:t>可靠性</w:t>
      </w:r>
      <w:r w:rsidR="000870E0">
        <w:rPr>
          <w:rFonts w:hint="eastAsia"/>
          <w:b/>
          <w:bCs/>
        </w:rPr>
        <w:t>，监听</w:t>
      </w:r>
      <w:r w:rsidR="000870E0">
        <w:rPr>
          <w:b/>
          <w:bCs/>
        </w:rPr>
        <w:t>服务调用异常</w:t>
      </w:r>
      <w:r w:rsidR="00D4760B" w:rsidRPr="00D4760B">
        <w:rPr>
          <w:rFonts w:hint="eastAsia"/>
        </w:rPr>
        <w:t>，</w:t>
      </w:r>
      <w:r w:rsidR="00275E14">
        <w:rPr>
          <w:rFonts w:hint="eastAsia"/>
        </w:rPr>
        <w:t>本文</w:t>
      </w:r>
      <w:r>
        <w:rPr>
          <w:rFonts w:hint="eastAsia"/>
        </w:rPr>
        <w:t>从</w:t>
      </w:r>
      <w:r>
        <w:rPr>
          <w:rFonts w:hint="eastAsia"/>
        </w:rPr>
        <w:t>W</w:t>
      </w:r>
      <w:r>
        <w:t>eb</w:t>
      </w:r>
      <w:r w:rsidR="00D4760B" w:rsidRPr="00D4760B">
        <w:rPr>
          <w:rFonts w:hint="eastAsia"/>
        </w:rPr>
        <w:t>服务行为相关的</w:t>
      </w:r>
      <w:r w:rsidR="00D4760B" w:rsidRPr="009C6E20">
        <w:rPr>
          <w:rFonts w:hint="eastAsia"/>
          <w:b/>
        </w:rPr>
        <w:t>数据</w:t>
      </w:r>
      <w:r w:rsidR="00D4760B" w:rsidRPr="00D4760B">
        <w:rPr>
          <w:rFonts w:hint="eastAsia"/>
        </w:rPr>
        <w:t>和</w:t>
      </w:r>
      <w:r w:rsidR="00D4760B" w:rsidRPr="009C6E20">
        <w:rPr>
          <w:rFonts w:hint="eastAsia"/>
          <w:b/>
        </w:rPr>
        <w:t>控制约束</w:t>
      </w:r>
      <w:r>
        <w:rPr>
          <w:rFonts w:hint="eastAsia"/>
        </w:rPr>
        <w:t>出发</w:t>
      </w:r>
      <w:r w:rsidR="00D4760B" w:rsidRPr="00D4760B">
        <w:rPr>
          <w:rFonts w:hint="eastAsia"/>
        </w:rPr>
        <w:t>，</w:t>
      </w:r>
      <w:r w:rsidRPr="00D4760B">
        <w:rPr>
          <w:rFonts w:hint="eastAsia"/>
        </w:rPr>
        <w:t>提出</w:t>
      </w:r>
      <w:r>
        <w:rPr>
          <w:rFonts w:hint="eastAsia"/>
        </w:rPr>
        <w:t>了</w:t>
      </w:r>
      <w:r w:rsidRPr="00F4347A">
        <w:rPr>
          <w:rFonts w:hint="eastAsia"/>
        </w:rPr>
        <w:t>行为模型</w:t>
      </w:r>
      <w:r w:rsidRPr="00F4347A">
        <w:t>驱动</w:t>
      </w:r>
      <w:r w:rsidRPr="00F4347A">
        <w:rPr>
          <w:rFonts w:hint="eastAsia"/>
        </w:rPr>
        <w:t>的</w:t>
      </w:r>
      <w:r w:rsidRPr="00F4347A">
        <w:t>服务</w:t>
      </w:r>
      <w:r w:rsidR="009C6E20" w:rsidRPr="00F4347A">
        <w:rPr>
          <w:rFonts w:hint="eastAsia"/>
        </w:rPr>
        <w:t>组合</w:t>
      </w:r>
      <w:r w:rsidR="00F4347A">
        <w:rPr>
          <w:rFonts w:hint="eastAsia"/>
        </w:rPr>
        <w:t>程序</w:t>
      </w:r>
      <w:r w:rsidRPr="00F4347A">
        <w:t>测试用例生成</w:t>
      </w:r>
      <w:r w:rsidRPr="00F4347A">
        <w:rPr>
          <w:rFonts w:hint="eastAsia"/>
        </w:rPr>
        <w:t>技术</w:t>
      </w:r>
      <w:r w:rsidRPr="00F80DB6">
        <w:rPr>
          <w:rFonts w:hint="eastAsia"/>
        </w:rPr>
        <w:t>，并开发了相应的支持工具。</w:t>
      </w:r>
      <w:r w:rsidR="0069507A" w:rsidRPr="00A11B52">
        <w:rPr>
          <w:rFonts w:hint="eastAsia"/>
        </w:rPr>
        <w:t>本文取得的主要成果如下：</w:t>
      </w:r>
    </w:p>
    <w:p w14:paraId="21853F9F" w14:textId="77777777" w:rsidR="00E94A91" w:rsidRPr="00E94A91" w:rsidRDefault="00B76869" w:rsidP="00FB7DD6">
      <w:pPr>
        <w:pStyle w:val="u5"/>
        <w:numPr>
          <w:ilvl w:val="0"/>
          <w:numId w:val="14"/>
        </w:numPr>
        <w:tabs>
          <w:tab w:val="left" w:pos="420"/>
        </w:tabs>
        <w:spacing w:before="24" w:after="24"/>
        <w:ind w:firstLineChars="0"/>
      </w:pPr>
      <w:r w:rsidRPr="00B76869">
        <w:rPr>
          <w:b/>
          <w:bCs/>
        </w:rPr>
        <w:t>扩展</w:t>
      </w:r>
      <w:r w:rsidR="00FB7DD6">
        <w:rPr>
          <w:rFonts w:hint="eastAsia"/>
          <w:b/>
          <w:bCs/>
        </w:rPr>
        <w:t>WSDL</w:t>
      </w:r>
      <w:ins w:id="6" w:author="a41255065@163.com" w:date="2017-11-13T20:38:00Z">
        <w:r w:rsidR="00400779">
          <w:rPr>
            <w:rFonts w:hint="eastAsia"/>
            <w:b/>
            <w:bCs/>
          </w:rPr>
          <w:t>以</w:t>
        </w:r>
      </w:ins>
      <w:r w:rsidR="00FB7DD6">
        <w:rPr>
          <w:b/>
          <w:bCs/>
        </w:rPr>
        <w:t>支持</w:t>
      </w:r>
      <w:r w:rsidR="00FB7DD6">
        <w:rPr>
          <w:rFonts w:hint="eastAsia"/>
          <w:b/>
          <w:bCs/>
        </w:rPr>
        <w:t>服务行为约束</w:t>
      </w:r>
      <w:r w:rsidR="00FB7DD6">
        <w:rPr>
          <w:b/>
          <w:bCs/>
        </w:rPr>
        <w:t>的表达</w:t>
      </w:r>
      <w:r>
        <w:t>，</w:t>
      </w:r>
      <w:r w:rsidR="00F109EC">
        <w:rPr>
          <w:rFonts w:hint="eastAsia"/>
        </w:rPr>
        <w:t>通过</w:t>
      </w:r>
      <w:r w:rsidR="00F109EC">
        <w:t>研究</w:t>
      </w:r>
      <w:r w:rsidR="00F109EC">
        <w:rPr>
          <w:rFonts w:hint="eastAsia"/>
        </w:rPr>
        <w:t>W</w:t>
      </w:r>
      <w:r w:rsidR="00F109EC">
        <w:t>eb</w:t>
      </w:r>
      <w:r w:rsidR="00F109EC">
        <w:t>服务</w:t>
      </w:r>
      <w:r w:rsidR="00F109EC">
        <w:rPr>
          <w:rFonts w:hint="eastAsia"/>
        </w:rPr>
        <w:t>提供操作自身</w:t>
      </w:r>
      <w:r w:rsidR="00F109EC">
        <w:t>及</w:t>
      </w:r>
      <w:r w:rsidR="00F109EC">
        <w:rPr>
          <w:rFonts w:hint="eastAsia"/>
        </w:rPr>
        <w:t>相互</w:t>
      </w:r>
      <w:r w:rsidR="00F109EC">
        <w:t>之间</w:t>
      </w:r>
      <w:r w:rsidR="00F109EC">
        <w:rPr>
          <w:rFonts w:hint="eastAsia"/>
        </w:rPr>
        <w:t>可能</w:t>
      </w:r>
      <w:r w:rsidR="00F109EC">
        <w:t>存在的</w:t>
      </w:r>
      <w:r w:rsidR="00F109EC">
        <w:rPr>
          <w:rFonts w:hint="eastAsia"/>
        </w:rPr>
        <w:t>约束</w:t>
      </w:r>
      <w:r w:rsidR="00F109EC">
        <w:t>，</w:t>
      </w:r>
      <w:r w:rsidR="00F109EC">
        <w:rPr>
          <w:rFonts w:hint="eastAsia"/>
        </w:rPr>
        <w:t>向</w:t>
      </w:r>
      <w:r w:rsidR="00F109EC">
        <w:rPr>
          <w:rFonts w:hint="eastAsia"/>
        </w:rPr>
        <w:t>W</w:t>
      </w:r>
      <w:r w:rsidR="00F109EC">
        <w:t>eb</w:t>
      </w:r>
      <w:r w:rsidR="00F109EC">
        <w:t>服务</w:t>
      </w:r>
      <w:r w:rsidR="00F109EC">
        <w:rPr>
          <w:rFonts w:hint="eastAsia"/>
        </w:rPr>
        <w:t>描述</w:t>
      </w:r>
      <w:r w:rsidR="00080908">
        <w:rPr>
          <w:rFonts w:hint="eastAsia"/>
        </w:rPr>
        <w:t>语言</w:t>
      </w:r>
      <w:r w:rsidR="00080908">
        <w:rPr>
          <w:rFonts w:hint="eastAsia"/>
        </w:rPr>
        <w:t>(</w:t>
      </w:r>
      <w:r w:rsidR="00080908">
        <w:t>WSDL</w:t>
      </w:r>
      <w:r w:rsidR="00080908">
        <w:rPr>
          <w:rFonts w:hint="eastAsia"/>
        </w:rPr>
        <w:t>)</w:t>
      </w:r>
      <w:r w:rsidR="00F109EC">
        <w:t>中添加</w:t>
      </w:r>
      <w:r w:rsidR="00F109EC" w:rsidRPr="00F109EC">
        <w:rPr>
          <w:rFonts w:hint="eastAsia"/>
        </w:rPr>
        <w:t>数据与控制流方面的约束描述</w:t>
      </w:r>
      <w:r w:rsidR="00397202">
        <w:rPr>
          <w:rFonts w:hint="eastAsia"/>
        </w:rPr>
        <w:t>；</w:t>
      </w:r>
    </w:p>
    <w:p w14:paraId="0FE668BE" w14:textId="77777777" w:rsidR="00BF1BA2" w:rsidRPr="00BF1BA2" w:rsidRDefault="0069507A" w:rsidP="00397202">
      <w:pPr>
        <w:pStyle w:val="u5"/>
        <w:numPr>
          <w:ilvl w:val="0"/>
          <w:numId w:val="14"/>
        </w:numPr>
        <w:tabs>
          <w:tab w:val="left" w:pos="420"/>
        </w:tabs>
        <w:spacing w:before="24" w:after="24"/>
        <w:ind w:firstLineChars="0"/>
      </w:pPr>
      <w:r w:rsidRPr="004E7C03">
        <w:rPr>
          <w:rFonts w:hint="eastAsia"/>
          <w:b/>
          <w:bCs/>
        </w:rPr>
        <w:t>提出了</w:t>
      </w:r>
      <w:r w:rsidR="007A7998">
        <w:rPr>
          <w:rFonts w:hint="eastAsia"/>
          <w:b/>
          <w:bCs/>
        </w:rPr>
        <w:t>一种</w:t>
      </w:r>
      <w:r w:rsidR="00BF1BA2">
        <w:rPr>
          <w:rFonts w:hint="eastAsia"/>
          <w:b/>
          <w:bCs/>
        </w:rPr>
        <w:t>基于</w:t>
      </w:r>
      <w:r w:rsidR="00BF1BA2">
        <w:rPr>
          <w:b/>
          <w:bCs/>
        </w:rPr>
        <w:t>扩展</w:t>
      </w:r>
      <w:r w:rsidR="00BF1BA2">
        <w:rPr>
          <w:rFonts w:hint="eastAsia"/>
          <w:b/>
          <w:bCs/>
        </w:rPr>
        <w:t>WSDL</w:t>
      </w:r>
      <w:r w:rsidR="00BF1BA2">
        <w:rPr>
          <w:rFonts w:hint="eastAsia"/>
          <w:b/>
          <w:bCs/>
        </w:rPr>
        <w:t>的</w:t>
      </w:r>
      <w:r w:rsidR="00BF1BA2">
        <w:rPr>
          <w:b/>
          <w:bCs/>
        </w:rPr>
        <w:t>服务行为模型生成技术：</w:t>
      </w:r>
      <w:r w:rsidR="00D65BD0" w:rsidRPr="00D65BD0">
        <w:rPr>
          <w:rFonts w:hint="eastAsia"/>
        </w:rPr>
        <w:t>解析</w:t>
      </w:r>
      <w:r w:rsidR="00D65BD0">
        <w:rPr>
          <w:rFonts w:hint="eastAsia"/>
        </w:rPr>
        <w:t>扩展</w:t>
      </w:r>
      <w:r w:rsidR="00D65BD0">
        <w:t>后的</w:t>
      </w:r>
      <w:r w:rsidR="00D65BD0">
        <w:rPr>
          <w:rFonts w:hint="eastAsia"/>
        </w:rPr>
        <w:t>WSDL</w:t>
      </w:r>
      <w:r w:rsidR="00751DFF">
        <w:rPr>
          <w:rFonts w:hint="eastAsia"/>
        </w:rPr>
        <w:t>，</w:t>
      </w:r>
      <w:r w:rsidR="00397202">
        <w:rPr>
          <w:rFonts w:hint="eastAsia"/>
        </w:rPr>
        <w:t>采用</w:t>
      </w:r>
      <w:r w:rsidR="00397202" w:rsidRPr="00397202">
        <w:rPr>
          <w:rFonts w:hint="eastAsia"/>
        </w:rPr>
        <w:t>事件序列图</w:t>
      </w:r>
      <w:r w:rsidR="00397202">
        <w:rPr>
          <w:rFonts w:hint="eastAsia"/>
        </w:rPr>
        <w:t>对</w:t>
      </w:r>
      <w:r w:rsidR="007A12AF">
        <w:rPr>
          <w:rFonts w:hint="eastAsia"/>
        </w:rPr>
        <w:t>W</w:t>
      </w:r>
      <w:r w:rsidR="007A12AF">
        <w:t>eb</w:t>
      </w:r>
      <w:r w:rsidR="00397202">
        <w:t>服务</w:t>
      </w:r>
      <w:del w:id="7" w:author="a41255065@163.com" w:date="2017-11-13T20:39:00Z">
        <w:r w:rsidR="00397202" w:rsidDel="00400779">
          <w:delText>进行</w:delText>
        </w:r>
      </w:del>
      <w:ins w:id="8" w:author="a41255065@163.com" w:date="2017-11-13T20:39:00Z">
        <w:r w:rsidR="00400779">
          <w:t>建立</w:t>
        </w:r>
      </w:ins>
      <w:r w:rsidR="00397202">
        <w:t>行为模型</w:t>
      </w:r>
      <w:del w:id="9" w:author="a41255065@163.com" w:date="2017-11-13T20:39:00Z">
        <w:r w:rsidR="00397202" w:rsidDel="00400779">
          <w:delText>的建立</w:delText>
        </w:r>
      </w:del>
      <w:r w:rsidR="00397202">
        <w:rPr>
          <w:rFonts w:hint="eastAsia"/>
        </w:rPr>
        <w:t>；</w:t>
      </w:r>
    </w:p>
    <w:p w14:paraId="154CFA6C" w14:textId="77777777" w:rsidR="005A3851" w:rsidRPr="004E7C03" w:rsidRDefault="00BF1BA2" w:rsidP="007A12AF">
      <w:pPr>
        <w:pStyle w:val="u5"/>
        <w:numPr>
          <w:ilvl w:val="0"/>
          <w:numId w:val="14"/>
        </w:numPr>
        <w:tabs>
          <w:tab w:val="left" w:pos="420"/>
        </w:tabs>
        <w:spacing w:before="24" w:after="24"/>
        <w:ind w:firstLineChars="0"/>
      </w:pPr>
      <w:r>
        <w:rPr>
          <w:rFonts w:hint="eastAsia"/>
          <w:b/>
          <w:bCs/>
        </w:rPr>
        <w:t>提出了</w:t>
      </w:r>
      <w:r>
        <w:rPr>
          <w:b/>
          <w:bCs/>
        </w:rPr>
        <w:t>一种</w:t>
      </w:r>
      <w:r w:rsidR="007A7998">
        <w:rPr>
          <w:b/>
          <w:bCs/>
        </w:rPr>
        <w:t>行为模型驱动</w:t>
      </w:r>
      <w:r w:rsidR="007A7998">
        <w:rPr>
          <w:rFonts w:hint="eastAsia"/>
          <w:b/>
          <w:bCs/>
        </w:rPr>
        <w:t>的</w:t>
      </w:r>
      <w:r w:rsidR="00E70897">
        <w:rPr>
          <w:rFonts w:hint="eastAsia"/>
          <w:b/>
          <w:bCs/>
        </w:rPr>
        <w:t>服务</w:t>
      </w:r>
      <w:r w:rsidR="000870E0">
        <w:rPr>
          <w:rFonts w:hint="eastAsia"/>
          <w:b/>
          <w:bCs/>
        </w:rPr>
        <w:t>组合</w:t>
      </w:r>
      <w:r w:rsidR="00F4347A">
        <w:rPr>
          <w:rFonts w:hint="eastAsia"/>
          <w:b/>
          <w:bCs/>
        </w:rPr>
        <w:t>程序</w:t>
      </w:r>
      <w:r w:rsidR="007A7998">
        <w:rPr>
          <w:b/>
          <w:bCs/>
        </w:rPr>
        <w:t>测试用例生成</w:t>
      </w:r>
      <w:r w:rsidR="0069507A" w:rsidRPr="004E7C03">
        <w:rPr>
          <w:rFonts w:hint="eastAsia"/>
          <w:b/>
          <w:bCs/>
        </w:rPr>
        <w:t>技术：</w:t>
      </w:r>
      <w:r w:rsidR="007A12AF" w:rsidRPr="00EA7D7A">
        <w:rPr>
          <w:rFonts w:hint="eastAsia"/>
        </w:rPr>
        <w:t>在给定的</w:t>
      </w:r>
      <w:r w:rsidR="007A12AF" w:rsidRPr="00EA7D7A">
        <w:t>行为模型的基础上</w:t>
      </w:r>
      <w:r w:rsidR="007A12AF">
        <w:rPr>
          <w:rFonts w:hint="eastAsia"/>
        </w:rPr>
        <w:t>，依据</w:t>
      </w:r>
      <w:r w:rsidR="007A12AF">
        <w:t>服务行为模型的特征，定义各种</w:t>
      </w:r>
      <w:r w:rsidR="007A12AF" w:rsidRPr="00371F3F">
        <w:rPr>
          <w:b/>
        </w:rPr>
        <w:t>覆盖准则</w:t>
      </w:r>
      <w:r w:rsidR="00FA0026" w:rsidRPr="00523AFD">
        <w:rPr>
          <w:rFonts w:hint="eastAsia"/>
          <w:bCs/>
          <w:kern w:val="0"/>
        </w:rPr>
        <w:t>，设计</w:t>
      </w:r>
      <w:r w:rsidR="007A12AF">
        <w:t>相应的</w:t>
      </w:r>
      <w:r w:rsidR="007A12AF" w:rsidRPr="007A12AF">
        <w:rPr>
          <w:b/>
        </w:rPr>
        <w:t>测试序列</w:t>
      </w:r>
      <w:r w:rsidR="007A12AF" w:rsidRPr="007A12AF">
        <w:rPr>
          <w:rFonts w:hint="eastAsia"/>
          <w:b/>
        </w:rPr>
        <w:t>生成算法</w:t>
      </w:r>
      <w:r w:rsidR="007A12AF">
        <w:rPr>
          <w:rFonts w:hint="eastAsia"/>
          <w:bCs/>
          <w:kern w:val="0"/>
        </w:rPr>
        <w:t>，针对</w:t>
      </w:r>
      <w:r w:rsidR="007A12AF" w:rsidRPr="00523AFD">
        <w:rPr>
          <w:rFonts w:hint="eastAsia"/>
          <w:bCs/>
          <w:kern w:val="0"/>
        </w:rPr>
        <w:t>每条测试</w:t>
      </w:r>
      <w:r w:rsidR="007123C7">
        <w:rPr>
          <w:rFonts w:hint="eastAsia"/>
          <w:bCs/>
          <w:kern w:val="0"/>
        </w:rPr>
        <w:t>序列</w:t>
      </w:r>
      <w:r w:rsidR="007A12AF">
        <w:rPr>
          <w:rFonts w:hint="eastAsia"/>
          <w:bCs/>
          <w:kern w:val="0"/>
        </w:rPr>
        <w:t>生成</w:t>
      </w:r>
      <w:r w:rsidR="007123C7">
        <w:rPr>
          <w:rFonts w:hint="eastAsia"/>
          <w:b/>
          <w:bCs/>
          <w:kern w:val="0"/>
        </w:rPr>
        <w:t>满足约束</w:t>
      </w:r>
      <w:r w:rsidR="007123C7">
        <w:rPr>
          <w:b/>
          <w:bCs/>
          <w:kern w:val="0"/>
        </w:rPr>
        <w:t>的测试数据</w:t>
      </w:r>
      <w:r w:rsidR="007123C7">
        <w:rPr>
          <w:rFonts w:hint="eastAsia"/>
        </w:rPr>
        <w:t>，将</w:t>
      </w:r>
      <w:r w:rsidR="007123C7">
        <w:t>测试</w:t>
      </w:r>
      <w:r w:rsidR="007123C7">
        <w:rPr>
          <w:rFonts w:hint="eastAsia"/>
        </w:rPr>
        <w:t>数据</w:t>
      </w:r>
      <w:r w:rsidR="007123C7">
        <w:t>与测试序列相结合，生成可执行的</w:t>
      </w:r>
      <w:r w:rsidR="007123C7" w:rsidRPr="007123C7">
        <w:rPr>
          <w:b/>
        </w:rPr>
        <w:t>测试用例</w:t>
      </w:r>
      <w:r w:rsidR="007123C7">
        <w:rPr>
          <w:rFonts w:hint="eastAsia"/>
        </w:rPr>
        <w:t>；</w:t>
      </w:r>
    </w:p>
    <w:p w14:paraId="452FB9F5" w14:textId="77777777" w:rsidR="005A3851" w:rsidRPr="004E7C03" w:rsidRDefault="0069507A" w:rsidP="002930AE">
      <w:pPr>
        <w:pStyle w:val="u5"/>
        <w:numPr>
          <w:ilvl w:val="0"/>
          <w:numId w:val="14"/>
        </w:numPr>
        <w:tabs>
          <w:tab w:val="left" w:pos="420"/>
        </w:tabs>
        <w:spacing w:before="24" w:after="24"/>
        <w:ind w:firstLineChars="0"/>
      </w:pPr>
      <w:r w:rsidRPr="004E7C03">
        <w:rPr>
          <w:rFonts w:hint="eastAsia"/>
          <w:b/>
          <w:bCs/>
        </w:rPr>
        <w:t>开发了</w:t>
      </w:r>
      <w:r w:rsidR="007A7998">
        <w:rPr>
          <w:rFonts w:hint="eastAsia"/>
          <w:b/>
          <w:bCs/>
        </w:rPr>
        <w:t>行为模型驱动的服务</w:t>
      </w:r>
      <w:r w:rsidR="007123C7">
        <w:rPr>
          <w:rFonts w:hint="eastAsia"/>
          <w:b/>
          <w:bCs/>
        </w:rPr>
        <w:t>组合</w:t>
      </w:r>
      <w:r w:rsidR="00F4347A">
        <w:rPr>
          <w:rFonts w:hint="eastAsia"/>
          <w:b/>
          <w:bCs/>
        </w:rPr>
        <w:t>程序</w:t>
      </w:r>
      <w:r w:rsidR="007A7998">
        <w:rPr>
          <w:b/>
          <w:bCs/>
        </w:rPr>
        <w:t>测试</w:t>
      </w:r>
      <w:r w:rsidR="00A9552A">
        <w:rPr>
          <w:rFonts w:hint="eastAsia"/>
          <w:b/>
          <w:bCs/>
        </w:rPr>
        <w:t>用例生成</w:t>
      </w:r>
      <w:r w:rsidRPr="004E7C03">
        <w:rPr>
          <w:rFonts w:hint="eastAsia"/>
          <w:b/>
          <w:bCs/>
        </w:rPr>
        <w:t>工具</w:t>
      </w:r>
      <w:commentRangeStart w:id="10"/>
      <w:r w:rsidR="002930AE" w:rsidRPr="002930AE">
        <w:rPr>
          <w:rFonts w:cs="Times New Roman"/>
          <w:b/>
          <w:bCs/>
        </w:rPr>
        <w:t>B</w:t>
      </w:r>
      <w:r w:rsidR="000870E0">
        <w:rPr>
          <w:rFonts w:cs="Times New Roman"/>
          <w:b/>
          <w:bCs/>
        </w:rPr>
        <w:t>M</w:t>
      </w:r>
      <w:r w:rsidR="002930AE" w:rsidRPr="002930AE">
        <w:rPr>
          <w:rFonts w:cs="Times New Roman"/>
          <w:b/>
          <w:bCs/>
        </w:rPr>
        <w:t>D_WSTCT</w:t>
      </w:r>
      <w:commentRangeEnd w:id="10"/>
      <w:r w:rsidR="00400779">
        <w:rPr>
          <w:rStyle w:val="afff"/>
          <w:rFonts w:cs="Times New Roman"/>
        </w:rPr>
        <w:commentReference w:id="10"/>
      </w:r>
      <w:r w:rsidR="007123C7">
        <w:rPr>
          <w:rFonts w:hint="eastAsia"/>
          <w:b/>
          <w:bCs/>
        </w:rPr>
        <w:t>：</w:t>
      </w:r>
      <w:r w:rsidR="002930AE" w:rsidRPr="002930AE">
        <w:t>B</w:t>
      </w:r>
      <w:r w:rsidR="000870E0">
        <w:t>M</w:t>
      </w:r>
      <w:r w:rsidR="002930AE" w:rsidRPr="002930AE">
        <w:t>D_WSTCT</w:t>
      </w:r>
      <w:r w:rsidR="00FB7DD6">
        <w:rPr>
          <w:rFonts w:hint="eastAsia"/>
        </w:rPr>
        <w:t>支持扩展后</w:t>
      </w:r>
      <w:r w:rsidR="00FB7DD6">
        <w:t>服务描述文档</w:t>
      </w:r>
      <w:r w:rsidR="00C2251F">
        <w:rPr>
          <w:rFonts w:hint="eastAsia"/>
        </w:rPr>
        <w:t>（</w:t>
      </w:r>
      <w:r w:rsidR="007123C7">
        <w:rPr>
          <w:rFonts w:hint="eastAsia"/>
        </w:rPr>
        <w:t>EX-</w:t>
      </w:r>
      <w:r w:rsidR="00C2251F">
        <w:rPr>
          <w:rFonts w:hint="eastAsia"/>
        </w:rPr>
        <w:t>WSDL</w:t>
      </w:r>
      <w:r w:rsidR="00C2251F">
        <w:rPr>
          <w:rFonts w:hint="eastAsia"/>
        </w:rPr>
        <w:t>）</w:t>
      </w:r>
      <w:r w:rsidR="00B76869">
        <w:rPr>
          <w:rFonts w:hint="eastAsia"/>
        </w:rPr>
        <w:t>解析、</w:t>
      </w:r>
      <w:r w:rsidR="007A7998">
        <w:rPr>
          <w:rFonts w:hint="eastAsia"/>
        </w:rPr>
        <w:t>服务行为</w:t>
      </w:r>
      <w:r w:rsidR="007A7998">
        <w:t>模型生成</w:t>
      </w:r>
      <w:r w:rsidR="00FB7DD6">
        <w:rPr>
          <w:rFonts w:hint="eastAsia"/>
        </w:rPr>
        <w:t>及</w:t>
      </w:r>
      <w:r w:rsidR="00FB7DD6">
        <w:t>可视化</w:t>
      </w:r>
      <w:r w:rsidRPr="004E7C03">
        <w:rPr>
          <w:rFonts w:hint="eastAsia"/>
        </w:rPr>
        <w:t>、</w:t>
      </w:r>
      <w:r w:rsidR="007A7998">
        <w:rPr>
          <w:rFonts w:hint="eastAsia"/>
        </w:rPr>
        <w:t>测试</w:t>
      </w:r>
      <w:r w:rsidR="007D4005">
        <w:rPr>
          <w:rFonts w:hint="eastAsia"/>
        </w:rPr>
        <w:t>序列</w:t>
      </w:r>
      <w:r w:rsidR="007123C7">
        <w:rPr>
          <w:rFonts w:hint="eastAsia"/>
        </w:rPr>
        <w:t>集</w:t>
      </w:r>
      <w:r w:rsidR="007A7998">
        <w:t>生成</w:t>
      </w:r>
      <w:r w:rsidR="007A7998">
        <w:rPr>
          <w:rFonts w:hint="eastAsia"/>
        </w:rPr>
        <w:t>、</w:t>
      </w:r>
      <w:r w:rsidR="00C2251F">
        <w:rPr>
          <w:rFonts w:hint="eastAsia"/>
        </w:rPr>
        <w:t>测试数据</w:t>
      </w:r>
      <w:r w:rsidR="00C2251F">
        <w:t>生成、</w:t>
      </w:r>
      <w:r w:rsidRPr="004E7C03">
        <w:rPr>
          <w:rFonts w:hint="eastAsia"/>
        </w:rPr>
        <w:t>测试用例集生成、测试执行</w:t>
      </w:r>
      <w:r w:rsidR="007123C7">
        <w:rPr>
          <w:rFonts w:hint="eastAsia"/>
        </w:rPr>
        <w:t>及</w:t>
      </w:r>
      <w:r w:rsidR="007123C7">
        <w:t>判定</w:t>
      </w:r>
      <w:r w:rsidRPr="004E7C03">
        <w:rPr>
          <w:rFonts w:hint="eastAsia"/>
        </w:rPr>
        <w:t>和测试结果统计</w:t>
      </w:r>
      <w:r w:rsidR="00397202">
        <w:rPr>
          <w:rFonts w:hint="eastAsia"/>
        </w:rPr>
        <w:t>；</w:t>
      </w:r>
    </w:p>
    <w:p w14:paraId="52FDB2BC" w14:textId="77777777" w:rsidR="005A3851" w:rsidRPr="004E7C03" w:rsidRDefault="0069507A">
      <w:pPr>
        <w:pStyle w:val="u5"/>
        <w:numPr>
          <w:ilvl w:val="0"/>
          <w:numId w:val="14"/>
        </w:numPr>
        <w:tabs>
          <w:tab w:val="left" w:pos="420"/>
        </w:tabs>
        <w:spacing w:before="24" w:after="24"/>
        <w:ind w:firstLineChars="0"/>
      </w:pPr>
      <w:r w:rsidRPr="004E7C03">
        <w:rPr>
          <w:rFonts w:hint="eastAsia"/>
          <w:b/>
          <w:bCs/>
        </w:rPr>
        <w:t>经验研究：</w:t>
      </w:r>
      <w:r w:rsidR="00B02A89">
        <w:rPr>
          <w:rFonts w:hint="eastAsia"/>
        </w:rPr>
        <w:t>采用</w:t>
      </w:r>
      <w:r w:rsidR="000870E0">
        <w:rPr>
          <w:rFonts w:hint="eastAsia"/>
        </w:rPr>
        <w:t>两</w:t>
      </w:r>
      <w:r w:rsidRPr="000870E0">
        <w:rPr>
          <w:rFonts w:hint="eastAsia"/>
        </w:rPr>
        <w:t>个</w:t>
      </w:r>
      <w:r w:rsidR="007A7998" w:rsidRPr="000870E0">
        <w:t>Web</w:t>
      </w:r>
      <w:r w:rsidR="007A7998" w:rsidRPr="000870E0">
        <w:t>服务</w:t>
      </w:r>
      <w:r w:rsidRPr="004E7C03">
        <w:rPr>
          <w:rFonts w:hint="eastAsia"/>
        </w:rPr>
        <w:t>程序实例验证并评估提出的技术的有效性</w:t>
      </w:r>
      <w:r w:rsidR="00B02A89">
        <w:rPr>
          <w:rFonts w:hint="eastAsia"/>
        </w:rPr>
        <w:t>与</w:t>
      </w:r>
      <w:r w:rsidR="00024747">
        <w:rPr>
          <w:rFonts w:hint="eastAsia"/>
        </w:rPr>
        <w:t>支持工具</w:t>
      </w:r>
      <w:r w:rsidR="00B02A89">
        <w:t>的</w:t>
      </w:r>
      <w:r w:rsidR="00B02A89">
        <w:rPr>
          <w:rFonts w:hint="eastAsia"/>
        </w:rPr>
        <w:t>实用</w:t>
      </w:r>
      <w:r w:rsidR="00B02A89">
        <w:t>性</w:t>
      </w:r>
      <w:r w:rsidRPr="004E7C03">
        <w:rPr>
          <w:rFonts w:hint="eastAsia"/>
        </w:rPr>
        <w:t>。</w:t>
      </w:r>
    </w:p>
    <w:p w14:paraId="69BEC21E" w14:textId="77777777" w:rsidR="005A3851" w:rsidRPr="004E7C03" w:rsidRDefault="0069507A" w:rsidP="00EE3466">
      <w:pPr>
        <w:pStyle w:val="u5"/>
        <w:spacing w:before="24" w:after="24"/>
        <w:ind w:firstLine="480"/>
      </w:pPr>
      <w:r w:rsidRPr="004E7C03">
        <w:rPr>
          <w:rFonts w:hint="eastAsia"/>
        </w:rPr>
        <w:t>本文提出的</w:t>
      </w:r>
      <w:r w:rsidR="00564B6B" w:rsidRPr="000870E0">
        <w:rPr>
          <w:rFonts w:hint="eastAsia"/>
        </w:rPr>
        <w:t>行为模型</w:t>
      </w:r>
      <w:r w:rsidR="00564B6B" w:rsidRPr="000870E0">
        <w:t>驱动的服务</w:t>
      </w:r>
      <w:r w:rsidR="00F70FD1" w:rsidRPr="000870E0">
        <w:rPr>
          <w:rFonts w:hint="eastAsia"/>
        </w:rPr>
        <w:t>组合</w:t>
      </w:r>
      <w:r w:rsidR="00F4347A">
        <w:rPr>
          <w:rFonts w:hint="eastAsia"/>
        </w:rPr>
        <w:t>程序</w:t>
      </w:r>
      <w:r w:rsidR="00564B6B" w:rsidRPr="000870E0">
        <w:t>测试用例生成</w:t>
      </w:r>
      <w:r w:rsidRPr="000870E0">
        <w:rPr>
          <w:rFonts w:hint="eastAsia"/>
        </w:rPr>
        <w:t>技术，</w:t>
      </w:r>
      <w:r w:rsidRPr="004E7C03">
        <w:rPr>
          <w:rFonts w:hint="eastAsia"/>
        </w:rPr>
        <w:t>可以有效</w:t>
      </w:r>
      <w:r w:rsidR="00090349">
        <w:rPr>
          <w:rFonts w:hint="eastAsia"/>
        </w:rPr>
        <w:t>检测服务调用</w:t>
      </w:r>
      <w:r w:rsidR="00090349">
        <w:t>过程中违反</w:t>
      </w:r>
      <w:r w:rsidR="00090349">
        <w:rPr>
          <w:rFonts w:hint="eastAsia"/>
        </w:rPr>
        <w:t>服务</w:t>
      </w:r>
      <w:r w:rsidR="00090349">
        <w:t>行为约束的</w:t>
      </w:r>
      <w:r w:rsidR="00090349">
        <w:rPr>
          <w:rFonts w:hint="eastAsia"/>
        </w:rPr>
        <w:t>情况</w:t>
      </w:r>
      <w:r w:rsidR="000870E0">
        <w:rPr>
          <w:rFonts w:hint="eastAsia"/>
        </w:rPr>
        <w:t>，</w:t>
      </w:r>
      <w:r w:rsidR="000870E0">
        <w:t>为验证与增强</w:t>
      </w:r>
      <w:r w:rsidR="000870E0">
        <w:rPr>
          <w:rFonts w:hint="eastAsia"/>
        </w:rPr>
        <w:t>W</w:t>
      </w:r>
      <w:r w:rsidR="000870E0">
        <w:t>eb</w:t>
      </w:r>
      <w:r w:rsidR="000870E0">
        <w:t>服务</w:t>
      </w:r>
      <w:ins w:id="11" w:author="a41255065@163.com" w:date="2017-11-13T20:42:00Z">
        <w:r w:rsidR="00400779">
          <w:rPr>
            <w:rFonts w:hint="eastAsia"/>
          </w:rPr>
          <w:t>的</w:t>
        </w:r>
      </w:ins>
      <w:r w:rsidR="000870E0">
        <w:t>可靠性提供</w:t>
      </w:r>
      <w:r w:rsidR="000870E0">
        <w:rPr>
          <w:rFonts w:hint="eastAsia"/>
        </w:rPr>
        <w:t>理论支持</w:t>
      </w:r>
      <w:r w:rsidRPr="004E7C03">
        <w:rPr>
          <w:rFonts w:hint="eastAsia"/>
        </w:rPr>
        <w:t>。</w:t>
      </w:r>
      <w:r w:rsidR="00024747" w:rsidRPr="00523AFD">
        <w:rPr>
          <w:rFonts w:hint="eastAsia"/>
        </w:rPr>
        <w:t>开发的</w:t>
      </w:r>
      <w:r w:rsidRPr="004E7C03">
        <w:rPr>
          <w:rFonts w:hint="eastAsia"/>
        </w:rPr>
        <w:t>支持工具</w:t>
      </w:r>
      <w:r w:rsidR="00024747">
        <w:rPr>
          <w:rFonts w:hint="eastAsia"/>
        </w:rPr>
        <w:t>提高了服务</w:t>
      </w:r>
      <w:r w:rsidR="00090349">
        <w:rPr>
          <w:rFonts w:hint="eastAsia"/>
        </w:rPr>
        <w:t>组合</w:t>
      </w:r>
      <w:r w:rsidR="00024747">
        <w:t>测试用例生成</w:t>
      </w:r>
      <w:r w:rsidR="00024747">
        <w:rPr>
          <w:rFonts w:hint="eastAsia"/>
        </w:rPr>
        <w:t>的自动化程度</w:t>
      </w:r>
      <w:r w:rsidRPr="004E7C03">
        <w:rPr>
          <w:rFonts w:hint="eastAsia"/>
        </w:rPr>
        <w:t>。</w:t>
      </w:r>
    </w:p>
    <w:p w14:paraId="5629E159" w14:textId="77777777" w:rsidR="005A3851" w:rsidRPr="004E7C03" w:rsidRDefault="0069507A">
      <w:pPr>
        <w:framePr w:w="8085" w:h="839" w:hRule="exact" w:hSpace="181" w:wrap="notBeside" w:vAnchor="page" w:hAnchor="page" w:x="2269" w:y="14176"/>
        <w:shd w:val="solid" w:color="FFFFFF" w:fill="FFFFFF"/>
        <w:ind w:left="1079" w:hangingChars="448" w:hanging="1079"/>
        <w:rPr>
          <w:rStyle w:val="u6"/>
        </w:rPr>
      </w:pPr>
      <w:r w:rsidRPr="004E7C03">
        <w:rPr>
          <w:rStyle w:val="u6"/>
          <w:rFonts w:hint="eastAsia"/>
        </w:rPr>
        <w:lastRenderedPageBreak/>
        <w:t>关键词：</w:t>
      </w:r>
      <w:r w:rsidRPr="004E7C03">
        <w:rPr>
          <w:rStyle w:val="u6"/>
          <w:rFonts w:hint="eastAsia"/>
        </w:rPr>
        <w:tab/>
      </w:r>
      <w:r w:rsidR="008C629D">
        <w:rPr>
          <w:rStyle w:val="u6"/>
          <w:rFonts w:hint="eastAsia"/>
        </w:rPr>
        <w:t>行为模型</w:t>
      </w:r>
      <w:r w:rsidRPr="004E7C03">
        <w:rPr>
          <w:rStyle w:val="u6"/>
          <w:rFonts w:hint="eastAsia"/>
        </w:rPr>
        <w:t>，</w:t>
      </w:r>
      <w:r w:rsidR="008C629D">
        <w:rPr>
          <w:rStyle w:val="u6"/>
        </w:rPr>
        <w:t>WSDL</w:t>
      </w:r>
      <w:r w:rsidRPr="004E7C03">
        <w:rPr>
          <w:rStyle w:val="u6"/>
          <w:rFonts w:hint="eastAsia"/>
        </w:rPr>
        <w:t>，</w:t>
      </w:r>
      <w:r w:rsidR="008C629D">
        <w:rPr>
          <w:rStyle w:val="u6"/>
          <w:rFonts w:hint="eastAsia"/>
        </w:rPr>
        <w:t>W</w:t>
      </w:r>
      <w:r w:rsidR="008C629D">
        <w:rPr>
          <w:rStyle w:val="u6"/>
        </w:rPr>
        <w:t>eb</w:t>
      </w:r>
      <w:r w:rsidR="008C629D">
        <w:rPr>
          <w:rStyle w:val="u6"/>
        </w:rPr>
        <w:t>服务约束</w:t>
      </w:r>
      <w:r w:rsidRPr="004E7C03">
        <w:rPr>
          <w:rStyle w:val="u6"/>
          <w:rFonts w:hint="eastAsia"/>
        </w:rPr>
        <w:t>，测试</w:t>
      </w:r>
      <w:r w:rsidR="008C629D">
        <w:rPr>
          <w:rStyle w:val="u6"/>
          <w:rFonts w:hint="eastAsia"/>
        </w:rPr>
        <w:t>用例</w:t>
      </w:r>
    </w:p>
    <w:p w14:paraId="1FB6F51E" w14:textId="77777777" w:rsidR="005A3851" w:rsidRPr="008C629D" w:rsidRDefault="005A3851">
      <w:pPr>
        <w:pStyle w:val="uc"/>
        <w:sectPr w:rsidR="005A3851" w:rsidRPr="008C629D">
          <w:type w:val="oddPage"/>
          <w:pgSz w:w="11906" w:h="16838"/>
          <w:pgMar w:top="1701" w:right="1701" w:bottom="1134" w:left="1701" w:header="851" w:footer="992" w:gutter="567"/>
          <w:pgNumType w:fmt="upperRoman"/>
          <w:cols w:space="425"/>
          <w:docGrid w:linePitch="312"/>
        </w:sectPr>
      </w:pPr>
    </w:p>
    <w:p w14:paraId="48E634F3" w14:textId="77777777" w:rsidR="005A3851" w:rsidRPr="004E7C03" w:rsidRDefault="00F4347A">
      <w:pPr>
        <w:pStyle w:val="uc"/>
      </w:pPr>
      <w:r w:rsidRPr="000F5FB8">
        <w:lastRenderedPageBreak/>
        <w:t xml:space="preserve">Research on Behavior Model </w:t>
      </w:r>
      <w:r>
        <w:t>D</w:t>
      </w:r>
      <w:r w:rsidRPr="000F5FB8">
        <w:t xml:space="preserve">riven </w:t>
      </w:r>
      <w:r>
        <w:t>Test Cas</w:t>
      </w:r>
      <w:commentRangeStart w:id="12"/>
      <w:r>
        <w:t>e</w:t>
      </w:r>
      <w:commentRangeEnd w:id="12"/>
      <w:r w:rsidR="00353557">
        <w:rPr>
          <w:rStyle w:val="afff"/>
          <w:rFonts w:eastAsia="宋体"/>
          <w:b w:val="0"/>
        </w:rPr>
        <w:commentReference w:id="12"/>
      </w:r>
      <w:r>
        <w:t xml:space="preserve"> Generation Technique</w:t>
      </w:r>
      <w:r w:rsidRPr="000F5FB8">
        <w:t xml:space="preserve"> for Service Composition</w:t>
      </w:r>
      <w:r>
        <w:t>s</w:t>
      </w:r>
    </w:p>
    <w:p w14:paraId="428A18D5" w14:textId="77777777" w:rsidR="00EC4782" w:rsidRPr="00E755F5" w:rsidRDefault="0069507A" w:rsidP="005C5217">
      <w:pPr>
        <w:pStyle w:val="u4"/>
      </w:pPr>
      <w:bookmarkStart w:id="13" w:name="_Toc498361726"/>
      <w:r w:rsidRPr="004E7C03">
        <w:rPr>
          <w:rFonts w:hint="eastAsia"/>
        </w:rPr>
        <w:t>Abstract</w:t>
      </w:r>
      <w:bookmarkEnd w:id="13"/>
    </w:p>
    <w:p w14:paraId="46E772F4" w14:textId="77777777" w:rsidR="005A3851" w:rsidRPr="005C5217" w:rsidRDefault="005C5217" w:rsidP="005C5217">
      <w:pPr>
        <w:pStyle w:val="u5"/>
        <w:spacing w:before="24" w:after="24"/>
        <w:ind w:firstLine="480"/>
      </w:pPr>
      <w:r>
        <w:t>Because of the t</w:t>
      </w:r>
      <w:r w:rsidRPr="005C5217">
        <w:t>ransparent implementation</w:t>
      </w:r>
      <w:r>
        <w:t xml:space="preserve">, </w:t>
      </w:r>
      <w:r w:rsidRPr="005C5217">
        <w:t xml:space="preserve">inconsistency between interface and </w:t>
      </w:r>
      <w:r>
        <w:t>i</w:t>
      </w:r>
      <w:r w:rsidRPr="005C5217">
        <w:t>mplementation</w:t>
      </w:r>
      <w:r>
        <w:t xml:space="preserve"> of Web S</w:t>
      </w:r>
      <w:r>
        <w:rPr>
          <w:rFonts w:hint="eastAsia"/>
        </w:rPr>
        <w:t>ervi</w:t>
      </w:r>
      <w:commentRangeStart w:id="14"/>
      <w:r>
        <w:rPr>
          <w:rFonts w:hint="eastAsia"/>
        </w:rPr>
        <w:t>ce</w:t>
      </w:r>
      <w:commentRangeEnd w:id="14"/>
      <w:r w:rsidR="00353557">
        <w:rPr>
          <w:rStyle w:val="afff"/>
          <w:rFonts w:cs="Times New Roman"/>
        </w:rPr>
        <w:commentReference w:id="14"/>
      </w:r>
      <w:r>
        <w:rPr>
          <w:rFonts w:hint="eastAsia"/>
        </w:rPr>
        <w:t xml:space="preserve"> and </w:t>
      </w:r>
      <w:r>
        <w:t>t</w:t>
      </w:r>
      <w:r w:rsidRPr="005C5217">
        <w:t>he limited</w:t>
      </w:r>
      <w:r>
        <w:t xml:space="preserve"> </w:t>
      </w:r>
      <w:r w:rsidRPr="005C5217">
        <w:t>information provided by the description document</w:t>
      </w:r>
      <w:r>
        <w:t>, users of Web Servi</w:t>
      </w:r>
      <w:commentRangeStart w:id="15"/>
      <w:r>
        <w:t>ce</w:t>
      </w:r>
      <w:commentRangeEnd w:id="15"/>
      <w:r w:rsidR="00353557">
        <w:rPr>
          <w:rStyle w:val="afff"/>
          <w:rFonts w:cs="Times New Roman"/>
        </w:rPr>
        <w:commentReference w:id="15"/>
      </w:r>
      <w:r w:rsidRPr="005C5217">
        <w:t xml:space="preserve"> cannot fully understand the proper use of </w:t>
      </w:r>
      <w:commentRangeStart w:id="16"/>
      <w:r w:rsidRPr="005C5217">
        <w:t>Web services</w:t>
      </w:r>
      <w:commentRangeEnd w:id="16"/>
      <w:r w:rsidR="00353557">
        <w:rPr>
          <w:rStyle w:val="afff"/>
          <w:rFonts w:cs="Times New Roman"/>
        </w:rPr>
        <w:commentReference w:id="16"/>
      </w:r>
      <w:r>
        <w:t xml:space="preserve">. </w:t>
      </w:r>
      <w:r w:rsidR="00FD356D">
        <w:t>I</w:t>
      </w:r>
      <w:r w:rsidR="00FD356D" w:rsidRPr="00FD356D">
        <w:t>t is impossible to distinguish</w:t>
      </w:r>
      <w:r>
        <w:t xml:space="preserve"> </w:t>
      </w:r>
      <w:r w:rsidR="00FD356D" w:rsidRPr="00FD356D">
        <w:t xml:space="preserve">whether the </w:t>
      </w:r>
      <w:commentRangeStart w:id="17"/>
      <w:r w:rsidR="00FD356D" w:rsidRPr="00FD356D">
        <w:t>Web service itself</w:t>
      </w:r>
      <w:commentRangeEnd w:id="17"/>
      <w:r w:rsidR="00353557">
        <w:rPr>
          <w:rStyle w:val="afff"/>
          <w:rFonts w:cs="Times New Roman"/>
        </w:rPr>
        <w:commentReference w:id="17"/>
      </w:r>
      <w:r w:rsidR="00FD356D" w:rsidRPr="00FD356D">
        <w:t xml:space="preserve"> </w:t>
      </w:r>
      <w:r w:rsidR="00FD356D">
        <w:t>has</w:t>
      </w:r>
      <w:r w:rsidR="00FD356D" w:rsidRPr="00FD356D">
        <w:t xml:space="preserve"> a mistake or</w:t>
      </w:r>
      <w:r w:rsidR="00FD356D">
        <w:t xml:space="preserve"> t</w:t>
      </w:r>
      <w:r w:rsidR="00FD356D" w:rsidRPr="00FD356D">
        <w:t xml:space="preserve">here is a mistake in using the Web </w:t>
      </w:r>
      <w:commentRangeStart w:id="18"/>
      <w:r w:rsidR="00FD356D" w:rsidRPr="00FD356D">
        <w:t>service</w:t>
      </w:r>
      <w:commentRangeEnd w:id="18"/>
      <w:r w:rsidR="00353557">
        <w:rPr>
          <w:rStyle w:val="afff"/>
          <w:rFonts w:cs="Times New Roman"/>
        </w:rPr>
        <w:commentReference w:id="18"/>
      </w:r>
      <w:r w:rsidR="00FD356D">
        <w:t xml:space="preserve"> when </w:t>
      </w:r>
      <w:r w:rsidR="00FD356D" w:rsidRPr="00FD356D">
        <w:t>calling the exception</w:t>
      </w:r>
      <w:r w:rsidR="00FD356D">
        <w:t>.</w:t>
      </w:r>
    </w:p>
    <w:p w14:paraId="3831D0BC" w14:textId="2663BD2D" w:rsidR="005A3851" w:rsidRPr="00FD356D" w:rsidRDefault="0069507A" w:rsidP="00FD356D">
      <w:pPr>
        <w:pStyle w:val="u5"/>
        <w:spacing w:before="24" w:after="24"/>
        <w:ind w:firstLine="482"/>
      </w:pPr>
      <w:commentRangeStart w:id="19"/>
      <w:r w:rsidRPr="008D4083">
        <w:rPr>
          <w:b/>
        </w:rPr>
        <w:t xml:space="preserve">In order to improve the </w:t>
      </w:r>
      <w:r w:rsidR="00FD356D" w:rsidRPr="008D4083">
        <w:rPr>
          <w:b/>
        </w:rPr>
        <w:t xml:space="preserve">correctness and reliability of the service invocation, </w:t>
      </w:r>
      <w:r w:rsidR="008D4083" w:rsidRPr="008D4083">
        <w:rPr>
          <w:b/>
        </w:rPr>
        <w:t>m</w:t>
      </w:r>
      <w:r w:rsidR="00FD356D" w:rsidRPr="008D4083">
        <w:rPr>
          <w:b/>
        </w:rPr>
        <w:t>onitoring service invocation exception</w:t>
      </w:r>
      <w:r w:rsidR="00FD356D">
        <w:t xml:space="preserve">. </w:t>
      </w:r>
      <w:commentRangeEnd w:id="19"/>
      <w:r w:rsidR="00353557">
        <w:rPr>
          <w:rStyle w:val="afff"/>
          <w:rFonts w:cs="Times New Roman"/>
        </w:rPr>
        <w:commentReference w:id="19"/>
      </w:r>
      <w:r w:rsidR="00836667">
        <w:t>A</w:t>
      </w:r>
      <w:r w:rsidR="00FD356D" w:rsidRPr="00FD356D">
        <w:t xml:space="preserve"> </w:t>
      </w:r>
      <w:r w:rsidR="00FD356D" w:rsidRPr="008D4083">
        <w:rPr>
          <w:b/>
        </w:rPr>
        <w:t>Behavior Model Driven Test Case Generation technology</w:t>
      </w:r>
      <w:r w:rsidR="00FD356D" w:rsidRPr="00FD356D">
        <w:t xml:space="preserve"> is brought up </w:t>
      </w:r>
      <w:r w:rsidR="008D4083">
        <w:t>f</w:t>
      </w:r>
      <w:r w:rsidR="008D4083" w:rsidRPr="00B87261">
        <w:t xml:space="preserve">rom the perspective of </w:t>
      </w:r>
      <w:r w:rsidR="008D4083" w:rsidRPr="008D4083">
        <w:rPr>
          <w:b/>
        </w:rPr>
        <w:t>data</w:t>
      </w:r>
      <w:r w:rsidR="008D4083" w:rsidRPr="008D4083">
        <w:t xml:space="preserve"> and </w:t>
      </w:r>
      <w:r w:rsidR="008D4083" w:rsidRPr="008D4083">
        <w:rPr>
          <w:b/>
        </w:rPr>
        <w:t>control</w:t>
      </w:r>
      <w:r w:rsidR="008D4083" w:rsidRPr="008D4083">
        <w:t xml:space="preserve"> </w:t>
      </w:r>
      <w:r w:rsidR="008D4083" w:rsidRPr="008D4083">
        <w:rPr>
          <w:b/>
        </w:rPr>
        <w:t>constraints</w:t>
      </w:r>
      <w:r w:rsidR="008D4083" w:rsidRPr="008D4083">
        <w:t xml:space="preserve"> related to Web </w:t>
      </w:r>
      <w:r w:rsidR="008D4083">
        <w:t>S</w:t>
      </w:r>
      <w:r w:rsidR="008D4083" w:rsidRPr="008D4083">
        <w:t>ervice behavior</w:t>
      </w:r>
      <w:ins w:id="20" w:author="a41255065@163.com" w:date="2017-11-13T21:30:00Z">
        <w:r w:rsidR="005A2D43">
          <w:rPr>
            <w:rFonts w:hint="eastAsia"/>
          </w:rPr>
          <w:t>,</w:t>
        </w:r>
      </w:ins>
      <w:r w:rsidR="008D4083" w:rsidRPr="00FD356D">
        <w:t xml:space="preserve"> </w:t>
      </w:r>
      <w:r w:rsidR="00FD356D" w:rsidRPr="00FD356D">
        <w:t xml:space="preserve">and experiments are used to estimate the validity of this technique. A tool is designed and actualized to support </w:t>
      </w:r>
      <w:r w:rsidR="00FD356D">
        <w:t>this technique</w:t>
      </w:r>
      <w:r w:rsidR="00FD356D" w:rsidRPr="00FD356D">
        <w:t xml:space="preserve"> so that the practicability of the brought up method can be tested.</w:t>
      </w:r>
      <w:r w:rsidR="00B87261">
        <w:t xml:space="preserve"> </w:t>
      </w:r>
      <w:r w:rsidRPr="00407FDD">
        <w:t>The main contributions made in this thesis are as follows:</w:t>
      </w:r>
    </w:p>
    <w:p w14:paraId="6A218AD2" w14:textId="77777777" w:rsidR="009A279D" w:rsidRPr="00DE7F7E" w:rsidRDefault="009A279D" w:rsidP="00DE7F7E">
      <w:pPr>
        <w:pStyle w:val="u5"/>
        <w:numPr>
          <w:ilvl w:val="0"/>
          <w:numId w:val="15"/>
        </w:numPr>
        <w:spacing w:before="24" w:after="24"/>
        <w:ind w:firstLineChars="0"/>
        <w:rPr>
          <w:b/>
        </w:rPr>
      </w:pPr>
      <w:r w:rsidRPr="009A279D">
        <w:rPr>
          <w:b/>
        </w:rPr>
        <w:t xml:space="preserve">Extended WSDL </w:t>
      </w:r>
      <w:commentRangeStart w:id="21"/>
      <w:r w:rsidRPr="009A279D">
        <w:rPr>
          <w:b/>
        </w:rPr>
        <w:t>supports</w:t>
      </w:r>
      <w:commentRangeEnd w:id="21"/>
      <w:r w:rsidR="005A2D43">
        <w:rPr>
          <w:rStyle w:val="afff"/>
          <w:rFonts w:cs="Times New Roman"/>
        </w:rPr>
        <w:commentReference w:id="21"/>
      </w:r>
      <w:r w:rsidRPr="009A279D">
        <w:rPr>
          <w:b/>
        </w:rPr>
        <w:t xml:space="preserve"> the expression of service behavior constraints</w:t>
      </w:r>
      <w:r w:rsidR="00DE7F7E">
        <w:t xml:space="preserve">: </w:t>
      </w:r>
      <w:commentRangeStart w:id="22"/>
      <w:r w:rsidR="00DE7F7E" w:rsidRPr="00DE7F7E">
        <w:t xml:space="preserve">Add data and control flows constraints to WSDL to describe </w:t>
      </w:r>
      <w:r w:rsidR="00F128BC">
        <w:t xml:space="preserve">the </w:t>
      </w:r>
      <w:r w:rsidR="00DE7F7E" w:rsidRPr="00DE7F7E">
        <w:t xml:space="preserve">behavior of </w:t>
      </w:r>
      <w:r w:rsidR="00F128BC">
        <w:t>W</w:t>
      </w:r>
      <w:r w:rsidR="00DE7F7E" w:rsidRPr="00DE7F7E">
        <w:t>eb Service</w:t>
      </w:r>
      <w:r w:rsidR="00DE7F7E">
        <w:t>.</w:t>
      </w:r>
      <w:commentRangeEnd w:id="22"/>
      <w:r w:rsidR="00AB2412">
        <w:rPr>
          <w:rStyle w:val="afff"/>
          <w:rFonts w:cs="Times New Roman"/>
        </w:rPr>
        <w:commentReference w:id="22"/>
      </w:r>
    </w:p>
    <w:p w14:paraId="23D781EB" w14:textId="200B620E" w:rsidR="00DE7F7E" w:rsidRPr="009D4A83" w:rsidRDefault="00DE7F7E" w:rsidP="009D4A83">
      <w:pPr>
        <w:pStyle w:val="u5"/>
        <w:numPr>
          <w:ilvl w:val="0"/>
          <w:numId w:val="15"/>
        </w:numPr>
        <w:spacing w:before="24" w:after="24"/>
        <w:ind w:firstLineChars="0"/>
      </w:pPr>
      <w:r>
        <w:rPr>
          <w:rFonts w:hint="eastAsia"/>
          <w:b/>
        </w:rPr>
        <w:t xml:space="preserve">A </w:t>
      </w:r>
      <w:r>
        <w:rPr>
          <w:b/>
        </w:rPr>
        <w:t>B</w:t>
      </w:r>
      <w:r w:rsidRPr="00DE7F7E">
        <w:rPr>
          <w:b/>
        </w:rPr>
        <w:t xml:space="preserve">ehavior </w:t>
      </w:r>
      <w:r>
        <w:rPr>
          <w:b/>
        </w:rPr>
        <w:t>M</w:t>
      </w:r>
      <w:r w:rsidRPr="00DE7F7E">
        <w:rPr>
          <w:b/>
        </w:rPr>
        <w:t xml:space="preserve">odel </w:t>
      </w:r>
      <w:r>
        <w:rPr>
          <w:b/>
        </w:rPr>
        <w:t>G</w:t>
      </w:r>
      <w:r w:rsidRPr="00DE7F7E">
        <w:rPr>
          <w:b/>
        </w:rPr>
        <w:t xml:space="preserve">eneration </w:t>
      </w:r>
      <w:r>
        <w:rPr>
          <w:b/>
        </w:rPr>
        <w:t>T</w:t>
      </w:r>
      <w:r w:rsidRPr="00DE7F7E">
        <w:rPr>
          <w:b/>
        </w:rPr>
        <w:t xml:space="preserve">echnique based on </w:t>
      </w:r>
      <w:r>
        <w:rPr>
          <w:b/>
        </w:rPr>
        <w:t>E</w:t>
      </w:r>
      <w:r w:rsidRPr="00DE7F7E">
        <w:rPr>
          <w:b/>
        </w:rPr>
        <w:t>xtended WSDL</w:t>
      </w:r>
      <w:r w:rsidRPr="00DE7F7E">
        <w:t xml:space="preserve">: </w:t>
      </w:r>
      <w:r w:rsidR="009D4A83" w:rsidRPr="009D4A83">
        <w:t xml:space="preserve">which first </w:t>
      </w:r>
      <w:r w:rsidR="009D4A83">
        <w:t xml:space="preserve">parses </w:t>
      </w:r>
      <w:r w:rsidR="009D4A83" w:rsidRPr="009D4A83">
        <w:t>the extended WSDL</w:t>
      </w:r>
      <w:r w:rsidR="009D4A83">
        <w:t xml:space="preserve"> and </w:t>
      </w:r>
      <w:r w:rsidR="009D4A83" w:rsidRPr="00523AFD">
        <w:rPr>
          <w:rFonts w:cs="Arial"/>
          <w:color w:val="222222"/>
          <w:szCs w:val="24"/>
          <w:lang w:val="en"/>
        </w:rPr>
        <w:t>then</w:t>
      </w:r>
      <w:r w:rsidR="009D4A83" w:rsidRPr="009D4A83">
        <w:t xml:space="preserve"> </w:t>
      </w:r>
      <w:r w:rsidR="009D4A83">
        <w:t xml:space="preserve">generates </w:t>
      </w:r>
      <w:r w:rsidR="009D4A83" w:rsidRPr="009D4A83">
        <w:t>the behavior model of Web service</w:t>
      </w:r>
      <w:del w:id="23" w:author="a41255065@163.com" w:date="2017-11-13T21:34:00Z">
        <w:r w:rsidR="009D4A83" w:rsidDel="00AB2412">
          <w:delText xml:space="preserve"> according to the first step</w:delText>
        </w:r>
      </w:del>
      <w:r w:rsidR="009D4A83">
        <w:t>.</w:t>
      </w:r>
    </w:p>
    <w:p w14:paraId="1D9FCFDE" w14:textId="07114D8F" w:rsidR="005A3851" w:rsidRPr="004E6F4C" w:rsidRDefault="009D4A83" w:rsidP="004E6F4C">
      <w:pPr>
        <w:pStyle w:val="u5"/>
        <w:numPr>
          <w:ilvl w:val="0"/>
          <w:numId w:val="15"/>
        </w:numPr>
        <w:spacing w:before="24" w:after="24"/>
        <w:ind w:firstLineChars="0"/>
      </w:pPr>
      <w:r>
        <w:rPr>
          <w:b/>
        </w:rPr>
        <w:t xml:space="preserve">A </w:t>
      </w:r>
      <w:r w:rsidRPr="009D4A83">
        <w:rPr>
          <w:b/>
        </w:rPr>
        <w:t>Behavior Model Driven Test Case Generation Technique</w:t>
      </w:r>
      <w:r w:rsidR="004E6F4C" w:rsidRPr="004E6F4C">
        <w:t xml:space="preserve"> </w:t>
      </w:r>
      <w:r w:rsidR="004E6F4C" w:rsidRPr="004E6F4C">
        <w:rPr>
          <w:b/>
        </w:rPr>
        <w:t>for Service Compositions</w:t>
      </w:r>
      <w:r w:rsidRPr="009D4A83">
        <w:t>:</w:t>
      </w:r>
      <w:r w:rsidR="0069507A" w:rsidRPr="008D4083">
        <w:t xml:space="preserve"> </w:t>
      </w:r>
      <w:commentRangeStart w:id="24"/>
      <w:r w:rsidR="007B28C8">
        <w:t>which first</w:t>
      </w:r>
      <w:r w:rsidR="007B28C8" w:rsidRPr="007B28C8">
        <w:t xml:space="preserve"> </w:t>
      </w:r>
      <w:del w:id="25" w:author="a41255065@163.com" w:date="2017-11-13T21:35:00Z">
        <w:r w:rsidR="007B28C8" w:rsidRPr="007B28C8" w:rsidDel="00D20CCA">
          <w:delText>employs algorithms on the given behavioral model</w:delText>
        </w:r>
        <w:r w:rsidR="007B28C8" w:rsidDel="00D20CCA">
          <w:delText xml:space="preserve"> </w:delText>
        </w:r>
        <w:r w:rsidR="007B28C8" w:rsidRPr="007B28C8" w:rsidDel="00D20CCA">
          <w:delText xml:space="preserve">to </w:delText>
        </w:r>
      </w:del>
      <w:r w:rsidR="007B28C8" w:rsidRPr="007B28C8">
        <w:t>generate</w:t>
      </w:r>
      <w:ins w:id="26" w:author="a41255065@163.com" w:date="2017-11-13T21:35:00Z">
        <w:r w:rsidR="00D20CCA">
          <w:t>s</w:t>
        </w:r>
      </w:ins>
      <w:r w:rsidR="007B28C8" w:rsidRPr="007B28C8">
        <w:t xml:space="preserve"> test </w:t>
      </w:r>
      <w:r w:rsidR="007B28C8">
        <w:t>sequences</w:t>
      </w:r>
      <w:r w:rsidR="007B28C8" w:rsidRPr="007B28C8">
        <w:t xml:space="preserve"> with respect t</w:t>
      </w:r>
      <w:r w:rsidR="007B28C8">
        <w:t xml:space="preserve">o a specific coverage criterion, then </w:t>
      </w:r>
      <w:r w:rsidR="007B28C8" w:rsidRPr="007B28C8">
        <w:t xml:space="preserve">extracts constraints of each test </w:t>
      </w:r>
      <w:r w:rsidR="007B28C8">
        <w:t>sequence</w:t>
      </w:r>
      <w:r w:rsidR="007B28C8" w:rsidRPr="007B28C8">
        <w:t xml:space="preserve"> and employs the constraint solving algorithm to obtain a </w:t>
      </w:r>
      <w:r w:rsidR="004E6F4C">
        <w:t>feasible solution</w:t>
      </w:r>
      <w:r w:rsidR="007B28C8" w:rsidRPr="007B28C8">
        <w:t xml:space="preserve"> of constraint expressions</w:t>
      </w:r>
      <w:r w:rsidR="007B28C8">
        <w:t xml:space="preserve">, finally </w:t>
      </w:r>
      <w:r w:rsidR="004E6F4C">
        <w:t>generates test case u</w:t>
      </w:r>
      <w:r w:rsidR="004E6F4C" w:rsidRPr="004E6F4C">
        <w:t>nder the combination of</w:t>
      </w:r>
      <w:r w:rsidR="004E6F4C">
        <w:t xml:space="preserve"> the </w:t>
      </w:r>
      <w:r w:rsidR="004E6F4C" w:rsidRPr="007B28C8">
        <w:t xml:space="preserve">test </w:t>
      </w:r>
      <w:r w:rsidR="004E6F4C">
        <w:t>sequence and its</w:t>
      </w:r>
      <w:r w:rsidR="004E6F4C" w:rsidRPr="007B28C8">
        <w:t xml:space="preserve"> </w:t>
      </w:r>
      <w:r w:rsidR="004E6F4C">
        <w:t>feasible solution.</w:t>
      </w:r>
      <w:commentRangeEnd w:id="24"/>
      <w:r w:rsidR="005763CB">
        <w:rPr>
          <w:rStyle w:val="afff"/>
          <w:rFonts w:cs="Times New Roman"/>
        </w:rPr>
        <w:commentReference w:id="24"/>
      </w:r>
    </w:p>
    <w:p w14:paraId="16F633AB" w14:textId="77777777" w:rsidR="005A3851" w:rsidRPr="00CC3231" w:rsidRDefault="009D4A83" w:rsidP="009D4A83">
      <w:pPr>
        <w:pStyle w:val="u5"/>
        <w:numPr>
          <w:ilvl w:val="0"/>
          <w:numId w:val="15"/>
        </w:numPr>
        <w:spacing w:before="24" w:after="24"/>
        <w:ind w:firstLineChars="0"/>
      </w:pPr>
      <w:r w:rsidRPr="00682E6B">
        <w:rPr>
          <w:b/>
        </w:rPr>
        <w:t xml:space="preserve">A tool to support </w:t>
      </w:r>
      <w:bookmarkStart w:id="27" w:name="OLE_LINK1"/>
      <w:bookmarkStart w:id="28" w:name="OLE_LINK2"/>
      <w:r w:rsidRPr="00682E6B">
        <w:rPr>
          <w:b/>
        </w:rPr>
        <w:t xml:space="preserve">the </w:t>
      </w:r>
      <w:bookmarkEnd w:id="27"/>
      <w:bookmarkEnd w:id="28"/>
      <w:r w:rsidRPr="009D4A83">
        <w:rPr>
          <w:b/>
        </w:rPr>
        <w:t>Behavior Model Driven Test Case Generation Technique</w:t>
      </w:r>
      <w:r w:rsidRPr="00682E6B">
        <w:rPr>
          <w:b/>
        </w:rPr>
        <w:t xml:space="preserve">: </w:t>
      </w:r>
      <w:r w:rsidRPr="00682E6B">
        <w:t xml:space="preserve">A tool is designed and actualized to support the </w:t>
      </w:r>
      <w:r w:rsidRPr="009D4A83">
        <w:t xml:space="preserve">above </w:t>
      </w:r>
      <w:r w:rsidRPr="00682E6B">
        <w:t>method</w:t>
      </w:r>
      <w:r>
        <w:t>,</w:t>
      </w:r>
      <w:r w:rsidRPr="00682E6B">
        <w:t xml:space="preserve"> which includes functions such as </w:t>
      </w:r>
      <w:r>
        <w:t>extended WSDL</w:t>
      </w:r>
      <w:r w:rsidRPr="00CC3231">
        <w:t xml:space="preserve"> </w:t>
      </w:r>
      <w:r w:rsidRPr="00CC3231">
        <w:rPr>
          <w:rFonts w:cs="Arial"/>
          <w:szCs w:val="24"/>
          <w:lang w:val="en"/>
          <w:rPrChange w:id="29" w:author="a41255065@163.com" w:date="2017-11-13T21:47:00Z">
            <w:rPr>
              <w:rFonts w:cs="Arial"/>
              <w:color w:val="222222"/>
              <w:szCs w:val="24"/>
              <w:lang w:val="en"/>
            </w:rPr>
          </w:rPrChange>
        </w:rPr>
        <w:t>parsing, behavior model generation,</w:t>
      </w:r>
      <w:r w:rsidRPr="00CC3231">
        <w:t xml:space="preserve"> </w:t>
      </w:r>
      <w:r w:rsidRPr="00523AFD">
        <w:rPr>
          <w:rFonts w:cs="Arial" w:hint="eastAsia"/>
          <w:color w:val="222222"/>
          <w:szCs w:val="24"/>
          <w:lang w:val="en"/>
        </w:rPr>
        <w:t xml:space="preserve">test </w:t>
      </w:r>
      <w:r>
        <w:rPr>
          <w:szCs w:val="24"/>
        </w:rPr>
        <w:t>sequences</w:t>
      </w:r>
      <w:r w:rsidRPr="00523AFD">
        <w:rPr>
          <w:rFonts w:hint="eastAsia"/>
          <w:szCs w:val="24"/>
        </w:rPr>
        <w:t xml:space="preserve"> generation</w:t>
      </w:r>
      <w:r w:rsidRPr="00CC3231">
        <w:rPr>
          <w:rFonts w:cs="Arial"/>
          <w:szCs w:val="24"/>
          <w:lang w:val="en"/>
          <w:rPrChange w:id="30" w:author="a41255065@163.com" w:date="2017-11-13T21:47:00Z">
            <w:rPr>
              <w:rFonts w:cs="Arial"/>
              <w:color w:val="222222"/>
              <w:szCs w:val="24"/>
              <w:lang w:val="en"/>
            </w:rPr>
          </w:rPrChange>
        </w:rPr>
        <w:t>, test data generation, test suite generation</w:t>
      </w:r>
      <w:r w:rsidRPr="00CC3231">
        <w:t xml:space="preserve"> and </w:t>
      </w:r>
      <w:r w:rsidRPr="00CC3231">
        <w:rPr>
          <w:rFonts w:cs="Arial"/>
          <w:szCs w:val="24"/>
          <w:lang w:val="en"/>
          <w:rPrChange w:id="31" w:author="a41255065@163.com" w:date="2017-11-13T21:47:00Z">
            <w:rPr>
              <w:rFonts w:cs="Arial"/>
              <w:color w:val="222222"/>
              <w:szCs w:val="24"/>
              <w:lang w:val="en"/>
            </w:rPr>
          </w:rPrChange>
        </w:rPr>
        <w:t>test results verification.</w:t>
      </w:r>
    </w:p>
    <w:p w14:paraId="7E28ED8D" w14:textId="77777777" w:rsidR="005A3851" w:rsidRPr="00EC4782" w:rsidRDefault="0069507A">
      <w:pPr>
        <w:pStyle w:val="u5"/>
        <w:numPr>
          <w:ilvl w:val="0"/>
          <w:numId w:val="15"/>
        </w:numPr>
        <w:spacing w:before="24" w:after="24"/>
        <w:ind w:firstLineChars="0"/>
        <w:rPr>
          <w:b/>
          <w:color w:val="8FDB9B" w:themeColor="background1" w:themeShade="D9"/>
        </w:rPr>
      </w:pPr>
      <w:r w:rsidRPr="008D4083">
        <w:rPr>
          <w:b/>
        </w:rPr>
        <w:t xml:space="preserve">An empirical study </w:t>
      </w:r>
      <w:r w:rsidRPr="008D4083">
        <w:t xml:space="preserve">in which </w:t>
      </w:r>
      <w:r w:rsidR="009D4A83">
        <w:t>two</w:t>
      </w:r>
      <w:r w:rsidRPr="008D4083">
        <w:t xml:space="preserve"> representative </w:t>
      </w:r>
      <w:r w:rsidR="009D4A83">
        <w:t>Web Service</w:t>
      </w:r>
      <w:r w:rsidRPr="008D4083">
        <w:t xml:space="preserve"> programs </w:t>
      </w:r>
      <w:r w:rsidRPr="008D4083">
        <w:lastRenderedPageBreak/>
        <w:t xml:space="preserve">are used to validate and evaluate the effectiveness of the proposed </w:t>
      </w:r>
      <w:r w:rsidR="009A279D">
        <w:t>technique</w:t>
      </w:r>
      <w:r w:rsidR="009D4A83">
        <w:t xml:space="preserve"> </w:t>
      </w:r>
      <w:r w:rsidR="009D4A83" w:rsidRPr="00523AFD">
        <w:rPr>
          <w:rFonts w:cs="Arial" w:hint="eastAsia"/>
          <w:color w:val="222222"/>
          <w:szCs w:val="24"/>
          <w:lang w:val="en"/>
        </w:rPr>
        <w:t xml:space="preserve">and the </w:t>
      </w:r>
      <w:r w:rsidR="009D4A83" w:rsidRPr="00523AFD">
        <w:rPr>
          <w:rFonts w:cs="Arial"/>
          <w:color w:val="222222"/>
          <w:szCs w:val="24"/>
          <w:lang w:val="en"/>
        </w:rPr>
        <w:t>practicality of the support</w:t>
      </w:r>
      <w:r w:rsidR="009D4A83" w:rsidRPr="00523AFD">
        <w:rPr>
          <w:rFonts w:cs="Arial" w:hint="eastAsia"/>
          <w:color w:val="222222"/>
          <w:szCs w:val="24"/>
          <w:lang w:val="en"/>
        </w:rPr>
        <w:t>ing</w:t>
      </w:r>
      <w:r w:rsidR="009D4A83" w:rsidRPr="00523AFD">
        <w:rPr>
          <w:rFonts w:cs="Arial"/>
          <w:color w:val="222222"/>
          <w:szCs w:val="24"/>
          <w:lang w:val="en"/>
        </w:rPr>
        <w:t xml:space="preserve"> tool.</w:t>
      </w:r>
    </w:p>
    <w:p w14:paraId="032E308A" w14:textId="77777777" w:rsidR="005A3851" w:rsidRPr="004E7C03" w:rsidRDefault="0069507A" w:rsidP="007B28C8">
      <w:pPr>
        <w:pStyle w:val="u5"/>
        <w:spacing w:before="24" w:after="24"/>
        <w:ind w:firstLine="480"/>
      </w:pPr>
      <w:r w:rsidRPr="004A4B0B">
        <w:rPr>
          <w:rFonts w:cs="Times New Roman"/>
        </w:rPr>
        <w:t xml:space="preserve">In summary, the proposed </w:t>
      </w:r>
      <w:r w:rsidR="004A4B0B" w:rsidRPr="000F5FB8">
        <w:t xml:space="preserve">Behavior Model </w:t>
      </w:r>
      <w:r w:rsidR="004A4B0B">
        <w:t>D</w:t>
      </w:r>
      <w:r w:rsidR="004A4B0B" w:rsidRPr="000F5FB8">
        <w:t xml:space="preserve">riven </w:t>
      </w:r>
      <w:r w:rsidR="004A4B0B">
        <w:t>Test Case Generation</w:t>
      </w:r>
      <w:r w:rsidRPr="004A4B0B">
        <w:rPr>
          <w:bCs/>
        </w:rPr>
        <w:t xml:space="preserve"> </w:t>
      </w:r>
      <w:r w:rsidR="004A4B0B">
        <w:t>technique</w:t>
      </w:r>
      <w:r w:rsidRPr="004A4B0B">
        <w:t xml:space="preserve"> for </w:t>
      </w:r>
      <w:r w:rsidR="004A4B0B" w:rsidRPr="000F5FB8">
        <w:t>Service Composition</w:t>
      </w:r>
      <w:r w:rsidR="004A4B0B">
        <w:t>s</w:t>
      </w:r>
      <w:r w:rsidRPr="004A4B0B">
        <w:t xml:space="preserve"> </w:t>
      </w:r>
      <w:r w:rsidRPr="004A4B0B">
        <w:rPr>
          <w:rFonts w:cs="Times New Roman"/>
        </w:rPr>
        <w:t xml:space="preserve">are able to </w:t>
      </w:r>
      <w:r w:rsidR="00A83527" w:rsidRPr="00A83527">
        <w:rPr>
          <w:rFonts w:cs="Times New Roman"/>
        </w:rPr>
        <w:t>detect the violation of service behavior constraints during service invocation</w:t>
      </w:r>
      <w:r w:rsidR="00A83527" w:rsidRPr="00A83527">
        <w:t xml:space="preserve"> </w:t>
      </w:r>
      <w:r w:rsidR="00A83527" w:rsidRPr="00A83527">
        <w:rPr>
          <w:rFonts w:cs="Times New Roman"/>
        </w:rPr>
        <w:t xml:space="preserve">and provide theoretical support for verifying and enhancing the reliability of Web </w:t>
      </w:r>
      <w:r w:rsidR="00A83527">
        <w:rPr>
          <w:rFonts w:cs="Times New Roman"/>
        </w:rPr>
        <w:t>S</w:t>
      </w:r>
      <w:r w:rsidR="00A83527" w:rsidRPr="00A83527">
        <w:rPr>
          <w:rFonts w:cs="Times New Roman"/>
        </w:rPr>
        <w:t>ervices</w:t>
      </w:r>
      <w:r w:rsidR="00A83527">
        <w:rPr>
          <w:rFonts w:cs="Times New Roman"/>
        </w:rPr>
        <w:t>.</w:t>
      </w:r>
      <w:r w:rsidRPr="004A4B0B">
        <w:rPr>
          <w:rFonts w:cs="Times New Roman"/>
        </w:rPr>
        <w:t xml:space="preserve"> The supporting tool further improves the automation </w:t>
      </w:r>
      <w:hyperlink r:id="rId17" w:history="1">
        <w:r w:rsidRPr="004A4B0B">
          <w:rPr>
            <w:rFonts w:cs="Times New Roman"/>
          </w:rPr>
          <w:t>of</w:t>
        </w:r>
      </w:hyperlink>
      <w:r w:rsidR="004A4B0B">
        <w:rPr>
          <w:rFonts w:cs="Times New Roman"/>
        </w:rPr>
        <w:t xml:space="preserve"> this</w:t>
      </w:r>
      <w:r w:rsidRPr="004A4B0B">
        <w:rPr>
          <w:rFonts w:cs="Times New Roman"/>
        </w:rPr>
        <w:t xml:space="preserve"> </w:t>
      </w:r>
      <w:r w:rsidR="004A4B0B" w:rsidRPr="004A4B0B">
        <w:t>technique</w:t>
      </w:r>
      <w:r w:rsidR="004A4B0B">
        <w:t xml:space="preserve"> </w:t>
      </w:r>
      <w:r w:rsidRPr="004A4B0B">
        <w:rPr>
          <w:rFonts w:cs="Times New Roman"/>
        </w:rPr>
        <w:t>and thus increase</w:t>
      </w:r>
      <w:r w:rsidRPr="004A4B0B">
        <w:rPr>
          <w:rFonts w:cs="Times New Roman" w:hint="eastAsia"/>
        </w:rPr>
        <w:t>s</w:t>
      </w:r>
      <w:r w:rsidRPr="004A4B0B">
        <w:rPr>
          <w:rFonts w:cs="Times New Roman"/>
        </w:rPr>
        <w:t xml:space="preserve"> its efficiency.</w:t>
      </w:r>
    </w:p>
    <w:p w14:paraId="1E08CA6B" w14:textId="77777777" w:rsidR="005A3851" w:rsidRPr="004E7C03" w:rsidRDefault="0069507A" w:rsidP="000F5FB8">
      <w:pPr>
        <w:framePr w:w="7906" w:h="780" w:hRule="exact" w:hSpace="181" w:wrap="notBeside" w:vAnchor="page" w:hAnchor="page" w:x="2272" w:y="14176"/>
        <w:shd w:val="solid" w:color="FFFFFF" w:fill="FFFFFF"/>
        <w:ind w:left="1438" w:hangingChars="597" w:hanging="1438"/>
        <w:rPr>
          <w:rStyle w:val="u6"/>
        </w:rPr>
      </w:pPr>
      <w:r w:rsidRPr="004E7C03">
        <w:rPr>
          <w:rStyle w:val="u6"/>
          <w:rFonts w:hint="eastAsia"/>
        </w:rPr>
        <w:t>Key Words</w:t>
      </w:r>
      <w:r w:rsidRPr="004E7C03">
        <w:rPr>
          <w:rStyle w:val="u6"/>
          <w:rFonts w:hint="eastAsia"/>
        </w:rPr>
        <w:t>：</w:t>
      </w:r>
      <w:r w:rsidRPr="004E7C03">
        <w:rPr>
          <w:rStyle w:val="u6"/>
          <w:rFonts w:hint="eastAsia"/>
        </w:rPr>
        <w:tab/>
      </w:r>
      <w:r w:rsidR="000F5FB8" w:rsidRPr="000F5FB8">
        <w:rPr>
          <w:rStyle w:val="u6"/>
        </w:rPr>
        <w:t xml:space="preserve">Behavior </w:t>
      </w:r>
      <w:r w:rsidR="00CB59E9">
        <w:rPr>
          <w:rStyle w:val="u6"/>
        </w:rPr>
        <w:t>M</w:t>
      </w:r>
      <w:r w:rsidR="000F5FB8" w:rsidRPr="000F5FB8">
        <w:rPr>
          <w:rStyle w:val="u6"/>
        </w:rPr>
        <w:t xml:space="preserve">odel, WSDL, Web </w:t>
      </w:r>
      <w:r w:rsidR="000F5FB8">
        <w:rPr>
          <w:rStyle w:val="u6"/>
        </w:rPr>
        <w:t>S</w:t>
      </w:r>
      <w:r w:rsidR="000F5FB8" w:rsidRPr="000F5FB8">
        <w:rPr>
          <w:rStyle w:val="u6"/>
        </w:rPr>
        <w:t xml:space="preserve">ervice </w:t>
      </w:r>
      <w:r w:rsidR="000F5FB8">
        <w:rPr>
          <w:rStyle w:val="u6"/>
        </w:rPr>
        <w:t>C</w:t>
      </w:r>
      <w:r w:rsidR="000F5FB8" w:rsidRPr="000F5FB8">
        <w:rPr>
          <w:rStyle w:val="u6"/>
        </w:rPr>
        <w:t xml:space="preserve">onstraint, </w:t>
      </w:r>
      <w:r w:rsidR="000F5FB8">
        <w:rPr>
          <w:rStyle w:val="u6"/>
        </w:rPr>
        <w:t>T</w:t>
      </w:r>
      <w:r w:rsidR="000F5FB8" w:rsidRPr="000F5FB8">
        <w:rPr>
          <w:rStyle w:val="u6"/>
        </w:rPr>
        <w:t xml:space="preserve">est </w:t>
      </w:r>
      <w:r w:rsidR="000F5FB8">
        <w:rPr>
          <w:rStyle w:val="u6"/>
        </w:rPr>
        <w:t>C</w:t>
      </w:r>
      <w:r w:rsidR="000F5FB8" w:rsidRPr="000F5FB8">
        <w:rPr>
          <w:rStyle w:val="u6"/>
        </w:rPr>
        <w:t>ase</w:t>
      </w:r>
    </w:p>
    <w:p w14:paraId="524A2BC3" w14:textId="77777777" w:rsidR="005A3851" w:rsidRPr="004E7C03" w:rsidRDefault="005A3851">
      <w:pPr>
        <w:pStyle w:val="u4"/>
        <w:jc w:val="both"/>
        <w:sectPr w:rsidR="005A3851" w:rsidRPr="004E7C03">
          <w:type w:val="oddPage"/>
          <w:pgSz w:w="11906" w:h="16838"/>
          <w:pgMar w:top="1701" w:right="1701" w:bottom="1134" w:left="1701" w:header="851" w:footer="992" w:gutter="567"/>
          <w:pgNumType w:fmt="upperRoman"/>
          <w:cols w:space="425"/>
          <w:docGrid w:linePitch="312"/>
        </w:sectPr>
      </w:pPr>
    </w:p>
    <w:p w14:paraId="027DADDD" w14:textId="77777777" w:rsidR="005A3851" w:rsidRPr="004E7C03" w:rsidRDefault="005A3851"/>
    <w:p w14:paraId="2A83987B" w14:textId="77777777" w:rsidR="005A3851" w:rsidRPr="004E7C03" w:rsidRDefault="0069507A">
      <w:pPr>
        <w:pStyle w:val="uc"/>
      </w:pPr>
      <w:r w:rsidRPr="004E7C03">
        <w:rPr>
          <w:rFonts w:hint="eastAsia"/>
        </w:rPr>
        <w:t>目</w:t>
      </w:r>
      <w:r w:rsidRPr="004E7C03">
        <w:rPr>
          <w:rFonts w:hint="eastAsia"/>
        </w:rPr>
        <w:t xml:space="preserve">    </w:t>
      </w:r>
      <w:bookmarkStart w:id="32" w:name="论文目录"/>
      <w:bookmarkEnd w:id="32"/>
      <w:r w:rsidRPr="004E7C03">
        <w:rPr>
          <w:rFonts w:hint="eastAsia"/>
        </w:rPr>
        <w:t>录</w:t>
      </w:r>
    </w:p>
    <w:p w14:paraId="157D6C13" w14:textId="77777777" w:rsidR="005A3851" w:rsidRPr="004E7C03" w:rsidRDefault="005A3851">
      <w:pPr>
        <w:pStyle w:val="u5"/>
        <w:spacing w:before="24" w:after="24"/>
        <w:ind w:firstLine="480"/>
      </w:pPr>
    </w:p>
    <w:p w14:paraId="07A7C0AA" w14:textId="77777777" w:rsidR="001C00C5" w:rsidRDefault="0069507A">
      <w:pPr>
        <w:pStyle w:val="11"/>
        <w:rPr>
          <w:rFonts w:asciiTheme="minorHAnsi" w:eastAsiaTheme="minorEastAsia" w:hAnsiTheme="minorHAnsi" w:cstheme="minorBidi"/>
          <w:noProof/>
          <w:sz w:val="21"/>
          <w:szCs w:val="22"/>
        </w:rPr>
      </w:pPr>
      <w:r w:rsidRPr="004E7C03">
        <w:rPr>
          <w:b/>
        </w:rPr>
        <w:fldChar w:fldCharType="begin"/>
      </w:r>
      <w:r w:rsidRPr="004E7C03">
        <w:rPr>
          <w:b/>
        </w:rPr>
        <w:instrText xml:space="preserve"> TOC \o "1-3" \h \z \u </w:instrText>
      </w:r>
      <w:r w:rsidRPr="004E7C03">
        <w:rPr>
          <w:b/>
        </w:rPr>
        <w:fldChar w:fldCharType="separate"/>
      </w:r>
      <w:hyperlink w:anchor="_Toc498361724" w:history="1">
        <w:r w:rsidR="001C00C5" w:rsidRPr="00864440">
          <w:rPr>
            <w:rStyle w:val="affe"/>
            <w:noProof/>
          </w:rPr>
          <w:t>致</w:t>
        </w:r>
        <w:r w:rsidR="001C00C5" w:rsidRPr="00864440">
          <w:rPr>
            <w:rStyle w:val="affe"/>
            <w:noProof/>
          </w:rPr>
          <w:t xml:space="preserve">  </w:t>
        </w:r>
        <w:r w:rsidR="001C00C5" w:rsidRPr="00864440">
          <w:rPr>
            <w:rStyle w:val="affe"/>
            <w:noProof/>
          </w:rPr>
          <w:t>谢</w:t>
        </w:r>
        <w:r w:rsidR="001C00C5">
          <w:rPr>
            <w:noProof/>
            <w:webHidden/>
          </w:rPr>
          <w:tab/>
        </w:r>
        <w:r w:rsidR="001C00C5">
          <w:rPr>
            <w:noProof/>
            <w:webHidden/>
          </w:rPr>
          <w:fldChar w:fldCharType="begin"/>
        </w:r>
        <w:r w:rsidR="001C00C5">
          <w:rPr>
            <w:noProof/>
            <w:webHidden/>
          </w:rPr>
          <w:instrText xml:space="preserve"> PAGEREF _Toc498361724 \h </w:instrText>
        </w:r>
        <w:r w:rsidR="001C00C5">
          <w:rPr>
            <w:noProof/>
            <w:webHidden/>
          </w:rPr>
        </w:r>
        <w:r w:rsidR="001C00C5">
          <w:rPr>
            <w:noProof/>
            <w:webHidden/>
          </w:rPr>
          <w:fldChar w:fldCharType="separate"/>
        </w:r>
        <w:r w:rsidR="001C00C5">
          <w:rPr>
            <w:noProof/>
            <w:webHidden/>
          </w:rPr>
          <w:t>I</w:t>
        </w:r>
        <w:r w:rsidR="001C00C5">
          <w:rPr>
            <w:noProof/>
            <w:webHidden/>
          </w:rPr>
          <w:fldChar w:fldCharType="end"/>
        </w:r>
      </w:hyperlink>
    </w:p>
    <w:p w14:paraId="4996F03B" w14:textId="77777777" w:rsidR="001C00C5" w:rsidRDefault="007D3BCA">
      <w:pPr>
        <w:pStyle w:val="11"/>
        <w:rPr>
          <w:rFonts w:asciiTheme="minorHAnsi" w:eastAsiaTheme="minorEastAsia" w:hAnsiTheme="minorHAnsi" w:cstheme="minorBidi"/>
          <w:noProof/>
          <w:sz w:val="21"/>
          <w:szCs w:val="22"/>
        </w:rPr>
      </w:pPr>
      <w:hyperlink w:anchor="_Toc498361725" w:history="1">
        <w:r w:rsidR="001C00C5" w:rsidRPr="00864440">
          <w:rPr>
            <w:rStyle w:val="affe"/>
            <w:noProof/>
          </w:rPr>
          <w:t>摘</w:t>
        </w:r>
        <w:r w:rsidR="001C00C5" w:rsidRPr="00864440">
          <w:rPr>
            <w:rStyle w:val="affe"/>
            <w:noProof/>
          </w:rPr>
          <w:t xml:space="preserve">  </w:t>
        </w:r>
        <w:r w:rsidR="001C00C5" w:rsidRPr="00864440">
          <w:rPr>
            <w:rStyle w:val="affe"/>
            <w:noProof/>
          </w:rPr>
          <w:t>要</w:t>
        </w:r>
        <w:r w:rsidR="001C00C5">
          <w:rPr>
            <w:noProof/>
            <w:webHidden/>
          </w:rPr>
          <w:tab/>
        </w:r>
        <w:r w:rsidR="001C00C5">
          <w:rPr>
            <w:noProof/>
            <w:webHidden/>
          </w:rPr>
          <w:fldChar w:fldCharType="begin"/>
        </w:r>
        <w:r w:rsidR="001C00C5">
          <w:rPr>
            <w:noProof/>
            <w:webHidden/>
          </w:rPr>
          <w:instrText xml:space="preserve"> PAGEREF _Toc498361725 \h </w:instrText>
        </w:r>
        <w:r w:rsidR="001C00C5">
          <w:rPr>
            <w:noProof/>
            <w:webHidden/>
          </w:rPr>
        </w:r>
        <w:r w:rsidR="001C00C5">
          <w:rPr>
            <w:noProof/>
            <w:webHidden/>
          </w:rPr>
          <w:fldChar w:fldCharType="separate"/>
        </w:r>
        <w:r w:rsidR="001C00C5">
          <w:rPr>
            <w:noProof/>
            <w:webHidden/>
          </w:rPr>
          <w:t>III</w:t>
        </w:r>
        <w:r w:rsidR="001C00C5">
          <w:rPr>
            <w:noProof/>
            <w:webHidden/>
          </w:rPr>
          <w:fldChar w:fldCharType="end"/>
        </w:r>
      </w:hyperlink>
    </w:p>
    <w:p w14:paraId="3E8AE34C" w14:textId="77777777" w:rsidR="001C00C5" w:rsidRDefault="007D3BCA">
      <w:pPr>
        <w:pStyle w:val="11"/>
        <w:rPr>
          <w:rFonts w:asciiTheme="minorHAnsi" w:eastAsiaTheme="minorEastAsia" w:hAnsiTheme="minorHAnsi" w:cstheme="minorBidi"/>
          <w:noProof/>
          <w:sz w:val="21"/>
          <w:szCs w:val="22"/>
        </w:rPr>
      </w:pPr>
      <w:hyperlink w:anchor="_Toc498361726" w:history="1">
        <w:r w:rsidR="001C00C5" w:rsidRPr="00864440">
          <w:rPr>
            <w:rStyle w:val="affe"/>
            <w:noProof/>
          </w:rPr>
          <w:t>Abstract</w:t>
        </w:r>
        <w:r w:rsidR="001C00C5">
          <w:rPr>
            <w:noProof/>
            <w:webHidden/>
          </w:rPr>
          <w:tab/>
        </w:r>
        <w:r w:rsidR="001C00C5">
          <w:rPr>
            <w:noProof/>
            <w:webHidden/>
          </w:rPr>
          <w:fldChar w:fldCharType="begin"/>
        </w:r>
        <w:r w:rsidR="001C00C5">
          <w:rPr>
            <w:noProof/>
            <w:webHidden/>
          </w:rPr>
          <w:instrText xml:space="preserve"> PAGEREF _Toc498361726 \h </w:instrText>
        </w:r>
        <w:r w:rsidR="001C00C5">
          <w:rPr>
            <w:noProof/>
            <w:webHidden/>
          </w:rPr>
        </w:r>
        <w:r w:rsidR="001C00C5">
          <w:rPr>
            <w:noProof/>
            <w:webHidden/>
          </w:rPr>
          <w:fldChar w:fldCharType="separate"/>
        </w:r>
        <w:r w:rsidR="001C00C5">
          <w:rPr>
            <w:noProof/>
            <w:webHidden/>
          </w:rPr>
          <w:t>V</w:t>
        </w:r>
        <w:r w:rsidR="001C00C5">
          <w:rPr>
            <w:noProof/>
            <w:webHidden/>
          </w:rPr>
          <w:fldChar w:fldCharType="end"/>
        </w:r>
      </w:hyperlink>
    </w:p>
    <w:p w14:paraId="713EA89B" w14:textId="77777777" w:rsidR="001C00C5" w:rsidRDefault="007D3BCA">
      <w:pPr>
        <w:pStyle w:val="11"/>
        <w:rPr>
          <w:rFonts w:asciiTheme="minorHAnsi" w:eastAsiaTheme="minorEastAsia" w:hAnsiTheme="minorHAnsi" w:cstheme="minorBidi"/>
          <w:noProof/>
          <w:sz w:val="21"/>
          <w:szCs w:val="22"/>
        </w:rPr>
      </w:pPr>
      <w:hyperlink w:anchor="_Toc498361727" w:history="1">
        <w:r w:rsidR="001C00C5" w:rsidRPr="00864440">
          <w:rPr>
            <w:rStyle w:val="affe"/>
            <w:noProof/>
          </w:rPr>
          <w:t xml:space="preserve">1 </w:t>
        </w:r>
        <w:r w:rsidR="001C00C5" w:rsidRPr="00864440">
          <w:rPr>
            <w:rStyle w:val="affe"/>
            <w:noProof/>
          </w:rPr>
          <w:t>引言</w:t>
        </w:r>
        <w:r w:rsidR="001C00C5">
          <w:rPr>
            <w:noProof/>
            <w:webHidden/>
          </w:rPr>
          <w:tab/>
        </w:r>
        <w:r w:rsidR="001C00C5">
          <w:rPr>
            <w:noProof/>
            <w:webHidden/>
          </w:rPr>
          <w:fldChar w:fldCharType="begin"/>
        </w:r>
        <w:r w:rsidR="001C00C5">
          <w:rPr>
            <w:noProof/>
            <w:webHidden/>
          </w:rPr>
          <w:instrText xml:space="preserve"> PAGEREF _Toc498361727 \h </w:instrText>
        </w:r>
        <w:r w:rsidR="001C00C5">
          <w:rPr>
            <w:noProof/>
            <w:webHidden/>
          </w:rPr>
        </w:r>
        <w:r w:rsidR="001C00C5">
          <w:rPr>
            <w:noProof/>
            <w:webHidden/>
          </w:rPr>
          <w:fldChar w:fldCharType="separate"/>
        </w:r>
        <w:r w:rsidR="001C00C5">
          <w:rPr>
            <w:noProof/>
            <w:webHidden/>
          </w:rPr>
          <w:t>1</w:t>
        </w:r>
        <w:r w:rsidR="001C00C5">
          <w:rPr>
            <w:noProof/>
            <w:webHidden/>
          </w:rPr>
          <w:fldChar w:fldCharType="end"/>
        </w:r>
      </w:hyperlink>
    </w:p>
    <w:p w14:paraId="0BD745E3" w14:textId="77777777" w:rsidR="001C00C5" w:rsidRDefault="007D3BCA">
      <w:pPr>
        <w:pStyle w:val="26"/>
        <w:rPr>
          <w:rFonts w:asciiTheme="minorHAnsi" w:eastAsiaTheme="minorEastAsia" w:hAnsiTheme="minorHAnsi" w:cstheme="minorBidi"/>
          <w:noProof/>
          <w:sz w:val="21"/>
          <w:szCs w:val="22"/>
        </w:rPr>
      </w:pPr>
      <w:hyperlink w:anchor="_Toc498361728" w:history="1">
        <w:r w:rsidR="001C00C5" w:rsidRPr="00864440">
          <w:rPr>
            <w:rStyle w:val="affe"/>
            <w:noProof/>
          </w:rPr>
          <w:t xml:space="preserve">1.1 </w:t>
        </w:r>
        <w:r w:rsidR="001C00C5" w:rsidRPr="00864440">
          <w:rPr>
            <w:rStyle w:val="affe"/>
            <w:noProof/>
          </w:rPr>
          <w:t>研究背景与意义</w:t>
        </w:r>
        <w:r w:rsidR="001C00C5">
          <w:rPr>
            <w:noProof/>
            <w:webHidden/>
          </w:rPr>
          <w:tab/>
        </w:r>
        <w:r w:rsidR="001C00C5">
          <w:rPr>
            <w:noProof/>
            <w:webHidden/>
          </w:rPr>
          <w:fldChar w:fldCharType="begin"/>
        </w:r>
        <w:r w:rsidR="001C00C5">
          <w:rPr>
            <w:noProof/>
            <w:webHidden/>
          </w:rPr>
          <w:instrText xml:space="preserve"> PAGEREF _Toc498361728 \h </w:instrText>
        </w:r>
        <w:r w:rsidR="001C00C5">
          <w:rPr>
            <w:noProof/>
            <w:webHidden/>
          </w:rPr>
        </w:r>
        <w:r w:rsidR="001C00C5">
          <w:rPr>
            <w:noProof/>
            <w:webHidden/>
          </w:rPr>
          <w:fldChar w:fldCharType="separate"/>
        </w:r>
        <w:r w:rsidR="001C00C5">
          <w:rPr>
            <w:noProof/>
            <w:webHidden/>
          </w:rPr>
          <w:t>1</w:t>
        </w:r>
        <w:r w:rsidR="001C00C5">
          <w:rPr>
            <w:noProof/>
            <w:webHidden/>
          </w:rPr>
          <w:fldChar w:fldCharType="end"/>
        </w:r>
      </w:hyperlink>
    </w:p>
    <w:p w14:paraId="5CA0C771" w14:textId="77777777" w:rsidR="001C00C5" w:rsidRDefault="007D3BCA">
      <w:pPr>
        <w:pStyle w:val="26"/>
        <w:rPr>
          <w:rFonts w:asciiTheme="minorHAnsi" w:eastAsiaTheme="minorEastAsia" w:hAnsiTheme="minorHAnsi" w:cstheme="minorBidi"/>
          <w:noProof/>
          <w:sz w:val="21"/>
          <w:szCs w:val="22"/>
        </w:rPr>
      </w:pPr>
      <w:hyperlink w:anchor="_Toc498361729" w:history="1">
        <w:r w:rsidR="001C00C5" w:rsidRPr="00864440">
          <w:rPr>
            <w:rStyle w:val="affe"/>
            <w:noProof/>
          </w:rPr>
          <w:t xml:space="preserve">1.2 </w:t>
        </w:r>
        <w:r w:rsidR="001C00C5" w:rsidRPr="00864440">
          <w:rPr>
            <w:rStyle w:val="affe"/>
            <w:noProof/>
          </w:rPr>
          <w:t>研究内容与成果</w:t>
        </w:r>
        <w:r w:rsidR="001C00C5">
          <w:rPr>
            <w:noProof/>
            <w:webHidden/>
          </w:rPr>
          <w:tab/>
        </w:r>
        <w:r w:rsidR="001C00C5">
          <w:rPr>
            <w:noProof/>
            <w:webHidden/>
          </w:rPr>
          <w:fldChar w:fldCharType="begin"/>
        </w:r>
        <w:r w:rsidR="001C00C5">
          <w:rPr>
            <w:noProof/>
            <w:webHidden/>
          </w:rPr>
          <w:instrText xml:space="preserve"> PAGEREF _Toc498361729 \h </w:instrText>
        </w:r>
        <w:r w:rsidR="001C00C5">
          <w:rPr>
            <w:noProof/>
            <w:webHidden/>
          </w:rPr>
        </w:r>
        <w:r w:rsidR="001C00C5">
          <w:rPr>
            <w:noProof/>
            <w:webHidden/>
          </w:rPr>
          <w:fldChar w:fldCharType="separate"/>
        </w:r>
        <w:r w:rsidR="001C00C5">
          <w:rPr>
            <w:noProof/>
            <w:webHidden/>
          </w:rPr>
          <w:t>2</w:t>
        </w:r>
        <w:r w:rsidR="001C00C5">
          <w:rPr>
            <w:noProof/>
            <w:webHidden/>
          </w:rPr>
          <w:fldChar w:fldCharType="end"/>
        </w:r>
      </w:hyperlink>
    </w:p>
    <w:p w14:paraId="1F1019D0" w14:textId="77777777" w:rsidR="001C00C5" w:rsidRDefault="007D3BCA">
      <w:pPr>
        <w:pStyle w:val="26"/>
        <w:rPr>
          <w:rFonts w:asciiTheme="minorHAnsi" w:eastAsiaTheme="minorEastAsia" w:hAnsiTheme="minorHAnsi" w:cstheme="minorBidi"/>
          <w:noProof/>
          <w:sz w:val="21"/>
          <w:szCs w:val="22"/>
        </w:rPr>
      </w:pPr>
      <w:hyperlink w:anchor="_Toc498361730" w:history="1">
        <w:r w:rsidR="001C00C5" w:rsidRPr="00864440">
          <w:rPr>
            <w:rStyle w:val="affe"/>
            <w:noProof/>
          </w:rPr>
          <w:t xml:space="preserve">1.3 </w:t>
        </w:r>
        <w:r w:rsidR="001C00C5" w:rsidRPr="00864440">
          <w:rPr>
            <w:rStyle w:val="affe"/>
            <w:noProof/>
          </w:rPr>
          <w:t>论文组织结构</w:t>
        </w:r>
        <w:r w:rsidR="001C00C5">
          <w:rPr>
            <w:noProof/>
            <w:webHidden/>
          </w:rPr>
          <w:tab/>
        </w:r>
        <w:r w:rsidR="001C00C5">
          <w:rPr>
            <w:noProof/>
            <w:webHidden/>
          </w:rPr>
          <w:fldChar w:fldCharType="begin"/>
        </w:r>
        <w:r w:rsidR="001C00C5">
          <w:rPr>
            <w:noProof/>
            <w:webHidden/>
          </w:rPr>
          <w:instrText xml:space="preserve"> PAGEREF _Toc498361730 \h </w:instrText>
        </w:r>
        <w:r w:rsidR="001C00C5">
          <w:rPr>
            <w:noProof/>
            <w:webHidden/>
          </w:rPr>
        </w:r>
        <w:r w:rsidR="001C00C5">
          <w:rPr>
            <w:noProof/>
            <w:webHidden/>
          </w:rPr>
          <w:fldChar w:fldCharType="separate"/>
        </w:r>
        <w:r w:rsidR="001C00C5">
          <w:rPr>
            <w:noProof/>
            <w:webHidden/>
          </w:rPr>
          <w:t>3</w:t>
        </w:r>
        <w:r w:rsidR="001C00C5">
          <w:rPr>
            <w:noProof/>
            <w:webHidden/>
          </w:rPr>
          <w:fldChar w:fldCharType="end"/>
        </w:r>
      </w:hyperlink>
    </w:p>
    <w:p w14:paraId="47BAF948" w14:textId="77777777" w:rsidR="001C00C5" w:rsidRDefault="007D3BCA">
      <w:pPr>
        <w:pStyle w:val="11"/>
        <w:rPr>
          <w:rFonts w:asciiTheme="minorHAnsi" w:eastAsiaTheme="minorEastAsia" w:hAnsiTheme="minorHAnsi" w:cstheme="minorBidi"/>
          <w:noProof/>
          <w:sz w:val="21"/>
          <w:szCs w:val="22"/>
        </w:rPr>
      </w:pPr>
      <w:hyperlink w:anchor="_Toc498361731" w:history="1">
        <w:r w:rsidR="001C00C5" w:rsidRPr="00864440">
          <w:rPr>
            <w:rStyle w:val="affe"/>
            <w:noProof/>
          </w:rPr>
          <w:t xml:space="preserve">2 </w:t>
        </w:r>
        <w:r w:rsidR="001C00C5" w:rsidRPr="00864440">
          <w:rPr>
            <w:rStyle w:val="affe"/>
            <w:noProof/>
          </w:rPr>
          <w:t>背景介绍</w:t>
        </w:r>
        <w:r w:rsidR="001C00C5">
          <w:rPr>
            <w:noProof/>
            <w:webHidden/>
          </w:rPr>
          <w:tab/>
        </w:r>
        <w:r w:rsidR="001C00C5">
          <w:rPr>
            <w:noProof/>
            <w:webHidden/>
          </w:rPr>
          <w:fldChar w:fldCharType="begin"/>
        </w:r>
        <w:r w:rsidR="001C00C5">
          <w:rPr>
            <w:noProof/>
            <w:webHidden/>
          </w:rPr>
          <w:instrText xml:space="preserve"> PAGEREF _Toc498361731 \h </w:instrText>
        </w:r>
        <w:r w:rsidR="001C00C5">
          <w:rPr>
            <w:noProof/>
            <w:webHidden/>
          </w:rPr>
        </w:r>
        <w:r w:rsidR="001C00C5">
          <w:rPr>
            <w:noProof/>
            <w:webHidden/>
          </w:rPr>
          <w:fldChar w:fldCharType="separate"/>
        </w:r>
        <w:r w:rsidR="001C00C5">
          <w:rPr>
            <w:noProof/>
            <w:webHidden/>
          </w:rPr>
          <w:t>4</w:t>
        </w:r>
        <w:r w:rsidR="001C00C5">
          <w:rPr>
            <w:noProof/>
            <w:webHidden/>
          </w:rPr>
          <w:fldChar w:fldCharType="end"/>
        </w:r>
      </w:hyperlink>
    </w:p>
    <w:p w14:paraId="6AFA2C40" w14:textId="77777777" w:rsidR="001C00C5" w:rsidRDefault="007D3BCA">
      <w:pPr>
        <w:pStyle w:val="26"/>
        <w:rPr>
          <w:rFonts w:asciiTheme="minorHAnsi" w:eastAsiaTheme="minorEastAsia" w:hAnsiTheme="minorHAnsi" w:cstheme="minorBidi"/>
          <w:noProof/>
          <w:sz w:val="21"/>
          <w:szCs w:val="22"/>
        </w:rPr>
      </w:pPr>
      <w:hyperlink w:anchor="_Toc498361732" w:history="1">
        <w:r w:rsidR="001C00C5" w:rsidRPr="00864440">
          <w:rPr>
            <w:rStyle w:val="affe"/>
            <w:noProof/>
          </w:rPr>
          <w:t xml:space="preserve">2.1 </w:t>
        </w:r>
        <w:r w:rsidR="001C00C5" w:rsidRPr="00864440">
          <w:rPr>
            <w:rStyle w:val="affe"/>
            <w:noProof/>
          </w:rPr>
          <w:t>相关概念与技术</w:t>
        </w:r>
        <w:r w:rsidR="001C00C5">
          <w:rPr>
            <w:noProof/>
            <w:webHidden/>
          </w:rPr>
          <w:tab/>
        </w:r>
        <w:r w:rsidR="001C00C5">
          <w:rPr>
            <w:noProof/>
            <w:webHidden/>
          </w:rPr>
          <w:fldChar w:fldCharType="begin"/>
        </w:r>
        <w:r w:rsidR="001C00C5">
          <w:rPr>
            <w:noProof/>
            <w:webHidden/>
          </w:rPr>
          <w:instrText xml:space="preserve"> PAGEREF _Toc498361732 \h </w:instrText>
        </w:r>
        <w:r w:rsidR="001C00C5">
          <w:rPr>
            <w:noProof/>
            <w:webHidden/>
          </w:rPr>
        </w:r>
        <w:r w:rsidR="001C00C5">
          <w:rPr>
            <w:noProof/>
            <w:webHidden/>
          </w:rPr>
          <w:fldChar w:fldCharType="separate"/>
        </w:r>
        <w:r w:rsidR="001C00C5">
          <w:rPr>
            <w:noProof/>
            <w:webHidden/>
          </w:rPr>
          <w:t>4</w:t>
        </w:r>
        <w:r w:rsidR="001C00C5">
          <w:rPr>
            <w:noProof/>
            <w:webHidden/>
          </w:rPr>
          <w:fldChar w:fldCharType="end"/>
        </w:r>
      </w:hyperlink>
    </w:p>
    <w:p w14:paraId="1A807F13" w14:textId="77777777" w:rsidR="001C00C5" w:rsidRDefault="007D3BCA">
      <w:pPr>
        <w:pStyle w:val="35"/>
        <w:ind w:left="840"/>
        <w:rPr>
          <w:rFonts w:asciiTheme="minorHAnsi" w:eastAsiaTheme="minorEastAsia" w:hAnsiTheme="minorHAnsi" w:cstheme="minorBidi"/>
          <w:noProof/>
          <w:sz w:val="21"/>
          <w:szCs w:val="22"/>
        </w:rPr>
      </w:pPr>
      <w:hyperlink w:anchor="_Toc498361733" w:history="1">
        <w:r w:rsidR="001C00C5" w:rsidRPr="00864440">
          <w:rPr>
            <w:rStyle w:val="affe"/>
            <w:noProof/>
          </w:rPr>
          <w:t>2.1.1 Web</w:t>
        </w:r>
        <w:r w:rsidR="001C00C5" w:rsidRPr="00864440">
          <w:rPr>
            <w:rStyle w:val="affe"/>
            <w:noProof/>
          </w:rPr>
          <w:t>服务</w:t>
        </w:r>
        <w:r w:rsidR="001C00C5">
          <w:rPr>
            <w:noProof/>
            <w:webHidden/>
          </w:rPr>
          <w:tab/>
        </w:r>
        <w:r w:rsidR="001C00C5">
          <w:rPr>
            <w:noProof/>
            <w:webHidden/>
          </w:rPr>
          <w:fldChar w:fldCharType="begin"/>
        </w:r>
        <w:r w:rsidR="001C00C5">
          <w:rPr>
            <w:noProof/>
            <w:webHidden/>
          </w:rPr>
          <w:instrText xml:space="preserve"> PAGEREF _Toc498361733 \h </w:instrText>
        </w:r>
        <w:r w:rsidR="001C00C5">
          <w:rPr>
            <w:noProof/>
            <w:webHidden/>
          </w:rPr>
        </w:r>
        <w:r w:rsidR="001C00C5">
          <w:rPr>
            <w:noProof/>
            <w:webHidden/>
          </w:rPr>
          <w:fldChar w:fldCharType="separate"/>
        </w:r>
        <w:r w:rsidR="001C00C5">
          <w:rPr>
            <w:noProof/>
            <w:webHidden/>
          </w:rPr>
          <w:t>4</w:t>
        </w:r>
        <w:r w:rsidR="001C00C5">
          <w:rPr>
            <w:noProof/>
            <w:webHidden/>
          </w:rPr>
          <w:fldChar w:fldCharType="end"/>
        </w:r>
      </w:hyperlink>
    </w:p>
    <w:p w14:paraId="4E97BE10" w14:textId="77777777" w:rsidR="001C00C5" w:rsidRDefault="007D3BCA">
      <w:pPr>
        <w:pStyle w:val="35"/>
        <w:ind w:left="840"/>
        <w:rPr>
          <w:rFonts w:asciiTheme="minorHAnsi" w:eastAsiaTheme="minorEastAsia" w:hAnsiTheme="minorHAnsi" w:cstheme="minorBidi"/>
          <w:noProof/>
          <w:sz w:val="21"/>
          <w:szCs w:val="22"/>
        </w:rPr>
      </w:pPr>
      <w:hyperlink w:anchor="_Toc498361734" w:history="1">
        <w:r w:rsidR="001C00C5" w:rsidRPr="00864440">
          <w:rPr>
            <w:rStyle w:val="affe"/>
            <w:noProof/>
          </w:rPr>
          <w:t>2.1.2 WSDL</w:t>
        </w:r>
        <w:r w:rsidR="001C00C5">
          <w:rPr>
            <w:noProof/>
            <w:webHidden/>
          </w:rPr>
          <w:tab/>
        </w:r>
        <w:r w:rsidR="001C00C5">
          <w:rPr>
            <w:noProof/>
            <w:webHidden/>
          </w:rPr>
          <w:fldChar w:fldCharType="begin"/>
        </w:r>
        <w:r w:rsidR="001C00C5">
          <w:rPr>
            <w:noProof/>
            <w:webHidden/>
          </w:rPr>
          <w:instrText xml:space="preserve"> PAGEREF _Toc498361734 \h </w:instrText>
        </w:r>
        <w:r w:rsidR="001C00C5">
          <w:rPr>
            <w:noProof/>
            <w:webHidden/>
          </w:rPr>
        </w:r>
        <w:r w:rsidR="001C00C5">
          <w:rPr>
            <w:noProof/>
            <w:webHidden/>
          </w:rPr>
          <w:fldChar w:fldCharType="separate"/>
        </w:r>
        <w:r w:rsidR="001C00C5">
          <w:rPr>
            <w:noProof/>
            <w:webHidden/>
          </w:rPr>
          <w:t>4</w:t>
        </w:r>
        <w:r w:rsidR="001C00C5">
          <w:rPr>
            <w:noProof/>
            <w:webHidden/>
          </w:rPr>
          <w:fldChar w:fldCharType="end"/>
        </w:r>
      </w:hyperlink>
    </w:p>
    <w:p w14:paraId="2E635490" w14:textId="77777777" w:rsidR="001C00C5" w:rsidRDefault="007D3BCA">
      <w:pPr>
        <w:pStyle w:val="35"/>
        <w:ind w:left="840"/>
        <w:rPr>
          <w:rFonts w:asciiTheme="minorHAnsi" w:eastAsiaTheme="minorEastAsia" w:hAnsiTheme="minorHAnsi" w:cstheme="minorBidi"/>
          <w:noProof/>
          <w:sz w:val="21"/>
          <w:szCs w:val="22"/>
        </w:rPr>
      </w:pPr>
      <w:hyperlink w:anchor="_Toc498361735" w:history="1">
        <w:r w:rsidR="001C00C5" w:rsidRPr="00864440">
          <w:rPr>
            <w:rStyle w:val="affe"/>
            <w:noProof/>
          </w:rPr>
          <w:t xml:space="preserve">2.1.3 </w:t>
        </w:r>
        <w:r w:rsidR="001C00C5" w:rsidRPr="00864440">
          <w:rPr>
            <w:rStyle w:val="affe"/>
            <w:noProof/>
          </w:rPr>
          <w:t>模型驱动测试技术</w:t>
        </w:r>
        <w:r w:rsidR="001C00C5">
          <w:rPr>
            <w:noProof/>
            <w:webHidden/>
          </w:rPr>
          <w:tab/>
        </w:r>
        <w:r w:rsidR="001C00C5">
          <w:rPr>
            <w:noProof/>
            <w:webHidden/>
          </w:rPr>
          <w:fldChar w:fldCharType="begin"/>
        </w:r>
        <w:r w:rsidR="001C00C5">
          <w:rPr>
            <w:noProof/>
            <w:webHidden/>
          </w:rPr>
          <w:instrText xml:space="preserve"> PAGEREF _Toc498361735 \h </w:instrText>
        </w:r>
        <w:r w:rsidR="001C00C5">
          <w:rPr>
            <w:noProof/>
            <w:webHidden/>
          </w:rPr>
        </w:r>
        <w:r w:rsidR="001C00C5">
          <w:rPr>
            <w:noProof/>
            <w:webHidden/>
          </w:rPr>
          <w:fldChar w:fldCharType="separate"/>
        </w:r>
        <w:r w:rsidR="001C00C5">
          <w:rPr>
            <w:noProof/>
            <w:webHidden/>
          </w:rPr>
          <w:t>6</w:t>
        </w:r>
        <w:r w:rsidR="001C00C5">
          <w:rPr>
            <w:noProof/>
            <w:webHidden/>
          </w:rPr>
          <w:fldChar w:fldCharType="end"/>
        </w:r>
      </w:hyperlink>
    </w:p>
    <w:p w14:paraId="33AFEF9B" w14:textId="77777777" w:rsidR="001C00C5" w:rsidRDefault="007D3BCA">
      <w:pPr>
        <w:pStyle w:val="35"/>
        <w:ind w:left="840"/>
        <w:rPr>
          <w:rFonts w:asciiTheme="minorHAnsi" w:eastAsiaTheme="minorEastAsia" w:hAnsiTheme="minorHAnsi" w:cstheme="minorBidi"/>
          <w:noProof/>
          <w:sz w:val="21"/>
          <w:szCs w:val="22"/>
        </w:rPr>
      </w:pPr>
      <w:hyperlink w:anchor="_Toc498361736" w:history="1">
        <w:r w:rsidR="001C00C5" w:rsidRPr="00864440">
          <w:rPr>
            <w:rStyle w:val="affe"/>
            <w:noProof/>
          </w:rPr>
          <w:t xml:space="preserve">2.1.4 </w:t>
        </w:r>
        <w:r w:rsidR="001C00C5" w:rsidRPr="00864440">
          <w:rPr>
            <w:rStyle w:val="affe"/>
            <w:noProof/>
          </w:rPr>
          <w:t>模型测试及模型可视化工具</w:t>
        </w:r>
        <w:r w:rsidR="001C00C5">
          <w:rPr>
            <w:noProof/>
            <w:webHidden/>
          </w:rPr>
          <w:tab/>
        </w:r>
        <w:r w:rsidR="001C00C5">
          <w:rPr>
            <w:noProof/>
            <w:webHidden/>
          </w:rPr>
          <w:fldChar w:fldCharType="begin"/>
        </w:r>
        <w:r w:rsidR="001C00C5">
          <w:rPr>
            <w:noProof/>
            <w:webHidden/>
          </w:rPr>
          <w:instrText xml:space="preserve"> PAGEREF _Toc498361736 \h </w:instrText>
        </w:r>
        <w:r w:rsidR="001C00C5">
          <w:rPr>
            <w:noProof/>
            <w:webHidden/>
          </w:rPr>
        </w:r>
        <w:r w:rsidR="001C00C5">
          <w:rPr>
            <w:noProof/>
            <w:webHidden/>
          </w:rPr>
          <w:fldChar w:fldCharType="separate"/>
        </w:r>
        <w:r w:rsidR="001C00C5">
          <w:rPr>
            <w:noProof/>
            <w:webHidden/>
          </w:rPr>
          <w:t>7</w:t>
        </w:r>
        <w:r w:rsidR="001C00C5">
          <w:rPr>
            <w:noProof/>
            <w:webHidden/>
          </w:rPr>
          <w:fldChar w:fldCharType="end"/>
        </w:r>
      </w:hyperlink>
    </w:p>
    <w:p w14:paraId="7F87D83C" w14:textId="77777777" w:rsidR="001C00C5" w:rsidRDefault="007D3BCA">
      <w:pPr>
        <w:pStyle w:val="35"/>
        <w:ind w:left="840"/>
        <w:rPr>
          <w:rFonts w:asciiTheme="minorHAnsi" w:eastAsiaTheme="minorEastAsia" w:hAnsiTheme="minorHAnsi" w:cstheme="minorBidi"/>
          <w:noProof/>
          <w:sz w:val="21"/>
          <w:szCs w:val="22"/>
        </w:rPr>
      </w:pPr>
      <w:hyperlink w:anchor="_Toc498361737" w:history="1">
        <w:r w:rsidR="001C00C5" w:rsidRPr="00864440">
          <w:rPr>
            <w:rStyle w:val="affe"/>
            <w:noProof/>
          </w:rPr>
          <w:t>2.1.5 Z3</w:t>
        </w:r>
        <w:r w:rsidR="001C00C5" w:rsidRPr="00864440">
          <w:rPr>
            <w:rStyle w:val="affe"/>
            <w:noProof/>
          </w:rPr>
          <w:t>约束求解器</w:t>
        </w:r>
        <w:r w:rsidR="001C00C5">
          <w:rPr>
            <w:noProof/>
            <w:webHidden/>
          </w:rPr>
          <w:tab/>
        </w:r>
        <w:r w:rsidR="001C00C5">
          <w:rPr>
            <w:noProof/>
            <w:webHidden/>
          </w:rPr>
          <w:fldChar w:fldCharType="begin"/>
        </w:r>
        <w:r w:rsidR="001C00C5">
          <w:rPr>
            <w:noProof/>
            <w:webHidden/>
          </w:rPr>
          <w:instrText xml:space="preserve"> PAGEREF _Toc498361737 \h </w:instrText>
        </w:r>
        <w:r w:rsidR="001C00C5">
          <w:rPr>
            <w:noProof/>
            <w:webHidden/>
          </w:rPr>
        </w:r>
        <w:r w:rsidR="001C00C5">
          <w:rPr>
            <w:noProof/>
            <w:webHidden/>
          </w:rPr>
          <w:fldChar w:fldCharType="separate"/>
        </w:r>
        <w:r w:rsidR="001C00C5">
          <w:rPr>
            <w:noProof/>
            <w:webHidden/>
          </w:rPr>
          <w:t>8</w:t>
        </w:r>
        <w:r w:rsidR="001C00C5">
          <w:rPr>
            <w:noProof/>
            <w:webHidden/>
          </w:rPr>
          <w:fldChar w:fldCharType="end"/>
        </w:r>
      </w:hyperlink>
    </w:p>
    <w:p w14:paraId="197F6837" w14:textId="77777777" w:rsidR="001C00C5" w:rsidRDefault="007D3BCA">
      <w:pPr>
        <w:pStyle w:val="26"/>
        <w:rPr>
          <w:rFonts w:asciiTheme="minorHAnsi" w:eastAsiaTheme="minorEastAsia" w:hAnsiTheme="minorHAnsi" w:cstheme="minorBidi"/>
          <w:noProof/>
          <w:sz w:val="21"/>
          <w:szCs w:val="22"/>
        </w:rPr>
      </w:pPr>
      <w:hyperlink w:anchor="_Toc498361738" w:history="1">
        <w:r w:rsidR="001C00C5" w:rsidRPr="00864440">
          <w:rPr>
            <w:rStyle w:val="affe"/>
            <w:noProof/>
          </w:rPr>
          <w:t xml:space="preserve">2.2 </w:t>
        </w:r>
        <w:r w:rsidR="001C00C5" w:rsidRPr="00864440">
          <w:rPr>
            <w:rStyle w:val="affe"/>
            <w:noProof/>
          </w:rPr>
          <w:t>国内外研究现状</w:t>
        </w:r>
        <w:r w:rsidR="001C00C5">
          <w:rPr>
            <w:noProof/>
            <w:webHidden/>
          </w:rPr>
          <w:tab/>
        </w:r>
        <w:r w:rsidR="001C00C5">
          <w:rPr>
            <w:noProof/>
            <w:webHidden/>
          </w:rPr>
          <w:fldChar w:fldCharType="begin"/>
        </w:r>
        <w:r w:rsidR="001C00C5">
          <w:rPr>
            <w:noProof/>
            <w:webHidden/>
          </w:rPr>
          <w:instrText xml:space="preserve"> PAGEREF _Toc498361738 \h </w:instrText>
        </w:r>
        <w:r w:rsidR="001C00C5">
          <w:rPr>
            <w:noProof/>
            <w:webHidden/>
          </w:rPr>
        </w:r>
        <w:r w:rsidR="001C00C5">
          <w:rPr>
            <w:noProof/>
            <w:webHidden/>
          </w:rPr>
          <w:fldChar w:fldCharType="separate"/>
        </w:r>
        <w:r w:rsidR="001C00C5">
          <w:rPr>
            <w:noProof/>
            <w:webHidden/>
          </w:rPr>
          <w:t>10</w:t>
        </w:r>
        <w:r w:rsidR="001C00C5">
          <w:rPr>
            <w:noProof/>
            <w:webHidden/>
          </w:rPr>
          <w:fldChar w:fldCharType="end"/>
        </w:r>
      </w:hyperlink>
    </w:p>
    <w:p w14:paraId="47CDC78B" w14:textId="77777777" w:rsidR="001C00C5" w:rsidRDefault="007D3BCA">
      <w:pPr>
        <w:pStyle w:val="35"/>
        <w:ind w:left="840"/>
        <w:rPr>
          <w:rFonts w:asciiTheme="minorHAnsi" w:eastAsiaTheme="minorEastAsia" w:hAnsiTheme="minorHAnsi" w:cstheme="minorBidi"/>
          <w:noProof/>
          <w:sz w:val="21"/>
          <w:szCs w:val="22"/>
        </w:rPr>
      </w:pPr>
      <w:hyperlink w:anchor="_Toc498361739" w:history="1">
        <w:r w:rsidR="001C00C5" w:rsidRPr="00864440">
          <w:rPr>
            <w:rStyle w:val="affe"/>
            <w:noProof/>
          </w:rPr>
          <w:t>2.2.1 WSDL</w:t>
        </w:r>
        <w:r w:rsidR="001C00C5" w:rsidRPr="00864440">
          <w:rPr>
            <w:rStyle w:val="affe"/>
            <w:noProof/>
          </w:rPr>
          <w:t>扩展技术研究现状</w:t>
        </w:r>
        <w:r w:rsidR="001C00C5">
          <w:rPr>
            <w:noProof/>
            <w:webHidden/>
          </w:rPr>
          <w:tab/>
        </w:r>
        <w:r w:rsidR="001C00C5">
          <w:rPr>
            <w:noProof/>
            <w:webHidden/>
          </w:rPr>
          <w:fldChar w:fldCharType="begin"/>
        </w:r>
        <w:r w:rsidR="001C00C5">
          <w:rPr>
            <w:noProof/>
            <w:webHidden/>
          </w:rPr>
          <w:instrText xml:space="preserve"> PAGEREF _Toc498361739 \h </w:instrText>
        </w:r>
        <w:r w:rsidR="001C00C5">
          <w:rPr>
            <w:noProof/>
            <w:webHidden/>
          </w:rPr>
        </w:r>
        <w:r w:rsidR="001C00C5">
          <w:rPr>
            <w:noProof/>
            <w:webHidden/>
          </w:rPr>
          <w:fldChar w:fldCharType="separate"/>
        </w:r>
        <w:r w:rsidR="001C00C5">
          <w:rPr>
            <w:noProof/>
            <w:webHidden/>
          </w:rPr>
          <w:t>10</w:t>
        </w:r>
        <w:r w:rsidR="001C00C5">
          <w:rPr>
            <w:noProof/>
            <w:webHidden/>
          </w:rPr>
          <w:fldChar w:fldCharType="end"/>
        </w:r>
      </w:hyperlink>
    </w:p>
    <w:p w14:paraId="3C6CF6DD" w14:textId="77777777" w:rsidR="001C00C5" w:rsidRDefault="007D3BCA">
      <w:pPr>
        <w:pStyle w:val="35"/>
        <w:ind w:left="840"/>
        <w:rPr>
          <w:rFonts w:asciiTheme="minorHAnsi" w:eastAsiaTheme="minorEastAsia" w:hAnsiTheme="minorHAnsi" w:cstheme="minorBidi"/>
          <w:noProof/>
          <w:sz w:val="21"/>
          <w:szCs w:val="22"/>
        </w:rPr>
      </w:pPr>
      <w:hyperlink w:anchor="_Toc498361740" w:history="1">
        <w:r w:rsidR="001C00C5" w:rsidRPr="00864440">
          <w:rPr>
            <w:rStyle w:val="affe"/>
            <w:noProof/>
          </w:rPr>
          <w:t xml:space="preserve">2.2.2 </w:t>
        </w:r>
        <w:r w:rsidR="001C00C5" w:rsidRPr="00864440">
          <w:rPr>
            <w:rStyle w:val="affe"/>
            <w:noProof/>
          </w:rPr>
          <w:t>模型驱动的</w:t>
        </w:r>
        <w:r w:rsidR="001C00C5" w:rsidRPr="00864440">
          <w:rPr>
            <w:rStyle w:val="affe"/>
            <w:noProof/>
          </w:rPr>
          <w:t>Web</w:t>
        </w:r>
        <w:r w:rsidR="001C00C5" w:rsidRPr="00864440">
          <w:rPr>
            <w:rStyle w:val="affe"/>
            <w:noProof/>
          </w:rPr>
          <w:t>服务测试研究现状</w:t>
        </w:r>
        <w:r w:rsidR="001C00C5">
          <w:rPr>
            <w:noProof/>
            <w:webHidden/>
          </w:rPr>
          <w:tab/>
        </w:r>
        <w:r w:rsidR="001C00C5">
          <w:rPr>
            <w:noProof/>
            <w:webHidden/>
          </w:rPr>
          <w:fldChar w:fldCharType="begin"/>
        </w:r>
        <w:r w:rsidR="001C00C5">
          <w:rPr>
            <w:noProof/>
            <w:webHidden/>
          </w:rPr>
          <w:instrText xml:space="preserve"> PAGEREF _Toc498361740 \h </w:instrText>
        </w:r>
        <w:r w:rsidR="001C00C5">
          <w:rPr>
            <w:noProof/>
            <w:webHidden/>
          </w:rPr>
        </w:r>
        <w:r w:rsidR="001C00C5">
          <w:rPr>
            <w:noProof/>
            <w:webHidden/>
          </w:rPr>
          <w:fldChar w:fldCharType="separate"/>
        </w:r>
        <w:r w:rsidR="001C00C5">
          <w:rPr>
            <w:noProof/>
            <w:webHidden/>
          </w:rPr>
          <w:t>11</w:t>
        </w:r>
        <w:r w:rsidR="001C00C5">
          <w:rPr>
            <w:noProof/>
            <w:webHidden/>
          </w:rPr>
          <w:fldChar w:fldCharType="end"/>
        </w:r>
      </w:hyperlink>
    </w:p>
    <w:p w14:paraId="3B474E2F" w14:textId="77777777" w:rsidR="001C00C5" w:rsidRDefault="007D3BCA">
      <w:pPr>
        <w:pStyle w:val="35"/>
        <w:ind w:left="840"/>
        <w:rPr>
          <w:rFonts w:asciiTheme="minorHAnsi" w:eastAsiaTheme="minorEastAsia" w:hAnsiTheme="minorHAnsi" w:cstheme="minorBidi"/>
          <w:noProof/>
          <w:sz w:val="21"/>
          <w:szCs w:val="22"/>
        </w:rPr>
      </w:pPr>
      <w:hyperlink w:anchor="_Toc498361741" w:history="1">
        <w:r w:rsidR="001C00C5" w:rsidRPr="00864440">
          <w:rPr>
            <w:rStyle w:val="affe"/>
            <w:noProof/>
          </w:rPr>
          <w:t xml:space="preserve">2.2.3 </w:t>
        </w:r>
        <w:r w:rsidR="001C00C5" w:rsidRPr="00864440">
          <w:rPr>
            <w:rStyle w:val="affe"/>
            <w:noProof/>
          </w:rPr>
          <w:t>本课题组研究现状</w:t>
        </w:r>
        <w:r w:rsidR="001C00C5">
          <w:rPr>
            <w:noProof/>
            <w:webHidden/>
          </w:rPr>
          <w:tab/>
        </w:r>
        <w:r w:rsidR="001C00C5">
          <w:rPr>
            <w:noProof/>
            <w:webHidden/>
          </w:rPr>
          <w:fldChar w:fldCharType="begin"/>
        </w:r>
        <w:r w:rsidR="001C00C5">
          <w:rPr>
            <w:noProof/>
            <w:webHidden/>
          </w:rPr>
          <w:instrText xml:space="preserve"> PAGEREF _Toc498361741 \h </w:instrText>
        </w:r>
        <w:r w:rsidR="001C00C5">
          <w:rPr>
            <w:noProof/>
            <w:webHidden/>
          </w:rPr>
        </w:r>
        <w:r w:rsidR="001C00C5">
          <w:rPr>
            <w:noProof/>
            <w:webHidden/>
          </w:rPr>
          <w:fldChar w:fldCharType="separate"/>
        </w:r>
        <w:r w:rsidR="001C00C5">
          <w:rPr>
            <w:noProof/>
            <w:webHidden/>
          </w:rPr>
          <w:t>13</w:t>
        </w:r>
        <w:r w:rsidR="001C00C5">
          <w:rPr>
            <w:noProof/>
            <w:webHidden/>
          </w:rPr>
          <w:fldChar w:fldCharType="end"/>
        </w:r>
      </w:hyperlink>
    </w:p>
    <w:p w14:paraId="398F2902" w14:textId="77777777" w:rsidR="001C00C5" w:rsidRDefault="007D3BCA">
      <w:pPr>
        <w:pStyle w:val="11"/>
        <w:rPr>
          <w:rFonts w:asciiTheme="minorHAnsi" w:eastAsiaTheme="minorEastAsia" w:hAnsiTheme="minorHAnsi" w:cstheme="minorBidi"/>
          <w:noProof/>
          <w:sz w:val="21"/>
          <w:szCs w:val="22"/>
        </w:rPr>
      </w:pPr>
      <w:hyperlink w:anchor="_Toc498361742" w:history="1">
        <w:r w:rsidR="001C00C5" w:rsidRPr="00864440">
          <w:rPr>
            <w:rStyle w:val="affe"/>
            <w:noProof/>
          </w:rPr>
          <w:t xml:space="preserve">3 </w:t>
        </w:r>
        <w:r w:rsidR="001C00C5" w:rsidRPr="00864440">
          <w:rPr>
            <w:rStyle w:val="affe"/>
            <w:noProof/>
          </w:rPr>
          <w:t>行为模型驱动的</w:t>
        </w:r>
        <w:r w:rsidR="001C00C5" w:rsidRPr="00864440">
          <w:rPr>
            <w:rStyle w:val="affe"/>
            <w:noProof/>
          </w:rPr>
          <w:t>Web</w:t>
        </w:r>
        <w:r w:rsidR="001C00C5" w:rsidRPr="00864440">
          <w:rPr>
            <w:rStyle w:val="affe"/>
            <w:noProof/>
          </w:rPr>
          <w:t>服务组合测试用例生成技术</w:t>
        </w:r>
        <w:r w:rsidR="001C00C5">
          <w:rPr>
            <w:noProof/>
            <w:webHidden/>
          </w:rPr>
          <w:tab/>
        </w:r>
        <w:r w:rsidR="001C00C5">
          <w:rPr>
            <w:noProof/>
            <w:webHidden/>
          </w:rPr>
          <w:fldChar w:fldCharType="begin"/>
        </w:r>
        <w:r w:rsidR="001C00C5">
          <w:rPr>
            <w:noProof/>
            <w:webHidden/>
          </w:rPr>
          <w:instrText xml:space="preserve"> PAGEREF _Toc498361742 \h </w:instrText>
        </w:r>
        <w:r w:rsidR="001C00C5">
          <w:rPr>
            <w:noProof/>
            <w:webHidden/>
          </w:rPr>
        </w:r>
        <w:r w:rsidR="001C00C5">
          <w:rPr>
            <w:noProof/>
            <w:webHidden/>
          </w:rPr>
          <w:fldChar w:fldCharType="separate"/>
        </w:r>
        <w:r w:rsidR="001C00C5">
          <w:rPr>
            <w:noProof/>
            <w:webHidden/>
          </w:rPr>
          <w:t>14</w:t>
        </w:r>
        <w:r w:rsidR="001C00C5">
          <w:rPr>
            <w:noProof/>
            <w:webHidden/>
          </w:rPr>
          <w:fldChar w:fldCharType="end"/>
        </w:r>
      </w:hyperlink>
    </w:p>
    <w:p w14:paraId="4424F397" w14:textId="77777777" w:rsidR="001C00C5" w:rsidRDefault="007D3BCA">
      <w:pPr>
        <w:pStyle w:val="26"/>
        <w:rPr>
          <w:rFonts w:asciiTheme="minorHAnsi" w:eastAsiaTheme="minorEastAsia" w:hAnsiTheme="minorHAnsi" w:cstheme="minorBidi"/>
          <w:noProof/>
          <w:sz w:val="21"/>
          <w:szCs w:val="22"/>
        </w:rPr>
      </w:pPr>
      <w:hyperlink w:anchor="_Toc498361743" w:history="1">
        <w:r w:rsidR="001C00C5" w:rsidRPr="00864440">
          <w:rPr>
            <w:rStyle w:val="affe"/>
            <w:noProof/>
          </w:rPr>
          <w:t>3.1 WSDL</w:t>
        </w:r>
        <w:r w:rsidR="001C00C5" w:rsidRPr="00864440">
          <w:rPr>
            <w:rStyle w:val="affe"/>
            <w:noProof/>
          </w:rPr>
          <w:t>文档行为约束扩展</w:t>
        </w:r>
        <w:r w:rsidR="001C00C5">
          <w:rPr>
            <w:noProof/>
            <w:webHidden/>
          </w:rPr>
          <w:tab/>
        </w:r>
        <w:r w:rsidR="001C00C5">
          <w:rPr>
            <w:noProof/>
            <w:webHidden/>
          </w:rPr>
          <w:fldChar w:fldCharType="begin"/>
        </w:r>
        <w:r w:rsidR="001C00C5">
          <w:rPr>
            <w:noProof/>
            <w:webHidden/>
          </w:rPr>
          <w:instrText xml:space="preserve"> PAGEREF _Toc498361743 \h </w:instrText>
        </w:r>
        <w:r w:rsidR="001C00C5">
          <w:rPr>
            <w:noProof/>
            <w:webHidden/>
          </w:rPr>
        </w:r>
        <w:r w:rsidR="001C00C5">
          <w:rPr>
            <w:noProof/>
            <w:webHidden/>
          </w:rPr>
          <w:fldChar w:fldCharType="separate"/>
        </w:r>
        <w:r w:rsidR="001C00C5">
          <w:rPr>
            <w:noProof/>
            <w:webHidden/>
          </w:rPr>
          <w:t>16</w:t>
        </w:r>
        <w:r w:rsidR="001C00C5">
          <w:rPr>
            <w:noProof/>
            <w:webHidden/>
          </w:rPr>
          <w:fldChar w:fldCharType="end"/>
        </w:r>
      </w:hyperlink>
    </w:p>
    <w:p w14:paraId="58A1B4BB" w14:textId="77777777" w:rsidR="001C00C5" w:rsidRDefault="007D3BCA">
      <w:pPr>
        <w:pStyle w:val="35"/>
        <w:ind w:left="840"/>
        <w:rPr>
          <w:rFonts w:asciiTheme="minorHAnsi" w:eastAsiaTheme="minorEastAsia" w:hAnsiTheme="minorHAnsi" w:cstheme="minorBidi"/>
          <w:noProof/>
          <w:sz w:val="21"/>
          <w:szCs w:val="22"/>
        </w:rPr>
      </w:pPr>
      <w:hyperlink w:anchor="_Toc498361744" w:history="1">
        <w:r w:rsidR="001C00C5" w:rsidRPr="00864440">
          <w:rPr>
            <w:rStyle w:val="affe"/>
            <w:noProof/>
          </w:rPr>
          <w:t xml:space="preserve">3.1.1 </w:t>
        </w:r>
        <w:r w:rsidR="001C00C5" w:rsidRPr="00864440">
          <w:rPr>
            <w:rStyle w:val="affe"/>
            <w:noProof/>
          </w:rPr>
          <w:t>行为约束类型定义与描述</w:t>
        </w:r>
        <w:r w:rsidR="001C00C5">
          <w:rPr>
            <w:noProof/>
            <w:webHidden/>
          </w:rPr>
          <w:tab/>
        </w:r>
        <w:r w:rsidR="001C00C5">
          <w:rPr>
            <w:noProof/>
            <w:webHidden/>
          </w:rPr>
          <w:fldChar w:fldCharType="begin"/>
        </w:r>
        <w:r w:rsidR="001C00C5">
          <w:rPr>
            <w:noProof/>
            <w:webHidden/>
          </w:rPr>
          <w:instrText xml:space="preserve"> PAGEREF _Toc498361744 \h </w:instrText>
        </w:r>
        <w:r w:rsidR="001C00C5">
          <w:rPr>
            <w:noProof/>
            <w:webHidden/>
          </w:rPr>
        </w:r>
        <w:r w:rsidR="001C00C5">
          <w:rPr>
            <w:noProof/>
            <w:webHidden/>
          </w:rPr>
          <w:fldChar w:fldCharType="separate"/>
        </w:r>
        <w:r w:rsidR="001C00C5">
          <w:rPr>
            <w:noProof/>
            <w:webHidden/>
          </w:rPr>
          <w:t>16</w:t>
        </w:r>
        <w:r w:rsidR="001C00C5">
          <w:rPr>
            <w:noProof/>
            <w:webHidden/>
          </w:rPr>
          <w:fldChar w:fldCharType="end"/>
        </w:r>
      </w:hyperlink>
    </w:p>
    <w:p w14:paraId="4E9F51B5" w14:textId="77777777" w:rsidR="001C00C5" w:rsidRDefault="007D3BCA">
      <w:pPr>
        <w:pStyle w:val="35"/>
        <w:ind w:left="840"/>
        <w:rPr>
          <w:rFonts w:asciiTheme="minorHAnsi" w:eastAsiaTheme="minorEastAsia" w:hAnsiTheme="minorHAnsi" w:cstheme="minorBidi"/>
          <w:noProof/>
          <w:sz w:val="21"/>
          <w:szCs w:val="22"/>
        </w:rPr>
      </w:pPr>
      <w:hyperlink w:anchor="_Toc498361745" w:history="1">
        <w:r w:rsidR="001C00C5" w:rsidRPr="00864440">
          <w:rPr>
            <w:rStyle w:val="affe"/>
            <w:noProof/>
          </w:rPr>
          <w:t xml:space="preserve">3.1.2 </w:t>
        </w:r>
        <w:r w:rsidR="001C00C5" w:rsidRPr="00864440">
          <w:rPr>
            <w:rStyle w:val="affe"/>
            <w:noProof/>
          </w:rPr>
          <w:t>扩展</w:t>
        </w:r>
        <w:r w:rsidR="001C00C5" w:rsidRPr="00864440">
          <w:rPr>
            <w:rStyle w:val="affe"/>
            <w:noProof/>
          </w:rPr>
          <w:t>WSDL</w:t>
        </w:r>
        <w:r w:rsidR="001C00C5" w:rsidRPr="00864440">
          <w:rPr>
            <w:rStyle w:val="affe"/>
            <w:noProof/>
          </w:rPr>
          <w:t>支持行为约束的表达</w:t>
        </w:r>
        <w:r w:rsidR="001C00C5">
          <w:rPr>
            <w:noProof/>
            <w:webHidden/>
          </w:rPr>
          <w:tab/>
        </w:r>
        <w:r w:rsidR="001C00C5">
          <w:rPr>
            <w:noProof/>
            <w:webHidden/>
          </w:rPr>
          <w:fldChar w:fldCharType="begin"/>
        </w:r>
        <w:r w:rsidR="001C00C5">
          <w:rPr>
            <w:noProof/>
            <w:webHidden/>
          </w:rPr>
          <w:instrText xml:space="preserve"> PAGEREF _Toc498361745 \h </w:instrText>
        </w:r>
        <w:r w:rsidR="001C00C5">
          <w:rPr>
            <w:noProof/>
            <w:webHidden/>
          </w:rPr>
        </w:r>
        <w:r w:rsidR="001C00C5">
          <w:rPr>
            <w:noProof/>
            <w:webHidden/>
          </w:rPr>
          <w:fldChar w:fldCharType="separate"/>
        </w:r>
        <w:r w:rsidR="001C00C5">
          <w:rPr>
            <w:noProof/>
            <w:webHidden/>
          </w:rPr>
          <w:t>24</w:t>
        </w:r>
        <w:r w:rsidR="001C00C5">
          <w:rPr>
            <w:noProof/>
            <w:webHidden/>
          </w:rPr>
          <w:fldChar w:fldCharType="end"/>
        </w:r>
      </w:hyperlink>
    </w:p>
    <w:p w14:paraId="510E7C8C" w14:textId="77777777" w:rsidR="001C00C5" w:rsidRDefault="007D3BCA">
      <w:pPr>
        <w:pStyle w:val="26"/>
        <w:rPr>
          <w:rFonts w:asciiTheme="minorHAnsi" w:eastAsiaTheme="minorEastAsia" w:hAnsiTheme="minorHAnsi" w:cstheme="minorBidi"/>
          <w:noProof/>
          <w:sz w:val="21"/>
          <w:szCs w:val="22"/>
        </w:rPr>
      </w:pPr>
      <w:hyperlink w:anchor="_Toc498361746" w:history="1">
        <w:r w:rsidR="001C00C5" w:rsidRPr="00864440">
          <w:rPr>
            <w:rStyle w:val="affe"/>
            <w:noProof/>
          </w:rPr>
          <w:t xml:space="preserve">3.2 </w:t>
        </w:r>
        <w:r w:rsidR="001C00C5" w:rsidRPr="00864440">
          <w:rPr>
            <w:rStyle w:val="affe"/>
            <w:noProof/>
          </w:rPr>
          <w:t>基于扩展</w:t>
        </w:r>
        <w:r w:rsidR="001C00C5" w:rsidRPr="00864440">
          <w:rPr>
            <w:rStyle w:val="affe"/>
            <w:noProof/>
          </w:rPr>
          <w:t>WSDL</w:t>
        </w:r>
        <w:r w:rsidR="001C00C5" w:rsidRPr="00864440">
          <w:rPr>
            <w:rStyle w:val="affe"/>
            <w:noProof/>
          </w:rPr>
          <w:t>文档的</w:t>
        </w:r>
        <w:r w:rsidR="001C00C5" w:rsidRPr="00864440">
          <w:rPr>
            <w:rStyle w:val="affe"/>
            <w:noProof/>
          </w:rPr>
          <w:t>Web</w:t>
        </w:r>
        <w:r w:rsidR="001C00C5" w:rsidRPr="00864440">
          <w:rPr>
            <w:rStyle w:val="affe"/>
            <w:noProof/>
          </w:rPr>
          <w:t>服务行为模型生成方法</w:t>
        </w:r>
        <w:r w:rsidR="001C00C5">
          <w:rPr>
            <w:noProof/>
            <w:webHidden/>
          </w:rPr>
          <w:tab/>
        </w:r>
        <w:r w:rsidR="001C00C5">
          <w:rPr>
            <w:noProof/>
            <w:webHidden/>
          </w:rPr>
          <w:fldChar w:fldCharType="begin"/>
        </w:r>
        <w:r w:rsidR="001C00C5">
          <w:rPr>
            <w:noProof/>
            <w:webHidden/>
          </w:rPr>
          <w:instrText xml:space="preserve"> PAGEREF _Toc498361746 \h </w:instrText>
        </w:r>
        <w:r w:rsidR="001C00C5">
          <w:rPr>
            <w:noProof/>
            <w:webHidden/>
          </w:rPr>
        </w:r>
        <w:r w:rsidR="001C00C5">
          <w:rPr>
            <w:noProof/>
            <w:webHidden/>
          </w:rPr>
          <w:fldChar w:fldCharType="separate"/>
        </w:r>
        <w:r w:rsidR="001C00C5">
          <w:rPr>
            <w:noProof/>
            <w:webHidden/>
          </w:rPr>
          <w:t>26</w:t>
        </w:r>
        <w:r w:rsidR="001C00C5">
          <w:rPr>
            <w:noProof/>
            <w:webHidden/>
          </w:rPr>
          <w:fldChar w:fldCharType="end"/>
        </w:r>
      </w:hyperlink>
    </w:p>
    <w:p w14:paraId="33CCE100" w14:textId="77777777" w:rsidR="001C00C5" w:rsidRDefault="007D3BCA">
      <w:pPr>
        <w:pStyle w:val="26"/>
        <w:rPr>
          <w:rFonts w:asciiTheme="minorHAnsi" w:eastAsiaTheme="minorEastAsia" w:hAnsiTheme="minorHAnsi" w:cstheme="minorBidi"/>
          <w:noProof/>
          <w:sz w:val="21"/>
          <w:szCs w:val="22"/>
        </w:rPr>
      </w:pPr>
      <w:hyperlink w:anchor="_Toc498361747" w:history="1">
        <w:r w:rsidR="001C00C5" w:rsidRPr="00864440">
          <w:rPr>
            <w:rStyle w:val="affe"/>
            <w:noProof/>
          </w:rPr>
          <w:t xml:space="preserve">3.3 </w:t>
        </w:r>
        <w:r w:rsidR="001C00C5" w:rsidRPr="00864440">
          <w:rPr>
            <w:rStyle w:val="affe"/>
            <w:noProof/>
          </w:rPr>
          <w:t>行为模型驱动的测试用例生成技术</w:t>
        </w:r>
        <w:r w:rsidR="001C00C5">
          <w:rPr>
            <w:noProof/>
            <w:webHidden/>
          </w:rPr>
          <w:tab/>
        </w:r>
        <w:r w:rsidR="001C00C5">
          <w:rPr>
            <w:noProof/>
            <w:webHidden/>
          </w:rPr>
          <w:fldChar w:fldCharType="begin"/>
        </w:r>
        <w:r w:rsidR="001C00C5">
          <w:rPr>
            <w:noProof/>
            <w:webHidden/>
          </w:rPr>
          <w:instrText xml:space="preserve"> PAGEREF _Toc498361747 \h </w:instrText>
        </w:r>
        <w:r w:rsidR="001C00C5">
          <w:rPr>
            <w:noProof/>
            <w:webHidden/>
          </w:rPr>
        </w:r>
        <w:r w:rsidR="001C00C5">
          <w:rPr>
            <w:noProof/>
            <w:webHidden/>
          </w:rPr>
          <w:fldChar w:fldCharType="separate"/>
        </w:r>
        <w:r w:rsidR="001C00C5">
          <w:rPr>
            <w:noProof/>
            <w:webHidden/>
          </w:rPr>
          <w:t>33</w:t>
        </w:r>
        <w:r w:rsidR="001C00C5">
          <w:rPr>
            <w:noProof/>
            <w:webHidden/>
          </w:rPr>
          <w:fldChar w:fldCharType="end"/>
        </w:r>
      </w:hyperlink>
    </w:p>
    <w:p w14:paraId="55E0842E" w14:textId="77777777" w:rsidR="001C00C5" w:rsidRDefault="007D3BCA">
      <w:pPr>
        <w:pStyle w:val="35"/>
        <w:ind w:left="840"/>
        <w:rPr>
          <w:rFonts w:asciiTheme="minorHAnsi" w:eastAsiaTheme="minorEastAsia" w:hAnsiTheme="minorHAnsi" w:cstheme="minorBidi"/>
          <w:noProof/>
          <w:sz w:val="21"/>
          <w:szCs w:val="22"/>
        </w:rPr>
      </w:pPr>
      <w:hyperlink w:anchor="_Toc498361748" w:history="1">
        <w:r w:rsidR="001C00C5" w:rsidRPr="00864440">
          <w:rPr>
            <w:rStyle w:val="affe"/>
            <w:noProof/>
          </w:rPr>
          <w:t xml:space="preserve">3.3.1 </w:t>
        </w:r>
        <w:r w:rsidR="001C00C5" w:rsidRPr="00864440">
          <w:rPr>
            <w:rStyle w:val="affe"/>
            <w:noProof/>
          </w:rPr>
          <w:t>行为模型驱动的测试序列生成</w:t>
        </w:r>
        <w:r w:rsidR="001C00C5">
          <w:rPr>
            <w:noProof/>
            <w:webHidden/>
          </w:rPr>
          <w:tab/>
        </w:r>
        <w:r w:rsidR="001C00C5">
          <w:rPr>
            <w:noProof/>
            <w:webHidden/>
          </w:rPr>
          <w:fldChar w:fldCharType="begin"/>
        </w:r>
        <w:r w:rsidR="001C00C5">
          <w:rPr>
            <w:noProof/>
            <w:webHidden/>
          </w:rPr>
          <w:instrText xml:space="preserve"> PAGEREF _Toc498361748 \h </w:instrText>
        </w:r>
        <w:r w:rsidR="001C00C5">
          <w:rPr>
            <w:noProof/>
            <w:webHidden/>
          </w:rPr>
        </w:r>
        <w:r w:rsidR="001C00C5">
          <w:rPr>
            <w:noProof/>
            <w:webHidden/>
          </w:rPr>
          <w:fldChar w:fldCharType="separate"/>
        </w:r>
        <w:r w:rsidR="001C00C5">
          <w:rPr>
            <w:noProof/>
            <w:webHidden/>
          </w:rPr>
          <w:t>33</w:t>
        </w:r>
        <w:r w:rsidR="001C00C5">
          <w:rPr>
            <w:noProof/>
            <w:webHidden/>
          </w:rPr>
          <w:fldChar w:fldCharType="end"/>
        </w:r>
      </w:hyperlink>
    </w:p>
    <w:p w14:paraId="213BC7FB" w14:textId="77777777" w:rsidR="001C00C5" w:rsidRDefault="007D3BCA">
      <w:pPr>
        <w:pStyle w:val="35"/>
        <w:ind w:left="840"/>
        <w:rPr>
          <w:rFonts w:asciiTheme="minorHAnsi" w:eastAsiaTheme="minorEastAsia" w:hAnsiTheme="minorHAnsi" w:cstheme="minorBidi"/>
          <w:noProof/>
          <w:sz w:val="21"/>
          <w:szCs w:val="22"/>
        </w:rPr>
      </w:pPr>
      <w:hyperlink w:anchor="_Toc498361749" w:history="1">
        <w:r w:rsidR="001C00C5" w:rsidRPr="00864440">
          <w:rPr>
            <w:rStyle w:val="affe"/>
            <w:noProof/>
          </w:rPr>
          <w:t xml:space="preserve">3.3.2 </w:t>
        </w:r>
        <w:r w:rsidR="001C00C5" w:rsidRPr="00864440">
          <w:rPr>
            <w:rStyle w:val="affe"/>
            <w:noProof/>
          </w:rPr>
          <w:t>基于约束求解策略的测试数据自动生成</w:t>
        </w:r>
        <w:r w:rsidR="001C00C5">
          <w:rPr>
            <w:noProof/>
            <w:webHidden/>
          </w:rPr>
          <w:tab/>
        </w:r>
        <w:r w:rsidR="001C00C5">
          <w:rPr>
            <w:noProof/>
            <w:webHidden/>
          </w:rPr>
          <w:fldChar w:fldCharType="begin"/>
        </w:r>
        <w:r w:rsidR="001C00C5">
          <w:rPr>
            <w:noProof/>
            <w:webHidden/>
          </w:rPr>
          <w:instrText xml:space="preserve"> PAGEREF _Toc498361749 \h </w:instrText>
        </w:r>
        <w:r w:rsidR="001C00C5">
          <w:rPr>
            <w:noProof/>
            <w:webHidden/>
          </w:rPr>
        </w:r>
        <w:r w:rsidR="001C00C5">
          <w:rPr>
            <w:noProof/>
            <w:webHidden/>
          </w:rPr>
          <w:fldChar w:fldCharType="separate"/>
        </w:r>
        <w:r w:rsidR="001C00C5">
          <w:rPr>
            <w:noProof/>
            <w:webHidden/>
          </w:rPr>
          <w:t>41</w:t>
        </w:r>
        <w:r w:rsidR="001C00C5">
          <w:rPr>
            <w:noProof/>
            <w:webHidden/>
          </w:rPr>
          <w:fldChar w:fldCharType="end"/>
        </w:r>
      </w:hyperlink>
    </w:p>
    <w:p w14:paraId="0D73B7E9" w14:textId="77777777" w:rsidR="001C00C5" w:rsidRDefault="007D3BCA">
      <w:pPr>
        <w:pStyle w:val="35"/>
        <w:ind w:left="840"/>
        <w:rPr>
          <w:rFonts w:asciiTheme="minorHAnsi" w:eastAsiaTheme="minorEastAsia" w:hAnsiTheme="minorHAnsi" w:cstheme="minorBidi"/>
          <w:noProof/>
          <w:sz w:val="21"/>
          <w:szCs w:val="22"/>
        </w:rPr>
      </w:pPr>
      <w:hyperlink w:anchor="_Toc498361750" w:history="1">
        <w:r w:rsidR="001C00C5" w:rsidRPr="00864440">
          <w:rPr>
            <w:rStyle w:val="affe"/>
            <w:noProof/>
          </w:rPr>
          <w:t xml:space="preserve">3.3.3 </w:t>
        </w:r>
        <w:r w:rsidR="001C00C5" w:rsidRPr="00864440">
          <w:rPr>
            <w:rStyle w:val="affe"/>
            <w:noProof/>
          </w:rPr>
          <w:t>基于测试序列及测试数据的测试用例生成</w:t>
        </w:r>
        <w:r w:rsidR="001C00C5">
          <w:rPr>
            <w:noProof/>
            <w:webHidden/>
          </w:rPr>
          <w:tab/>
        </w:r>
        <w:r w:rsidR="001C00C5">
          <w:rPr>
            <w:noProof/>
            <w:webHidden/>
          </w:rPr>
          <w:fldChar w:fldCharType="begin"/>
        </w:r>
        <w:r w:rsidR="001C00C5">
          <w:rPr>
            <w:noProof/>
            <w:webHidden/>
          </w:rPr>
          <w:instrText xml:space="preserve"> PAGEREF _Toc498361750 \h </w:instrText>
        </w:r>
        <w:r w:rsidR="001C00C5">
          <w:rPr>
            <w:noProof/>
            <w:webHidden/>
          </w:rPr>
        </w:r>
        <w:r w:rsidR="001C00C5">
          <w:rPr>
            <w:noProof/>
            <w:webHidden/>
          </w:rPr>
          <w:fldChar w:fldCharType="separate"/>
        </w:r>
        <w:r w:rsidR="001C00C5">
          <w:rPr>
            <w:noProof/>
            <w:webHidden/>
          </w:rPr>
          <w:t>46</w:t>
        </w:r>
        <w:r w:rsidR="001C00C5">
          <w:rPr>
            <w:noProof/>
            <w:webHidden/>
          </w:rPr>
          <w:fldChar w:fldCharType="end"/>
        </w:r>
      </w:hyperlink>
    </w:p>
    <w:p w14:paraId="2B632350" w14:textId="77777777" w:rsidR="001C00C5" w:rsidRDefault="007D3BCA">
      <w:pPr>
        <w:pStyle w:val="26"/>
        <w:rPr>
          <w:rFonts w:asciiTheme="minorHAnsi" w:eastAsiaTheme="minorEastAsia" w:hAnsiTheme="minorHAnsi" w:cstheme="minorBidi"/>
          <w:noProof/>
          <w:sz w:val="21"/>
          <w:szCs w:val="22"/>
        </w:rPr>
      </w:pPr>
      <w:hyperlink w:anchor="_Toc498361751" w:history="1">
        <w:r w:rsidR="001C00C5" w:rsidRPr="00864440">
          <w:rPr>
            <w:rStyle w:val="affe"/>
            <w:noProof/>
          </w:rPr>
          <w:t xml:space="preserve">3.4 </w:t>
        </w:r>
        <w:r w:rsidR="001C00C5" w:rsidRPr="00864440">
          <w:rPr>
            <w:rStyle w:val="affe"/>
            <w:noProof/>
          </w:rPr>
          <w:t>测试执行与结果判定</w:t>
        </w:r>
        <w:r w:rsidR="001C00C5">
          <w:rPr>
            <w:noProof/>
            <w:webHidden/>
          </w:rPr>
          <w:tab/>
        </w:r>
        <w:r w:rsidR="001C00C5">
          <w:rPr>
            <w:noProof/>
            <w:webHidden/>
          </w:rPr>
          <w:fldChar w:fldCharType="begin"/>
        </w:r>
        <w:r w:rsidR="001C00C5">
          <w:rPr>
            <w:noProof/>
            <w:webHidden/>
          </w:rPr>
          <w:instrText xml:space="preserve"> PAGEREF _Toc498361751 \h </w:instrText>
        </w:r>
        <w:r w:rsidR="001C00C5">
          <w:rPr>
            <w:noProof/>
            <w:webHidden/>
          </w:rPr>
        </w:r>
        <w:r w:rsidR="001C00C5">
          <w:rPr>
            <w:noProof/>
            <w:webHidden/>
          </w:rPr>
          <w:fldChar w:fldCharType="separate"/>
        </w:r>
        <w:r w:rsidR="001C00C5">
          <w:rPr>
            <w:noProof/>
            <w:webHidden/>
          </w:rPr>
          <w:t>47</w:t>
        </w:r>
        <w:r w:rsidR="001C00C5">
          <w:rPr>
            <w:noProof/>
            <w:webHidden/>
          </w:rPr>
          <w:fldChar w:fldCharType="end"/>
        </w:r>
      </w:hyperlink>
    </w:p>
    <w:p w14:paraId="154E7A59" w14:textId="77777777" w:rsidR="001C00C5" w:rsidRDefault="007D3BCA">
      <w:pPr>
        <w:pStyle w:val="11"/>
        <w:rPr>
          <w:rFonts w:asciiTheme="minorHAnsi" w:eastAsiaTheme="minorEastAsia" w:hAnsiTheme="minorHAnsi" w:cstheme="minorBidi"/>
          <w:noProof/>
          <w:sz w:val="21"/>
          <w:szCs w:val="22"/>
        </w:rPr>
      </w:pPr>
      <w:hyperlink w:anchor="_Toc498361752" w:history="1">
        <w:r w:rsidR="001C00C5" w:rsidRPr="00864440">
          <w:rPr>
            <w:rStyle w:val="affe"/>
            <w:noProof/>
          </w:rPr>
          <w:t xml:space="preserve">4 </w:t>
        </w:r>
        <w:r w:rsidR="001C00C5" w:rsidRPr="00864440">
          <w:rPr>
            <w:rStyle w:val="affe"/>
            <w:noProof/>
          </w:rPr>
          <w:t>行为模型驱动的</w:t>
        </w:r>
        <w:r w:rsidR="001C00C5" w:rsidRPr="00864440">
          <w:rPr>
            <w:rStyle w:val="affe"/>
            <w:noProof/>
          </w:rPr>
          <w:t>Web</w:t>
        </w:r>
        <w:r w:rsidR="001C00C5" w:rsidRPr="00864440">
          <w:rPr>
            <w:rStyle w:val="affe"/>
            <w:noProof/>
          </w:rPr>
          <w:t>服务组合测试用例生成工具设计与实现</w:t>
        </w:r>
        <w:r w:rsidR="001C00C5">
          <w:rPr>
            <w:noProof/>
            <w:webHidden/>
          </w:rPr>
          <w:tab/>
        </w:r>
        <w:r w:rsidR="001C00C5">
          <w:rPr>
            <w:noProof/>
            <w:webHidden/>
          </w:rPr>
          <w:fldChar w:fldCharType="begin"/>
        </w:r>
        <w:r w:rsidR="001C00C5">
          <w:rPr>
            <w:noProof/>
            <w:webHidden/>
          </w:rPr>
          <w:instrText xml:space="preserve"> PAGEREF _Toc498361752 \h </w:instrText>
        </w:r>
        <w:r w:rsidR="001C00C5">
          <w:rPr>
            <w:noProof/>
            <w:webHidden/>
          </w:rPr>
        </w:r>
        <w:r w:rsidR="001C00C5">
          <w:rPr>
            <w:noProof/>
            <w:webHidden/>
          </w:rPr>
          <w:fldChar w:fldCharType="separate"/>
        </w:r>
        <w:r w:rsidR="001C00C5">
          <w:rPr>
            <w:noProof/>
            <w:webHidden/>
          </w:rPr>
          <w:t>51</w:t>
        </w:r>
        <w:r w:rsidR="001C00C5">
          <w:rPr>
            <w:noProof/>
            <w:webHidden/>
          </w:rPr>
          <w:fldChar w:fldCharType="end"/>
        </w:r>
      </w:hyperlink>
    </w:p>
    <w:p w14:paraId="7EB86A57" w14:textId="77777777" w:rsidR="001C00C5" w:rsidRDefault="007D3BCA">
      <w:pPr>
        <w:pStyle w:val="26"/>
        <w:rPr>
          <w:rFonts w:asciiTheme="minorHAnsi" w:eastAsiaTheme="minorEastAsia" w:hAnsiTheme="minorHAnsi" w:cstheme="minorBidi"/>
          <w:noProof/>
          <w:sz w:val="21"/>
          <w:szCs w:val="22"/>
        </w:rPr>
      </w:pPr>
      <w:hyperlink w:anchor="_Toc498361753" w:history="1">
        <w:r w:rsidR="001C00C5" w:rsidRPr="00864440">
          <w:rPr>
            <w:rStyle w:val="affe"/>
            <w:noProof/>
          </w:rPr>
          <w:t xml:space="preserve">4.1 </w:t>
        </w:r>
        <w:r w:rsidR="001C00C5" w:rsidRPr="00864440">
          <w:rPr>
            <w:rStyle w:val="affe"/>
            <w:noProof/>
          </w:rPr>
          <w:t>需求分析</w:t>
        </w:r>
        <w:r w:rsidR="001C00C5">
          <w:rPr>
            <w:noProof/>
            <w:webHidden/>
          </w:rPr>
          <w:tab/>
        </w:r>
        <w:r w:rsidR="001C00C5">
          <w:rPr>
            <w:noProof/>
            <w:webHidden/>
          </w:rPr>
          <w:fldChar w:fldCharType="begin"/>
        </w:r>
        <w:r w:rsidR="001C00C5">
          <w:rPr>
            <w:noProof/>
            <w:webHidden/>
          </w:rPr>
          <w:instrText xml:space="preserve"> PAGEREF _Toc498361753 \h </w:instrText>
        </w:r>
        <w:r w:rsidR="001C00C5">
          <w:rPr>
            <w:noProof/>
            <w:webHidden/>
          </w:rPr>
        </w:r>
        <w:r w:rsidR="001C00C5">
          <w:rPr>
            <w:noProof/>
            <w:webHidden/>
          </w:rPr>
          <w:fldChar w:fldCharType="separate"/>
        </w:r>
        <w:r w:rsidR="001C00C5">
          <w:rPr>
            <w:noProof/>
            <w:webHidden/>
          </w:rPr>
          <w:t>51</w:t>
        </w:r>
        <w:r w:rsidR="001C00C5">
          <w:rPr>
            <w:noProof/>
            <w:webHidden/>
          </w:rPr>
          <w:fldChar w:fldCharType="end"/>
        </w:r>
      </w:hyperlink>
    </w:p>
    <w:p w14:paraId="03D48CC9" w14:textId="77777777" w:rsidR="001C00C5" w:rsidRDefault="007D3BCA">
      <w:pPr>
        <w:pStyle w:val="26"/>
        <w:rPr>
          <w:rFonts w:asciiTheme="minorHAnsi" w:eastAsiaTheme="minorEastAsia" w:hAnsiTheme="minorHAnsi" w:cstheme="minorBidi"/>
          <w:noProof/>
          <w:sz w:val="21"/>
          <w:szCs w:val="22"/>
        </w:rPr>
      </w:pPr>
      <w:hyperlink w:anchor="_Toc498361754" w:history="1">
        <w:r w:rsidR="001C00C5" w:rsidRPr="00864440">
          <w:rPr>
            <w:rStyle w:val="affe"/>
            <w:noProof/>
          </w:rPr>
          <w:t>4.2</w:t>
        </w:r>
        <w:r w:rsidR="001C00C5" w:rsidRPr="00864440">
          <w:rPr>
            <w:rStyle w:val="affe"/>
            <w:noProof/>
            <w:kern w:val="0"/>
          </w:rPr>
          <w:t xml:space="preserve"> BMD_WSTCT</w:t>
        </w:r>
        <w:r w:rsidR="001C00C5" w:rsidRPr="00864440">
          <w:rPr>
            <w:rStyle w:val="affe"/>
            <w:noProof/>
          </w:rPr>
          <w:t>设计与实现</w:t>
        </w:r>
        <w:r w:rsidR="001C00C5">
          <w:rPr>
            <w:noProof/>
            <w:webHidden/>
          </w:rPr>
          <w:tab/>
        </w:r>
        <w:r w:rsidR="001C00C5">
          <w:rPr>
            <w:noProof/>
            <w:webHidden/>
          </w:rPr>
          <w:fldChar w:fldCharType="begin"/>
        </w:r>
        <w:r w:rsidR="001C00C5">
          <w:rPr>
            <w:noProof/>
            <w:webHidden/>
          </w:rPr>
          <w:instrText xml:space="preserve"> PAGEREF _Toc498361754 \h </w:instrText>
        </w:r>
        <w:r w:rsidR="001C00C5">
          <w:rPr>
            <w:noProof/>
            <w:webHidden/>
          </w:rPr>
        </w:r>
        <w:r w:rsidR="001C00C5">
          <w:rPr>
            <w:noProof/>
            <w:webHidden/>
          </w:rPr>
          <w:fldChar w:fldCharType="separate"/>
        </w:r>
        <w:r w:rsidR="001C00C5">
          <w:rPr>
            <w:noProof/>
            <w:webHidden/>
          </w:rPr>
          <w:t>53</w:t>
        </w:r>
        <w:r w:rsidR="001C00C5">
          <w:rPr>
            <w:noProof/>
            <w:webHidden/>
          </w:rPr>
          <w:fldChar w:fldCharType="end"/>
        </w:r>
      </w:hyperlink>
    </w:p>
    <w:p w14:paraId="0C29B431" w14:textId="77777777" w:rsidR="001C00C5" w:rsidRDefault="007D3BCA">
      <w:pPr>
        <w:pStyle w:val="35"/>
        <w:ind w:left="840"/>
        <w:rPr>
          <w:rFonts w:asciiTheme="minorHAnsi" w:eastAsiaTheme="minorEastAsia" w:hAnsiTheme="minorHAnsi" w:cstheme="minorBidi"/>
          <w:noProof/>
          <w:sz w:val="21"/>
          <w:szCs w:val="22"/>
        </w:rPr>
      </w:pPr>
      <w:hyperlink w:anchor="_Toc498361755" w:history="1">
        <w:r w:rsidR="001C00C5" w:rsidRPr="00864440">
          <w:rPr>
            <w:rStyle w:val="affe"/>
            <w:noProof/>
          </w:rPr>
          <w:t xml:space="preserve">4.2.1 </w:t>
        </w:r>
        <w:r w:rsidR="001C00C5" w:rsidRPr="00864440">
          <w:rPr>
            <w:rStyle w:val="affe"/>
            <w:noProof/>
          </w:rPr>
          <w:t>系统架构</w:t>
        </w:r>
        <w:r w:rsidR="001C00C5">
          <w:rPr>
            <w:noProof/>
            <w:webHidden/>
          </w:rPr>
          <w:tab/>
        </w:r>
        <w:r w:rsidR="001C00C5">
          <w:rPr>
            <w:noProof/>
            <w:webHidden/>
          </w:rPr>
          <w:fldChar w:fldCharType="begin"/>
        </w:r>
        <w:r w:rsidR="001C00C5">
          <w:rPr>
            <w:noProof/>
            <w:webHidden/>
          </w:rPr>
          <w:instrText xml:space="preserve"> PAGEREF _Toc498361755 \h </w:instrText>
        </w:r>
        <w:r w:rsidR="001C00C5">
          <w:rPr>
            <w:noProof/>
            <w:webHidden/>
          </w:rPr>
        </w:r>
        <w:r w:rsidR="001C00C5">
          <w:rPr>
            <w:noProof/>
            <w:webHidden/>
          </w:rPr>
          <w:fldChar w:fldCharType="separate"/>
        </w:r>
        <w:r w:rsidR="001C00C5">
          <w:rPr>
            <w:noProof/>
            <w:webHidden/>
          </w:rPr>
          <w:t>53</w:t>
        </w:r>
        <w:r w:rsidR="001C00C5">
          <w:rPr>
            <w:noProof/>
            <w:webHidden/>
          </w:rPr>
          <w:fldChar w:fldCharType="end"/>
        </w:r>
      </w:hyperlink>
    </w:p>
    <w:p w14:paraId="36F285FB" w14:textId="77777777" w:rsidR="001C00C5" w:rsidRDefault="007D3BCA">
      <w:pPr>
        <w:pStyle w:val="35"/>
        <w:ind w:left="840"/>
        <w:rPr>
          <w:rFonts w:asciiTheme="minorHAnsi" w:eastAsiaTheme="minorEastAsia" w:hAnsiTheme="minorHAnsi" w:cstheme="minorBidi"/>
          <w:noProof/>
          <w:sz w:val="21"/>
          <w:szCs w:val="22"/>
        </w:rPr>
      </w:pPr>
      <w:hyperlink w:anchor="_Toc498361756" w:history="1">
        <w:r w:rsidR="001C00C5" w:rsidRPr="00864440">
          <w:rPr>
            <w:rStyle w:val="affe"/>
            <w:noProof/>
          </w:rPr>
          <w:t xml:space="preserve">4.2.2 </w:t>
        </w:r>
        <w:r w:rsidR="001C00C5" w:rsidRPr="00864440">
          <w:rPr>
            <w:rStyle w:val="affe"/>
            <w:noProof/>
          </w:rPr>
          <w:t>工具实现</w:t>
        </w:r>
        <w:r w:rsidR="001C00C5">
          <w:rPr>
            <w:noProof/>
            <w:webHidden/>
          </w:rPr>
          <w:tab/>
        </w:r>
        <w:r w:rsidR="001C00C5">
          <w:rPr>
            <w:noProof/>
            <w:webHidden/>
          </w:rPr>
          <w:fldChar w:fldCharType="begin"/>
        </w:r>
        <w:r w:rsidR="001C00C5">
          <w:rPr>
            <w:noProof/>
            <w:webHidden/>
          </w:rPr>
          <w:instrText xml:space="preserve"> PAGEREF _Toc498361756 \h </w:instrText>
        </w:r>
        <w:r w:rsidR="001C00C5">
          <w:rPr>
            <w:noProof/>
            <w:webHidden/>
          </w:rPr>
        </w:r>
        <w:r w:rsidR="001C00C5">
          <w:rPr>
            <w:noProof/>
            <w:webHidden/>
          </w:rPr>
          <w:fldChar w:fldCharType="separate"/>
        </w:r>
        <w:r w:rsidR="001C00C5">
          <w:rPr>
            <w:noProof/>
            <w:webHidden/>
          </w:rPr>
          <w:t>56</w:t>
        </w:r>
        <w:r w:rsidR="001C00C5">
          <w:rPr>
            <w:noProof/>
            <w:webHidden/>
          </w:rPr>
          <w:fldChar w:fldCharType="end"/>
        </w:r>
      </w:hyperlink>
    </w:p>
    <w:p w14:paraId="110AC148" w14:textId="77777777" w:rsidR="001C00C5" w:rsidRDefault="007D3BCA">
      <w:pPr>
        <w:pStyle w:val="26"/>
        <w:rPr>
          <w:rFonts w:asciiTheme="minorHAnsi" w:eastAsiaTheme="minorEastAsia" w:hAnsiTheme="minorHAnsi" w:cstheme="minorBidi"/>
          <w:noProof/>
          <w:sz w:val="21"/>
          <w:szCs w:val="22"/>
        </w:rPr>
      </w:pPr>
      <w:hyperlink w:anchor="_Toc498361757" w:history="1">
        <w:r w:rsidR="001C00C5" w:rsidRPr="00864440">
          <w:rPr>
            <w:rStyle w:val="affe"/>
            <w:noProof/>
          </w:rPr>
          <w:t xml:space="preserve">4.3 </w:t>
        </w:r>
        <w:r w:rsidR="001C00C5" w:rsidRPr="00864440">
          <w:rPr>
            <w:rStyle w:val="affe"/>
            <w:noProof/>
          </w:rPr>
          <w:t>系统演示</w:t>
        </w:r>
        <w:r w:rsidR="001C00C5">
          <w:rPr>
            <w:noProof/>
            <w:webHidden/>
          </w:rPr>
          <w:tab/>
        </w:r>
        <w:r w:rsidR="001C00C5">
          <w:rPr>
            <w:noProof/>
            <w:webHidden/>
          </w:rPr>
          <w:fldChar w:fldCharType="begin"/>
        </w:r>
        <w:r w:rsidR="001C00C5">
          <w:rPr>
            <w:noProof/>
            <w:webHidden/>
          </w:rPr>
          <w:instrText xml:space="preserve"> PAGEREF _Toc498361757 \h </w:instrText>
        </w:r>
        <w:r w:rsidR="001C00C5">
          <w:rPr>
            <w:noProof/>
            <w:webHidden/>
          </w:rPr>
        </w:r>
        <w:r w:rsidR="001C00C5">
          <w:rPr>
            <w:noProof/>
            <w:webHidden/>
          </w:rPr>
          <w:fldChar w:fldCharType="separate"/>
        </w:r>
        <w:r w:rsidR="001C00C5">
          <w:rPr>
            <w:noProof/>
            <w:webHidden/>
          </w:rPr>
          <w:t>58</w:t>
        </w:r>
        <w:r w:rsidR="001C00C5">
          <w:rPr>
            <w:noProof/>
            <w:webHidden/>
          </w:rPr>
          <w:fldChar w:fldCharType="end"/>
        </w:r>
      </w:hyperlink>
    </w:p>
    <w:p w14:paraId="64A5AB7D" w14:textId="77777777" w:rsidR="001C00C5" w:rsidRDefault="007D3BCA">
      <w:pPr>
        <w:pStyle w:val="26"/>
        <w:rPr>
          <w:rFonts w:asciiTheme="minorHAnsi" w:eastAsiaTheme="minorEastAsia" w:hAnsiTheme="minorHAnsi" w:cstheme="minorBidi"/>
          <w:noProof/>
          <w:sz w:val="21"/>
          <w:szCs w:val="22"/>
        </w:rPr>
      </w:pPr>
      <w:hyperlink w:anchor="_Toc498361758" w:history="1">
        <w:r w:rsidR="001C00C5" w:rsidRPr="00864440">
          <w:rPr>
            <w:rStyle w:val="affe"/>
            <w:noProof/>
          </w:rPr>
          <w:t xml:space="preserve">4.4 </w:t>
        </w:r>
        <w:r w:rsidR="001C00C5" w:rsidRPr="00864440">
          <w:rPr>
            <w:rStyle w:val="affe"/>
            <w:noProof/>
          </w:rPr>
          <w:t>小结</w:t>
        </w:r>
        <w:r w:rsidR="001C00C5">
          <w:rPr>
            <w:noProof/>
            <w:webHidden/>
          </w:rPr>
          <w:tab/>
        </w:r>
        <w:r w:rsidR="001C00C5">
          <w:rPr>
            <w:noProof/>
            <w:webHidden/>
          </w:rPr>
          <w:fldChar w:fldCharType="begin"/>
        </w:r>
        <w:r w:rsidR="001C00C5">
          <w:rPr>
            <w:noProof/>
            <w:webHidden/>
          </w:rPr>
          <w:instrText xml:space="preserve"> PAGEREF _Toc498361758 \h </w:instrText>
        </w:r>
        <w:r w:rsidR="001C00C5">
          <w:rPr>
            <w:noProof/>
            <w:webHidden/>
          </w:rPr>
        </w:r>
        <w:r w:rsidR="001C00C5">
          <w:rPr>
            <w:noProof/>
            <w:webHidden/>
          </w:rPr>
          <w:fldChar w:fldCharType="separate"/>
        </w:r>
        <w:r w:rsidR="001C00C5">
          <w:rPr>
            <w:noProof/>
            <w:webHidden/>
          </w:rPr>
          <w:t>64</w:t>
        </w:r>
        <w:r w:rsidR="001C00C5">
          <w:rPr>
            <w:noProof/>
            <w:webHidden/>
          </w:rPr>
          <w:fldChar w:fldCharType="end"/>
        </w:r>
      </w:hyperlink>
    </w:p>
    <w:p w14:paraId="42B0CD6D" w14:textId="77777777" w:rsidR="001C00C5" w:rsidRDefault="007D3BCA">
      <w:pPr>
        <w:pStyle w:val="11"/>
        <w:rPr>
          <w:rFonts w:asciiTheme="minorHAnsi" w:eastAsiaTheme="minorEastAsia" w:hAnsiTheme="minorHAnsi" w:cstheme="minorBidi"/>
          <w:noProof/>
          <w:sz w:val="21"/>
          <w:szCs w:val="22"/>
        </w:rPr>
      </w:pPr>
      <w:hyperlink w:anchor="_Toc498361759" w:history="1">
        <w:r w:rsidR="001C00C5" w:rsidRPr="00864440">
          <w:rPr>
            <w:rStyle w:val="affe"/>
            <w:noProof/>
          </w:rPr>
          <w:t xml:space="preserve">5 </w:t>
        </w:r>
        <w:r w:rsidR="001C00C5" w:rsidRPr="00864440">
          <w:rPr>
            <w:rStyle w:val="affe"/>
            <w:noProof/>
          </w:rPr>
          <w:t>实例研究</w:t>
        </w:r>
        <w:r w:rsidR="001C00C5">
          <w:rPr>
            <w:noProof/>
            <w:webHidden/>
          </w:rPr>
          <w:tab/>
        </w:r>
        <w:r w:rsidR="001C00C5">
          <w:rPr>
            <w:noProof/>
            <w:webHidden/>
          </w:rPr>
          <w:fldChar w:fldCharType="begin"/>
        </w:r>
        <w:r w:rsidR="001C00C5">
          <w:rPr>
            <w:noProof/>
            <w:webHidden/>
          </w:rPr>
          <w:instrText xml:space="preserve"> PAGEREF _Toc498361759 \h </w:instrText>
        </w:r>
        <w:r w:rsidR="001C00C5">
          <w:rPr>
            <w:noProof/>
            <w:webHidden/>
          </w:rPr>
        </w:r>
        <w:r w:rsidR="001C00C5">
          <w:rPr>
            <w:noProof/>
            <w:webHidden/>
          </w:rPr>
          <w:fldChar w:fldCharType="separate"/>
        </w:r>
        <w:r w:rsidR="001C00C5">
          <w:rPr>
            <w:noProof/>
            <w:webHidden/>
          </w:rPr>
          <w:t>65</w:t>
        </w:r>
        <w:r w:rsidR="001C00C5">
          <w:rPr>
            <w:noProof/>
            <w:webHidden/>
          </w:rPr>
          <w:fldChar w:fldCharType="end"/>
        </w:r>
      </w:hyperlink>
    </w:p>
    <w:p w14:paraId="13C5A179" w14:textId="77777777" w:rsidR="001C00C5" w:rsidRDefault="007D3BCA">
      <w:pPr>
        <w:pStyle w:val="26"/>
        <w:rPr>
          <w:rFonts w:asciiTheme="minorHAnsi" w:eastAsiaTheme="minorEastAsia" w:hAnsiTheme="minorHAnsi" w:cstheme="minorBidi"/>
          <w:noProof/>
          <w:sz w:val="21"/>
          <w:szCs w:val="22"/>
        </w:rPr>
      </w:pPr>
      <w:hyperlink w:anchor="_Toc498361760" w:history="1">
        <w:r w:rsidR="001C00C5" w:rsidRPr="00864440">
          <w:rPr>
            <w:rStyle w:val="affe"/>
            <w:noProof/>
          </w:rPr>
          <w:t xml:space="preserve">5.1 </w:t>
        </w:r>
        <w:r w:rsidR="001C00C5" w:rsidRPr="00864440">
          <w:rPr>
            <w:rStyle w:val="affe"/>
            <w:noProof/>
          </w:rPr>
          <w:t>实验对象</w:t>
        </w:r>
        <w:r w:rsidR="001C00C5">
          <w:rPr>
            <w:noProof/>
            <w:webHidden/>
          </w:rPr>
          <w:tab/>
        </w:r>
        <w:r w:rsidR="001C00C5">
          <w:rPr>
            <w:noProof/>
            <w:webHidden/>
          </w:rPr>
          <w:fldChar w:fldCharType="begin"/>
        </w:r>
        <w:r w:rsidR="001C00C5">
          <w:rPr>
            <w:noProof/>
            <w:webHidden/>
          </w:rPr>
          <w:instrText xml:space="preserve"> PAGEREF _Toc498361760 \h </w:instrText>
        </w:r>
        <w:r w:rsidR="001C00C5">
          <w:rPr>
            <w:noProof/>
            <w:webHidden/>
          </w:rPr>
        </w:r>
        <w:r w:rsidR="001C00C5">
          <w:rPr>
            <w:noProof/>
            <w:webHidden/>
          </w:rPr>
          <w:fldChar w:fldCharType="separate"/>
        </w:r>
        <w:r w:rsidR="001C00C5">
          <w:rPr>
            <w:noProof/>
            <w:webHidden/>
          </w:rPr>
          <w:t>65</w:t>
        </w:r>
        <w:r w:rsidR="001C00C5">
          <w:rPr>
            <w:noProof/>
            <w:webHidden/>
          </w:rPr>
          <w:fldChar w:fldCharType="end"/>
        </w:r>
      </w:hyperlink>
    </w:p>
    <w:p w14:paraId="1FD04E64" w14:textId="77777777" w:rsidR="001C00C5" w:rsidRDefault="007D3BCA">
      <w:pPr>
        <w:pStyle w:val="26"/>
        <w:rPr>
          <w:rFonts w:asciiTheme="minorHAnsi" w:eastAsiaTheme="minorEastAsia" w:hAnsiTheme="minorHAnsi" w:cstheme="minorBidi"/>
          <w:noProof/>
          <w:sz w:val="21"/>
          <w:szCs w:val="22"/>
        </w:rPr>
      </w:pPr>
      <w:hyperlink w:anchor="_Toc498361761" w:history="1">
        <w:r w:rsidR="001C00C5" w:rsidRPr="00864440">
          <w:rPr>
            <w:rStyle w:val="affe"/>
            <w:noProof/>
          </w:rPr>
          <w:t xml:space="preserve">5.2 </w:t>
        </w:r>
        <w:r w:rsidR="001C00C5" w:rsidRPr="00864440">
          <w:rPr>
            <w:rStyle w:val="affe"/>
            <w:noProof/>
          </w:rPr>
          <w:t>研究问题</w:t>
        </w:r>
        <w:r w:rsidR="001C00C5">
          <w:rPr>
            <w:noProof/>
            <w:webHidden/>
          </w:rPr>
          <w:tab/>
        </w:r>
        <w:r w:rsidR="001C00C5">
          <w:rPr>
            <w:noProof/>
            <w:webHidden/>
          </w:rPr>
          <w:fldChar w:fldCharType="begin"/>
        </w:r>
        <w:r w:rsidR="001C00C5">
          <w:rPr>
            <w:noProof/>
            <w:webHidden/>
          </w:rPr>
          <w:instrText xml:space="preserve"> PAGEREF _Toc498361761 \h </w:instrText>
        </w:r>
        <w:r w:rsidR="001C00C5">
          <w:rPr>
            <w:noProof/>
            <w:webHidden/>
          </w:rPr>
        </w:r>
        <w:r w:rsidR="001C00C5">
          <w:rPr>
            <w:noProof/>
            <w:webHidden/>
          </w:rPr>
          <w:fldChar w:fldCharType="separate"/>
        </w:r>
        <w:r w:rsidR="001C00C5">
          <w:rPr>
            <w:noProof/>
            <w:webHidden/>
          </w:rPr>
          <w:t>69</w:t>
        </w:r>
        <w:r w:rsidR="001C00C5">
          <w:rPr>
            <w:noProof/>
            <w:webHidden/>
          </w:rPr>
          <w:fldChar w:fldCharType="end"/>
        </w:r>
      </w:hyperlink>
    </w:p>
    <w:p w14:paraId="155C04FC" w14:textId="77777777" w:rsidR="001C00C5" w:rsidRDefault="007D3BCA">
      <w:pPr>
        <w:pStyle w:val="26"/>
        <w:rPr>
          <w:rFonts w:asciiTheme="minorHAnsi" w:eastAsiaTheme="minorEastAsia" w:hAnsiTheme="minorHAnsi" w:cstheme="minorBidi"/>
          <w:noProof/>
          <w:sz w:val="21"/>
          <w:szCs w:val="22"/>
        </w:rPr>
      </w:pPr>
      <w:hyperlink w:anchor="_Toc498361762" w:history="1">
        <w:r w:rsidR="001C00C5" w:rsidRPr="00864440">
          <w:rPr>
            <w:rStyle w:val="affe"/>
            <w:noProof/>
          </w:rPr>
          <w:t xml:space="preserve">5.3 </w:t>
        </w:r>
        <w:r w:rsidR="001C00C5" w:rsidRPr="00864440">
          <w:rPr>
            <w:rStyle w:val="affe"/>
            <w:noProof/>
          </w:rPr>
          <w:t>实例设计</w:t>
        </w:r>
        <w:r w:rsidR="001C00C5">
          <w:rPr>
            <w:noProof/>
            <w:webHidden/>
          </w:rPr>
          <w:tab/>
        </w:r>
        <w:r w:rsidR="001C00C5">
          <w:rPr>
            <w:noProof/>
            <w:webHidden/>
          </w:rPr>
          <w:fldChar w:fldCharType="begin"/>
        </w:r>
        <w:r w:rsidR="001C00C5">
          <w:rPr>
            <w:noProof/>
            <w:webHidden/>
          </w:rPr>
          <w:instrText xml:space="preserve"> PAGEREF _Toc498361762 \h </w:instrText>
        </w:r>
        <w:r w:rsidR="001C00C5">
          <w:rPr>
            <w:noProof/>
            <w:webHidden/>
          </w:rPr>
        </w:r>
        <w:r w:rsidR="001C00C5">
          <w:rPr>
            <w:noProof/>
            <w:webHidden/>
          </w:rPr>
          <w:fldChar w:fldCharType="separate"/>
        </w:r>
        <w:r w:rsidR="001C00C5">
          <w:rPr>
            <w:noProof/>
            <w:webHidden/>
          </w:rPr>
          <w:t>70</w:t>
        </w:r>
        <w:r w:rsidR="001C00C5">
          <w:rPr>
            <w:noProof/>
            <w:webHidden/>
          </w:rPr>
          <w:fldChar w:fldCharType="end"/>
        </w:r>
      </w:hyperlink>
    </w:p>
    <w:p w14:paraId="0637E2EF" w14:textId="77777777" w:rsidR="001C00C5" w:rsidRDefault="007D3BCA">
      <w:pPr>
        <w:pStyle w:val="26"/>
        <w:rPr>
          <w:rFonts w:asciiTheme="minorHAnsi" w:eastAsiaTheme="minorEastAsia" w:hAnsiTheme="minorHAnsi" w:cstheme="minorBidi"/>
          <w:noProof/>
          <w:sz w:val="21"/>
          <w:szCs w:val="22"/>
        </w:rPr>
      </w:pPr>
      <w:hyperlink w:anchor="_Toc498361763" w:history="1">
        <w:r w:rsidR="001C00C5" w:rsidRPr="00864440">
          <w:rPr>
            <w:rStyle w:val="affe"/>
            <w:noProof/>
          </w:rPr>
          <w:t xml:space="preserve">5.4 </w:t>
        </w:r>
        <w:r w:rsidR="001C00C5" w:rsidRPr="00864440">
          <w:rPr>
            <w:rStyle w:val="affe"/>
            <w:noProof/>
          </w:rPr>
          <w:t>实验结果</w:t>
        </w:r>
        <w:r w:rsidR="001C00C5">
          <w:rPr>
            <w:noProof/>
            <w:webHidden/>
          </w:rPr>
          <w:tab/>
        </w:r>
        <w:r w:rsidR="001C00C5">
          <w:rPr>
            <w:noProof/>
            <w:webHidden/>
          </w:rPr>
          <w:fldChar w:fldCharType="begin"/>
        </w:r>
        <w:r w:rsidR="001C00C5">
          <w:rPr>
            <w:noProof/>
            <w:webHidden/>
          </w:rPr>
          <w:instrText xml:space="preserve"> PAGEREF _Toc498361763 \h </w:instrText>
        </w:r>
        <w:r w:rsidR="001C00C5">
          <w:rPr>
            <w:noProof/>
            <w:webHidden/>
          </w:rPr>
        </w:r>
        <w:r w:rsidR="001C00C5">
          <w:rPr>
            <w:noProof/>
            <w:webHidden/>
          </w:rPr>
          <w:fldChar w:fldCharType="separate"/>
        </w:r>
        <w:r w:rsidR="001C00C5">
          <w:rPr>
            <w:noProof/>
            <w:webHidden/>
          </w:rPr>
          <w:t>70</w:t>
        </w:r>
        <w:r w:rsidR="001C00C5">
          <w:rPr>
            <w:noProof/>
            <w:webHidden/>
          </w:rPr>
          <w:fldChar w:fldCharType="end"/>
        </w:r>
      </w:hyperlink>
    </w:p>
    <w:p w14:paraId="2909A4D2" w14:textId="77777777" w:rsidR="001C00C5" w:rsidRDefault="007D3BCA">
      <w:pPr>
        <w:pStyle w:val="35"/>
        <w:ind w:left="840"/>
        <w:rPr>
          <w:rFonts w:asciiTheme="minorHAnsi" w:eastAsiaTheme="minorEastAsia" w:hAnsiTheme="minorHAnsi" w:cstheme="minorBidi"/>
          <w:noProof/>
          <w:sz w:val="21"/>
          <w:szCs w:val="22"/>
        </w:rPr>
      </w:pPr>
      <w:hyperlink w:anchor="_Toc498361764" w:history="1">
        <w:r w:rsidR="001C00C5" w:rsidRPr="00864440">
          <w:rPr>
            <w:rStyle w:val="affe"/>
            <w:noProof/>
          </w:rPr>
          <w:t>5.4.1 PFC</w:t>
        </w:r>
        <w:r w:rsidR="001C00C5" w:rsidRPr="00864440">
          <w:rPr>
            <w:rStyle w:val="affe"/>
            <w:noProof/>
          </w:rPr>
          <w:t>服务实验结果</w:t>
        </w:r>
        <w:r w:rsidR="001C00C5">
          <w:rPr>
            <w:noProof/>
            <w:webHidden/>
          </w:rPr>
          <w:tab/>
        </w:r>
        <w:r w:rsidR="001C00C5">
          <w:rPr>
            <w:noProof/>
            <w:webHidden/>
          </w:rPr>
          <w:fldChar w:fldCharType="begin"/>
        </w:r>
        <w:r w:rsidR="001C00C5">
          <w:rPr>
            <w:noProof/>
            <w:webHidden/>
          </w:rPr>
          <w:instrText xml:space="preserve"> PAGEREF _Toc498361764 \h </w:instrText>
        </w:r>
        <w:r w:rsidR="001C00C5">
          <w:rPr>
            <w:noProof/>
            <w:webHidden/>
          </w:rPr>
        </w:r>
        <w:r w:rsidR="001C00C5">
          <w:rPr>
            <w:noProof/>
            <w:webHidden/>
          </w:rPr>
          <w:fldChar w:fldCharType="separate"/>
        </w:r>
        <w:r w:rsidR="001C00C5">
          <w:rPr>
            <w:noProof/>
            <w:webHidden/>
          </w:rPr>
          <w:t>70</w:t>
        </w:r>
        <w:r w:rsidR="001C00C5">
          <w:rPr>
            <w:noProof/>
            <w:webHidden/>
          </w:rPr>
          <w:fldChar w:fldCharType="end"/>
        </w:r>
      </w:hyperlink>
    </w:p>
    <w:p w14:paraId="7204D664" w14:textId="77777777" w:rsidR="001C00C5" w:rsidRDefault="007D3BCA">
      <w:pPr>
        <w:pStyle w:val="35"/>
        <w:ind w:left="840"/>
        <w:rPr>
          <w:rFonts w:asciiTheme="minorHAnsi" w:eastAsiaTheme="minorEastAsia" w:hAnsiTheme="minorHAnsi" w:cstheme="minorBidi"/>
          <w:noProof/>
          <w:sz w:val="21"/>
          <w:szCs w:val="22"/>
        </w:rPr>
      </w:pPr>
      <w:hyperlink w:anchor="_Toc498361765" w:history="1">
        <w:r w:rsidR="001C00C5" w:rsidRPr="00864440">
          <w:rPr>
            <w:rStyle w:val="affe"/>
            <w:noProof/>
          </w:rPr>
          <w:t>5.4.2 PFC2</w:t>
        </w:r>
        <w:r w:rsidR="001C00C5" w:rsidRPr="00864440">
          <w:rPr>
            <w:rStyle w:val="affe"/>
            <w:noProof/>
          </w:rPr>
          <w:t>服务实验结果</w:t>
        </w:r>
        <w:r w:rsidR="001C00C5">
          <w:rPr>
            <w:noProof/>
            <w:webHidden/>
          </w:rPr>
          <w:tab/>
        </w:r>
        <w:r w:rsidR="001C00C5">
          <w:rPr>
            <w:noProof/>
            <w:webHidden/>
          </w:rPr>
          <w:fldChar w:fldCharType="begin"/>
        </w:r>
        <w:r w:rsidR="001C00C5">
          <w:rPr>
            <w:noProof/>
            <w:webHidden/>
          </w:rPr>
          <w:instrText xml:space="preserve"> PAGEREF _Toc498361765 \h </w:instrText>
        </w:r>
        <w:r w:rsidR="001C00C5">
          <w:rPr>
            <w:noProof/>
            <w:webHidden/>
          </w:rPr>
        </w:r>
        <w:r w:rsidR="001C00C5">
          <w:rPr>
            <w:noProof/>
            <w:webHidden/>
          </w:rPr>
          <w:fldChar w:fldCharType="separate"/>
        </w:r>
        <w:r w:rsidR="001C00C5">
          <w:rPr>
            <w:noProof/>
            <w:webHidden/>
          </w:rPr>
          <w:t>75</w:t>
        </w:r>
        <w:r w:rsidR="001C00C5">
          <w:rPr>
            <w:noProof/>
            <w:webHidden/>
          </w:rPr>
          <w:fldChar w:fldCharType="end"/>
        </w:r>
      </w:hyperlink>
    </w:p>
    <w:p w14:paraId="3EA1ACD2" w14:textId="77777777" w:rsidR="001C00C5" w:rsidRDefault="007D3BCA">
      <w:pPr>
        <w:pStyle w:val="35"/>
        <w:ind w:left="840"/>
        <w:rPr>
          <w:rFonts w:asciiTheme="minorHAnsi" w:eastAsiaTheme="minorEastAsia" w:hAnsiTheme="minorHAnsi" w:cstheme="minorBidi"/>
          <w:noProof/>
          <w:sz w:val="21"/>
          <w:szCs w:val="22"/>
        </w:rPr>
      </w:pPr>
      <w:hyperlink w:anchor="_Toc498361766" w:history="1">
        <w:r w:rsidR="001C00C5" w:rsidRPr="00864440">
          <w:rPr>
            <w:rStyle w:val="affe"/>
            <w:noProof/>
          </w:rPr>
          <w:t>5.4.3 EXP</w:t>
        </w:r>
        <w:r w:rsidR="001C00C5" w:rsidRPr="00864440">
          <w:rPr>
            <w:rStyle w:val="affe"/>
            <w:noProof/>
          </w:rPr>
          <w:t>服务实验结果</w:t>
        </w:r>
        <w:r w:rsidR="001C00C5">
          <w:rPr>
            <w:noProof/>
            <w:webHidden/>
          </w:rPr>
          <w:tab/>
        </w:r>
        <w:r w:rsidR="001C00C5">
          <w:rPr>
            <w:noProof/>
            <w:webHidden/>
          </w:rPr>
          <w:fldChar w:fldCharType="begin"/>
        </w:r>
        <w:r w:rsidR="001C00C5">
          <w:rPr>
            <w:noProof/>
            <w:webHidden/>
          </w:rPr>
          <w:instrText xml:space="preserve"> PAGEREF _Toc498361766 \h </w:instrText>
        </w:r>
        <w:r w:rsidR="001C00C5">
          <w:rPr>
            <w:noProof/>
            <w:webHidden/>
          </w:rPr>
        </w:r>
        <w:r w:rsidR="001C00C5">
          <w:rPr>
            <w:noProof/>
            <w:webHidden/>
          </w:rPr>
          <w:fldChar w:fldCharType="separate"/>
        </w:r>
        <w:r w:rsidR="001C00C5">
          <w:rPr>
            <w:noProof/>
            <w:webHidden/>
          </w:rPr>
          <w:t>76</w:t>
        </w:r>
        <w:r w:rsidR="001C00C5">
          <w:rPr>
            <w:noProof/>
            <w:webHidden/>
          </w:rPr>
          <w:fldChar w:fldCharType="end"/>
        </w:r>
      </w:hyperlink>
    </w:p>
    <w:p w14:paraId="5B6FBCBE" w14:textId="77777777" w:rsidR="001C00C5" w:rsidRDefault="007D3BCA">
      <w:pPr>
        <w:pStyle w:val="35"/>
        <w:ind w:left="840"/>
        <w:rPr>
          <w:rFonts w:asciiTheme="minorHAnsi" w:eastAsiaTheme="minorEastAsia" w:hAnsiTheme="minorHAnsi" w:cstheme="minorBidi"/>
          <w:noProof/>
          <w:sz w:val="21"/>
          <w:szCs w:val="22"/>
        </w:rPr>
      </w:pPr>
      <w:hyperlink w:anchor="_Toc498361767" w:history="1">
        <w:r w:rsidR="001C00C5" w:rsidRPr="00864440">
          <w:rPr>
            <w:rStyle w:val="affe"/>
            <w:noProof/>
          </w:rPr>
          <w:t>5.4.4 EXP2</w:t>
        </w:r>
        <w:r w:rsidR="001C00C5" w:rsidRPr="00864440">
          <w:rPr>
            <w:rStyle w:val="affe"/>
            <w:noProof/>
          </w:rPr>
          <w:t>服务实验结果</w:t>
        </w:r>
        <w:r w:rsidR="001C00C5">
          <w:rPr>
            <w:noProof/>
            <w:webHidden/>
          </w:rPr>
          <w:tab/>
        </w:r>
        <w:r w:rsidR="001C00C5">
          <w:rPr>
            <w:noProof/>
            <w:webHidden/>
          </w:rPr>
          <w:fldChar w:fldCharType="begin"/>
        </w:r>
        <w:r w:rsidR="001C00C5">
          <w:rPr>
            <w:noProof/>
            <w:webHidden/>
          </w:rPr>
          <w:instrText xml:space="preserve"> PAGEREF _Toc498361767 \h </w:instrText>
        </w:r>
        <w:r w:rsidR="001C00C5">
          <w:rPr>
            <w:noProof/>
            <w:webHidden/>
          </w:rPr>
        </w:r>
        <w:r w:rsidR="001C00C5">
          <w:rPr>
            <w:noProof/>
            <w:webHidden/>
          </w:rPr>
          <w:fldChar w:fldCharType="separate"/>
        </w:r>
        <w:r w:rsidR="001C00C5">
          <w:rPr>
            <w:noProof/>
            <w:webHidden/>
          </w:rPr>
          <w:t>81</w:t>
        </w:r>
        <w:r w:rsidR="001C00C5">
          <w:rPr>
            <w:noProof/>
            <w:webHidden/>
          </w:rPr>
          <w:fldChar w:fldCharType="end"/>
        </w:r>
      </w:hyperlink>
    </w:p>
    <w:p w14:paraId="68A8B7A9" w14:textId="77777777" w:rsidR="001C00C5" w:rsidRDefault="007D3BCA">
      <w:pPr>
        <w:pStyle w:val="26"/>
        <w:rPr>
          <w:rFonts w:asciiTheme="minorHAnsi" w:eastAsiaTheme="minorEastAsia" w:hAnsiTheme="minorHAnsi" w:cstheme="minorBidi"/>
          <w:noProof/>
          <w:sz w:val="21"/>
          <w:szCs w:val="22"/>
        </w:rPr>
      </w:pPr>
      <w:hyperlink w:anchor="_Toc498361768" w:history="1">
        <w:r w:rsidR="001C00C5" w:rsidRPr="00864440">
          <w:rPr>
            <w:rStyle w:val="affe"/>
            <w:noProof/>
          </w:rPr>
          <w:t xml:space="preserve">5.5 </w:t>
        </w:r>
        <w:r w:rsidR="001C00C5" w:rsidRPr="00864440">
          <w:rPr>
            <w:rStyle w:val="affe"/>
            <w:noProof/>
          </w:rPr>
          <w:t>小结</w:t>
        </w:r>
        <w:r w:rsidR="001C00C5">
          <w:rPr>
            <w:noProof/>
            <w:webHidden/>
          </w:rPr>
          <w:tab/>
        </w:r>
        <w:r w:rsidR="001C00C5">
          <w:rPr>
            <w:noProof/>
            <w:webHidden/>
          </w:rPr>
          <w:fldChar w:fldCharType="begin"/>
        </w:r>
        <w:r w:rsidR="001C00C5">
          <w:rPr>
            <w:noProof/>
            <w:webHidden/>
          </w:rPr>
          <w:instrText xml:space="preserve"> PAGEREF _Toc498361768 \h </w:instrText>
        </w:r>
        <w:r w:rsidR="001C00C5">
          <w:rPr>
            <w:noProof/>
            <w:webHidden/>
          </w:rPr>
        </w:r>
        <w:r w:rsidR="001C00C5">
          <w:rPr>
            <w:noProof/>
            <w:webHidden/>
          </w:rPr>
          <w:fldChar w:fldCharType="separate"/>
        </w:r>
        <w:r w:rsidR="001C00C5">
          <w:rPr>
            <w:noProof/>
            <w:webHidden/>
          </w:rPr>
          <w:t>83</w:t>
        </w:r>
        <w:r w:rsidR="001C00C5">
          <w:rPr>
            <w:noProof/>
            <w:webHidden/>
          </w:rPr>
          <w:fldChar w:fldCharType="end"/>
        </w:r>
      </w:hyperlink>
    </w:p>
    <w:p w14:paraId="2B9ACB27" w14:textId="77777777" w:rsidR="001C00C5" w:rsidRDefault="007D3BCA">
      <w:pPr>
        <w:pStyle w:val="11"/>
        <w:rPr>
          <w:rFonts w:asciiTheme="minorHAnsi" w:eastAsiaTheme="minorEastAsia" w:hAnsiTheme="minorHAnsi" w:cstheme="minorBidi"/>
          <w:noProof/>
          <w:sz w:val="21"/>
          <w:szCs w:val="22"/>
        </w:rPr>
      </w:pPr>
      <w:hyperlink w:anchor="_Toc498361769" w:history="1">
        <w:r w:rsidR="001C00C5" w:rsidRPr="00864440">
          <w:rPr>
            <w:rStyle w:val="affe"/>
            <w:noProof/>
          </w:rPr>
          <w:t xml:space="preserve">6 </w:t>
        </w:r>
        <w:r w:rsidR="001C00C5" w:rsidRPr="00864440">
          <w:rPr>
            <w:rStyle w:val="affe"/>
            <w:noProof/>
          </w:rPr>
          <w:t>工作总结与展望</w:t>
        </w:r>
        <w:r w:rsidR="001C00C5">
          <w:rPr>
            <w:noProof/>
            <w:webHidden/>
          </w:rPr>
          <w:tab/>
        </w:r>
        <w:r w:rsidR="001C00C5">
          <w:rPr>
            <w:noProof/>
            <w:webHidden/>
          </w:rPr>
          <w:fldChar w:fldCharType="begin"/>
        </w:r>
        <w:r w:rsidR="001C00C5">
          <w:rPr>
            <w:noProof/>
            <w:webHidden/>
          </w:rPr>
          <w:instrText xml:space="preserve"> PAGEREF _Toc498361769 \h </w:instrText>
        </w:r>
        <w:r w:rsidR="001C00C5">
          <w:rPr>
            <w:noProof/>
            <w:webHidden/>
          </w:rPr>
        </w:r>
        <w:r w:rsidR="001C00C5">
          <w:rPr>
            <w:noProof/>
            <w:webHidden/>
          </w:rPr>
          <w:fldChar w:fldCharType="separate"/>
        </w:r>
        <w:r w:rsidR="001C00C5">
          <w:rPr>
            <w:noProof/>
            <w:webHidden/>
          </w:rPr>
          <w:t>84</w:t>
        </w:r>
        <w:r w:rsidR="001C00C5">
          <w:rPr>
            <w:noProof/>
            <w:webHidden/>
          </w:rPr>
          <w:fldChar w:fldCharType="end"/>
        </w:r>
      </w:hyperlink>
    </w:p>
    <w:p w14:paraId="6C705B33" w14:textId="77777777" w:rsidR="001C00C5" w:rsidRDefault="007D3BCA">
      <w:pPr>
        <w:pStyle w:val="11"/>
        <w:rPr>
          <w:rFonts w:asciiTheme="minorHAnsi" w:eastAsiaTheme="minorEastAsia" w:hAnsiTheme="minorHAnsi" w:cstheme="minorBidi"/>
          <w:noProof/>
          <w:sz w:val="21"/>
          <w:szCs w:val="22"/>
        </w:rPr>
      </w:pPr>
      <w:hyperlink w:anchor="_Toc498361770" w:history="1">
        <w:r w:rsidR="001C00C5" w:rsidRPr="00864440">
          <w:rPr>
            <w:rStyle w:val="affe"/>
            <w:noProof/>
          </w:rPr>
          <w:t>参考文献</w:t>
        </w:r>
        <w:r w:rsidR="001C00C5">
          <w:rPr>
            <w:noProof/>
            <w:webHidden/>
          </w:rPr>
          <w:tab/>
        </w:r>
        <w:r w:rsidR="001C00C5">
          <w:rPr>
            <w:noProof/>
            <w:webHidden/>
          </w:rPr>
          <w:fldChar w:fldCharType="begin"/>
        </w:r>
        <w:r w:rsidR="001C00C5">
          <w:rPr>
            <w:noProof/>
            <w:webHidden/>
          </w:rPr>
          <w:instrText xml:space="preserve"> PAGEREF _Toc498361770 \h </w:instrText>
        </w:r>
        <w:r w:rsidR="001C00C5">
          <w:rPr>
            <w:noProof/>
            <w:webHidden/>
          </w:rPr>
        </w:r>
        <w:r w:rsidR="001C00C5">
          <w:rPr>
            <w:noProof/>
            <w:webHidden/>
          </w:rPr>
          <w:fldChar w:fldCharType="separate"/>
        </w:r>
        <w:r w:rsidR="001C00C5">
          <w:rPr>
            <w:noProof/>
            <w:webHidden/>
          </w:rPr>
          <w:t>85</w:t>
        </w:r>
        <w:r w:rsidR="001C00C5">
          <w:rPr>
            <w:noProof/>
            <w:webHidden/>
          </w:rPr>
          <w:fldChar w:fldCharType="end"/>
        </w:r>
      </w:hyperlink>
    </w:p>
    <w:p w14:paraId="2D67B109" w14:textId="77777777" w:rsidR="001C00C5" w:rsidRDefault="007D3BCA">
      <w:pPr>
        <w:pStyle w:val="11"/>
        <w:rPr>
          <w:rFonts w:asciiTheme="minorHAnsi" w:eastAsiaTheme="minorEastAsia" w:hAnsiTheme="minorHAnsi" w:cstheme="minorBidi"/>
          <w:noProof/>
          <w:sz w:val="21"/>
          <w:szCs w:val="22"/>
        </w:rPr>
      </w:pPr>
      <w:hyperlink w:anchor="_Toc498361771" w:history="1">
        <w:r w:rsidR="001C00C5" w:rsidRPr="00864440">
          <w:rPr>
            <w:rStyle w:val="affe"/>
            <w:noProof/>
          </w:rPr>
          <w:t>作者简历及在学研究成果</w:t>
        </w:r>
        <w:r w:rsidR="001C00C5">
          <w:rPr>
            <w:noProof/>
            <w:webHidden/>
          </w:rPr>
          <w:tab/>
        </w:r>
        <w:r w:rsidR="001C00C5">
          <w:rPr>
            <w:noProof/>
            <w:webHidden/>
          </w:rPr>
          <w:fldChar w:fldCharType="begin"/>
        </w:r>
        <w:r w:rsidR="001C00C5">
          <w:rPr>
            <w:noProof/>
            <w:webHidden/>
          </w:rPr>
          <w:instrText xml:space="preserve"> PAGEREF _Toc498361771 \h </w:instrText>
        </w:r>
        <w:r w:rsidR="001C00C5">
          <w:rPr>
            <w:noProof/>
            <w:webHidden/>
          </w:rPr>
        </w:r>
        <w:r w:rsidR="001C00C5">
          <w:rPr>
            <w:noProof/>
            <w:webHidden/>
          </w:rPr>
          <w:fldChar w:fldCharType="separate"/>
        </w:r>
        <w:r w:rsidR="001C00C5">
          <w:rPr>
            <w:noProof/>
            <w:webHidden/>
          </w:rPr>
          <w:t>91</w:t>
        </w:r>
        <w:r w:rsidR="001C00C5">
          <w:rPr>
            <w:noProof/>
            <w:webHidden/>
          </w:rPr>
          <w:fldChar w:fldCharType="end"/>
        </w:r>
      </w:hyperlink>
    </w:p>
    <w:p w14:paraId="7DFF6355" w14:textId="77777777" w:rsidR="001C00C5" w:rsidRDefault="007D3BCA">
      <w:pPr>
        <w:pStyle w:val="11"/>
        <w:rPr>
          <w:rFonts w:asciiTheme="minorHAnsi" w:eastAsiaTheme="minorEastAsia" w:hAnsiTheme="minorHAnsi" w:cstheme="minorBidi"/>
          <w:noProof/>
          <w:sz w:val="21"/>
          <w:szCs w:val="22"/>
        </w:rPr>
      </w:pPr>
      <w:hyperlink w:anchor="_Toc498361772" w:history="1">
        <w:r w:rsidR="001C00C5" w:rsidRPr="00864440">
          <w:rPr>
            <w:rStyle w:val="affe"/>
            <w:noProof/>
          </w:rPr>
          <w:t>独创性说明</w:t>
        </w:r>
        <w:r w:rsidR="001C00C5">
          <w:rPr>
            <w:noProof/>
            <w:webHidden/>
          </w:rPr>
          <w:tab/>
        </w:r>
        <w:r w:rsidR="001C00C5">
          <w:rPr>
            <w:noProof/>
            <w:webHidden/>
          </w:rPr>
          <w:fldChar w:fldCharType="begin"/>
        </w:r>
        <w:r w:rsidR="001C00C5">
          <w:rPr>
            <w:noProof/>
            <w:webHidden/>
          </w:rPr>
          <w:instrText xml:space="preserve"> PAGEREF _Toc498361772 \h </w:instrText>
        </w:r>
        <w:r w:rsidR="001C00C5">
          <w:rPr>
            <w:noProof/>
            <w:webHidden/>
          </w:rPr>
        </w:r>
        <w:r w:rsidR="001C00C5">
          <w:rPr>
            <w:noProof/>
            <w:webHidden/>
          </w:rPr>
          <w:fldChar w:fldCharType="separate"/>
        </w:r>
        <w:r w:rsidR="001C00C5">
          <w:rPr>
            <w:noProof/>
            <w:webHidden/>
          </w:rPr>
          <w:t>93</w:t>
        </w:r>
        <w:r w:rsidR="001C00C5">
          <w:rPr>
            <w:noProof/>
            <w:webHidden/>
          </w:rPr>
          <w:fldChar w:fldCharType="end"/>
        </w:r>
      </w:hyperlink>
    </w:p>
    <w:p w14:paraId="4992B581" w14:textId="77777777" w:rsidR="001C00C5" w:rsidRDefault="007D3BCA">
      <w:pPr>
        <w:pStyle w:val="11"/>
        <w:rPr>
          <w:rFonts w:asciiTheme="minorHAnsi" w:eastAsiaTheme="minorEastAsia" w:hAnsiTheme="minorHAnsi" w:cstheme="minorBidi"/>
          <w:noProof/>
          <w:sz w:val="21"/>
          <w:szCs w:val="22"/>
        </w:rPr>
      </w:pPr>
      <w:hyperlink w:anchor="_Toc498361773" w:history="1">
        <w:r w:rsidR="001C00C5" w:rsidRPr="00864440">
          <w:rPr>
            <w:rStyle w:val="affe"/>
            <w:noProof/>
          </w:rPr>
          <w:t>关于论文使用授权的说明</w:t>
        </w:r>
        <w:r w:rsidR="001C00C5">
          <w:rPr>
            <w:noProof/>
            <w:webHidden/>
          </w:rPr>
          <w:tab/>
        </w:r>
        <w:r w:rsidR="001C00C5">
          <w:rPr>
            <w:noProof/>
            <w:webHidden/>
          </w:rPr>
          <w:fldChar w:fldCharType="begin"/>
        </w:r>
        <w:r w:rsidR="001C00C5">
          <w:rPr>
            <w:noProof/>
            <w:webHidden/>
          </w:rPr>
          <w:instrText xml:space="preserve"> PAGEREF _Toc498361773 \h </w:instrText>
        </w:r>
        <w:r w:rsidR="001C00C5">
          <w:rPr>
            <w:noProof/>
            <w:webHidden/>
          </w:rPr>
        </w:r>
        <w:r w:rsidR="001C00C5">
          <w:rPr>
            <w:noProof/>
            <w:webHidden/>
          </w:rPr>
          <w:fldChar w:fldCharType="separate"/>
        </w:r>
        <w:r w:rsidR="001C00C5">
          <w:rPr>
            <w:noProof/>
            <w:webHidden/>
          </w:rPr>
          <w:t>93</w:t>
        </w:r>
        <w:r w:rsidR="001C00C5">
          <w:rPr>
            <w:noProof/>
            <w:webHidden/>
          </w:rPr>
          <w:fldChar w:fldCharType="end"/>
        </w:r>
      </w:hyperlink>
    </w:p>
    <w:p w14:paraId="1C49F8FF" w14:textId="77777777" w:rsidR="001C00C5" w:rsidRDefault="007D3BCA">
      <w:pPr>
        <w:pStyle w:val="11"/>
        <w:rPr>
          <w:rFonts w:asciiTheme="minorHAnsi" w:eastAsiaTheme="minorEastAsia" w:hAnsiTheme="minorHAnsi" w:cstheme="minorBidi"/>
          <w:noProof/>
          <w:sz w:val="21"/>
          <w:szCs w:val="22"/>
        </w:rPr>
      </w:pPr>
      <w:hyperlink w:anchor="_Toc498361774" w:history="1">
        <w:r w:rsidR="001C00C5" w:rsidRPr="00864440">
          <w:rPr>
            <w:rStyle w:val="affe"/>
            <w:noProof/>
          </w:rPr>
          <w:t>学位论文数据集</w:t>
        </w:r>
        <w:r w:rsidR="001C00C5">
          <w:rPr>
            <w:noProof/>
            <w:webHidden/>
          </w:rPr>
          <w:tab/>
        </w:r>
        <w:r w:rsidR="001C00C5">
          <w:rPr>
            <w:noProof/>
            <w:webHidden/>
          </w:rPr>
          <w:fldChar w:fldCharType="begin"/>
        </w:r>
        <w:r w:rsidR="001C00C5">
          <w:rPr>
            <w:noProof/>
            <w:webHidden/>
          </w:rPr>
          <w:instrText xml:space="preserve"> PAGEREF _Toc498361774 \h </w:instrText>
        </w:r>
        <w:r w:rsidR="001C00C5">
          <w:rPr>
            <w:noProof/>
            <w:webHidden/>
          </w:rPr>
        </w:r>
        <w:r w:rsidR="001C00C5">
          <w:rPr>
            <w:noProof/>
            <w:webHidden/>
          </w:rPr>
          <w:fldChar w:fldCharType="separate"/>
        </w:r>
        <w:r w:rsidR="001C00C5">
          <w:rPr>
            <w:noProof/>
            <w:webHidden/>
          </w:rPr>
          <w:t>1</w:t>
        </w:r>
        <w:r w:rsidR="001C00C5">
          <w:rPr>
            <w:noProof/>
            <w:webHidden/>
          </w:rPr>
          <w:fldChar w:fldCharType="end"/>
        </w:r>
      </w:hyperlink>
    </w:p>
    <w:p w14:paraId="5CE20E06" w14:textId="77777777" w:rsidR="005A3851" w:rsidRPr="004E7C03" w:rsidRDefault="0069507A">
      <w:r w:rsidRPr="004E7C03">
        <w:fldChar w:fldCharType="end"/>
      </w:r>
    </w:p>
    <w:p w14:paraId="6740EFA4" w14:textId="77777777" w:rsidR="005A3851" w:rsidRPr="004E7C03" w:rsidRDefault="005A3851">
      <w:pPr>
        <w:pStyle w:val="u4"/>
        <w:sectPr w:rsidR="005A3851" w:rsidRPr="004E7C03">
          <w:type w:val="oddPage"/>
          <w:pgSz w:w="11906" w:h="16838"/>
          <w:pgMar w:top="1701" w:right="1701" w:bottom="1134" w:left="1701" w:header="851" w:footer="992" w:gutter="567"/>
          <w:pgNumType w:fmt="upperRoman"/>
          <w:cols w:space="425"/>
          <w:docGrid w:linePitch="312"/>
        </w:sectPr>
      </w:pPr>
      <w:bookmarkStart w:id="33" w:name="_Toc533927361"/>
    </w:p>
    <w:p w14:paraId="41366342" w14:textId="77777777" w:rsidR="005A3851" w:rsidRPr="004E7C03" w:rsidRDefault="0069507A">
      <w:pPr>
        <w:pStyle w:val="u1"/>
        <w:pageBreakBefore w:val="0"/>
      </w:pPr>
      <w:bookmarkStart w:id="34" w:name="_Toc498361727"/>
      <w:bookmarkEnd w:id="33"/>
      <w:r w:rsidRPr="004E7C03">
        <w:rPr>
          <w:rFonts w:hint="eastAsia"/>
        </w:rPr>
        <w:lastRenderedPageBreak/>
        <w:t>引言</w:t>
      </w:r>
      <w:bookmarkEnd w:id="34"/>
    </w:p>
    <w:p w14:paraId="5E8ABE68" w14:textId="77777777" w:rsidR="005A3851" w:rsidRPr="004E7C03" w:rsidRDefault="0069507A">
      <w:pPr>
        <w:pStyle w:val="u5"/>
        <w:spacing w:before="24" w:after="24"/>
        <w:ind w:firstLine="480"/>
      </w:pPr>
      <w:r w:rsidRPr="004E7C03">
        <w:rPr>
          <w:rFonts w:hint="eastAsia"/>
        </w:rPr>
        <w:t>本章介绍课题研究背景与意义、研究内容与成果，以及论文组织结构。</w:t>
      </w:r>
    </w:p>
    <w:p w14:paraId="0BB7770C" w14:textId="77777777" w:rsidR="005A3851" w:rsidRPr="004E7C03" w:rsidRDefault="0069507A">
      <w:pPr>
        <w:pStyle w:val="u2"/>
      </w:pPr>
      <w:bookmarkStart w:id="35" w:name="_Toc498361728"/>
      <w:r w:rsidRPr="004E7C03">
        <w:rPr>
          <w:rFonts w:hint="eastAsia"/>
        </w:rPr>
        <w:t>研究背景与意义</w:t>
      </w:r>
      <w:bookmarkEnd w:id="35"/>
    </w:p>
    <w:p w14:paraId="185EC3FB" w14:textId="6BAD7616" w:rsidR="005A6E46" w:rsidRPr="0086679F" w:rsidRDefault="0069507A" w:rsidP="0086679F">
      <w:pPr>
        <w:pStyle w:val="u5"/>
        <w:spacing w:before="24" w:after="24"/>
        <w:ind w:firstLine="480"/>
      </w:pPr>
      <w:r w:rsidRPr="004E7C03">
        <w:rPr>
          <w:rFonts w:hint="eastAsia"/>
        </w:rPr>
        <w:t>面向服务的架构</w:t>
      </w:r>
      <w:r w:rsidRPr="004E7C03">
        <w:t>SOA</w:t>
      </w:r>
      <w:r w:rsidRPr="004E7C03">
        <w:rPr>
          <w:rFonts w:hint="eastAsia"/>
        </w:rPr>
        <w:t>（</w:t>
      </w:r>
      <w:r w:rsidRPr="004E7C03">
        <w:t>Service-Oriented Architecture</w:t>
      </w:r>
      <w:r w:rsidRPr="004E7C03">
        <w:rPr>
          <w:rFonts w:hint="eastAsia"/>
        </w:rPr>
        <w:t>）逐渐成为开发应用程序的主要范式</w:t>
      </w:r>
      <w:r w:rsidR="00F451A7" w:rsidRPr="00F451A7">
        <w:rPr>
          <w:rFonts w:hint="eastAsia"/>
          <w:vertAlign w:val="superscript"/>
        </w:rPr>
        <w:t>[</w:t>
      </w:r>
      <w:r w:rsidR="00F451A7">
        <w:rPr>
          <w:rStyle w:val="aff9"/>
        </w:rPr>
        <w:endnoteReference w:id="1"/>
      </w:r>
      <w:r w:rsidR="00F451A7" w:rsidRPr="00F451A7">
        <w:rPr>
          <w:vertAlign w:val="superscript"/>
        </w:rPr>
        <w:t>]</w:t>
      </w:r>
      <w:r w:rsidRPr="004E7C03">
        <w:rPr>
          <w:rFonts w:hint="eastAsia"/>
        </w:rPr>
        <w:t>。</w:t>
      </w:r>
      <w:r w:rsidR="00283199" w:rsidRPr="00CC50CC">
        <w:rPr>
          <w:rFonts w:hint="eastAsia"/>
        </w:rPr>
        <w:t>Web</w:t>
      </w:r>
      <w:r w:rsidR="00283199" w:rsidRPr="00CC50CC">
        <w:rPr>
          <w:rFonts w:hint="eastAsia"/>
        </w:rPr>
        <w:t>服务</w:t>
      </w:r>
      <w:r w:rsidR="00C60C1A">
        <w:rPr>
          <w:rFonts w:hint="eastAsia"/>
        </w:rPr>
        <w:t>作为</w:t>
      </w:r>
      <w:r w:rsidR="00283199" w:rsidRPr="00CC50CC">
        <w:rPr>
          <w:rFonts w:hint="eastAsia"/>
        </w:rPr>
        <w:t>SOA</w:t>
      </w:r>
      <w:r w:rsidR="00283199" w:rsidRPr="00CC50CC">
        <w:rPr>
          <w:rFonts w:hint="eastAsia"/>
        </w:rPr>
        <w:t>概念的</w:t>
      </w:r>
      <w:r w:rsidR="00283199">
        <w:rPr>
          <w:rFonts w:hint="eastAsia"/>
        </w:rPr>
        <w:t>一种典型的实现</w:t>
      </w:r>
      <w:r w:rsidR="00283199">
        <w:t>方式</w:t>
      </w:r>
      <w:r w:rsidR="009E3CEE">
        <w:rPr>
          <w:rFonts w:hint="eastAsia"/>
        </w:rPr>
        <w:t>，</w:t>
      </w:r>
      <w:r w:rsidR="00AD281C">
        <w:rPr>
          <w:rFonts w:hint="eastAsia"/>
        </w:rPr>
        <w:t>通常由一个服务描述文件</w:t>
      </w:r>
      <w:r w:rsidR="00AD281C">
        <w:rPr>
          <w:rFonts w:hint="eastAsia"/>
        </w:rPr>
        <w:t>WSDL</w:t>
      </w:r>
      <w:r w:rsidR="00F451A7" w:rsidRPr="00F451A7">
        <w:rPr>
          <w:vertAlign w:val="superscript"/>
        </w:rPr>
        <w:t>[</w:t>
      </w:r>
      <w:r w:rsidR="00F451A7">
        <w:rPr>
          <w:rStyle w:val="aff9"/>
        </w:rPr>
        <w:endnoteReference w:id="2"/>
      </w:r>
      <w:r w:rsidR="00F451A7" w:rsidRPr="00F451A7">
        <w:rPr>
          <w:vertAlign w:val="superscript"/>
        </w:rPr>
        <w:t>]</w:t>
      </w:r>
      <w:r w:rsidR="00AD281C">
        <w:rPr>
          <w:rFonts w:hint="eastAsia"/>
        </w:rPr>
        <w:t>定义其提供的操作接口，并由某种开发语言实现上述接口的业务逻辑，</w:t>
      </w:r>
      <w:r w:rsidR="00AD281C" w:rsidRPr="00CC50CC">
        <w:rPr>
          <w:rFonts w:hint="eastAsia"/>
        </w:rPr>
        <w:t>Web</w:t>
      </w:r>
      <w:r w:rsidR="00AD281C" w:rsidRPr="00CC50CC">
        <w:rPr>
          <w:rFonts w:hint="eastAsia"/>
        </w:rPr>
        <w:t>服务</w:t>
      </w:r>
      <w:r w:rsidR="00283199">
        <w:t>对外提供</w:t>
      </w:r>
      <w:r w:rsidR="00283199">
        <w:rPr>
          <w:rFonts w:hint="eastAsia"/>
        </w:rPr>
        <w:t>统一</w:t>
      </w:r>
      <w:r w:rsidR="00283199">
        <w:t>的</w:t>
      </w:r>
      <w:r w:rsidR="00283199">
        <w:rPr>
          <w:rFonts w:hint="eastAsia"/>
        </w:rPr>
        <w:t>调用</w:t>
      </w:r>
      <w:r w:rsidR="00283199">
        <w:t>接口</w:t>
      </w:r>
      <w:r w:rsidR="00283199">
        <w:rPr>
          <w:rFonts w:hint="eastAsia"/>
        </w:rPr>
        <w:t>，</w:t>
      </w:r>
      <w:r w:rsidR="00283199" w:rsidRPr="0097145B">
        <w:rPr>
          <w:rFonts w:hint="eastAsia"/>
        </w:rPr>
        <w:t>而屏蔽实现细节</w:t>
      </w:r>
      <w:r w:rsidR="00F451A7" w:rsidRPr="00F451A7">
        <w:rPr>
          <w:rFonts w:hint="eastAsia"/>
          <w:vertAlign w:val="superscript"/>
        </w:rPr>
        <w:t>[</w:t>
      </w:r>
      <w:r w:rsidR="00F451A7" w:rsidRPr="00F451A7">
        <w:rPr>
          <w:rStyle w:val="aff9"/>
        </w:rPr>
        <w:endnoteReference w:id="3"/>
      </w:r>
      <w:r w:rsidR="00F451A7" w:rsidRPr="00F451A7">
        <w:rPr>
          <w:vertAlign w:val="superscript"/>
        </w:rPr>
        <w:t>]</w:t>
      </w:r>
      <w:r w:rsidR="00283199">
        <w:rPr>
          <w:rFonts w:hint="eastAsia"/>
        </w:rPr>
        <w:t>。</w:t>
      </w:r>
      <w:r w:rsidR="00283199" w:rsidRPr="005D0F3C">
        <w:rPr>
          <w:rFonts w:hint="eastAsia"/>
        </w:rPr>
        <w:t>对于复杂多变的企业级业务需求而言，单一的</w:t>
      </w:r>
      <w:r w:rsidR="00283199" w:rsidRPr="005D0F3C">
        <w:rPr>
          <w:rFonts w:hint="eastAsia"/>
        </w:rPr>
        <w:t>Web</w:t>
      </w:r>
      <w:r w:rsidR="00283199">
        <w:rPr>
          <w:rFonts w:hint="eastAsia"/>
        </w:rPr>
        <w:t>服务</w:t>
      </w:r>
      <w:r w:rsidR="00283199">
        <w:t>往往无法满足</w:t>
      </w:r>
      <w:r w:rsidR="00283199">
        <w:rPr>
          <w:rFonts w:hint="eastAsia"/>
        </w:rPr>
        <w:t>实际需求</w:t>
      </w:r>
      <w:r w:rsidR="00283199">
        <w:t>，需要将多个服务</w:t>
      </w:r>
      <w:r w:rsidR="00F930DC">
        <w:rPr>
          <w:rFonts w:hint="eastAsia"/>
        </w:rPr>
        <w:t>以松耦合的方式</w:t>
      </w:r>
      <w:r w:rsidR="00283199">
        <w:t>协调组织起来以支持复杂应用</w:t>
      </w:r>
      <w:r w:rsidR="00F451A7" w:rsidRPr="00F451A7">
        <w:rPr>
          <w:rFonts w:hint="eastAsia"/>
          <w:vertAlign w:val="superscript"/>
        </w:rPr>
        <w:t>[</w:t>
      </w:r>
      <w:r w:rsidR="00F451A7" w:rsidRPr="00F451A7">
        <w:rPr>
          <w:rStyle w:val="aff9"/>
        </w:rPr>
        <w:endnoteReference w:id="4"/>
      </w:r>
      <w:r w:rsidR="00F451A7" w:rsidRPr="00F451A7">
        <w:rPr>
          <w:vertAlign w:val="superscript"/>
        </w:rPr>
        <w:t>]</w:t>
      </w:r>
      <w:r w:rsidRPr="004E7C03">
        <w:rPr>
          <w:rFonts w:hint="eastAsia"/>
        </w:rPr>
        <w:t>。</w:t>
      </w:r>
      <w:r w:rsidR="009E3CEE">
        <w:rPr>
          <w:rFonts w:hint="eastAsia"/>
        </w:rPr>
        <w:t>对于</w:t>
      </w:r>
      <w:r w:rsidR="009E3CEE" w:rsidRPr="009E3CEE">
        <w:rPr>
          <w:rFonts w:hint="eastAsia"/>
        </w:rPr>
        <w:t>Web</w:t>
      </w:r>
      <w:r w:rsidR="009E3CEE" w:rsidRPr="009E3CEE">
        <w:rPr>
          <w:rFonts w:hint="eastAsia"/>
        </w:rPr>
        <w:t>服务组合来说，其正确性不仅仅取决于组合流程，也取决于</w:t>
      </w:r>
      <w:r w:rsidR="001A45B1" w:rsidRPr="009E3CEE">
        <w:rPr>
          <w:rFonts w:hint="eastAsia"/>
        </w:rPr>
        <w:t>组成它的</w:t>
      </w:r>
      <w:r w:rsidR="009E3CEE" w:rsidRPr="009E3CEE">
        <w:rPr>
          <w:rFonts w:hint="eastAsia"/>
        </w:rPr>
        <w:t>各个服务</w:t>
      </w:r>
      <w:r w:rsidR="00F451A7" w:rsidRPr="00F451A7">
        <w:rPr>
          <w:rFonts w:hint="eastAsia"/>
          <w:vertAlign w:val="superscript"/>
        </w:rPr>
        <w:t>[</w:t>
      </w:r>
      <w:r w:rsidR="00F451A7" w:rsidRPr="00F451A7">
        <w:rPr>
          <w:rStyle w:val="aff9"/>
        </w:rPr>
        <w:endnoteReference w:id="5"/>
      </w:r>
      <w:r w:rsidR="00F451A7" w:rsidRPr="00F451A7">
        <w:rPr>
          <w:vertAlign w:val="superscript"/>
        </w:rPr>
        <w:t>]</w:t>
      </w:r>
      <w:r w:rsidR="009E3CEE" w:rsidRPr="009E3CEE">
        <w:rPr>
          <w:rFonts w:hint="eastAsia"/>
        </w:rPr>
        <w:t>。</w:t>
      </w:r>
      <w:r w:rsidRPr="004E7C03">
        <w:rPr>
          <w:rFonts w:hint="eastAsia"/>
        </w:rPr>
        <w:t>由于</w:t>
      </w:r>
      <w:r w:rsidR="009E3CEE" w:rsidRPr="009E3CEE">
        <w:rPr>
          <w:rFonts w:hint="eastAsia"/>
        </w:rPr>
        <w:t>Web</w:t>
      </w:r>
      <w:r w:rsidR="009E3CEE" w:rsidRPr="009E3CEE">
        <w:rPr>
          <w:rFonts w:hint="eastAsia"/>
        </w:rPr>
        <w:t>服务及其协同的动态性</w:t>
      </w:r>
      <w:del w:id="36" w:author="a41255065@163.com" w:date="2017-11-14T09:48:00Z">
        <w:r w:rsidR="009E3CEE" w:rsidRPr="009E3CEE" w:rsidDel="007D3BCA">
          <w:rPr>
            <w:rFonts w:hint="eastAsia"/>
          </w:rPr>
          <w:delText>，</w:delText>
        </w:r>
      </w:del>
      <w:ins w:id="37" w:author="a41255065@163.com" w:date="2017-11-14T09:48:00Z">
        <w:r w:rsidR="007D3BCA">
          <w:rPr>
            <w:rFonts w:hint="eastAsia"/>
          </w:rPr>
          <w:t>、</w:t>
        </w:r>
      </w:ins>
      <w:r w:rsidR="009E3CEE" w:rsidRPr="009E3CEE">
        <w:rPr>
          <w:rFonts w:hint="eastAsia"/>
        </w:rPr>
        <w:t>松耦合的服务开发模式，使得服务使用者或系统集成商在调用</w:t>
      </w:r>
      <w:r w:rsidR="009E3CEE">
        <w:t>W</w:t>
      </w:r>
      <w:r w:rsidR="009E3CEE" w:rsidRPr="009E3CEE">
        <w:rPr>
          <w:rFonts w:hint="eastAsia"/>
        </w:rPr>
        <w:t>eb</w:t>
      </w:r>
      <w:r w:rsidR="009E3CEE" w:rsidRPr="009E3CEE">
        <w:rPr>
          <w:rFonts w:hint="eastAsia"/>
        </w:rPr>
        <w:t>服务时容易出现异常</w:t>
      </w:r>
      <w:r w:rsidR="009E3CEE">
        <w:rPr>
          <w:rFonts w:hint="eastAsia"/>
        </w:rPr>
        <w:t>：</w:t>
      </w:r>
    </w:p>
    <w:p w14:paraId="069125A4" w14:textId="77777777" w:rsidR="005A6E46" w:rsidRDefault="00283199" w:rsidP="00136D40">
      <w:pPr>
        <w:pStyle w:val="u5"/>
        <w:numPr>
          <w:ilvl w:val="0"/>
          <w:numId w:val="34"/>
        </w:numPr>
        <w:spacing w:before="24" w:after="24"/>
        <w:ind w:firstLineChars="0"/>
      </w:pPr>
      <w:r w:rsidRPr="00283199">
        <w:rPr>
          <w:rFonts w:hint="eastAsia"/>
          <w:b/>
        </w:rPr>
        <w:t>实现</w:t>
      </w:r>
      <w:r w:rsidRPr="00283199">
        <w:rPr>
          <w:b/>
        </w:rPr>
        <w:t>透明：</w:t>
      </w:r>
      <w:r w:rsidR="005A6E46" w:rsidRPr="005A6E46">
        <w:rPr>
          <w:rFonts w:hint="eastAsia"/>
        </w:rPr>
        <w:t>对服务使用者和系统集成商，服务只是提供了接口，实现部分是透明的</w:t>
      </w:r>
      <w:r w:rsidR="00001020" w:rsidRPr="00001020">
        <w:rPr>
          <w:rFonts w:hint="eastAsia"/>
          <w:vertAlign w:val="superscript"/>
        </w:rPr>
        <w:t>[</w:t>
      </w:r>
      <w:r w:rsidR="00001020" w:rsidRPr="00001020">
        <w:rPr>
          <w:rStyle w:val="aff9"/>
        </w:rPr>
        <w:endnoteReference w:id="6"/>
      </w:r>
      <w:r w:rsidR="00001020" w:rsidRPr="00001020">
        <w:rPr>
          <w:vertAlign w:val="superscript"/>
        </w:rPr>
        <w:t>]</w:t>
      </w:r>
      <w:r w:rsidR="005A6E46" w:rsidRPr="005A6E46">
        <w:rPr>
          <w:rFonts w:hint="eastAsia"/>
        </w:rPr>
        <w:t>；</w:t>
      </w:r>
    </w:p>
    <w:p w14:paraId="095DB390" w14:textId="77777777" w:rsidR="005A6E46" w:rsidRDefault="00283199" w:rsidP="00136D40">
      <w:pPr>
        <w:pStyle w:val="u5"/>
        <w:numPr>
          <w:ilvl w:val="0"/>
          <w:numId w:val="34"/>
        </w:numPr>
        <w:spacing w:before="24" w:after="24"/>
        <w:ind w:firstLineChars="0"/>
      </w:pPr>
      <w:r w:rsidRPr="00283199">
        <w:rPr>
          <w:rFonts w:hint="eastAsia"/>
          <w:b/>
        </w:rPr>
        <w:t>服务描述</w:t>
      </w:r>
      <w:r w:rsidRPr="00283199">
        <w:rPr>
          <w:b/>
        </w:rPr>
        <w:t>文档信息有限</w:t>
      </w:r>
      <w:r w:rsidRPr="00283199">
        <w:rPr>
          <w:rFonts w:hint="eastAsia"/>
          <w:b/>
        </w:rPr>
        <w:t>：</w:t>
      </w:r>
      <w:r>
        <w:rPr>
          <w:rFonts w:hint="eastAsia"/>
        </w:rPr>
        <w:t>WSDL</w:t>
      </w:r>
      <w:r>
        <w:rPr>
          <w:rFonts w:hint="eastAsia"/>
        </w:rPr>
        <w:t>仅</w:t>
      </w:r>
      <w:r>
        <w:t>包含</w:t>
      </w:r>
      <w:r>
        <w:rPr>
          <w:rFonts w:hint="eastAsia"/>
        </w:rPr>
        <w:t>Web</w:t>
      </w:r>
      <w:r>
        <w:rPr>
          <w:rFonts w:hint="eastAsia"/>
        </w:rPr>
        <w:t>服务接口</w:t>
      </w:r>
      <w:r>
        <w:t>的抽象描述</w:t>
      </w:r>
      <w:r w:rsidR="005A6E46" w:rsidRPr="005A6E46">
        <w:rPr>
          <w:rFonts w:hint="eastAsia"/>
        </w:rPr>
        <w:t>，服务的使用者并不能了解操作中潜藏的数据与控制流方面的约束；</w:t>
      </w:r>
    </w:p>
    <w:p w14:paraId="6ABE4A84" w14:textId="77777777" w:rsidR="005A6E46" w:rsidRDefault="00283199" w:rsidP="00136D40">
      <w:pPr>
        <w:pStyle w:val="u5"/>
        <w:numPr>
          <w:ilvl w:val="0"/>
          <w:numId w:val="34"/>
        </w:numPr>
        <w:spacing w:before="24" w:after="24"/>
        <w:ind w:firstLineChars="0"/>
      </w:pPr>
      <w:r w:rsidRPr="00283199">
        <w:rPr>
          <w:rFonts w:hint="eastAsia"/>
          <w:b/>
        </w:rPr>
        <w:t>接口与</w:t>
      </w:r>
      <w:r w:rsidRPr="00283199">
        <w:rPr>
          <w:b/>
        </w:rPr>
        <w:t>实现的不一致</w:t>
      </w:r>
      <w:r>
        <w:rPr>
          <w:rFonts w:hint="eastAsia"/>
          <w:b/>
        </w:rPr>
        <w:t>：</w:t>
      </w:r>
      <w:r w:rsidR="005A6E46" w:rsidRPr="005A6E46">
        <w:rPr>
          <w:rFonts w:hint="eastAsia"/>
        </w:rPr>
        <w:t>需求的快速变化导致参与组装的服务面临经常性的修改，服务的接口与实现之间潜藏不一致性。</w:t>
      </w:r>
    </w:p>
    <w:p w14:paraId="213D946E" w14:textId="77777777" w:rsidR="00F930DC" w:rsidRDefault="005A6E46" w:rsidP="00F930DC">
      <w:pPr>
        <w:pStyle w:val="u5"/>
        <w:spacing w:before="24" w:after="24"/>
        <w:ind w:firstLine="480"/>
      </w:pPr>
      <w:r>
        <w:rPr>
          <w:rFonts w:hint="eastAsia"/>
        </w:rPr>
        <w:t>上述</w:t>
      </w:r>
      <w:r>
        <w:t>特点</w:t>
      </w:r>
      <w:r w:rsidRPr="005A6E46">
        <w:rPr>
          <w:rFonts w:hint="eastAsia"/>
        </w:rPr>
        <w:t>使得服务的使用者或者系统集成商无法完全了解</w:t>
      </w:r>
      <w:r w:rsidRPr="005A6E46">
        <w:rPr>
          <w:rFonts w:hint="eastAsia"/>
        </w:rPr>
        <w:t>Web</w:t>
      </w:r>
      <w:r w:rsidRPr="005A6E46">
        <w:rPr>
          <w:rFonts w:hint="eastAsia"/>
        </w:rPr>
        <w:t>服务的正确使用方式。从而在调用过程中无法分辨究竟是</w:t>
      </w:r>
      <w:r w:rsidRPr="005A6E46">
        <w:rPr>
          <w:rFonts w:hint="eastAsia"/>
        </w:rPr>
        <w:t>Web</w:t>
      </w:r>
      <w:r w:rsidRPr="005A6E46">
        <w:rPr>
          <w:rFonts w:hint="eastAsia"/>
        </w:rPr>
        <w:t>服务本身的错误，还是使用</w:t>
      </w:r>
      <w:r w:rsidRPr="005A6E46">
        <w:rPr>
          <w:rFonts w:hint="eastAsia"/>
        </w:rPr>
        <w:t>Web</w:t>
      </w:r>
      <w:r w:rsidRPr="005A6E46">
        <w:rPr>
          <w:rFonts w:hint="eastAsia"/>
        </w:rPr>
        <w:t>服务的方法有误。</w:t>
      </w:r>
    </w:p>
    <w:p w14:paraId="5273F7B5" w14:textId="77777777" w:rsidR="00F930DC" w:rsidRDefault="00056CF5" w:rsidP="00F930DC">
      <w:pPr>
        <w:pStyle w:val="u5"/>
        <w:spacing w:before="24" w:after="24"/>
        <w:ind w:firstLine="480"/>
      </w:pPr>
      <w:del w:id="38" w:author="a41255065@163.com" w:date="2017-11-14T09:49:00Z">
        <w:r w:rsidDel="007D3BCA">
          <w:rPr>
            <w:rFonts w:hint="eastAsia"/>
          </w:rPr>
          <w:delText>其中</w:delText>
        </w:r>
        <w:r w:rsidDel="007D3BCA">
          <w:delText>，</w:delText>
        </w:r>
      </w:del>
      <w:r w:rsidR="000D5BAB">
        <w:rPr>
          <w:rFonts w:hint="eastAsia"/>
        </w:rPr>
        <w:t>该问题</w:t>
      </w:r>
      <w:r w:rsidR="001A45B1">
        <w:rPr>
          <w:rFonts w:hint="eastAsia"/>
        </w:rPr>
        <w:t>主要</w:t>
      </w:r>
      <w:r w:rsidRPr="00056CF5">
        <w:rPr>
          <w:rFonts w:hint="eastAsia"/>
        </w:rPr>
        <w:t>是</w:t>
      </w:r>
      <w:r w:rsidR="001A45B1">
        <w:rPr>
          <w:rFonts w:hint="eastAsia"/>
        </w:rPr>
        <w:t>由</w:t>
      </w:r>
      <w:r>
        <w:t>W</w:t>
      </w:r>
      <w:r w:rsidRPr="00056CF5">
        <w:rPr>
          <w:rFonts w:hint="eastAsia"/>
        </w:rPr>
        <w:t>eb</w:t>
      </w:r>
      <w:r w:rsidRPr="00056CF5">
        <w:rPr>
          <w:rFonts w:hint="eastAsia"/>
        </w:rPr>
        <w:t>服务的</w:t>
      </w:r>
      <w:r w:rsidRPr="00056CF5">
        <w:rPr>
          <w:rFonts w:hint="eastAsia"/>
        </w:rPr>
        <w:t>WSDL</w:t>
      </w:r>
      <w:r w:rsidRPr="00056CF5">
        <w:rPr>
          <w:rFonts w:hint="eastAsia"/>
        </w:rPr>
        <w:t>文件提供的信息不足引起的</w:t>
      </w:r>
      <w:r>
        <w:rPr>
          <w:rFonts w:hint="eastAsia"/>
        </w:rPr>
        <w:t>。</w:t>
      </w:r>
      <w:r>
        <w:rPr>
          <w:rFonts w:hint="eastAsia"/>
        </w:rPr>
        <w:t>WSDL</w:t>
      </w:r>
      <w:r>
        <w:rPr>
          <w:rFonts w:hint="eastAsia"/>
        </w:rPr>
        <w:t>是</w:t>
      </w:r>
      <w:r>
        <w:t>一种基于</w:t>
      </w:r>
      <w:r>
        <w:rPr>
          <w:rFonts w:hint="eastAsia"/>
        </w:rPr>
        <w:t>XML</w:t>
      </w:r>
      <w:r>
        <w:rPr>
          <w:rFonts w:hint="eastAsia"/>
        </w:rPr>
        <w:t>格式</w:t>
      </w:r>
      <w:r>
        <w:t>的</w:t>
      </w:r>
      <w:r>
        <w:rPr>
          <w:rFonts w:hint="eastAsia"/>
        </w:rPr>
        <w:t>W</w:t>
      </w:r>
      <w:r>
        <w:t>eb</w:t>
      </w:r>
      <w:r>
        <w:t>服务描述语言，</w:t>
      </w:r>
      <w:r>
        <w:rPr>
          <w:rFonts w:hint="eastAsia"/>
        </w:rPr>
        <w:t>仅仅</w:t>
      </w:r>
      <w:r>
        <w:t>包含</w:t>
      </w:r>
      <w:r>
        <w:rPr>
          <w:rFonts w:hint="eastAsia"/>
        </w:rPr>
        <w:t>Web</w:t>
      </w:r>
      <w:r>
        <w:rPr>
          <w:rFonts w:hint="eastAsia"/>
        </w:rPr>
        <w:t>服务接口</w:t>
      </w:r>
      <w:r>
        <w:t>的抽象描述，</w:t>
      </w:r>
      <w:r>
        <w:rPr>
          <w:rFonts w:hint="eastAsia"/>
        </w:rPr>
        <w:t>而缺乏对服务提供</w:t>
      </w:r>
      <w:r>
        <w:t>操作的</w:t>
      </w:r>
      <w:r>
        <w:rPr>
          <w:rFonts w:hint="eastAsia"/>
        </w:rPr>
        <w:t>语义</w:t>
      </w:r>
      <w:r>
        <w:t>信息</w:t>
      </w:r>
      <w:r w:rsidR="00257461">
        <w:rPr>
          <w:rFonts w:hint="eastAsia"/>
        </w:rPr>
        <w:t>的</w:t>
      </w:r>
      <w:r w:rsidR="00257461">
        <w:t>描述</w:t>
      </w:r>
      <w:r w:rsidR="00001020" w:rsidRPr="00001020">
        <w:rPr>
          <w:rFonts w:hint="eastAsia"/>
          <w:vertAlign w:val="superscript"/>
        </w:rPr>
        <w:t>[</w:t>
      </w:r>
      <w:r w:rsidR="00001020" w:rsidRPr="00001020">
        <w:rPr>
          <w:rStyle w:val="aff9"/>
        </w:rPr>
        <w:endnoteReference w:id="7"/>
      </w:r>
      <w:r w:rsidR="00001020" w:rsidRPr="00001020">
        <w:rPr>
          <w:vertAlign w:val="superscript"/>
        </w:rPr>
        <w:t>]</w:t>
      </w:r>
      <w:r>
        <w:rPr>
          <w:rFonts w:hint="eastAsia"/>
        </w:rPr>
        <w:t>。</w:t>
      </w:r>
    </w:p>
    <w:p w14:paraId="45F2B9FD" w14:textId="77777777" w:rsidR="00200D26" w:rsidRDefault="00200D26" w:rsidP="00F930DC">
      <w:pPr>
        <w:pStyle w:val="u5"/>
        <w:spacing w:before="24" w:after="24"/>
        <w:ind w:firstLine="480"/>
      </w:pPr>
      <w:r>
        <w:rPr>
          <w:rFonts w:hint="eastAsia"/>
        </w:rPr>
        <w:t>由于服务</w:t>
      </w:r>
      <w:r>
        <w:t>的使用者</w:t>
      </w:r>
      <w:r w:rsidRPr="00D4760B">
        <w:rPr>
          <w:rFonts w:hint="eastAsia"/>
        </w:rPr>
        <w:t>只能依据</w:t>
      </w:r>
      <w:r>
        <w:rPr>
          <w:rFonts w:hint="eastAsia"/>
        </w:rPr>
        <w:t>W</w:t>
      </w:r>
      <w:r>
        <w:t>SDL</w:t>
      </w:r>
      <w:r w:rsidRPr="00D4760B">
        <w:rPr>
          <w:rFonts w:hint="eastAsia"/>
        </w:rPr>
        <w:t>访问相关</w:t>
      </w:r>
      <w:r>
        <w:rPr>
          <w:rFonts w:hint="eastAsia"/>
        </w:rPr>
        <w:t>Web</w:t>
      </w:r>
      <w:r w:rsidRPr="00D4760B">
        <w:rPr>
          <w:rFonts w:hint="eastAsia"/>
        </w:rPr>
        <w:t>服务</w:t>
      </w:r>
      <w:r>
        <w:rPr>
          <w:rFonts w:hint="eastAsia"/>
        </w:rPr>
        <w:t>，</w:t>
      </w:r>
      <w:r w:rsidRPr="00275E14">
        <w:rPr>
          <w:rFonts w:hint="eastAsia"/>
          <w:b/>
        </w:rPr>
        <w:t>为了确保</w:t>
      </w:r>
      <w:r w:rsidRPr="00275E14">
        <w:rPr>
          <w:rFonts w:hint="eastAsia"/>
          <w:b/>
          <w:bCs/>
        </w:rPr>
        <w:t>服务调用</w:t>
      </w:r>
      <w:r w:rsidRPr="00275E14">
        <w:rPr>
          <w:rFonts w:hint="eastAsia"/>
          <w:b/>
        </w:rPr>
        <w:t>时</w:t>
      </w:r>
      <w:r>
        <w:rPr>
          <w:rFonts w:hint="eastAsia"/>
          <w:b/>
        </w:rPr>
        <w:t>用户</w:t>
      </w:r>
      <w:r>
        <w:rPr>
          <w:b/>
        </w:rPr>
        <w:t>调用</w:t>
      </w:r>
      <w:r w:rsidRPr="00275E14">
        <w:rPr>
          <w:rFonts w:hint="eastAsia"/>
          <w:b/>
        </w:rPr>
        <w:t>的</w:t>
      </w:r>
      <w:r w:rsidRPr="00275E14">
        <w:rPr>
          <w:rFonts w:hint="eastAsia"/>
          <w:b/>
          <w:bCs/>
        </w:rPr>
        <w:t>正确性</w:t>
      </w:r>
      <w:r w:rsidRPr="00D4760B">
        <w:rPr>
          <w:rFonts w:hint="eastAsia"/>
        </w:rPr>
        <w:t>，</w:t>
      </w:r>
      <w:r w:rsidR="0086679F" w:rsidRPr="0086679F">
        <w:rPr>
          <w:rFonts w:hint="eastAsia"/>
          <w:b/>
        </w:rPr>
        <w:t>有效检测服务调用</w:t>
      </w:r>
      <w:r w:rsidR="0086679F" w:rsidRPr="0086679F">
        <w:rPr>
          <w:b/>
        </w:rPr>
        <w:t>过程中违反</w:t>
      </w:r>
      <w:r w:rsidR="0086679F" w:rsidRPr="0086679F">
        <w:rPr>
          <w:rFonts w:hint="eastAsia"/>
          <w:b/>
        </w:rPr>
        <w:t>服务</w:t>
      </w:r>
      <w:r w:rsidR="0086679F" w:rsidRPr="0086679F">
        <w:rPr>
          <w:b/>
        </w:rPr>
        <w:t>行为约束的</w:t>
      </w:r>
      <w:r w:rsidR="0086679F" w:rsidRPr="0086679F">
        <w:rPr>
          <w:rFonts w:hint="eastAsia"/>
          <w:b/>
        </w:rPr>
        <w:t>情况</w:t>
      </w:r>
      <w:r w:rsidR="0086679F" w:rsidRPr="0086679F">
        <w:rPr>
          <w:rFonts w:hint="eastAsia"/>
        </w:rPr>
        <w:t>，</w:t>
      </w:r>
      <w:r w:rsidRPr="002E1519">
        <w:rPr>
          <w:rFonts w:hint="eastAsia"/>
        </w:rPr>
        <w:t>我们考虑向</w:t>
      </w:r>
      <w:r w:rsidRPr="002E1519">
        <w:rPr>
          <w:rFonts w:hint="eastAsia"/>
        </w:rPr>
        <w:t>WSDL</w:t>
      </w:r>
      <w:r w:rsidRPr="002E1519">
        <w:rPr>
          <w:rFonts w:hint="eastAsia"/>
        </w:rPr>
        <w:t>中添加</w:t>
      </w:r>
      <w:r w:rsidRPr="002E1519">
        <w:t>服务</w:t>
      </w:r>
      <w:r w:rsidRPr="002E1519">
        <w:rPr>
          <w:rFonts w:hint="eastAsia"/>
        </w:rPr>
        <w:t>行为</w:t>
      </w:r>
      <w:r w:rsidR="002E1519">
        <w:rPr>
          <w:rFonts w:hint="eastAsia"/>
        </w:rPr>
        <w:t>相关的</w:t>
      </w:r>
      <w:r w:rsidR="002E1519" w:rsidRPr="002E1519">
        <w:rPr>
          <w:rFonts w:hint="eastAsia"/>
          <w:b/>
        </w:rPr>
        <w:t>数据和控制约束</w:t>
      </w:r>
      <w:r w:rsidR="002E1519">
        <w:rPr>
          <w:rFonts w:hint="eastAsia"/>
        </w:rPr>
        <w:t>。</w:t>
      </w:r>
    </w:p>
    <w:p w14:paraId="0BD5F395" w14:textId="77777777" w:rsidR="00056CF5" w:rsidRDefault="00FD379C" w:rsidP="00200D26">
      <w:pPr>
        <w:pStyle w:val="u5"/>
        <w:spacing w:before="24" w:after="24"/>
        <w:ind w:firstLine="480"/>
      </w:pPr>
      <w:r w:rsidRPr="00E62CAD">
        <w:rPr>
          <w:rFonts w:hint="eastAsia"/>
        </w:rPr>
        <w:t>软件测试是保证服务质量和可靠性的必要手段。然而，由于</w:t>
      </w:r>
      <w:r w:rsidRPr="00E62CAD">
        <w:rPr>
          <w:rFonts w:hint="eastAsia"/>
        </w:rPr>
        <w:t>SOA</w:t>
      </w:r>
      <w:r>
        <w:rPr>
          <w:rFonts w:hint="eastAsia"/>
        </w:rPr>
        <w:t>软件</w:t>
      </w:r>
      <w:r w:rsidRPr="00E62CAD">
        <w:rPr>
          <w:rFonts w:hint="eastAsia"/>
        </w:rPr>
        <w:t>的</w:t>
      </w:r>
      <w:r>
        <w:rPr>
          <w:rFonts w:hint="eastAsia"/>
        </w:rPr>
        <w:t>上述特点</w:t>
      </w:r>
      <w:r w:rsidRPr="00E62CAD">
        <w:rPr>
          <w:rFonts w:hint="eastAsia"/>
        </w:rPr>
        <w:t>，</w:t>
      </w:r>
      <w:r>
        <w:rPr>
          <w:rFonts w:hint="eastAsia"/>
        </w:rPr>
        <w:t>使得已有的</w:t>
      </w:r>
      <w:r>
        <w:t>基于程序的测试方法很难直接用来测试</w:t>
      </w:r>
      <w:r>
        <w:rPr>
          <w:rFonts w:hint="eastAsia"/>
        </w:rPr>
        <w:t>W</w:t>
      </w:r>
      <w:r>
        <w:t>eb</w:t>
      </w:r>
      <w:r>
        <w:t>服务</w:t>
      </w:r>
      <w:r>
        <w:rPr>
          <w:rFonts w:hint="eastAsia"/>
        </w:rPr>
        <w:t>。</w:t>
      </w:r>
      <w:r w:rsidRPr="00F930DC">
        <w:rPr>
          <w:rFonts w:hint="eastAsia"/>
        </w:rPr>
        <w:t>现有研究提出将模型驱动的测试技术应用于</w:t>
      </w:r>
      <w:r w:rsidRPr="00F930DC">
        <w:rPr>
          <w:rFonts w:hint="eastAsia"/>
        </w:rPr>
        <w:t>Web</w:t>
      </w:r>
      <w:r w:rsidRPr="00F930DC">
        <w:rPr>
          <w:rFonts w:hint="eastAsia"/>
        </w:rPr>
        <w:t>服务。模型驱动的测试关注待开发系统的重要属性及约束，具有高故障检测率，且自动化程度高，能够更</w:t>
      </w:r>
      <w:r w:rsidRPr="00F930DC">
        <w:rPr>
          <w:rFonts w:hint="eastAsia"/>
        </w:rPr>
        <w:lastRenderedPageBreak/>
        <w:t>好的适应需求的演变，能够较好的适应</w:t>
      </w:r>
      <w:r w:rsidRPr="00F930DC">
        <w:rPr>
          <w:rFonts w:hint="eastAsia"/>
        </w:rPr>
        <w:t>Web</w:t>
      </w:r>
      <w:r w:rsidRPr="00F930DC">
        <w:rPr>
          <w:rFonts w:hint="eastAsia"/>
        </w:rPr>
        <w:t>服务的测试需求，因此越来越多的研究人员从模型角度出发对</w:t>
      </w:r>
      <w:r w:rsidRPr="00F930DC">
        <w:rPr>
          <w:rFonts w:hint="eastAsia"/>
        </w:rPr>
        <w:t>Web</w:t>
      </w:r>
      <w:r w:rsidRPr="00F930DC">
        <w:rPr>
          <w:rFonts w:hint="eastAsia"/>
        </w:rPr>
        <w:t>服务及其组合进行测试。</w:t>
      </w:r>
    </w:p>
    <w:p w14:paraId="29EE5859" w14:textId="77777777" w:rsidR="00DE0792" w:rsidRDefault="00DE0792" w:rsidP="00200D26">
      <w:pPr>
        <w:pStyle w:val="u5"/>
        <w:spacing w:before="24" w:after="24"/>
        <w:ind w:firstLine="480"/>
      </w:pPr>
      <w:r>
        <w:rPr>
          <w:rFonts w:hint="eastAsia"/>
        </w:rPr>
        <w:t>然而现有</w:t>
      </w:r>
      <w:r w:rsidR="00D31032">
        <w:rPr>
          <w:rFonts w:hint="eastAsia"/>
        </w:rPr>
        <w:t>模型驱动</w:t>
      </w:r>
      <w:r w:rsidR="00D31032">
        <w:t>web</w:t>
      </w:r>
      <w:r w:rsidR="00D31032">
        <w:t>服务测试的</w:t>
      </w:r>
      <w:r>
        <w:rPr>
          <w:rFonts w:hint="eastAsia"/>
        </w:rPr>
        <w:t>研究</w:t>
      </w:r>
      <w:r w:rsidRPr="00D31032">
        <w:rPr>
          <w:rFonts w:hint="eastAsia"/>
          <w:b/>
        </w:rPr>
        <w:t>主要针对于单个服务层面，或是服务组合流程的测试</w:t>
      </w:r>
      <w:r>
        <w:rPr>
          <w:rFonts w:hint="eastAsia"/>
        </w:rPr>
        <w:t>，</w:t>
      </w:r>
      <w:r w:rsidRPr="00455BC5">
        <w:rPr>
          <w:rFonts w:hint="eastAsia"/>
        </w:rPr>
        <w:t>集中在模型驱动的测试用例生成框架的研究</w:t>
      </w:r>
      <w:r>
        <w:rPr>
          <w:rFonts w:hint="eastAsia"/>
        </w:rPr>
        <w:t>，</w:t>
      </w:r>
      <w:r w:rsidRPr="00D31032">
        <w:rPr>
          <w:rFonts w:hint="eastAsia"/>
          <w:b/>
        </w:rPr>
        <w:t>缺乏支持所提框架的测试用例生成工具</w:t>
      </w:r>
      <w:r>
        <w:rPr>
          <w:rFonts w:hint="eastAsia"/>
        </w:rPr>
        <w:t>；同时</w:t>
      </w:r>
      <w:r w:rsidRPr="00455BC5">
        <w:rPr>
          <w:rFonts w:hint="eastAsia"/>
        </w:rPr>
        <w:t>基于事件序列的测试模型</w:t>
      </w:r>
      <w:r w:rsidRPr="00D31032">
        <w:rPr>
          <w:rFonts w:hint="eastAsia"/>
          <w:b/>
        </w:rPr>
        <w:t>缺乏对调用服务内部约束的考虑</w:t>
      </w:r>
      <w:r>
        <w:rPr>
          <w:rFonts w:hint="eastAsia"/>
        </w:rPr>
        <w:t>。</w:t>
      </w:r>
    </w:p>
    <w:p w14:paraId="37C0112B" w14:textId="77777777" w:rsidR="005A3851" w:rsidRPr="004E7C03" w:rsidRDefault="00D31032" w:rsidP="00D31032">
      <w:pPr>
        <w:pStyle w:val="u5"/>
        <w:spacing w:before="24" w:after="24"/>
        <w:ind w:firstLine="480"/>
      </w:pPr>
      <w:r>
        <w:rPr>
          <w:rFonts w:hint="eastAsia"/>
        </w:rPr>
        <w:t>因此，</w:t>
      </w:r>
      <w:r w:rsidR="00056CF5">
        <w:rPr>
          <w:rFonts w:hint="eastAsia"/>
        </w:rPr>
        <w:t>本文</w:t>
      </w:r>
      <w:r w:rsidR="00C175B2" w:rsidRPr="00C175B2">
        <w:rPr>
          <w:rFonts w:hint="eastAsia"/>
        </w:rPr>
        <w:t>从</w:t>
      </w:r>
      <w:r w:rsidR="00C175B2" w:rsidRPr="002E1519">
        <w:rPr>
          <w:rFonts w:hint="eastAsia"/>
          <w:b/>
        </w:rPr>
        <w:t>服务调用视角</w:t>
      </w:r>
      <w:r w:rsidR="00C175B2" w:rsidRPr="00C175B2">
        <w:rPr>
          <w:rFonts w:hint="eastAsia"/>
        </w:rPr>
        <w:t>对</w:t>
      </w:r>
      <w:r w:rsidR="00C175B2" w:rsidRPr="002E1519">
        <w:rPr>
          <w:rFonts w:hint="eastAsia"/>
          <w:b/>
        </w:rPr>
        <w:t>Web</w:t>
      </w:r>
      <w:r w:rsidR="002E1519">
        <w:rPr>
          <w:rFonts w:hint="eastAsia"/>
          <w:b/>
        </w:rPr>
        <w:t>服务</w:t>
      </w:r>
      <w:r w:rsidR="00C175B2" w:rsidRPr="002E1519">
        <w:rPr>
          <w:rFonts w:hint="eastAsia"/>
          <w:b/>
        </w:rPr>
        <w:t>行为</w:t>
      </w:r>
      <w:r w:rsidR="00C175B2" w:rsidRPr="00C175B2">
        <w:rPr>
          <w:rFonts w:hint="eastAsia"/>
        </w:rPr>
        <w:t>进行测试</w:t>
      </w:r>
      <w:r w:rsidR="00C175B2">
        <w:rPr>
          <w:rFonts w:hint="eastAsia"/>
        </w:rPr>
        <w:t>，</w:t>
      </w:r>
      <w:r w:rsidR="00C175B2" w:rsidRPr="00C175B2">
        <w:rPr>
          <w:rFonts w:hint="eastAsia"/>
        </w:rPr>
        <w:t>在事件模型中考虑</w:t>
      </w:r>
      <w:r w:rsidR="00C175B2">
        <w:rPr>
          <w:rFonts w:hint="eastAsia"/>
        </w:rPr>
        <w:t>W</w:t>
      </w:r>
      <w:r w:rsidR="00C175B2">
        <w:t>eb</w:t>
      </w:r>
      <w:r w:rsidR="00C175B2" w:rsidRPr="00D4760B">
        <w:rPr>
          <w:rFonts w:hint="eastAsia"/>
        </w:rPr>
        <w:t>服务行为相关的</w:t>
      </w:r>
      <w:r w:rsidR="00C175B2" w:rsidRPr="002E1519">
        <w:rPr>
          <w:rFonts w:hint="eastAsia"/>
          <w:b/>
        </w:rPr>
        <w:t>数据和控制约束</w:t>
      </w:r>
      <w:r w:rsidR="00C175B2" w:rsidRPr="00C175B2">
        <w:rPr>
          <w:rFonts w:hint="eastAsia"/>
        </w:rPr>
        <w:t>，</w:t>
      </w:r>
      <w:r w:rsidR="00056CF5" w:rsidRPr="00D4760B">
        <w:rPr>
          <w:rFonts w:hint="eastAsia"/>
        </w:rPr>
        <w:t>提出</w:t>
      </w:r>
      <w:r w:rsidR="00056CF5">
        <w:rPr>
          <w:rFonts w:hint="eastAsia"/>
        </w:rPr>
        <w:t>了</w:t>
      </w:r>
      <w:r w:rsidR="00056CF5" w:rsidRPr="002E1519">
        <w:rPr>
          <w:rFonts w:hint="eastAsia"/>
        </w:rPr>
        <w:t>行为模型</w:t>
      </w:r>
      <w:r w:rsidR="00056CF5" w:rsidRPr="002E1519">
        <w:t>驱动</w:t>
      </w:r>
      <w:r w:rsidR="00056CF5" w:rsidRPr="002E1519">
        <w:rPr>
          <w:rFonts w:hint="eastAsia"/>
        </w:rPr>
        <w:t>的</w:t>
      </w:r>
      <w:r w:rsidR="00056CF5" w:rsidRPr="002E1519">
        <w:t>服务</w:t>
      </w:r>
      <w:r w:rsidR="00D31FC9" w:rsidRPr="002E1519">
        <w:rPr>
          <w:rFonts w:hint="eastAsia"/>
        </w:rPr>
        <w:t>组合</w:t>
      </w:r>
      <w:r w:rsidR="00F4347A">
        <w:rPr>
          <w:rFonts w:hint="eastAsia"/>
        </w:rPr>
        <w:t>程序</w:t>
      </w:r>
      <w:r w:rsidR="00056CF5" w:rsidRPr="002E1519">
        <w:t>测试用例生成</w:t>
      </w:r>
      <w:r w:rsidR="00056CF5" w:rsidRPr="002E1519">
        <w:rPr>
          <w:rFonts w:hint="eastAsia"/>
        </w:rPr>
        <w:t>技术</w:t>
      </w:r>
      <w:r w:rsidR="00056CF5" w:rsidRPr="00F80DB6">
        <w:rPr>
          <w:rFonts w:hint="eastAsia"/>
        </w:rPr>
        <w:t>，并开发了相应的支持工具</w:t>
      </w:r>
      <w:r w:rsidR="00C175B2" w:rsidRPr="00C175B2">
        <w:rPr>
          <w:rFonts w:hint="eastAsia"/>
        </w:rPr>
        <w:t>辅助所提技术的测试用例自动化生成</w:t>
      </w:r>
      <w:r w:rsidR="00056CF5" w:rsidRPr="00F80DB6">
        <w:rPr>
          <w:rFonts w:hint="eastAsia"/>
        </w:rPr>
        <w:t>。</w:t>
      </w:r>
    </w:p>
    <w:p w14:paraId="5E5F795C" w14:textId="77777777" w:rsidR="005A3851" w:rsidRPr="004E7C03" w:rsidRDefault="0069507A">
      <w:pPr>
        <w:pStyle w:val="u2"/>
      </w:pPr>
      <w:bookmarkStart w:id="39" w:name="_Toc498361729"/>
      <w:r w:rsidRPr="004E7C03">
        <w:rPr>
          <w:rFonts w:hint="eastAsia"/>
        </w:rPr>
        <w:t>研究内容与成果</w:t>
      </w:r>
      <w:bookmarkEnd w:id="39"/>
    </w:p>
    <w:p w14:paraId="0FBF96FE" w14:textId="77777777" w:rsidR="009C7317" w:rsidRPr="004E7C03" w:rsidRDefault="009C7317" w:rsidP="009C7317">
      <w:pPr>
        <w:pStyle w:val="u5"/>
        <w:spacing w:before="24" w:after="24"/>
        <w:ind w:firstLine="480"/>
      </w:pPr>
      <w:r>
        <w:rPr>
          <w:rFonts w:hint="eastAsia"/>
        </w:rPr>
        <w:t>本文从</w:t>
      </w:r>
      <w:r>
        <w:rPr>
          <w:rFonts w:hint="eastAsia"/>
        </w:rPr>
        <w:t>W</w:t>
      </w:r>
      <w:r>
        <w:t>eb</w:t>
      </w:r>
      <w:r w:rsidRPr="00D4760B">
        <w:rPr>
          <w:rFonts w:hint="eastAsia"/>
        </w:rPr>
        <w:t>服务行为相关的数据和控制约束</w:t>
      </w:r>
      <w:r>
        <w:rPr>
          <w:rFonts w:hint="eastAsia"/>
        </w:rPr>
        <w:t>出发</w:t>
      </w:r>
      <w:r w:rsidRPr="00D4760B">
        <w:rPr>
          <w:rFonts w:hint="eastAsia"/>
        </w:rPr>
        <w:t>，提出</w:t>
      </w:r>
      <w:r>
        <w:rPr>
          <w:rFonts w:hint="eastAsia"/>
        </w:rPr>
        <w:t>了</w:t>
      </w:r>
      <w:r w:rsidRPr="00F80DB6">
        <w:rPr>
          <w:rFonts w:hint="eastAsia"/>
        </w:rPr>
        <w:t>行为模型</w:t>
      </w:r>
      <w:r w:rsidRPr="00F80DB6">
        <w:t>驱动</w:t>
      </w:r>
      <w:r w:rsidRPr="00F80DB6">
        <w:rPr>
          <w:rFonts w:hint="eastAsia"/>
        </w:rPr>
        <w:t>的</w:t>
      </w:r>
      <w:r w:rsidRPr="00F80DB6">
        <w:t>服务</w:t>
      </w:r>
      <w:r w:rsidR="00D31FC9">
        <w:rPr>
          <w:rFonts w:hint="eastAsia"/>
        </w:rPr>
        <w:t>组合</w:t>
      </w:r>
      <w:r w:rsidR="009F5982">
        <w:rPr>
          <w:rFonts w:hint="eastAsia"/>
        </w:rPr>
        <w:t>程序</w:t>
      </w:r>
      <w:r w:rsidRPr="00F80DB6">
        <w:t>测试用例生成</w:t>
      </w:r>
      <w:r w:rsidRPr="00F80DB6">
        <w:rPr>
          <w:rFonts w:hint="eastAsia"/>
        </w:rPr>
        <w:t>技术，并开发了相应的支持工具。</w:t>
      </w:r>
      <w:r w:rsidRPr="00A11B52">
        <w:rPr>
          <w:rFonts w:hint="eastAsia"/>
        </w:rPr>
        <w:t>主要</w:t>
      </w:r>
      <w:r>
        <w:rPr>
          <w:rFonts w:hint="eastAsia"/>
        </w:rPr>
        <w:t>研究内容</w:t>
      </w:r>
      <w:r>
        <w:t>与</w:t>
      </w:r>
      <w:r>
        <w:rPr>
          <w:rFonts w:hint="eastAsia"/>
        </w:rPr>
        <w:t>成果</w:t>
      </w:r>
      <w:r w:rsidRPr="00A11B52">
        <w:rPr>
          <w:rFonts w:hint="eastAsia"/>
        </w:rPr>
        <w:t>如下：</w:t>
      </w:r>
    </w:p>
    <w:p w14:paraId="44103636" w14:textId="77777777" w:rsidR="009C7317" w:rsidRPr="00E94A91" w:rsidRDefault="009C7317" w:rsidP="00136D40">
      <w:pPr>
        <w:pStyle w:val="u5"/>
        <w:numPr>
          <w:ilvl w:val="0"/>
          <w:numId w:val="35"/>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Pr>
          <w:rFonts w:hint="eastAsia"/>
        </w:rPr>
        <w:t>通过</w:t>
      </w:r>
      <w:r w:rsidR="00F4531D">
        <w:rPr>
          <w:rFonts w:hint="eastAsia"/>
        </w:rPr>
        <w:t>阅读文献</w:t>
      </w:r>
      <w:r>
        <w:t>研究</w:t>
      </w:r>
      <w:r w:rsidR="00F4531D">
        <w:rPr>
          <w:rFonts w:hint="eastAsia"/>
        </w:rPr>
        <w:t>总结</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t>，</w:t>
      </w:r>
      <w:r w:rsidR="00F4531D" w:rsidRPr="00D31FC9">
        <w:rPr>
          <w:rFonts w:hint="eastAsia"/>
        </w:rPr>
        <w:t>利用</w:t>
      </w:r>
      <w:r w:rsidR="00F4531D" w:rsidRPr="00D31FC9">
        <w:rPr>
          <w:rFonts w:hint="eastAsia"/>
        </w:rPr>
        <w:t>WSDL</w:t>
      </w:r>
      <w:r w:rsidR="00F4531D" w:rsidRPr="00D31FC9">
        <w:rPr>
          <w:rFonts w:hint="eastAsia"/>
        </w:rPr>
        <w:t>扩展</w:t>
      </w:r>
      <w:r w:rsidR="00F4531D" w:rsidRPr="00D31FC9">
        <w:t>机制</w:t>
      </w:r>
      <w:r>
        <w:rPr>
          <w:rFonts w:hint="eastAsia"/>
        </w:rPr>
        <w:t>向</w:t>
      </w:r>
      <w:r>
        <w:rPr>
          <w:rFonts w:hint="eastAsia"/>
        </w:rPr>
        <w:t>W</w:t>
      </w:r>
      <w:r>
        <w:t>eb</w:t>
      </w:r>
      <w:r>
        <w:t>服务</w:t>
      </w:r>
      <w:r>
        <w:rPr>
          <w:rFonts w:hint="eastAsia"/>
        </w:rPr>
        <w:t>描述语言</w:t>
      </w:r>
      <w:r>
        <w:rPr>
          <w:rFonts w:hint="eastAsia"/>
        </w:rPr>
        <w:t>(</w:t>
      </w:r>
      <w:r>
        <w:t>WSDL</w:t>
      </w:r>
      <w:r>
        <w:rPr>
          <w:rFonts w:hint="eastAsia"/>
        </w:rPr>
        <w:t>)</w:t>
      </w:r>
      <w:r>
        <w:t>中添加</w:t>
      </w:r>
      <w:r w:rsidRPr="00F109EC">
        <w:rPr>
          <w:rFonts w:hint="eastAsia"/>
        </w:rPr>
        <w:t>数据与控制流方面的约束描述</w:t>
      </w:r>
      <w:r>
        <w:rPr>
          <w:rFonts w:hint="eastAsia"/>
        </w:rPr>
        <w:t>；</w:t>
      </w:r>
    </w:p>
    <w:p w14:paraId="3CFC8857" w14:textId="77777777" w:rsidR="009C7317" w:rsidRPr="00BF1BA2" w:rsidRDefault="009C7317" w:rsidP="00136D40">
      <w:pPr>
        <w:pStyle w:val="u5"/>
        <w:numPr>
          <w:ilvl w:val="0"/>
          <w:numId w:val="35"/>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服务进行行为描述模型的建立</w:t>
      </w:r>
      <w:r w:rsidR="00F4531D">
        <w:rPr>
          <w:rFonts w:hint="eastAsia"/>
        </w:rPr>
        <w:t>，</w:t>
      </w:r>
      <w:r w:rsidR="00F4531D">
        <w:t>使用</w:t>
      </w:r>
      <w:r w:rsidR="00F21A76" w:rsidRPr="00F21A76">
        <w:t>Graphviz</w:t>
      </w:r>
      <w:r w:rsidR="00F21A76">
        <w:rPr>
          <w:rFonts w:hint="eastAsia"/>
        </w:rPr>
        <w:t>进行行为</w:t>
      </w:r>
      <w:r w:rsidR="00F21A76">
        <w:t>模型</w:t>
      </w:r>
      <w:r w:rsidR="00F21A76">
        <w:rPr>
          <w:rFonts w:hint="eastAsia"/>
        </w:rPr>
        <w:t>可视化</w:t>
      </w:r>
      <w:r>
        <w:rPr>
          <w:rFonts w:hint="eastAsia"/>
        </w:rPr>
        <w:t>；</w:t>
      </w:r>
    </w:p>
    <w:p w14:paraId="3F073976" w14:textId="77777777" w:rsidR="008A0052" w:rsidRPr="004E7C03" w:rsidRDefault="009C7317" w:rsidP="00136D40">
      <w:pPr>
        <w:pStyle w:val="u5"/>
        <w:numPr>
          <w:ilvl w:val="0"/>
          <w:numId w:val="35"/>
        </w:numPr>
        <w:tabs>
          <w:tab w:val="left" w:pos="420"/>
        </w:tabs>
        <w:spacing w:before="24" w:after="24"/>
        <w:ind w:firstLineChars="0"/>
      </w:pPr>
      <w:r>
        <w:rPr>
          <w:rFonts w:hint="eastAsia"/>
          <w:b/>
          <w:bCs/>
        </w:rPr>
        <w:t>提出了</w:t>
      </w:r>
      <w:r>
        <w:rPr>
          <w:b/>
          <w:bCs/>
        </w:rPr>
        <w:t>一种行为模型驱动</w:t>
      </w:r>
      <w:r>
        <w:rPr>
          <w:rFonts w:hint="eastAsia"/>
          <w:b/>
          <w:bCs/>
        </w:rPr>
        <w:t>的服务</w:t>
      </w:r>
      <w:r w:rsidR="00D31FC9">
        <w:rPr>
          <w:rFonts w:hint="eastAsia"/>
          <w:b/>
          <w:bCs/>
        </w:rPr>
        <w:t>组合</w:t>
      </w:r>
      <w:r w:rsidR="009F5982">
        <w:rPr>
          <w:rFonts w:hint="eastAsia"/>
          <w:b/>
          <w:bCs/>
        </w:rPr>
        <w:t>程序</w:t>
      </w:r>
      <w:r w:rsidR="008A0052">
        <w:rPr>
          <w:b/>
          <w:bCs/>
        </w:rPr>
        <w:t>测试</w:t>
      </w:r>
      <w:r w:rsidR="00D31FC9">
        <w:rPr>
          <w:rFonts w:hint="eastAsia"/>
          <w:b/>
          <w:bCs/>
        </w:rPr>
        <w:t>用例</w:t>
      </w:r>
      <w:r>
        <w:rPr>
          <w:b/>
          <w:bCs/>
        </w:rPr>
        <w:t>生成</w:t>
      </w:r>
      <w:r w:rsidRPr="004E7C03">
        <w:rPr>
          <w:rFonts w:hint="eastAsia"/>
          <w:b/>
          <w:bCs/>
        </w:rPr>
        <w:t>技术：</w:t>
      </w:r>
      <w:r w:rsidRPr="00EA7D7A">
        <w:rPr>
          <w:rFonts w:hint="eastAsia"/>
        </w:rPr>
        <w:t>在给定的</w:t>
      </w:r>
      <w:r w:rsidRPr="00EA7D7A">
        <w:t>行为模型的基础上</w:t>
      </w:r>
      <w:r>
        <w:rPr>
          <w:rFonts w:hint="eastAsia"/>
        </w:rPr>
        <w:t>，依据</w:t>
      </w:r>
      <w:r>
        <w:t>服务行为描述模型的特征，定义各种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sidRPr="006D6E47">
        <w:t>；</w:t>
      </w:r>
      <w:r w:rsidR="00D31FC9">
        <w:rPr>
          <w:rFonts w:hint="eastAsia"/>
          <w:bCs/>
          <w:kern w:val="0"/>
        </w:rPr>
        <w:t>针对</w:t>
      </w:r>
      <w:r w:rsidR="00D31FC9" w:rsidRPr="00523AFD">
        <w:rPr>
          <w:rFonts w:hint="eastAsia"/>
          <w:bCs/>
          <w:kern w:val="0"/>
        </w:rPr>
        <w:t>每条测试</w:t>
      </w:r>
      <w:r w:rsidR="00D31FC9">
        <w:rPr>
          <w:rFonts w:hint="eastAsia"/>
          <w:bCs/>
          <w:kern w:val="0"/>
        </w:rPr>
        <w:t>序列</w:t>
      </w:r>
      <w:r w:rsidR="00D31FC9" w:rsidRPr="00D31FC9">
        <w:rPr>
          <w:rFonts w:hint="eastAsia"/>
          <w:b/>
          <w:bCs/>
          <w:kern w:val="0"/>
        </w:rPr>
        <w:t>自动</w:t>
      </w:r>
      <w:r w:rsidR="00D31FC9">
        <w:rPr>
          <w:rFonts w:hint="eastAsia"/>
          <w:bCs/>
          <w:kern w:val="0"/>
        </w:rPr>
        <w:t>生成</w:t>
      </w:r>
      <w:r w:rsidR="00D31FC9">
        <w:rPr>
          <w:rFonts w:hint="eastAsia"/>
          <w:b/>
          <w:bCs/>
          <w:kern w:val="0"/>
        </w:rPr>
        <w:t>满足约束</w:t>
      </w:r>
      <w:r w:rsidR="00D31FC9">
        <w:rPr>
          <w:b/>
          <w:bCs/>
          <w:kern w:val="0"/>
        </w:rPr>
        <w:t>的测试数据</w:t>
      </w:r>
      <w:r w:rsidR="00D31FC9">
        <w:rPr>
          <w:rFonts w:hint="eastAsia"/>
        </w:rPr>
        <w:t>，设计</w:t>
      </w:r>
      <w:r w:rsidR="00D31FC9">
        <w:t>相应的测试</w:t>
      </w:r>
      <w:r w:rsidR="00D31FC9">
        <w:rPr>
          <w:rFonts w:hint="eastAsia"/>
        </w:rPr>
        <w:t>数据</w:t>
      </w:r>
      <w:r w:rsidR="00D31FC9">
        <w:t>与测试序列</w:t>
      </w:r>
      <w:r w:rsidR="00D31FC9">
        <w:rPr>
          <w:rFonts w:hint="eastAsia"/>
        </w:rPr>
        <w:t>合成算法</w:t>
      </w:r>
      <w:r w:rsidR="00D31FC9">
        <w:t>，生成可执行的</w:t>
      </w:r>
      <w:r w:rsidR="00D31FC9" w:rsidRPr="007123C7">
        <w:rPr>
          <w:b/>
        </w:rPr>
        <w:t>测试用例</w:t>
      </w:r>
      <w:r w:rsidR="00D31FC9">
        <w:rPr>
          <w:rFonts w:hint="eastAsia"/>
        </w:rPr>
        <w:t>；</w:t>
      </w:r>
    </w:p>
    <w:p w14:paraId="13344521" w14:textId="77777777" w:rsidR="00F21A76" w:rsidRDefault="009C7317" w:rsidP="00136D40">
      <w:pPr>
        <w:pStyle w:val="u5"/>
        <w:numPr>
          <w:ilvl w:val="0"/>
          <w:numId w:val="35"/>
        </w:numPr>
        <w:tabs>
          <w:tab w:val="left" w:pos="420"/>
        </w:tabs>
        <w:spacing w:before="24" w:after="24"/>
        <w:ind w:firstLineChars="0"/>
      </w:pPr>
      <w:r w:rsidRPr="004E7C03">
        <w:rPr>
          <w:rFonts w:hint="eastAsia"/>
          <w:b/>
          <w:bCs/>
        </w:rPr>
        <w:t>开发了</w:t>
      </w:r>
      <w:r w:rsidR="009F5982">
        <w:rPr>
          <w:rFonts w:hint="eastAsia"/>
          <w:b/>
          <w:bCs/>
        </w:rPr>
        <w:t>行为模型驱动的</w:t>
      </w:r>
      <w:r>
        <w:rPr>
          <w:rFonts w:hint="eastAsia"/>
          <w:b/>
          <w:bCs/>
        </w:rPr>
        <w:t>服务</w:t>
      </w:r>
      <w:r w:rsidR="00D31FC9">
        <w:rPr>
          <w:rFonts w:hint="eastAsia"/>
          <w:b/>
          <w:bCs/>
        </w:rPr>
        <w:t>组合</w:t>
      </w:r>
      <w:r>
        <w:rPr>
          <w:b/>
          <w:bCs/>
        </w:rPr>
        <w:t>测试</w:t>
      </w:r>
      <w:r w:rsidR="009F5982">
        <w:rPr>
          <w:rFonts w:hint="eastAsia"/>
          <w:b/>
          <w:bCs/>
        </w:rPr>
        <w:t>程序</w:t>
      </w:r>
      <w:r>
        <w:rPr>
          <w:rFonts w:hint="eastAsia"/>
          <w:b/>
          <w:bCs/>
        </w:rPr>
        <w:t>用例生成</w:t>
      </w:r>
      <w:r w:rsidRPr="004E7C03">
        <w:rPr>
          <w:rFonts w:hint="eastAsia"/>
          <w:b/>
          <w:bCs/>
        </w:rPr>
        <w:t>工具</w:t>
      </w:r>
      <w:r w:rsidR="002930AE" w:rsidRPr="002930AE">
        <w:rPr>
          <w:rFonts w:cs="Times New Roman"/>
          <w:b/>
          <w:bCs/>
        </w:rPr>
        <w:t>B</w:t>
      </w:r>
      <w:r w:rsidR="00DA78C4">
        <w:rPr>
          <w:rFonts w:cs="Times New Roman"/>
          <w:b/>
          <w:bCs/>
        </w:rPr>
        <w:t>M</w:t>
      </w:r>
      <w:r w:rsidR="002930AE" w:rsidRPr="002930AE">
        <w:rPr>
          <w:rFonts w:cs="Times New Roman"/>
          <w:b/>
          <w:bCs/>
        </w:rPr>
        <w:t>D_WSTCT</w:t>
      </w:r>
      <w:r w:rsidR="002356D0">
        <w:rPr>
          <w:rFonts w:hint="eastAsia"/>
          <w:b/>
          <w:bCs/>
        </w:rPr>
        <w:t>：</w:t>
      </w:r>
      <w:r w:rsidR="002930AE" w:rsidRPr="002930AE">
        <w:t>B</w:t>
      </w:r>
      <w:r w:rsidR="00DA78C4">
        <w:t>M</w:t>
      </w:r>
      <w:r w:rsidR="002930AE" w:rsidRPr="002930AE">
        <w:t>D_WSTCT</w:t>
      </w:r>
      <w:r w:rsidRPr="004E7C03">
        <w:rPr>
          <w:rFonts w:hint="eastAsia"/>
        </w:rPr>
        <w:t>支持测试的全过程，</w:t>
      </w:r>
      <w:r>
        <w:rPr>
          <w:rFonts w:hint="eastAsia"/>
        </w:rPr>
        <w:t>支持扩展后</w:t>
      </w:r>
      <w:r>
        <w:t>服务描述文档</w:t>
      </w:r>
      <w:r>
        <w:rPr>
          <w:rFonts w:hint="eastAsia"/>
        </w:rPr>
        <w:t>解析、服务行为</w:t>
      </w:r>
      <w:r>
        <w:t>模型生成</w:t>
      </w:r>
      <w:r>
        <w:rPr>
          <w:rFonts w:hint="eastAsia"/>
        </w:rPr>
        <w:t>及</w:t>
      </w:r>
      <w:r>
        <w:t>可视化</w:t>
      </w:r>
      <w:r w:rsidRPr="004E7C03">
        <w:rPr>
          <w:rFonts w:hint="eastAsia"/>
        </w:rPr>
        <w:t>、</w:t>
      </w:r>
      <w:r>
        <w:rPr>
          <w:rFonts w:hint="eastAsia"/>
        </w:rPr>
        <w:t>测试</w:t>
      </w:r>
      <w:r w:rsidR="00D31FC9">
        <w:rPr>
          <w:rFonts w:hint="eastAsia"/>
        </w:rPr>
        <w:t>序列</w:t>
      </w:r>
      <w:r>
        <w:t>自动生成</w:t>
      </w:r>
      <w:r>
        <w:rPr>
          <w:rFonts w:hint="eastAsia"/>
        </w:rPr>
        <w:t>、</w:t>
      </w:r>
      <w:r w:rsidR="00D31FC9">
        <w:rPr>
          <w:rFonts w:hint="eastAsia"/>
        </w:rPr>
        <w:t>测试数据</w:t>
      </w:r>
      <w:r w:rsidR="00D31FC9">
        <w:t>自动生成、</w:t>
      </w:r>
      <w:r w:rsidR="00D31FC9">
        <w:rPr>
          <w:rFonts w:hint="eastAsia"/>
        </w:rPr>
        <w:t>测试用例集生成、测试执行、</w:t>
      </w:r>
      <w:r w:rsidRPr="004E7C03">
        <w:rPr>
          <w:rFonts w:hint="eastAsia"/>
        </w:rPr>
        <w:t>测试结果</w:t>
      </w:r>
      <w:r w:rsidR="00D31FC9">
        <w:rPr>
          <w:rFonts w:hint="eastAsia"/>
        </w:rPr>
        <w:t>判定</w:t>
      </w:r>
      <w:r w:rsidR="00D31FC9">
        <w:t>及</w:t>
      </w:r>
      <w:r w:rsidRPr="004E7C03">
        <w:rPr>
          <w:rFonts w:hint="eastAsia"/>
        </w:rPr>
        <w:t>统计</w:t>
      </w:r>
      <w:r>
        <w:rPr>
          <w:rFonts w:hint="eastAsia"/>
        </w:rPr>
        <w:t>；</w:t>
      </w:r>
    </w:p>
    <w:p w14:paraId="574CAD9F" w14:textId="77777777" w:rsidR="009C7317" w:rsidRDefault="009C7317" w:rsidP="00136D40">
      <w:pPr>
        <w:pStyle w:val="u5"/>
        <w:numPr>
          <w:ilvl w:val="0"/>
          <w:numId w:val="35"/>
        </w:numPr>
        <w:tabs>
          <w:tab w:val="left" w:pos="420"/>
        </w:tabs>
        <w:spacing w:before="24" w:after="24"/>
        <w:ind w:firstLineChars="0"/>
      </w:pPr>
      <w:r w:rsidRPr="00F21A76">
        <w:rPr>
          <w:rFonts w:hint="eastAsia"/>
          <w:b/>
          <w:bCs/>
        </w:rPr>
        <w:t>经验研究：</w:t>
      </w:r>
      <w:r>
        <w:rPr>
          <w:rFonts w:hint="eastAsia"/>
        </w:rPr>
        <w:t>采用</w:t>
      </w:r>
      <w:r w:rsidR="00DA78C4">
        <w:rPr>
          <w:rFonts w:hint="eastAsia"/>
        </w:rPr>
        <w:t>两个</w:t>
      </w:r>
      <w:r>
        <w:t>Web</w:t>
      </w:r>
      <w:r>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14:paraId="33AD942A" w14:textId="77777777" w:rsidR="005A3851" w:rsidRPr="004E7C03" w:rsidRDefault="0069507A">
      <w:pPr>
        <w:pStyle w:val="u5"/>
        <w:spacing w:before="24" w:after="24"/>
        <w:ind w:firstLine="480"/>
      </w:pPr>
      <w:r w:rsidRPr="004E7C03">
        <w:rPr>
          <w:rFonts w:hint="eastAsia"/>
        </w:rPr>
        <w:lastRenderedPageBreak/>
        <w:t>本文研究工作得到了</w:t>
      </w:r>
      <w:r w:rsidR="00283199">
        <w:rPr>
          <w:rFonts w:hint="eastAsia"/>
        </w:rPr>
        <w:t>北京市</w:t>
      </w:r>
      <w:r w:rsidRPr="004E7C03">
        <w:rPr>
          <w:rFonts w:hint="eastAsia"/>
        </w:rPr>
        <w:t>自然科学基金面上项目</w:t>
      </w:r>
      <w:r w:rsidR="00D178E9" w:rsidRPr="00D178E9">
        <w:rPr>
          <w:rFonts w:asciiTheme="minorEastAsia" w:eastAsiaTheme="minorEastAsia" w:hAnsiTheme="minorEastAsia"/>
        </w:rPr>
        <w:t>“</w:t>
      </w:r>
      <w:r w:rsidR="00D178E9">
        <w:rPr>
          <w:rFonts w:asciiTheme="minorEastAsia" w:eastAsiaTheme="minorEastAsia" w:hAnsiTheme="minorEastAsia" w:hint="eastAsia"/>
        </w:rPr>
        <w:t>模型驱动</w:t>
      </w:r>
      <w:r w:rsidR="00D178E9">
        <w:rPr>
          <w:rFonts w:asciiTheme="minorEastAsia" w:eastAsiaTheme="minorEastAsia" w:hAnsiTheme="minorEastAsia"/>
        </w:rPr>
        <w:t>的</w:t>
      </w:r>
      <w:r w:rsidR="00D178E9">
        <w:rPr>
          <w:rFonts w:asciiTheme="minorEastAsia" w:eastAsiaTheme="minorEastAsia" w:hAnsiTheme="minorEastAsia" w:hint="eastAsia"/>
        </w:rPr>
        <w:t>SOA软件</w:t>
      </w:r>
      <w:r w:rsidR="00D178E9">
        <w:rPr>
          <w:rFonts w:asciiTheme="minorEastAsia" w:eastAsiaTheme="minorEastAsia" w:hAnsiTheme="minorEastAsia"/>
        </w:rPr>
        <w:t>测试与监控技术研究</w:t>
      </w:r>
      <w:r w:rsidR="00D178E9" w:rsidRPr="00D178E9">
        <w:rPr>
          <w:rFonts w:asciiTheme="minorEastAsia" w:eastAsiaTheme="minorEastAsia" w:hAnsiTheme="minorEastAsia"/>
        </w:rPr>
        <w:t>”</w:t>
      </w:r>
      <w:r w:rsidRPr="004E7C03">
        <w:rPr>
          <w:rFonts w:hint="eastAsia"/>
        </w:rPr>
        <w:t>（项目编号：</w:t>
      </w:r>
      <w:r w:rsidR="009F5982" w:rsidRPr="009F5982">
        <w:t>4162040</w:t>
      </w:r>
      <w:r w:rsidRPr="004E7C03">
        <w:rPr>
          <w:rFonts w:hint="eastAsia"/>
        </w:rPr>
        <w:t>）的资助。</w:t>
      </w:r>
    </w:p>
    <w:p w14:paraId="2519DC36" w14:textId="77777777" w:rsidR="005A3851" w:rsidRPr="004E7C03" w:rsidRDefault="0069507A">
      <w:pPr>
        <w:pStyle w:val="u2"/>
      </w:pPr>
      <w:bookmarkStart w:id="40" w:name="_Toc498361730"/>
      <w:r w:rsidRPr="004E7C03">
        <w:rPr>
          <w:rFonts w:hint="eastAsia"/>
        </w:rPr>
        <w:t>论文组织结构</w:t>
      </w:r>
      <w:bookmarkEnd w:id="40"/>
    </w:p>
    <w:p w14:paraId="6C21CBFF" w14:textId="77777777" w:rsidR="005A3851" w:rsidRPr="004E7C03" w:rsidRDefault="0069507A">
      <w:pPr>
        <w:pStyle w:val="aff6"/>
        <w:widowControl w:val="0"/>
        <w:spacing w:beforeLines="10" w:before="24" w:beforeAutospacing="0" w:afterAutospacing="0" w:line="312" w:lineRule="auto"/>
        <w:ind w:firstLineChars="200" w:firstLine="480"/>
        <w:jc w:val="both"/>
      </w:pPr>
      <w:r w:rsidRPr="004E7C03">
        <w:rPr>
          <w:rFonts w:ascii="Times New Roman" w:hAnsi="Times New Roman" w:cs="宋体" w:hint="eastAsia"/>
          <w:kern w:val="2"/>
          <w:szCs w:val="20"/>
          <w:lang w:bidi="ar"/>
        </w:rPr>
        <w:t>本文的组织结构安排如下：</w:t>
      </w:r>
    </w:p>
    <w:p w14:paraId="679BE14E" w14:textId="77777777" w:rsidR="005A3851" w:rsidRPr="004E7C03" w:rsidRDefault="0069507A">
      <w:pPr>
        <w:pStyle w:val="aff6"/>
        <w:widowControl w:val="0"/>
        <w:numPr>
          <w:ilvl w:val="0"/>
          <w:numId w:val="16"/>
        </w:numPr>
        <w:spacing w:beforeLines="10" w:before="24" w:beforeAutospacing="0" w:afterAutospacing="0" w:line="312" w:lineRule="auto"/>
        <w:ind w:left="1562" w:hanging="1080"/>
        <w:jc w:val="both"/>
      </w:pPr>
      <w:r w:rsidRPr="004E7C03">
        <w:rPr>
          <w:rFonts w:ascii="Times New Roman" w:hAnsi="Times New Roman" w:cs="宋体" w:hint="eastAsia"/>
          <w:kern w:val="2"/>
          <w:szCs w:val="20"/>
          <w:lang w:bidi="ar"/>
        </w:rPr>
        <w:t>引言，主要包括课题的研究背景与意义、研究内容与成果以及论文组织结构。</w:t>
      </w:r>
    </w:p>
    <w:p w14:paraId="621F6E49" w14:textId="77777777"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背景介绍，主要包括相关概念及技术、国内外研究现状。</w:t>
      </w:r>
    </w:p>
    <w:p w14:paraId="6AD6D782" w14:textId="77777777" w:rsidR="005A3851" w:rsidRPr="004E7C03" w:rsidRDefault="00647E80">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6C7ED6">
        <w:rPr>
          <w:rFonts w:ascii="Times New Roman" w:hAnsi="Times New Roman"/>
        </w:rPr>
        <w:t>深入讨论</w:t>
      </w:r>
      <w:r>
        <w:rPr>
          <w:rFonts w:ascii="Times New Roman" w:hAnsi="Times New Roman" w:hint="eastAsia"/>
        </w:rPr>
        <w:t>行为模型</w:t>
      </w:r>
      <w:r>
        <w:rPr>
          <w:rFonts w:ascii="Times New Roman" w:hAnsi="Times New Roman"/>
        </w:rPr>
        <w:t>驱动</w:t>
      </w:r>
      <w:r>
        <w:rPr>
          <w:rFonts w:ascii="Times New Roman" w:hAnsi="Times New Roman" w:hint="eastAsia"/>
        </w:rPr>
        <w:t>的</w:t>
      </w:r>
      <w:r w:rsidR="00034EB3">
        <w:rPr>
          <w:rFonts w:ascii="Times New Roman" w:hAnsi="Times New Roman"/>
        </w:rPr>
        <w:t>服务组合</w:t>
      </w:r>
      <w:r w:rsidR="009F5982">
        <w:rPr>
          <w:rFonts w:ascii="Times New Roman" w:hAnsi="Times New Roman" w:hint="eastAsia"/>
        </w:rPr>
        <w:t>程序</w:t>
      </w:r>
      <w:r>
        <w:rPr>
          <w:rFonts w:ascii="Times New Roman" w:hAnsi="Times New Roman" w:hint="eastAsia"/>
        </w:rPr>
        <w:t>测试用例</w:t>
      </w:r>
      <w:r>
        <w:rPr>
          <w:rFonts w:ascii="Times New Roman" w:hAnsi="Times New Roman"/>
        </w:rPr>
        <w:t>生成</w:t>
      </w:r>
      <w:r w:rsidRPr="006C7ED6">
        <w:rPr>
          <w:rFonts w:ascii="Times New Roman" w:hAnsi="Times New Roman"/>
        </w:rPr>
        <w:t>技术，主要包括对技术的基本思想、</w:t>
      </w:r>
      <w:r w:rsidRPr="00647E80">
        <w:rPr>
          <w:rFonts w:ascii="Times New Roman" w:hAnsi="Times New Roman" w:cs="宋体" w:hint="eastAsia"/>
          <w:kern w:val="2"/>
          <w:szCs w:val="20"/>
          <w:lang w:bidi="ar"/>
        </w:rPr>
        <w:t>原理描述</w:t>
      </w:r>
      <w:r w:rsidR="007D0680">
        <w:rPr>
          <w:rFonts w:ascii="Times New Roman" w:hAnsi="Times New Roman" w:hint="eastAsia"/>
        </w:rPr>
        <w:t>及</w:t>
      </w:r>
      <w:r w:rsidRPr="006C7ED6">
        <w:rPr>
          <w:rFonts w:ascii="Times New Roman" w:hAnsi="Times New Roman" w:hint="eastAsia"/>
        </w:rPr>
        <w:t>具体实现</w:t>
      </w:r>
      <w:r w:rsidR="0069507A" w:rsidRPr="00647E80">
        <w:rPr>
          <w:rFonts w:ascii="Times New Roman" w:hAnsi="Times New Roman" w:cs="宋体" w:hint="eastAsia"/>
          <w:kern w:val="2"/>
          <w:szCs w:val="20"/>
          <w:lang w:bidi="ar"/>
        </w:rPr>
        <w:t>。</w:t>
      </w:r>
    </w:p>
    <w:p w14:paraId="4F169322" w14:textId="77777777"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讨论</w:t>
      </w:r>
      <w:r w:rsidR="00560CC0">
        <w:rPr>
          <w:rFonts w:ascii="Times New Roman" w:hAnsi="Times New Roman" w:cs="宋体" w:hint="eastAsia"/>
          <w:kern w:val="2"/>
          <w:szCs w:val="20"/>
          <w:lang w:bidi="ar"/>
        </w:rPr>
        <w:t>行为模型驱动</w:t>
      </w:r>
      <w:r w:rsidR="00560CC0">
        <w:rPr>
          <w:rFonts w:ascii="Times New Roman" w:hAnsi="Times New Roman" w:cs="宋体"/>
          <w:kern w:val="2"/>
          <w:szCs w:val="20"/>
          <w:lang w:bidi="ar"/>
        </w:rPr>
        <w:t>的</w:t>
      </w:r>
      <w:r w:rsidR="00653E99" w:rsidRPr="00034EB3">
        <w:rPr>
          <w:rFonts w:ascii="Times New Roman" w:hAnsi="Times New Roman" w:cs="宋体" w:hint="eastAsia"/>
          <w:kern w:val="2"/>
          <w:szCs w:val="20"/>
          <w:lang w:bidi="ar"/>
        </w:rPr>
        <w:t>服务</w:t>
      </w:r>
      <w:r w:rsidR="00653E99" w:rsidRPr="00034EB3">
        <w:rPr>
          <w:rFonts w:ascii="Times New Roman" w:hAnsi="Times New Roman" w:cs="宋体"/>
          <w:kern w:val="2"/>
          <w:szCs w:val="20"/>
          <w:lang w:bidi="ar"/>
        </w:rPr>
        <w:t>组合</w:t>
      </w:r>
      <w:r w:rsidR="009F5982">
        <w:rPr>
          <w:rFonts w:ascii="Times New Roman" w:hAnsi="Times New Roman" w:cs="宋体" w:hint="eastAsia"/>
          <w:kern w:val="2"/>
          <w:szCs w:val="20"/>
          <w:lang w:bidi="ar"/>
        </w:rPr>
        <w:t>程序</w:t>
      </w:r>
      <w:r w:rsidR="00560CC0">
        <w:rPr>
          <w:rFonts w:ascii="Times New Roman" w:hAnsi="Times New Roman" w:cs="宋体"/>
          <w:kern w:val="2"/>
          <w:szCs w:val="20"/>
          <w:lang w:bidi="ar"/>
        </w:rPr>
        <w:t>测试用例生成</w:t>
      </w:r>
      <w:r w:rsidRPr="004E7C03">
        <w:rPr>
          <w:rFonts w:ascii="Times New Roman" w:hAnsi="Times New Roman" w:cs="宋体" w:hint="eastAsia"/>
          <w:kern w:val="2"/>
          <w:szCs w:val="20"/>
          <w:lang w:bidi="ar"/>
        </w:rPr>
        <w:t>工具</w:t>
      </w:r>
      <w:r w:rsidR="00560CC0">
        <w:rPr>
          <w:rFonts w:ascii="Times New Roman" w:hAnsi="Times New Roman" w:cs="宋体" w:hint="eastAsia"/>
          <w:kern w:val="2"/>
          <w:szCs w:val="20"/>
          <w:lang w:bidi="ar"/>
        </w:rPr>
        <w:t>的</w:t>
      </w:r>
      <w:r w:rsidRPr="004E7C03">
        <w:rPr>
          <w:rFonts w:ascii="Times New Roman" w:hAnsi="Times New Roman" w:cs="宋体" w:hint="eastAsia"/>
          <w:kern w:val="2"/>
          <w:szCs w:val="20"/>
          <w:lang w:bidi="ar"/>
        </w:rPr>
        <w:t>设计与实现，包括需求分析、系统设计与实现以及系统演示。</w:t>
      </w:r>
    </w:p>
    <w:p w14:paraId="30175166" w14:textId="77777777" w:rsidR="005A3851" w:rsidRPr="004E7C03" w:rsidRDefault="0069507A">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对</w:t>
      </w:r>
      <w:r w:rsidR="00D04755">
        <w:rPr>
          <w:rFonts w:ascii="Times New Roman" w:hAnsi="Times New Roman" w:cs="宋体"/>
          <w:kern w:val="2"/>
          <w:szCs w:val="20"/>
          <w:lang w:bidi="ar"/>
        </w:rPr>
        <w:t>Web</w:t>
      </w:r>
      <w:r w:rsidR="00D0475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实例进行经验研究，验证</w:t>
      </w:r>
      <w:r w:rsidR="00D04755">
        <w:rPr>
          <w:rFonts w:ascii="Times New Roman" w:hAnsi="Times New Roman" w:cs="宋体" w:hint="eastAsia"/>
          <w:kern w:val="2"/>
          <w:szCs w:val="20"/>
          <w:lang w:bidi="ar"/>
        </w:rPr>
        <w:t>测试用例生成</w:t>
      </w:r>
      <w:r w:rsidRPr="004E7C03">
        <w:rPr>
          <w:rFonts w:ascii="Times New Roman" w:hAnsi="Times New Roman" w:cs="宋体" w:hint="eastAsia"/>
          <w:kern w:val="2"/>
          <w:szCs w:val="20"/>
          <w:lang w:bidi="ar"/>
        </w:rPr>
        <w:t>技术的可行性与有效性，</w:t>
      </w:r>
      <w:r w:rsidR="00A8071E" w:rsidRPr="006C7ED6">
        <w:rPr>
          <w:rFonts w:ascii="Times New Roman" w:hAnsi="Times New Roman"/>
        </w:rPr>
        <w:t>主要包括研究问题阐述</w:t>
      </w:r>
      <w:r w:rsidR="00A8071E">
        <w:rPr>
          <w:rFonts w:ascii="Times New Roman" w:hAnsi="Times New Roman" w:hint="eastAsia"/>
        </w:rPr>
        <w:t>、</w:t>
      </w:r>
      <w:r w:rsidRPr="004E7C03">
        <w:rPr>
          <w:rFonts w:ascii="Times New Roman" w:hAnsi="Times New Roman" w:cs="宋体" w:hint="eastAsia"/>
          <w:kern w:val="2"/>
          <w:szCs w:val="20"/>
          <w:lang w:bidi="ar"/>
        </w:rPr>
        <w:t>实验对象的说明、</w:t>
      </w:r>
      <w:r w:rsidR="00A8071E" w:rsidRPr="006C7ED6">
        <w:rPr>
          <w:rFonts w:ascii="Times New Roman" w:hAnsi="Times New Roman"/>
        </w:rPr>
        <w:t>实验设计与过程</w:t>
      </w:r>
      <w:r w:rsidRPr="004E7C03">
        <w:rPr>
          <w:rFonts w:ascii="Times New Roman" w:hAnsi="Times New Roman" w:cs="宋体" w:hint="eastAsia"/>
          <w:kern w:val="2"/>
          <w:szCs w:val="20"/>
          <w:lang w:bidi="ar"/>
        </w:rPr>
        <w:t>、度量指标以及实验结果分析。</w:t>
      </w:r>
    </w:p>
    <w:p w14:paraId="099A8BED" w14:textId="77777777" w:rsidR="005A3851" w:rsidRPr="00D2631D" w:rsidRDefault="0069507A" w:rsidP="00D2631D">
      <w:pPr>
        <w:pStyle w:val="aff6"/>
        <w:widowControl w:val="0"/>
        <w:numPr>
          <w:ilvl w:val="0"/>
          <w:numId w:val="16"/>
        </w:numPr>
        <w:spacing w:beforeLines="10" w:before="24" w:beforeAutospacing="0" w:afterAutospacing="0" w:line="312" w:lineRule="auto"/>
        <w:ind w:left="1562" w:hanging="1080"/>
        <w:jc w:val="both"/>
        <w:rPr>
          <w:rFonts w:ascii="Times New Roman" w:hAnsi="Times New Roman" w:cs="宋体"/>
          <w:kern w:val="2"/>
          <w:szCs w:val="20"/>
          <w:lang w:bidi="ar"/>
        </w:rPr>
      </w:pPr>
      <w:r w:rsidRPr="004E7C03">
        <w:rPr>
          <w:rFonts w:ascii="Times New Roman" w:hAnsi="Times New Roman" w:cs="宋体" w:hint="eastAsia"/>
          <w:kern w:val="2"/>
          <w:szCs w:val="20"/>
          <w:lang w:bidi="ar"/>
        </w:rPr>
        <w:t>研究工作的总结以及未来的展望。</w:t>
      </w:r>
    </w:p>
    <w:p w14:paraId="08F6BCB9" w14:textId="77777777" w:rsidR="005A3851" w:rsidRPr="004E7C03" w:rsidRDefault="0069507A">
      <w:pPr>
        <w:pStyle w:val="u1"/>
      </w:pPr>
      <w:bookmarkStart w:id="41" w:name="_Toc498361731"/>
      <w:r w:rsidRPr="004E7C03">
        <w:rPr>
          <w:rFonts w:hint="eastAsia"/>
        </w:rPr>
        <w:lastRenderedPageBreak/>
        <w:t>背景介绍</w:t>
      </w:r>
      <w:bookmarkEnd w:id="41"/>
    </w:p>
    <w:p w14:paraId="7CB2AC77" w14:textId="579B18B6" w:rsidR="005A3851" w:rsidRPr="004E7C03" w:rsidRDefault="0069507A">
      <w:pPr>
        <w:pStyle w:val="u5"/>
        <w:spacing w:before="24" w:after="24"/>
        <w:ind w:firstLine="480"/>
      </w:pPr>
      <w:r w:rsidRPr="004E7C03">
        <w:rPr>
          <w:rFonts w:hint="eastAsia"/>
        </w:rPr>
        <w:t>本章介绍</w:t>
      </w:r>
      <w:r w:rsidR="00817712">
        <w:rPr>
          <w:rFonts w:hint="eastAsia"/>
        </w:rPr>
        <w:t>本文</w:t>
      </w:r>
      <w:r w:rsidR="00817712">
        <w:t>涉及到的相关技术</w:t>
      </w:r>
      <w:ins w:id="42" w:author="a41255065@163.com" w:date="2017-11-13T22:05:00Z">
        <w:r w:rsidR="00691E33">
          <w:rPr>
            <w:rFonts w:hint="eastAsia"/>
          </w:rPr>
          <w:t>及</w:t>
        </w:r>
      </w:ins>
      <w:del w:id="43" w:author="a41255065@163.com" w:date="2017-11-13T22:05:00Z">
        <w:r w:rsidR="00E06D9A" w:rsidDel="00691E33">
          <w:rPr>
            <w:rFonts w:hint="eastAsia"/>
          </w:rPr>
          <w:delText>、</w:delText>
        </w:r>
        <w:r w:rsidR="00E06D9A" w:rsidRPr="00523AFD" w:rsidDel="00691E33">
          <w:rPr>
            <w:rFonts w:hint="eastAsia"/>
          </w:rPr>
          <w:delText>工具实现以及实验涉及到</w:delText>
        </w:r>
      </w:del>
      <w:r w:rsidR="00E06D9A" w:rsidRPr="00523AFD">
        <w:rPr>
          <w:rFonts w:hint="eastAsia"/>
        </w:rPr>
        <w:t>相关工具</w:t>
      </w:r>
      <w:del w:id="44" w:author="a41255065@163.com" w:date="2017-11-13T22:05:00Z">
        <w:r w:rsidRPr="004E7C03" w:rsidDel="00691E33">
          <w:rPr>
            <w:rFonts w:hint="eastAsia"/>
          </w:rPr>
          <w:delText>、</w:delText>
        </w:r>
      </w:del>
      <w:ins w:id="45" w:author="a41255065@163.com" w:date="2017-11-13T22:05:00Z">
        <w:r w:rsidR="00691E33">
          <w:rPr>
            <w:rFonts w:hint="eastAsia"/>
          </w:rPr>
          <w:t>，</w:t>
        </w:r>
      </w:ins>
      <w:r w:rsidRPr="004E7C03">
        <w:rPr>
          <w:rFonts w:hint="eastAsia"/>
        </w:rPr>
        <w:t>国内外</w:t>
      </w:r>
      <w:r w:rsidR="00FD379C">
        <w:rPr>
          <w:rFonts w:hint="eastAsia"/>
        </w:rPr>
        <w:t>WSDL</w:t>
      </w:r>
      <w:r w:rsidR="00FD379C">
        <w:rPr>
          <w:rFonts w:hint="eastAsia"/>
        </w:rPr>
        <w:t>扩展研究</w:t>
      </w:r>
      <w:r w:rsidR="00D570C2">
        <w:rPr>
          <w:rFonts w:hint="eastAsia"/>
        </w:rPr>
        <w:t>及</w:t>
      </w:r>
      <w:r w:rsidR="00FD379C">
        <w:t>W</w:t>
      </w:r>
      <w:r w:rsidR="00FD379C">
        <w:rPr>
          <w:rFonts w:hint="eastAsia"/>
        </w:rPr>
        <w:t>eb</w:t>
      </w:r>
      <w:r w:rsidR="00FD379C">
        <w:t>服务模型测试</w:t>
      </w:r>
      <w:r w:rsidR="00D570C2">
        <w:rPr>
          <w:rFonts w:hint="eastAsia"/>
        </w:rPr>
        <w:t>的</w:t>
      </w:r>
      <w:r w:rsidR="00D570C2">
        <w:t>相关</w:t>
      </w:r>
      <w:r w:rsidR="00D570C2">
        <w:rPr>
          <w:rFonts w:hint="eastAsia"/>
        </w:rPr>
        <w:t>进展</w:t>
      </w:r>
      <w:r w:rsidRPr="004E7C03">
        <w:rPr>
          <w:rFonts w:hint="eastAsia"/>
        </w:rPr>
        <w:t>。</w:t>
      </w:r>
    </w:p>
    <w:p w14:paraId="6D8F5853" w14:textId="77777777" w:rsidR="005A3851" w:rsidRDefault="0069507A">
      <w:pPr>
        <w:pStyle w:val="u2"/>
      </w:pPr>
      <w:bookmarkStart w:id="46" w:name="_Toc498361732"/>
      <w:r w:rsidRPr="004E7C03">
        <w:rPr>
          <w:rFonts w:hint="eastAsia"/>
        </w:rPr>
        <w:t>相关概念与技术</w:t>
      </w:r>
      <w:bookmarkEnd w:id="46"/>
    </w:p>
    <w:p w14:paraId="2F3C552D" w14:textId="77777777" w:rsidR="00054D70" w:rsidRDefault="00817712" w:rsidP="00054D70">
      <w:pPr>
        <w:pStyle w:val="u5"/>
        <w:spacing w:before="24" w:after="24"/>
        <w:ind w:firstLine="480"/>
      </w:pPr>
      <w:r>
        <w:rPr>
          <w:rFonts w:hint="eastAsia"/>
        </w:rPr>
        <w:t>介绍论文中涉及的相关技术及工具，</w:t>
      </w:r>
      <w:r w:rsidR="004A3935">
        <w:rPr>
          <w:rFonts w:hint="eastAsia"/>
        </w:rPr>
        <w:t>包括</w:t>
      </w:r>
      <w:r w:rsidR="00682F1B">
        <w:rPr>
          <w:rFonts w:hint="eastAsia"/>
        </w:rPr>
        <w:t>W</w:t>
      </w:r>
      <w:r w:rsidR="00682F1B">
        <w:t>eb</w:t>
      </w:r>
      <w:r w:rsidR="00682F1B">
        <w:t>服务</w:t>
      </w:r>
      <w:r w:rsidR="00682F1B">
        <w:rPr>
          <w:rFonts w:hint="eastAsia"/>
        </w:rPr>
        <w:t>、</w:t>
      </w:r>
      <w:r w:rsidR="00682F1B">
        <w:t>模型测试</w:t>
      </w:r>
      <w:r w:rsidR="00682F1B">
        <w:rPr>
          <w:rFonts w:hint="eastAsia"/>
        </w:rPr>
        <w:t>等</w:t>
      </w:r>
      <w:r w:rsidR="00682F1B" w:rsidRPr="004E7C03">
        <w:rPr>
          <w:rFonts w:hint="eastAsia"/>
        </w:rPr>
        <w:t>相关概念</w:t>
      </w:r>
      <w:r w:rsidR="00682F1B">
        <w:rPr>
          <w:rFonts w:hint="eastAsia"/>
        </w:rPr>
        <w:t>以及模型测试</w:t>
      </w:r>
      <w:r w:rsidR="00682F1B">
        <w:t>、</w:t>
      </w:r>
      <w:r w:rsidR="00682F1B">
        <w:rPr>
          <w:rFonts w:hint="eastAsia"/>
        </w:rPr>
        <w:t>模型</w:t>
      </w:r>
      <w:r w:rsidR="00682F1B">
        <w:t>可视化</w:t>
      </w:r>
      <w:r w:rsidR="00682F1B">
        <w:rPr>
          <w:rFonts w:hint="eastAsia"/>
        </w:rPr>
        <w:t>、</w:t>
      </w:r>
      <w:r w:rsidR="004A3935">
        <w:t>约束求解</w:t>
      </w:r>
      <w:r w:rsidR="00682F1B">
        <w:rPr>
          <w:rFonts w:hint="eastAsia"/>
        </w:rPr>
        <w:t>等</w:t>
      </w:r>
      <w:r w:rsidR="00682F1B">
        <w:t>工具</w:t>
      </w:r>
      <w:r>
        <w:rPr>
          <w:rFonts w:hint="eastAsia"/>
        </w:rPr>
        <w:t>。</w:t>
      </w:r>
    </w:p>
    <w:p w14:paraId="389C5DEA" w14:textId="77777777" w:rsidR="006A0936" w:rsidRPr="006A0936" w:rsidRDefault="00F534DF" w:rsidP="00764FBC">
      <w:pPr>
        <w:pStyle w:val="u3"/>
      </w:pPr>
      <w:bookmarkStart w:id="47" w:name="_Toc498361733"/>
      <w:commentRangeStart w:id="48"/>
      <w:r>
        <w:rPr>
          <w:rFonts w:hint="eastAsia"/>
        </w:rPr>
        <w:t>W</w:t>
      </w:r>
      <w:r>
        <w:t>eb</w:t>
      </w:r>
      <w:commentRangeEnd w:id="48"/>
      <w:r w:rsidR="00C835FB">
        <w:rPr>
          <w:rStyle w:val="afff"/>
          <w:rFonts w:eastAsia="宋体"/>
          <w:b w:val="0"/>
          <w:bCs w:val="0"/>
        </w:rPr>
        <w:commentReference w:id="48"/>
      </w:r>
      <w:r>
        <w:rPr>
          <w:rFonts w:hint="eastAsia"/>
        </w:rPr>
        <w:t>服务</w:t>
      </w:r>
      <w:bookmarkEnd w:id="47"/>
    </w:p>
    <w:p w14:paraId="61CBA72F" w14:textId="77777777" w:rsidR="006A0936" w:rsidRDefault="006A0936" w:rsidP="006A0936">
      <w:pPr>
        <w:pStyle w:val="u5"/>
        <w:spacing w:before="24" w:after="24"/>
        <w:ind w:firstLine="480"/>
      </w:pPr>
      <w:r>
        <w:rPr>
          <w:rFonts w:hint="eastAsia"/>
        </w:rPr>
        <w:t>Web</w:t>
      </w:r>
      <w:r>
        <w:rPr>
          <w:rFonts w:hint="eastAsia"/>
        </w:rPr>
        <w:t>服务</w:t>
      </w:r>
      <w:r w:rsidR="00CF6FAD">
        <w:rPr>
          <w:rFonts w:hint="eastAsia"/>
        </w:rPr>
        <w:t>作为</w:t>
      </w:r>
      <w:r w:rsidR="00CF6FAD">
        <w:rPr>
          <w:rFonts w:hint="eastAsia"/>
        </w:rPr>
        <w:t>SOA</w:t>
      </w:r>
      <w:r w:rsidR="00CF6FAD">
        <w:rPr>
          <w:rFonts w:hint="eastAsia"/>
        </w:rPr>
        <w:t>的一种实现方式</w:t>
      </w:r>
      <w:r>
        <w:rPr>
          <w:rFonts w:hint="eastAsia"/>
        </w:rPr>
        <w:t>，是一个平台独立、松耦合</w:t>
      </w:r>
      <w:r w:rsidR="00B0220D">
        <w:rPr>
          <w:rFonts w:hint="eastAsia"/>
        </w:rPr>
        <w:t>、自包含</w:t>
      </w:r>
      <w:r>
        <w:rPr>
          <w:rFonts w:hint="eastAsia"/>
        </w:rPr>
        <w:t>、可编程的应用程序，</w:t>
      </w:r>
      <w:r>
        <w:rPr>
          <w:rFonts w:hint="eastAsia"/>
        </w:rPr>
        <w:t>Web</w:t>
      </w:r>
      <w:r>
        <w:rPr>
          <w:rFonts w:hint="eastAsia"/>
        </w:rPr>
        <w:t>服务的描述、访问、检索与发布基于标准</w:t>
      </w:r>
      <w:r w:rsidR="00CF4B29">
        <w:rPr>
          <w:rFonts w:hint="eastAsia"/>
        </w:rPr>
        <w:t>XML</w:t>
      </w:r>
      <w:r>
        <w:rPr>
          <w:rFonts w:hint="eastAsia"/>
        </w:rPr>
        <w:t>技术以及一系列的</w:t>
      </w:r>
      <w:r>
        <w:rPr>
          <w:rFonts w:hint="eastAsia"/>
        </w:rPr>
        <w:t>Web</w:t>
      </w:r>
      <w:r>
        <w:rPr>
          <w:rFonts w:hint="eastAsia"/>
        </w:rPr>
        <w:t>技术标准</w:t>
      </w:r>
      <w:r w:rsidR="00001020" w:rsidRPr="00001020">
        <w:rPr>
          <w:rFonts w:hint="eastAsia"/>
          <w:vertAlign w:val="superscript"/>
        </w:rPr>
        <w:t>[</w:t>
      </w:r>
      <w:r w:rsidR="00001020" w:rsidRPr="00001020">
        <w:rPr>
          <w:rStyle w:val="aff9"/>
        </w:rPr>
        <w:endnoteReference w:id="8"/>
      </w:r>
      <w:r w:rsidR="00001020" w:rsidRPr="00001020">
        <w:rPr>
          <w:vertAlign w:val="superscript"/>
        </w:rPr>
        <w:t>]</w:t>
      </w:r>
      <w:r>
        <w:rPr>
          <w:rFonts w:hint="eastAsia"/>
        </w:rPr>
        <w:t>。这些技术及标准有效地屏蔽了运行环境的异构性，使得</w:t>
      </w:r>
      <w:r w:rsidR="00CF4B29">
        <w:rPr>
          <w:rFonts w:hint="eastAsia"/>
        </w:rPr>
        <w:t>Web</w:t>
      </w:r>
      <w:r>
        <w:rPr>
          <w:rFonts w:hint="eastAsia"/>
        </w:rPr>
        <w:t>服务可以直接部署和运行于</w:t>
      </w:r>
      <w:r>
        <w:rPr>
          <w:rFonts w:hint="eastAsia"/>
        </w:rPr>
        <w:t>Internet</w:t>
      </w:r>
      <w:r>
        <w:rPr>
          <w:rFonts w:hint="eastAsia"/>
        </w:rPr>
        <w:t>之上。</w:t>
      </w:r>
      <w:r>
        <w:rPr>
          <w:rFonts w:hint="eastAsia"/>
        </w:rPr>
        <w:t>Web</w:t>
      </w:r>
      <w:r>
        <w:rPr>
          <w:rFonts w:hint="eastAsia"/>
        </w:rPr>
        <w:t>服务的开发与使用主要包括如下协议标准：</w:t>
      </w:r>
    </w:p>
    <w:p w14:paraId="5CD9935C" w14:textId="4EE1F583" w:rsidR="006A0936" w:rsidRDefault="006A0936" w:rsidP="006A0936">
      <w:pPr>
        <w:pStyle w:val="u5"/>
        <w:spacing w:before="24" w:after="24"/>
        <w:ind w:firstLine="482"/>
      </w:pPr>
      <w:r w:rsidRPr="00764FBC">
        <w:rPr>
          <w:b/>
        </w:rPr>
        <w:t>WSDL</w:t>
      </w:r>
      <w:r w:rsidR="00C2760F" w:rsidRPr="00764FBC">
        <w:rPr>
          <w:rFonts w:hint="eastAsia"/>
          <w:b/>
        </w:rPr>
        <w:t>（</w:t>
      </w:r>
      <w:commentRangeStart w:id="49"/>
      <w:r w:rsidR="00C2760F" w:rsidRPr="00764FBC">
        <w:rPr>
          <w:rFonts w:hint="eastAsia"/>
          <w:b/>
        </w:rPr>
        <w:t>W</w:t>
      </w:r>
      <w:r w:rsidR="00C2760F" w:rsidRPr="00764FBC">
        <w:rPr>
          <w:b/>
        </w:rPr>
        <w:t>eb</w:t>
      </w:r>
      <w:r w:rsidR="00C2760F" w:rsidRPr="00764FBC">
        <w:rPr>
          <w:b/>
        </w:rPr>
        <w:t>服务描述语言</w:t>
      </w:r>
      <w:commentRangeEnd w:id="49"/>
      <w:r w:rsidR="00691E33">
        <w:rPr>
          <w:rStyle w:val="afff"/>
          <w:rFonts w:cs="Times New Roman"/>
        </w:rPr>
        <w:commentReference w:id="49"/>
      </w:r>
      <w:r w:rsidR="00C2760F" w:rsidRPr="00764FBC">
        <w:rPr>
          <w:rFonts w:hint="eastAsia"/>
          <w:b/>
        </w:rPr>
        <w:t>）</w:t>
      </w:r>
      <w:r w:rsidR="00764FBC" w:rsidRPr="00407183">
        <w:rPr>
          <w:rFonts w:hint="eastAsia"/>
          <w:highlight w:val="yellow"/>
          <w:vertAlign w:val="superscript"/>
        </w:rPr>
        <w:t>[</w:t>
      </w:r>
      <w:r w:rsidR="00CF6FAD" w:rsidRPr="00407183">
        <w:rPr>
          <w:rFonts w:hint="eastAsia"/>
          <w:highlight w:val="yellow"/>
          <w:vertAlign w:val="superscript"/>
        </w:rPr>
        <w:t>2</w:t>
      </w:r>
      <w:r w:rsidR="00764FBC" w:rsidRPr="00407183">
        <w:rPr>
          <w:rFonts w:hint="eastAsia"/>
          <w:highlight w:val="yellow"/>
          <w:vertAlign w:val="superscript"/>
        </w:rPr>
        <w:t>]</w:t>
      </w:r>
      <w:r w:rsidR="00C2760F" w:rsidRPr="00764FBC">
        <w:rPr>
          <w:rFonts w:hint="eastAsia"/>
          <w:b/>
        </w:rPr>
        <w:t>：</w:t>
      </w:r>
      <w:r w:rsidR="00C2760F" w:rsidRPr="00C2760F">
        <w:rPr>
          <w:rFonts w:hint="eastAsia"/>
        </w:rPr>
        <w:t>WSDL</w:t>
      </w:r>
      <w:r w:rsidR="00C2760F" w:rsidRPr="00C2760F">
        <w:rPr>
          <w:rFonts w:hint="eastAsia"/>
        </w:rPr>
        <w:t>是一种</w:t>
      </w:r>
      <w:commentRangeStart w:id="50"/>
      <w:r w:rsidR="00C2760F" w:rsidRPr="00C2760F">
        <w:rPr>
          <w:rFonts w:hint="eastAsia"/>
        </w:rPr>
        <w:t>基于</w:t>
      </w:r>
      <w:r w:rsidR="00C2760F" w:rsidRPr="00C2760F">
        <w:rPr>
          <w:rFonts w:hint="eastAsia"/>
        </w:rPr>
        <w:t>XML</w:t>
      </w:r>
      <w:r w:rsidR="00C2760F" w:rsidRPr="00C2760F">
        <w:rPr>
          <w:rFonts w:hint="eastAsia"/>
        </w:rPr>
        <w:t>的定义</w:t>
      </w:r>
      <w:r w:rsidR="00C2760F">
        <w:rPr>
          <w:rFonts w:hint="eastAsia"/>
        </w:rPr>
        <w:t>用以</w:t>
      </w:r>
      <w:r w:rsidR="00C2760F">
        <w:t>描述</w:t>
      </w:r>
      <w:r w:rsidR="00C2760F" w:rsidRPr="00C2760F">
        <w:rPr>
          <w:rFonts w:hint="eastAsia"/>
        </w:rPr>
        <w:t>Web</w:t>
      </w:r>
      <w:r w:rsidR="00C2760F" w:rsidRPr="00C2760F">
        <w:rPr>
          <w:rFonts w:hint="eastAsia"/>
        </w:rPr>
        <w:t>服务的语言</w:t>
      </w:r>
      <w:commentRangeEnd w:id="50"/>
      <w:r w:rsidR="0050098B">
        <w:rPr>
          <w:rStyle w:val="afff"/>
          <w:rFonts w:cs="Times New Roman"/>
        </w:rPr>
        <w:commentReference w:id="50"/>
      </w:r>
      <w:r w:rsidR="00C2760F">
        <w:rPr>
          <w:rFonts w:hint="eastAsia"/>
        </w:rPr>
        <w:t>，</w:t>
      </w:r>
      <w:r w:rsidR="00764FBC" w:rsidRPr="00764FBC">
        <w:rPr>
          <w:rFonts w:hint="eastAsia"/>
        </w:rPr>
        <w:t>WSDL</w:t>
      </w:r>
      <w:r w:rsidR="00764FBC" w:rsidRPr="00764FBC">
        <w:rPr>
          <w:rFonts w:hint="eastAsia"/>
        </w:rPr>
        <w:t>文件中</w:t>
      </w:r>
      <w:r>
        <w:rPr>
          <w:rFonts w:hint="eastAsia"/>
        </w:rPr>
        <w:t>包含了与服务交互</w:t>
      </w:r>
      <w:ins w:id="51" w:author="a41255065@163.com" w:date="2017-11-13T22:08:00Z">
        <w:r w:rsidR="00CE185A">
          <w:rPr>
            <w:rFonts w:hint="eastAsia"/>
          </w:rPr>
          <w:t>相关</w:t>
        </w:r>
      </w:ins>
      <w:r>
        <w:rPr>
          <w:rFonts w:hint="eastAsia"/>
        </w:rPr>
        <w:t>的接口描述，</w:t>
      </w:r>
      <w:r w:rsidR="00764FBC">
        <w:rPr>
          <w:rFonts w:hint="eastAsia"/>
        </w:rPr>
        <w:t>如</w:t>
      </w:r>
      <w:r>
        <w:rPr>
          <w:rFonts w:hint="eastAsia"/>
        </w:rPr>
        <w:t>消息格式，传输协议以及位置等，但不包括</w:t>
      </w:r>
      <w:r w:rsidR="00CF4B29">
        <w:t>Web</w:t>
      </w:r>
      <w:r>
        <w:rPr>
          <w:rFonts w:hint="eastAsia"/>
        </w:rPr>
        <w:t>服务的实现细节。</w:t>
      </w:r>
    </w:p>
    <w:p w14:paraId="21F70FBC" w14:textId="77777777" w:rsidR="006A0936" w:rsidRDefault="006A0936" w:rsidP="00881688">
      <w:pPr>
        <w:pStyle w:val="u5"/>
        <w:spacing w:before="24" w:after="24"/>
        <w:ind w:firstLine="482"/>
      </w:pPr>
      <w:r w:rsidRPr="00D2020A">
        <w:rPr>
          <w:b/>
        </w:rPr>
        <w:t>UDDI</w:t>
      </w:r>
      <w:r w:rsidR="00764FBC" w:rsidRPr="00D2020A">
        <w:rPr>
          <w:rFonts w:hint="eastAsia"/>
          <w:b/>
        </w:rPr>
        <w:t>（通用描述、发现和集成）</w:t>
      </w:r>
      <w:r w:rsidR="00473088">
        <w:rPr>
          <w:rFonts w:hint="eastAsia"/>
          <w:b/>
        </w:rPr>
        <w:t>：</w:t>
      </w:r>
      <w:r w:rsidR="00764FBC">
        <w:t>UDDI</w:t>
      </w:r>
      <w:r w:rsidR="00881688">
        <w:rPr>
          <w:rFonts w:hint="eastAsia"/>
        </w:rPr>
        <w:t>是一个由</w:t>
      </w:r>
      <w:r w:rsidR="00881688" w:rsidRPr="00881688">
        <w:t>OASIS</w:t>
      </w:r>
      <w:r w:rsidR="00881688">
        <w:rPr>
          <w:rFonts w:hint="eastAsia"/>
        </w:rPr>
        <w:t>开发</w:t>
      </w:r>
      <w:r w:rsidR="00881688">
        <w:t>的</w:t>
      </w:r>
      <w:r w:rsidRPr="00881688">
        <w:rPr>
          <w:rFonts w:hint="eastAsia"/>
        </w:rPr>
        <w:t>跨</w:t>
      </w:r>
      <w:r>
        <w:rPr>
          <w:rFonts w:hint="eastAsia"/>
        </w:rPr>
        <w:t>行业的注册标准草案</w:t>
      </w:r>
      <w:r w:rsidR="00881688">
        <w:rPr>
          <w:rFonts w:hint="eastAsia"/>
        </w:rPr>
        <w:t>，</w:t>
      </w:r>
      <w:r>
        <w:rPr>
          <w:rFonts w:hint="eastAsia"/>
        </w:rPr>
        <w:t>基于</w:t>
      </w:r>
      <w:r w:rsidR="00881688" w:rsidRPr="00881688">
        <w:rPr>
          <w:rFonts w:hint="eastAsia"/>
        </w:rPr>
        <w:t>一系列常见的行业标准</w:t>
      </w:r>
      <w:r w:rsidR="00D2020A">
        <w:rPr>
          <w:rFonts w:hint="eastAsia"/>
        </w:rPr>
        <w:t>（</w:t>
      </w:r>
      <w:r w:rsidR="00D2020A" w:rsidRPr="00D2020A">
        <w:t>HTTP</w:t>
      </w:r>
      <w:r w:rsidR="00D2020A">
        <w:rPr>
          <w:rFonts w:hint="eastAsia"/>
        </w:rPr>
        <w:t>、</w:t>
      </w:r>
      <w:r w:rsidR="00D2020A" w:rsidRPr="00D2020A">
        <w:t>XML</w:t>
      </w:r>
      <w:r w:rsidR="00D2020A">
        <w:rPr>
          <w:rFonts w:hint="eastAsia"/>
        </w:rPr>
        <w:t>、</w:t>
      </w:r>
      <w:r w:rsidR="00D2020A" w:rsidRPr="00D2020A">
        <w:t>XML Schema</w:t>
      </w:r>
      <w:r w:rsidR="00D2020A">
        <w:rPr>
          <w:rFonts w:hint="eastAsia"/>
        </w:rPr>
        <w:t>以及</w:t>
      </w:r>
      <w:r w:rsidR="00D2020A" w:rsidRPr="00D2020A">
        <w:t>SOAP</w:t>
      </w:r>
      <w:r w:rsidR="00D2020A">
        <w:rPr>
          <w:rFonts w:hint="eastAsia"/>
        </w:rPr>
        <w:t>）</w:t>
      </w:r>
      <w:commentRangeStart w:id="52"/>
      <w:r w:rsidR="00881688">
        <w:rPr>
          <w:rFonts w:hint="eastAsia"/>
        </w:rPr>
        <w:t>。</w:t>
      </w:r>
      <w:commentRangeEnd w:id="52"/>
      <w:r w:rsidR="00CE185A">
        <w:rPr>
          <w:rStyle w:val="afff"/>
          <w:rFonts w:cs="Times New Roman"/>
        </w:rPr>
        <w:commentReference w:id="52"/>
      </w:r>
      <w:r w:rsidR="00881688">
        <w:rPr>
          <w:rFonts w:hint="eastAsia"/>
        </w:rPr>
        <w:t>定义了一个</w:t>
      </w:r>
      <w:r w:rsidR="00881688" w:rsidRPr="00881688">
        <w:rPr>
          <w:rFonts w:hint="eastAsia"/>
        </w:rPr>
        <w:t>发布和检索</w:t>
      </w:r>
      <w:r w:rsidR="00881688">
        <w:rPr>
          <w:rFonts w:hint="eastAsia"/>
        </w:rPr>
        <w:t>可用</w:t>
      </w:r>
      <w:r w:rsidR="00881688">
        <w:rPr>
          <w:rFonts w:hint="eastAsia"/>
        </w:rPr>
        <w:t>Web</w:t>
      </w:r>
      <w:r w:rsidR="00881688">
        <w:rPr>
          <w:rFonts w:hint="eastAsia"/>
        </w:rPr>
        <w:t>服务</w:t>
      </w:r>
      <w:r w:rsidR="00881688" w:rsidRPr="00881688">
        <w:rPr>
          <w:rFonts w:hint="eastAsia"/>
        </w:rPr>
        <w:t>信息</w:t>
      </w:r>
      <w:r w:rsidR="00881688">
        <w:rPr>
          <w:rFonts w:hint="eastAsia"/>
        </w:rPr>
        <w:t>的通用机制</w:t>
      </w:r>
      <w:r>
        <w:rPr>
          <w:rFonts w:hint="eastAsia"/>
        </w:rPr>
        <w:t>，可实现</w:t>
      </w:r>
      <w:r>
        <w:t>Web</w:t>
      </w:r>
      <w:r>
        <w:rPr>
          <w:rFonts w:hint="eastAsia"/>
        </w:rPr>
        <w:t>服务的描述和发现。</w:t>
      </w:r>
    </w:p>
    <w:p w14:paraId="1E235493" w14:textId="77777777" w:rsidR="006A0936" w:rsidRDefault="006A0936" w:rsidP="006A0936">
      <w:pPr>
        <w:pStyle w:val="u5"/>
        <w:spacing w:before="24" w:after="24"/>
        <w:ind w:firstLine="482"/>
      </w:pPr>
      <w:r w:rsidRPr="00D2020A">
        <w:rPr>
          <w:b/>
        </w:rPr>
        <w:t>SOAP</w:t>
      </w:r>
      <w:r w:rsidR="00D2020A" w:rsidRPr="00D2020A">
        <w:rPr>
          <w:rFonts w:hint="eastAsia"/>
          <w:b/>
        </w:rPr>
        <w:t>（简单对象访问协议）</w:t>
      </w:r>
      <w:r w:rsidRPr="00407183">
        <w:rPr>
          <w:highlight w:val="yellow"/>
          <w:vertAlign w:val="superscript"/>
        </w:rPr>
        <w:t>[</w:t>
      </w:r>
      <w:r w:rsidR="00CF6FAD" w:rsidRPr="00407183">
        <w:rPr>
          <w:rFonts w:hint="eastAsia"/>
          <w:highlight w:val="yellow"/>
          <w:vertAlign w:val="superscript"/>
        </w:rPr>
        <w:t>8</w:t>
      </w:r>
      <w:r w:rsidRPr="00407183">
        <w:rPr>
          <w:highlight w:val="yellow"/>
          <w:vertAlign w:val="superscript"/>
        </w:rPr>
        <w:t>]</w:t>
      </w:r>
      <w:r w:rsidR="00D2020A" w:rsidRPr="00D2020A">
        <w:rPr>
          <w:rFonts w:hint="eastAsia"/>
          <w:b/>
        </w:rPr>
        <w:t>：</w:t>
      </w:r>
      <w:r w:rsidR="001241C5" w:rsidRPr="001241C5">
        <w:rPr>
          <w:rFonts w:hint="eastAsia"/>
        </w:rPr>
        <w:t>SOAP</w:t>
      </w:r>
      <w:r>
        <w:rPr>
          <w:rFonts w:hint="eastAsia"/>
        </w:rPr>
        <w:t>是一种简单的消息传递协议</w:t>
      </w:r>
      <w:r w:rsidR="001241C5">
        <w:rPr>
          <w:rFonts w:hint="eastAsia"/>
        </w:rPr>
        <w:t>，</w:t>
      </w:r>
      <w:r>
        <w:rPr>
          <w:rFonts w:hint="eastAsia"/>
        </w:rPr>
        <w:t>提供了标准的调用</w:t>
      </w:r>
      <w:r w:rsidR="00CF4B29">
        <w:t>Web</w:t>
      </w:r>
      <w:r>
        <w:rPr>
          <w:rFonts w:hint="eastAsia"/>
        </w:rPr>
        <w:t>服务</w:t>
      </w:r>
      <w:r w:rsidR="00375086">
        <w:rPr>
          <w:rFonts w:hint="eastAsia"/>
        </w:rPr>
        <w:t>的方式</w:t>
      </w:r>
      <w:r>
        <w:rPr>
          <w:rFonts w:hint="eastAsia"/>
        </w:rPr>
        <w:t>，用户发出一个</w:t>
      </w:r>
      <w:r w:rsidR="00CF4B29">
        <w:t>SOAP</w:t>
      </w:r>
      <w:r>
        <w:rPr>
          <w:rFonts w:hint="eastAsia"/>
        </w:rPr>
        <w:t>消息作为服务请求，</w:t>
      </w:r>
      <w:r w:rsidR="00CF4B29">
        <w:t>Web</w:t>
      </w:r>
      <w:r>
        <w:rPr>
          <w:rFonts w:hint="eastAsia"/>
        </w:rPr>
        <w:t>服务经过处理返回一个</w:t>
      </w:r>
      <w:r w:rsidR="00CF4B29">
        <w:t>SOAP</w:t>
      </w:r>
      <w:r>
        <w:rPr>
          <w:rFonts w:hint="eastAsia"/>
        </w:rPr>
        <w:t>消息作为服务</w:t>
      </w:r>
      <w:r w:rsidR="00375086">
        <w:rPr>
          <w:rFonts w:hint="eastAsia"/>
        </w:rPr>
        <w:t>的</w:t>
      </w:r>
      <w:r>
        <w:rPr>
          <w:rFonts w:hint="eastAsia"/>
        </w:rPr>
        <w:t>响应。</w:t>
      </w:r>
    </w:p>
    <w:p w14:paraId="4C70447F" w14:textId="77777777" w:rsidR="002A2C26" w:rsidRPr="00855AD7" w:rsidRDefault="006A0936" w:rsidP="006A0936">
      <w:pPr>
        <w:pStyle w:val="u5"/>
        <w:spacing w:before="24" w:after="24"/>
        <w:ind w:firstLine="480"/>
      </w:pPr>
      <w:r>
        <w:t>XML</w:t>
      </w:r>
      <w:r>
        <w:rPr>
          <w:rFonts w:hint="eastAsia"/>
        </w:rPr>
        <w:t>为</w:t>
      </w:r>
      <w:r w:rsidR="00CF4B29">
        <w:t>Web</w:t>
      </w:r>
      <w:r>
        <w:rPr>
          <w:rFonts w:hint="eastAsia"/>
        </w:rPr>
        <w:t>服务各角色之间的交互提供了标准的、平台无关的数据格式。</w:t>
      </w:r>
      <w:r>
        <w:t>WSDL</w:t>
      </w:r>
      <w:r>
        <w:rPr>
          <w:rFonts w:hint="eastAsia"/>
        </w:rPr>
        <w:t>、</w:t>
      </w:r>
      <w:r>
        <w:t>UDDI</w:t>
      </w:r>
      <w:r>
        <w:rPr>
          <w:rFonts w:hint="eastAsia"/>
        </w:rPr>
        <w:t>和</w:t>
      </w:r>
      <w:r>
        <w:t xml:space="preserve"> SOAP</w:t>
      </w:r>
      <w:r>
        <w:rPr>
          <w:rFonts w:hint="eastAsia"/>
        </w:rPr>
        <w:t>均是基于</w:t>
      </w:r>
      <w:r>
        <w:t>XML</w:t>
      </w:r>
      <w:r>
        <w:rPr>
          <w:rFonts w:hint="eastAsia"/>
        </w:rPr>
        <w:t>定义的。</w:t>
      </w:r>
    </w:p>
    <w:p w14:paraId="0A00A5B7" w14:textId="77777777" w:rsidR="00304101" w:rsidRDefault="00F534DF" w:rsidP="00304101">
      <w:pPr>
        <w:pStyle w:val="u3"/>
      </w:pPr>
      <w:bookmarkStart w:id="53" w:name="_Toc498361734"/>
      <w:r>
        <w:rPr>
          <w:rFonts w:hint="eastAsia"/>
        </w:rPr>
        <w:t>WSDL</w:t>
      </w:r>
      <w:bookmarkEnd w:id="53"/>
    </w:p>
    <w:p w14:paraId="55E20E55" w14:textId="0201EA09" w:rsidR="002A2C26" w:rsidRDefault="002A2C26" w:rsidP="002A2C26">
      <w:pPr>
        <w:pStyle w:val="u5"/>
        <w:spacing w:before="24" w:after="24"/>
        <w:ind w:firstLine="480"/>
      </w:pPr>
      <w:r>
        <w:rPr>
          <w:rFonts w:hint="eastAsia"/>
        </w:rPr>
        <w:t>Web</w:t>
      </w:r>
      <w:r>
        <w:rPr>
          <w:rFonts w:hint="eastAsia"/>
        </w:rPr>
        <w:t>服务描述语言</w:t>
      </w:r>
      <w:r w:rsidRPr="00407183">
        <w:rPr>
          <w:rFonts w:hint="eastAsia"/>
          <w:highlight w:val="yellow"/>
          <w:vertAlign w:val="superscript"/>
        </w:rPr>
        <w:t>[</w:t>
      </w:r>
      <w:r w:rsidR="00204207" w:rsidRPr="00407183">
        <w:rPr>
          <w:highlight w:val="yellow"/>
          <w:vertAlign w:val="superscript"/>
        </w:rPr>
        <w:t>2,</w:t>
      </w:r>
      <w:r w:rsidR="00407183">
        <w:rPr>
          <w:rStyle w:val="aff9"/>
          <w:highlight w:val="yellow"/>
        </w:rPr>
        <w:endnoteReference w:id="9"/>
      </w:r>
      <w:r w:rsidRPr="00407183">
        <w:rPr>
          <w:rFonts w:hint="eastAsia"/>
          <w:highlight w:val="yellow"/>
          <w:vertAlign w:val="superscript"/>
        </w:rPr>
        <w:t>]</w:t>
      </w:r>
      <w:r>
        <w:rPr>
          <w:rFonts w:hint="eastAsia"/>
        </w:rPr>
        <w:t>用于定义</w:t>
      </w:r>
      <w:r>
        <w:rPr>
          <w:rFonts w:hint="eastAsia"/>
        </w:rPr>
        <w:t>Web</w:t>
      </w:r>
      <w:r>
        <w:rPr>
          <w:rFonts w:hint="eastAsia"/>
        </w:rPr>
        <w:t>服务的接口，给出请求消息的格式，并告诉服务的使用者采用何种通信协议以及在何处访问</w:t>
      </w:r>
      <w:r>
        <w:rPr>
          <w:rFonts w:hint="eastAsia"/>
        </w:rPr>
        <w:t>Web</w:t>
      </w:r>
      <w:r>
        <w:rPr>
          <w:rFonts w:hint="eastAsia"/>
        </w:rPr>
        <w:t>服务</w:t>
      </w:r>
      <w:del w:id="54" w:author="a41255065@163.com" w:date="2017-11-13T22:12:00Z">
        <w:r w:rsidDel="00CE185A">
          <w:rPr>
            <w:rFonts w:hint="eastAsia"/>
          </w:rPr>
          <w:delText>。</w:delText>
        </w:r>
      </w:del>
      <w:ins w:id="55" w:author="a41255065@163.com" w:date="2017-11-13T22:12:00Z">
        <w:r w:rsidR="00CE185A">
          <w:rPr>
            <w:rFonts w:hint="eastAsia"/>
          </w:rPr>
          <w:t>，</w:t>
        </w:r>
      </w:ins>
      <w:del w:id="56" w:author="a41255065@163.com" w:date="2017-11-13T22:13:00Z">
        <w:r w:rsidDel="00CE185A">
          <w:rPr>
            <w:rFonts w:hint="eastAsia"/>
          </w:rPr>
          <w:delText>以</w:delText>
        </w:r>
      </w:del>
      <w:ins w:id="57" w:author="a41255065@163.com" w:date="2017-11-13T22:13:00Z">
        <w:r w:rsidR="00CE185A">
          <w:rPr>
            <w:rFonts w:hint="eastAsia"/>
          </w:rPr>
          <w:t>采用</w:t>
        </w:r>
      </w:ins>
      <w:r>
        <w:rPr>
          <w:rFonts w:hint="eastAsia"/>
        </w:rPr>
        <w:t>XML</w:t>
      </w:r>
      <w:r>
        <w:rPr>
          <w:rFonts w:hint="eastAsia"/>
        </w:rPr>
        <w:t>的形式描述</w:t>
      </w:r>
      <w:r>
        <w:rPr>
          <w:rFonts w:hint="eastAsia"/>
        </w:rPr>
        <w:t>Web</w:t>
      </w:r>
      <w:r>
        <w:rPr>
          <w:rFonts w:hint="eastAsia"/>
        </w:rPr>
        <w:t>服务、参数和返回值。</w:t>
      </w:r>
      <w:r>
        <w:rPr>
          <w:rFonts w:hint="eastAsia"/>
        </w:rPr>
        <w:t>Web</w:t>
      </w:r>
      <w:r>
        <w:rPr>
          <w:rFonts w:hint="eastAsia"/>
        </w:rPr>
        <w:t>服务</w:t>
      </w:r>
      <w:r w:rsidR="00C953A8">
        <w:rPr>
          <w:rFonts w:hint="eastAsia"/>
        </w:rPr>
        <w:t>使用者</w:t>
      </w:r>
      <w:r>
        <w:rPr>
          <w:rFonts w:hint="eastAsia"/>
        </w:rPr>
        <w:t>通过</w:t>
      </w:r>
      <w:r>
        <w:rPr>
          <w:rFonts w:hint="eastAsia"/>
        </w:rPr>
        <w:t>WSDL</w:t>
      </w:r>
      <w:r>
        <w:rPr>
          <w:rFonts w:hint="eastAsia"/>
        </w:rPr>
        <w:t>文</w:t>
      </w:r>
      <w:r>
        <w:rPr>
          <w:rFonts w:hint="eastAsia"/>
        </w:rPr>
        <w:lastRenderedPageBreak/>
        <w:t>档中定义的接口规约、消息格式规约、通信协议规约以及访问地址完成对服务的调用。</w:t>
      </w:r>
    </w:p>
    <w:p w14:paraId="5C4CBD33" w14:textId="77777777" w:rsidR="00CE3B5E" w:rsidRDefault="00655E69" w:rsidP="00CE3B5E">
      <w:pPr>
        <w:pStyle w:val="u5"/>
        <w:spacing w:before="24" w:after="24"/>
        <w:ind w:firstLine="480"/>
      </w:pPr>
      <w:r>
        <w:t>WSDL</w:t>
      </w:r>
      <w:r>
        <w:rPr>
          <w:rFonts w:hint="eastAsia"/>
        </w:rPr>
        <w:t>协议</w:t>
      </w:r>
      <w:r>
        <w:t>将其对服务的描述分为</w:t>
      </w:r>
      <w:r w:rsidR="00344289">
        <w:rPr>
          <w:rFonts w:hint="eastAsia"/>
        </w:rPr>
        <w:t>抽象</w:t>
      </w:r>
      <w:r w:rsidR="00344289">
        <w:t>定义和</w:t>
      </w:r>
      <w:r w:rsidR="00344289">
        <w:rPr>
          <w:rFonts w:hint="eastAsia"/>
        </w:rPr>
        <w:t>具体</w:t>
      </w:r>
      <w:r w:rsidR="00344289">
        <w:t>实现</w:t>
      </w:r>
      <w:r>
        <w:t>两部分，</w:t>
      </w:r>
      <w:r w:rsidR="00344289">
        <w:rPr>
          <w:rFonts w:hint="eastAsia"/>
        </w:rPr>
        <w:t>抽象</w:t>
      </w:r>
      <w:r w:rsidR="00344289">
        <w:t>定义</w:t>
      </w:r>
      <w:r w:rsidR="00344289">
        <w:rPr>
          <w:rFonts w:hint="eastAsia"/>
        </w:rPr>
        <w:t>描述</w:t>
      </w:r>
      <w:r w:rsidR="00344289">
        <w:t>该服务</w:t>
      </w:r>
      <w:r w:rsidR="00344289">
        <w:rPr>
          <w:rFonts w:hint="eastAsia"/>
        </w:rPr>
        <w:t>的</w:t>
      </w:r>
      <w:r w:rsidR="00344289">
        <w:t>操作和消息</w:t>
      </w:r>
      <w:r w:rsidR="00344289">
        <w:rPr>
          <w:rFonts w:hint="eastAsia"/>
        </w:rPr>
        <w:t>，</w:t>
      </w:r>
      <w:r w:rsidR="00344289">
        <w:t>具体实现则定义了绑定</w:t>
      </w:r>
      <w:r w:rsidR="0026486B">
        <w:rPr>
          <w:rFonts w:hint="eastAsia"/>
        </w:rPr>
        <w:t>等和具体</w:t>
      </w:r>
      <w:r w:rsidR="0026486B">
        <w:t>服务地址相关</w:t>
      </w:r>
      <w:r w:rsidR="0026486B">
        <w:rPr>
          <w:rFonts w:hint="eastAsia"/>
        </w:rPr>
        <w:t>的</w:t>
      </w:r>
      <w:r w:rsidR="0026486B">
        <w:t>信息</w:t>
      </w:r>
      <w:r w:rsidR="0026486B">
        <w:rPr>
          <w:rFonts w:hint="eastAsia"/>
        </w:rPr>
        <w:t>。抽象定义</w:t>
      </w:r>
      <w:r w:rsidR="0026486B">
        <w:t>的主要组成元素为</w:t>
      </w:r>
      <w:r w:rsidR="0026486B">
        <w:rPr>
          <w:rFonts w:hint="eastAsia"/>
        </w:rPr>
        <w:t>&lt;</w:t>
      </w:r>
      <w:r w:rsidR="0026486B">
        <w:t>types</w:t>
      </w:r>
      <w:r w:rsidR="0026486B">
        <w:rPr>
          <w:rFonts w:hint="eastAsia"/>
        </w:rPr>
        <w:t>&gt;</w:t>
      </w:r>
      <w:r w:rsidR="0026486B">
        <w:rPr>
          <w:rFonts w:hint="eastAsia"/>
        </w:rPr>
        <w:t>，</w:t>
      </w:r>
      <w:r w:rsidR="0026486B">
        <w:rPr>
          <w:rFonts w:hint="eastAsia"/>
        </w:rPr>
        <w:t>&lt;</w:t>
      </w:r>
      <w:r w:rsidR="0026486B">
        <w:t>message</w:t>
      </w:r>
      <w:r w:rsidR="0026486B">
        <w:rPr>
          <w:rFonts w:hint="eastAsia"/>
        </w:rPr>
        <w:t>&gt;</w:t>
      </w:r>
      <w:r w:rsidR="0026486B">
        <w:rPr>
          <w:rFonts w:hint="eastAsia"/>
        </w:rPr>
        <w:t>和</w:t>
      </w:r>
      <w:r w:rsidR="0026486B">
        <w:rPr>
          <w:rFonts w:hint="eastAsia"/>
        </w:rPr>
        <w:t>&lt;</w:t>
      </w:r>
      <w:r w:rsidR="0026486B">
        <w:t>portType</w:t>
      </w:r>
      <w:r w:rsidR="0026486B">
        <w:rPr>
          <w:rFonts w:hint="eastAsia"/>
        </w:rPr>
        <w:t>&gt;</w:t>
      </w:r>
      <w:r w:rsidR="0026486B">
        <w:rPr>
          <w:rFonts w:hint="eastAsia"/>
        </w:rPr>
        <w:t>，</w:t>
      </w:r>
      <w:r w:rsidR="0026486B">
        <w:t>具体实现则</w:t>
      </w:r>
      <w:r w:rsidR="0026486B">
        <w:rPr>
          <w:rFonts w:hint="eastAsia"/>
        </w:rPr>
        <w:t>由</w:t>
      </w:r>
      <w:r w:rsidR="0026486B">
        <w:rPr>
          <w:rFonts w:hint="eastAsia"/>
        </w:rPr>
        <w:t>&lt;</w:t>
      </w:r>
      <w:r w:rsidR="0026486B">
        <w:t>binding</w:t>
      </w:r>
      <w:r w:rsidR="0026486B">
        <w:rPr>
          <w:rFonts w:hint="eastAsia"/>
        </w:rPr>
        <w:t>&gt;</w:t>
      </w:r>
      <w:r w:rsidR="0026486B">
        <w:rPr>
          <w:rFonts w:hint="eastAsia"/>
        </w:rPr>
        <w:t>和</w:t>
      </w:r>
      <w:r w:rsidR="0026486B">
        <w:rPr>
          <w:rFonts w:hint="eastAsia"/>
        </w:rPr>
        <w:t>&lt;</w:t>
      </w:r>
      <w:r w:rsidR="0026486B">
        <w:t>service</w:t>
      </w:r>
      <w:r w:rsidR="0026486B">
        <w:rPr>
          <w:rFonts w:hint="eastAsia"/>
        </w:rPr>
        <w:t>&gt;</w:t>
      </w:r>
      <w:r w:rsidR="0026486B">
        <w:rPr>
          <w:rFonts w:hint="eastAsia"/>
        </w:rPr>
        <w:t>两个</w:t>
      </w:r>
      <w:r w:rsidR="0026486B">
        <w:t>元素组成。</w:t>
      </w:r>
      <w:r w:rsidR="00CD1CF7" w:rsidRPr="00CD1CF7">
        <w:rPr>
          <w:rFonts w:hint="eastAsia"/>
        </w:rPr>
        <w:t>WSDL</w:t>
      </w:r>
      <w:r w:rsidR="00CD1CF7">
        <w:rPr>
          <w:rFonts w:hint="eastAsia"/>
        </w:rPr>
        <w:t>文档</w:t>
      </w:r>
      <w:r w:rsidR="00A85F19" w:rsidRPr="00A85F19">
        <w:rPr>
          <w:rFonts w:hint="eastAsia"/>
        </w:rPr>
        <w:t>是由一个或多个</w:t>
      </w:r>
      <w:r w:rsidR="00A85F19" w:rsidRPr="00A85F19">
        <w:rPr>
          <w:rFonts w:hint="eastAsia"/>
        </w:rPr>
        <w:t>WSDL</w:t>
      </w:r>
      <w:r w:rsidR="002E7020">
        <w:t xml:space="preserve"> </w:t>
      </w:r>
      <w:r w:rsidR="00A85F19" w:rsidRPr="00A85F19">
        <w:rPr>
          <w:rFonts w:hint="eastAsia"/>
        </w:rPr>
        <w:t>XML</w:t>
      </w:r>
      <w:r w:rsidR="00A85F19" w:rsidRPr="00A85F19">
        <w:rPr>
          <w:rFonts w:hint="eastAsia"/>
        </w:rPr>
        <w:t>信息集表示</w:t>
      </w:r>
      <w:r w:rsidR="00CD1CF7" w:rsidRPr="00CD1CF7">
        <w:rPr>
          <w:rFonts w:hint="eastAsia"/>
        </w:rPr>
        <w:t>的</w:t>
      </w:r>
      <w:r w:rsidR="002E7020">
        <w:rPr>
          <w:rFonts w:hint="eastAsia"/>
        </w:rPr>
        <w:t>，其</w:t>
      </w:r>
      <w:r w:rsidR="00CD1CF7" w:rsidRPr="00CD1CF7">
        <w:rPr>
          <w:rFonts w:hint="eastAsia"/>
        </w:rPr>
        <w:t>XML</w:t>
      </w:r>
      <w:r w:rsidR="002E7020">
        <w:rPr>
          <w:rFonts w:hint="eastAsia"/>
        </w:rPr>
        <w:t>语法</w:t>
      </w:r>
      <w:r w:rsidR="001373D9">
        <w:rPr>
          <w:rFonts w:hint="eastAsia"/>
        </w:rPr>
        <w:t>及</w:t>
      </w:r>
      <w:r w:rsidR="001373D9">
        <w:t>部分标签含义</w:t>
      </w:r>
      <w:r w:rsidR="002E7020">
        <w:rPr>
          <w:rFonts w:hint="eastAsia"/>
        </w:rPr>
        <w:t>如</w:t>
      </w:r>
      <w:r w:rsidR="00BA728E">
        <w:rPr>
          <w:rFonts w:hint="eastAsia"/>
        </w:rPr>
        <w:t>图</w:t>
      </w:r>
      <w:r w:rsidR="00515998">
        <w:rPr>
          <w:rFonts w:hint="eastAsia"/>
        </w:rPr>
        <w:t>2</w:t>
      </w:r>
      <w:r w:rsidR="00515998">
        <w:t>-1</w:t>
      </w:r>
      <w:r w:rsidR="00CD1CF7" w:rsidRPr="00CD1CF7">
        <w:rPr>
          <w:rFonts w:hint="eastAsia"/>
        </w:rPr>
        <w:t>所示：</w:t>
      </w:r>
    </w:p>
    <w:p w14:paraId="07034411" w14:textId="77777777" w:rsidR="00DE294C" w:rsidRDefault="0015137A" w:rsidP="00DE294C">
      <w:pPr>
        <w:pStyle w:val="u5"/>
        <w:spacing w:before="24" w:after="24"/>
        <w:ind w:firstLineChars="0" w:firstLine="0"/>
      </w:pPr>
      <w:r>
        <w:rPr>
          <w:noProof/>
        </w:rPr>
        <mc:AlternateContent>
          <mc:Choice Requires="wps">
            <w:drawing>
              <wp:anchor distT="0" distB="0" distL="114300" distR="114300" simplePos="0" relativeHeight="251674624" behindDoc="0" locked="0" layoutInCell="1" allowOverlap="1" wp14:anchorId="3E1D8139" wp14:editId="0CF33C3B">
                <wp:simplePos x="0" y="0"/>
                <wp:positionH relativeFrom="column">
                  <wp:posOffset>1993132</wp:posOffset>
                </wp:positionH>
                <wp:positionV relativeFrom="paragraph">
                  <wp:posOffset>714159</wp:posOffset>
                </wp:positionV>
                <wp:extent cx="1491879" cy="621102"/>
                <wp:effectExtent l="19050" t="76200" r="1594485" b="26670"/>
                <wp:wrapNone/>
                <wp:docPr id="66" name="肘形连接符 66"/>
                <wp:cNvGraphicFramePr/>
                <a:graphic xmlns:a="http://schemas.openxmlformats.org/drawingml/2006/main">
                  <a:graphicData uri="http://schemas.microsoft.com/office/word/2010/wordprocessingShape">
                    <wps:wsp>
                      <wps:cNvCnPr/>
                      <wps:spPr>
                        <a:xfrm flipH="1" flipV="1">
                          <a:off x="0" y="0"/>
                          <a:ext cx="1491879" cy="621102"/>
                        </a:xfrm>
                        <a:prstGeom prst="bentConnector3">
                          <a:avLst>
                            <a:gd name="adj1" fmla="val -105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D413ACD" id="_x0000_t34" coordsize="21600,21600" o:spt="34" o:oned="t" adj="10800" path="m,l@0,0@0,21600,21600,21600e" filled="f">
                <v:stroke joinstyle="miter"/>
                <v:formulas>
                  <v:f eqn="val #0"/>
                </v:formulas>
                <v:path arrowok="t" fillok="f" o:connecttype="none"/>
                <v:handles>
                  <v:h position="#0,center"/>
                </v:handles>
                <o:lock v:ext="edit" shapetype="t"/>
              </v:shapetype>
              <v:shape id="肘形连接符 66" o:spid="_x0000_s1026" type="#_x0000_t34" style="position:absolute;left:0;text-align:left;margin-left:156.95pt;margin-top:56.25pt;width:117.45pt;height:48.9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" adj="-22787" strokecolor="black [3213]">
                <v:stroke dashstyle="longDash" endarrow="block"/>
              </v:shape>
            </w:pict>
          </mc:Fallback>
        </mc:AlternateContent>
      </w:r>
      <w:r>
        <w:rPr>
          <w:noProof/>
        </w:rPr>
        <mc:AlternateContent>
          <mc:Choice Requires="wps">
            <w:drawing>
              <wp:anchor distT="0" distB="0" distL="114300" distR="114300" simplePos="0" relativeHeight="251673600" behindDoc="0" locked="0" layoutInCell="1" allowOverlap="1" wp14:anchorId="6A5A52B6" wp14:editId="2624018F">
                <wp:simplePos x="0" y="0"/>
                <wp:positionH relativeFrom="column">
                  <wp:posOffset>310981</wp:posOffset>
                </wp:positionH>
                <wp:positionV relativeFrom="paragraph">
                  <wp:posOffset>1102348</wp:posOffset>
                </wp:positionV>
                <wp:extent cx="2449483" cy="1069172"/>
                <wp:effectExtent l="228600" t="76200" r="27305" b="36195"/>
                <wp:wrapNone/>
                <wp:docPr id="65" name="肘形连接符 65"/>
                <wp:cNvGraphicFramePr/>
                <a:graphic xmlns:a="http://schemas.openxmlformats.org/drawingml/2006/main">
                  <a:graphicData uri="http://schemas.microsoft.com/office/word/2010/wordprocessingShape">
                    <wps:wsp>
                      <wps:cNvCnPr/>
                      <wps:spPr>
                        <a:xfrm flipH="1" flipV="1">
                          <a:off x="0" y="0"/>
                          <a:ext cx="2449483" cy="1069172"/>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9C048D2" id="肘形连接符 65" o:spid="_x0000_s1026" type="#_x0000_t34" style="position:absolute;left:0;text-align:left;margin-left:24.5pt;margin-top:86.8pt;width:192.85pt;height:84.2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" adj="23567" strokecolor="black [3213]">
                <v:stroke dashstyle="longDash" endarrow="block"/>
              </v:shape>
            </w:pict>
          </mc:Fallback>
        </mc:AlternateContent>
      </w:r>
      <w:r>
        <w:rPr>
          <w:noProof/>
        </w:rPr>
        <mc:AlternateContent>
          <mc:Choice Requires="wps">
            <w:drawing>
              <wp:anchor distT="0" distB="0" distL="114300" distR="114300" simplePos="0" relativeHeight="251646976" behindDoc="0" locked="0" layoutInCell="1" allowOverlap="1" wp14:anchorId="4E5CA4F0" wp14:editId="53306ACC">
                <wp:simplePos x="0" y="0"/>
                <wp:positionH relativeFrom="column">
                  <wp:posOffset>4192270</wp:posOffset>
                </wp:positionH>
                <wp:positionV relativeFrom="paragraph">
                  <wp:posOffset>3563884</wp:posOffset>
                </wp:positionV>
                <wp:extent cx="836295" cy="275590"/>
                <wp:effectExtent l="76200" t="0" r="20955" b="162560"/>
                <wp:wrapNone/>
                <wp:docPr id="20" name="矩形标注 20"/>
                <wp:cNvGraphicFramePr/>
                <a:graphic xmlns:a="http://schemas.openxmlformats.org/drawingml/2006/main">
                  <a:graphicData uri="http://schemas.microsoft.com/office/word/2010/wordprocessingShape">
                    <wps:wsp>
                      <wps:cNvSpPr/>
                      <wps:spPr>
                        <a:xfrm>
                          <a:off x="0" y="0"/>
                          <a:ext cx="836295" cy="275590"/>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7B08C1D" w14:textId="77777777" w:rsidR="007D3BCA" w:rsidRPr="006E3806" w:rsidRDefault="007D3BCA" w:rsidP="006E3806">
                            <w:pPr>
                              <w:jc w:val="center"/>
                              <w:rPr>
                                <w:color w:val="000000" w:themeColor="text1"/>
                                <w:sz w:val="20"/>
                              </w:rPr>
                            </w:pPr>
                            <w:r>
                              <w:rPr>
                                <w:color w:val="000000" w:themeColor="text1"/>
                                <w:sz w:val="20"/>
                              </w:rPr>
                              <w:t>Binding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CA4F0"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矩形标注 20" o:spid="_x0000_s1042" type="#_x0000_t61" style="position:absolute;left:0;text-align:left;margin-left:330.1pt;margin-top:280.6pt;width:65.85pt;height:21.7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" adj="-1900,32880" filled="f" strokecolor="black [3213]" strokeweight=".5pt">
                <v:textbox>
                  <w:txbxContent>
                    <w:p w14:paraId="67B08C1D" w14:textId="77777777" w:rsidR="007D3BCA" w:rsidRPr="006E3806" w:rsidRDefault="007D3BCA" w:rsidP="006E3806">
                      <w:pPr>
                        <w:jc w:val="center"/>
                        <w:rPr>
                          <w:color w:val="000000" w:themeColor="text1"/>
                          <w:sz w:val="20"/>
                        </w:rPr>
                      </w:pPr>
                      <w:r>
                        <w:rPr>
                          <w:color w:val="000000" w:themeColor="text1"/>
                          <w:sz w:val="20"/>
                        </w:rPr>
                        <w:t>Binding</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037DE543" wp14:editId="0FD0E3F4">
                <wp:simplePos x="0" y="0"/>
                <wp:positionH relativeFrom="column">
                  <wp:posOffset>2760345</wp:posOffset>
                </wp:positionH>
                <wp:positionV relativeFrom="paragraph">
                  <wp:posOffset>1619885</wp:posOffset>
                </wp:positionV>
                <wp:extent cx="810260" cy="1845945"/>
                <wp:effectExtent l="38100" t="76200" r="1380490" b="20955"/>
                <wp:wrapNone/>
                <wp:docPr id="64" name="肘形连接符 64"/>
                <wp:cNvGraphicFramePr/>
                <a:graphic xmlns:a="http://schemas.openxmlformats.org/drawingml/2006/main">
                  <a:graphicData uri="http://schemas.microsoft.com/office/word/2010/wordprocessingShape">
                    <wps:wsp>
                      <wps:cNvCnPr/>
                      <wps:spPr>
                        <a:xfrm flipH="1" flipV="1">
                          <a:off x="0" y="0"/>
                          <a:ext cx="810260" cy="1845945"/>
                        </a:xfrm>
                        <a:prstGeom prst="bentConnector3">
                          <a:avLst>
                            <a:gd name="adj1" fmla="val -166496"/>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BCBBD5" id="肘形连接符 64" o:spid="_x0000_s1026" type="#_x0000_t34" style="position:absolute;left:0;text-align:left;margin-left:217.35pt;margin-top:127.55pt;width:63.8pt;height:145.35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" adj="-35963" strokecolor="black [3213]">
                <v:stroke dashstyle="longDash" endarrow="block"/>
              </v:shape>
            </w:pict>
          </mc:Fallback>
        </mc:AlternateContent>
      </w:r>
      <w:r>
        <w:rPr>
          <w:noProof/>
        </w:rPr>
        <mc:AlternateContent>
          <mc:Choice Requires="wps">
            <w:drawing>
              <wp:anchor distT="0" distB="0" distL="114300" distR="114300" simplePos="0" relativeHeight="251671552" behindDoc="0" locked="0" layoutInCell="1" allowOverlap="1" wp14:anchorId="5BC5CC59" wp14:editId="4E3D61D3">
                <wp:simplePos x="0" y="0"/>
                <wp:positionH relativeFrom="column">
                  <wp:posOffset>310982</wp:posOffset>
                </wp:positionH>
                <wp:positionV relativeFrom="paragraph">
                  <wp:posOffset>3371095</wp:posOffset>
                </wp:positionV>
                <wp:extent cx="2009464" cy="2518913"/>
                <wp:effectExtent l="190500" t="76200" r="10160" b="34290"/>
                <wp:wrapNone/>
                <wp:docPr id="63" name="肘形连接符 63"/>
                <wp:cNvGraphicFramePr/>
                <a:graphic xmlns:a="http://schemas.openxmlformats.org/drawingml/2006/main">
                  <a:graphicData uri="http://schemas.microsoft.com/office/word/2010/wordprocessingShape">
                    <wps:wsp>
                      <wps:cNvCnPr/>
                      <wps:spPr>
                        <a:xfrm flipH="1" flipV="1">
                          <a:off x="0" y="0"/>
                          <a:ext cx="2009464" cy="2518913"/>
                        </a:xfrm>
                        <a:prstGeom prst="bentConnector3">
                          <a:avLst>
                            <a:gd name="adj1" fmla="val 109108"/>
                          </a:avLst>
                        </a:prstGeom>
                        <a:ln w="9525">
                          <a:solidFill>
                            <a:schemeClr val="tx1"/>
                          </a:solidFill>
                          <a:prstDash val="lgDash"/>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9F8D4" id="肘形连接符 63" o:spid="_x0000_s1026" type="#_x0000_t34" style="position:absolute;left:0;text-align:left;margin-left:24.5pt;margin-top:265.45pt;width:158.25pt;height:198.35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" adj="23567" strokecolor="black [3213]">
                <v:stroke dashstyle="longDash" endarrow="block"/>
              </v:shape>
            </w:pict>
          </mc:Fallback>
        </mc:AlternateContent>
      </w:r>
      <w:r w:rsidR="00BA728E">
        <w:rPr>
          <w:noProof/>
        </w:rPr>
        <mc:AlternateContent>
          <mc:Choice Requires="wps">
            <w:drawing>
              <wp:anchor distT="0" distB="0" distL="114300" distR="114300" simplePos="0" relativeHeight="251670528" behindDoc="0" locked="0" layoutInCell="1" allowOverlap="1" wp14:anchorId="23DEC048" wp14:editId="338361D3">
                <wp:simplePos x="0" y="0"/>
                <wp:positionH relativeFrom="column">
                  <wp:posOffset>2439035</wp:posOffset>
                </wp:positionH>
                <wp:positionV relativeFrom="paragraph">
                  <wp:posOffset>3467471</wp:posOffset>
                </wp:positionV>
                <wp:extent cx="1043796" cy="0"/>
                <wp:effectExtent l="0" t="0" r="23495" b="19050"/>
                <wp:wrapNone/>
                <wp:docPr id="59" name="直接连接符 5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070F7AF3" id="直接连接符 59" o:spid="_x0000_s1026" style="position:absolute;left:0;text-align:lef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05pt,273.05pt" to="274.25pt,27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64384" behindDoc="0" locked="0" layoutInCell="1" allowOverlap="1" wp14:anchorId="524CA30F" wp14:editId="61185442">
                <wp:simplePos x="0" y="0"/>
                <wp:positionH relativeFrom="column">
                  <wp:posOffset>1277141</wp:posOffset>
                </wp:positionH>
                <wp:positionV relativeFrom="paragraph">
                  <wp:posOffset>3457359</wp:posOffset>
                </wp:positionV>
                <wp:extent cx="1043796" cy="0"/>
                <wp:effectExtent l="0" t="0" r="23495" b="19050"/>
                <wp:wrapNone/>
                <wp:docPr id="29" name="直接连接符 29"/>
                <wp:cNvGraphicFramePr/>
                <a:graphic xmlns:a="http://schemas.openxmlformats.org/drawingml/2006/main">
                  <a:graphicData uri="http://schemas.microsoft.com/office/word/2010/wordprocessingShape">
                    <wps:wsp>
                      <wps:cNvCnPr/>
                      <wps:spPr>
                        <a:xfrm>
                          <a:off x="0" y="0"/>
                          <a:ext cx="1043796"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387992E" id="直接连接符 29" o:spid="_x0000_s1026" style="position:absolute;left:0;text-align:lef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0.55pt,272.25pt" to="182.75pt,27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" strokecolor="black [3213]" strokeweight="1.5pt"/>
            </w:pict>
          </mc:Fallback>
        </mc:AlternateContent>
      </w:r>
      <w:r w:rsidR="00BA728E">
        <w:rPr>
          <w:noProof/>
        </w:rPr>
        <mc:AlternateContent>
          <mc:Choice Requires="wps">
            <w:drawing>
              <wp:anchor distT="0" distB="0" distL="114300" distR="114300" simplePos="0" relativeHeight="251640832" behindDoc="0" locked="0" layoutInCell="1" allowOverlap="1" wp14:anchorId="7D6551B2" wp14:editId="32FC252F">
                <wp:simplePos x="0" y="0"/>
                <wp:positionH relativeFrom="column">
                  <wp:posOffset>4192270</wp:posOffset>
                </wp:positionH>
                <wp:positionV relativeFrom="paragraph">
                  <wp:posOffset>764169</wp:posOffset>
                </wp:positionV>
                <wp:extent cx="836295" cy="267335"/>
                <wp:effectExtent l="76200" t="0" r="20955" b="170815"/>
                <wp:wrapNone/>
                <wp:docPr id="17" name="矩形标注 17"/>
                <wp:cNvGraphicFramePr/>
                <a:graphic xmlns:a="http://schemas.openxmlformats.org/drawingml/2006/main">
                  <a:graphicData uri="http://schemas.microsoft.com/office/word/2010/wordprocessingShape">
                    <wps:wsp>
                      <wps:cNvSpPr/>
                      <wps:spPr>
                        <a:xfrm>
                          <a:off x="0" y="0"/>
                          <a:ext cx="836295" cy="267335"/>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00415" w14:textId="77777777" w:rsidR="007D3BCA" w:rsidRPr="006E3806" w:rsidRDefault="007D3BCA" w:rsidP="00DE294C">
                            <w:pPr>
                              <w:jc w:val="center"/>
                              <w:rPr>
                                <w:color w:val="000000" w:themeColor="text1"/>
                                <w:sz w:val="20"/>
                              </w:rPr>
                            </w:pPr>
                            <w:r w:rsidRPr="006E3806">
                              <w:rPr>
                                <w:color w:val="000000" w:themeColor="text1"/>
                                <w:sz w:val="20"/>
                              </w:rPr>
                              <w:t>Message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551B2" id="矩形标注 17" o:spid="_x0000_s1043" type="#_x0000_t61" style="position:absolute;left:0;text-align:left;margin-left:330.1pt;margin-top:60.15pt;width:65.85pt;height:21.0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" adj="-1900,32880" filled="f" strokecolor="black [3213]" strokeweight=".5pt">
                <v:textbox>
                  <w:txbxContent>
                    <w:p w14:paraId="33500415" w14:textId="77777777" w:rsidR="007D3BCA" w:rsidRPr="006E3806" w:rsidRDefault="007D3BCA" w:rsidP="00DE294C">
                      <w:pPr>
                        <w:jc w:val="center"/>
                        <w:rPr>
                          <w:color w:val="000000" w:themeColor="text1"/>
                          <w:sz w:val="20"/>
                        </w:rPr>
                      </w:pPr>
                      <w:r w:rsidRPr="006E3806">
                        <w:rPr>
                          <w:color w:val="000000" w:themeColor="text1"/>
                          <w:sz w:val="20"/>
                        </w:rPr>
                        <w:t>Message</w:t>
                      </w:r>
                    </w:p>
                  </w:txbxContent>
                </v:textbox>
              </v:shape>
            </w:pict>
          </mc:Fallback>
        </mc:AlternateContent>
      </w:r>
      <w:r w:rsidR="000161C1">
        <w:rPr>
          <w:noProof/>
        </w:rPr>
        <mc:AlternateContent>
          <mc:Choice Requires="wps">
            <w:drawing>
              <wp:anchor distT="0" distB="0" distL="114300" distR="114300" simplePos="0" relativeHeight="251669504" behindDoc="0" locked="0" layoutInCell="1" allowOverlap="1" wp14:anchorId="0E2B37F2" wp14:editId="2B0DF769">
                <wp:simplePos x="0" y="0"/>
                <wp:positionH relativeFrom="column">
                  <wp:posOffset>617855</wp:posOffset>
                </wp:positionH>
                <wp:positionV relativeFrom="paragraph">
                  <wp:posOffset>835396</wp:posOffset>
                </wp:positionV>
                <wp:extent cx="1250315" cy="0"/>
                <wp:effectExtent l="0" t="0" r="26035" b="19050"/>
                <wp:wrapNone/>
                <wp:docPr id="49" name="直接连接符 49"/>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D39E958" id="直接连接符 49" o:spid="_x0000_s1026" style="position:absolute;left:0;text-align:lef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65pt,65.8pt" to="147.1pt,6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68480" behindDoc="0" locked="0" layoutInCell="1" allowOverlap="1" wp14:anchorId="51D94F56" wp14:editId="18C56811">
                <wp:simplePos x="0" y="0"/>
                <wp:positionH relativeFrom="column">
                  <wp:posOffset>2119366</wp:posOffset>
                </wp:positionH>
                <wp:positionV relativeFrom="paragraph">
                  <wp:posOffset>1332230</wp:posOffset>
                </wp:positionV>
                <wp:extent cx="1250315" cy="0"/>
                <wp:effectExtent l="0" t="0" r="26035" b="19050"/>
                <wp:wrapNone/>
                <wp:docPr id="36" name="直接连接符 36"/>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DD54BFC" id="直接连接符 36" o:spid="_x0000_s1026" style="position:absolute;left:0;text-align:lef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6.9pt,104.9pt" to="265.35pt,10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" strokecolor="black [3213]" strokeweight="1.5pt"/>
            </w:pict>
          </mc:Fallback>
        </mc:AlternateContent>
      </w:r>
      <w:r w:rsidR="000161C1">
        <w:rPr>
          <w:noProof/>
        </w:rPr>
        <mc:AlternateContent>
          <mc:Choice Requires="wps">
            <w:drawing>
              <wp:anchor distT="0" distB="0" distL="114300" distR="114300" simplePos="0" relativeHeight="251667456" behindDoc="0" locked="0" layoutInCell="1" allowOverlap="1" wp14:anchorId="68361523" wp14:editId="7DD5CC0F">
                <wp:simplePos x="0" y="0"/>
                <wp:positionH relativeFrom="column">
                  <wp:posOffset>1294501</wp:posOffset>
                </wp:positionH>
                <wp:positionV relativeFrom="paragraph">
                  <wp:posOffset>1181100</wp:posOffset>
                </wp:positionV>
                <wp:extent cx="1250315" cy="0"/>
                <wp:effectExtent l="0" t="0" r="26035" b="19050"/>
                <wp:wrapNone/>
                <wp:docPr id="35" name="直接连接符 35"/>
                <wp:cNvGraphicFramePr/>
                <a:graphic xmlns:a="http://schemas.openxmlformats.org/drawingml/2006/main">
                  <a:graphicData uri="http://schemas.microsoft.com/office/word/2010/wordprocessingShape">
                    <wps:wsp>
                      <wps:cNvCnPr/>
                      <wps:spPr>
                        <a:xfrm>
                          <a:off x="0" y="0"/>
                          <a:ext cx="1250315"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2555339" id="直接连接符 35" o:spid="_x0000_s1026" style="position:absolute;left:0;text-align:lef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1.95pt,93pt" to="200.4pt,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" strokecolor="black [3213]" strokeweight="1.5pt"/>
            </w:pict>
          </mc:Fallback>
        </mc:AlternateContent>
      </w:r>
      <w:r w:rsidR="000161C1">
        <w:rPr>
          <w:noProof/>
        </w:rPr>
        <mc:AlternateContent>
          <mc:Choice Requires="wps">
            <w:drawing>
              <wp:anchor distT="0" distB="0" distL="114300" distR="114300" simplePos="0" relativeHeight="251666432" behindDoc="0" locked="0" layoutInCell="1" allowOverlap="1" wp14:anchorId="0E024E51" wp14:editId="09833E70">
                <wp:simplePos x="0" y="0"/>
                <wp:positionH relativeFrom="column">
                  <wp:posOffset>2898475</wp:posOffset>
                </wp:positionH>
                <wp:positionV relativeFrom="paragraph">
                  <wp:posOffset>2189839</wp:posOffset>
                </wp:positionV>
                <wp:extent cx="1250831" cy="0"/>
                <wp:effectExtent l="0" t="0" r="26035" b="19050"/>
                <wp:wrapNone/>
                <wp:docPr id="34" name="直接连接符 34"/>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18A279BF" id="直接连接符 34" o:spid="_x0000_s1026" style="position:absolute;left:0;text-align:lef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28.25pt,172.45pt" to="326.75pt,17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" strokecolor="black [3213]" strokeweight="1.5pt"/>
            </w:pict>
          </mc:Fallback>
        </mc:AlternateContent>
      </w:r>
      <w:r w:rsidR="000161C1">
        <w:rPr>
          <w:noProof/>
        </w:rPr>
        <mc:AlternateContent>
          <mc:Choice Requires="wps">
            <w:drawing>
              <wp:anchor distT="0" distB="0" distL="114300" distR="114300" simplePos="0" relativeHeight="251665408" behindDoc="0" locked="0" layoutInCell="1" allowOverlap="1" wp14:anchorId="0AFF0D55" wp14:editId="75AF23A8">
                <wp:simplePos x="0" y="0"/>
                <wp:positionH relativeFrom="column">
                  <wp:posOffset>1354778</wp:posOffset>
                </wp:positionH>
                <wp:positionV relativeFrom="paragraph">
                  <wp:posOffset>1671691</wp:posOffset>
                </wp:positionV>
                <wp:extent cx="1250831" cy="0"/>
                <wp:effectExtent l="0" t="0" r="26035" b="19050"/>
                <wp:wrapNone/>
                <wp:docPr id="32" name="直接连接符 32"/>
                <wp:cNvGraphicFramePr/>
                <a:graphic xmlns:a="http://schemas.openxmlformats.org/drawingml/2006/main">
                  <a:graphicData uri="http://schemas.microsoft.com/office/word/2010/wordprocessingShape">
                    <wps:wsp>
                      <wps:cNvCnPr/>
                      <wps:spPr>
                        <a:xfrm>
                          <a:off x="0" y="0"/>
                          <a:ext cx="1250831"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44E44E18" id="直接连接符 32" o:spid="_x0000_s1026" style="position:absolute;left:0;text-align:lef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06.7pt,131.65pt" to="205.2pt,13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" strokecolor="black [3213]" strokeweight="1.5pt"/>
            </w:pict>
          </mc:Fallback>
        </mc:AlternateContent>
      </w:r>
      <w:r w:rsidR="000161C1">
        <w:rPr>
          <w:noProof/>
        </w:rPr>
        <mc:AlternateContent>
          <mc:Choice Requires="wps">
            <w:drawing>
              <wp:anchor distT="0" distB="0" distL="114300" distR="114300" simplePos="0" relativeHeight="251663360" behindDoc="0" locked="0" layoutInCell="1" allowOverlap="1" wp14:anchorId="5AF7E38F" wp14:editId="72E1C4C8">
                <wp:simplePos x="0" y="0"/>
                <wp:positionH relativeFrom="column">
                  <wp:posOffset>2439406</wp:posOffset>
                </wp:positionH>
                <wp:positionV relativeFrom="paragraph">
                  <wp:posOffset>5889625</wp:posOffset>
                </wp:positionV>
                <wp:extent cx="1354347" cy="0"/>
                <wp:effectExtent l="0" t="0" r="36830" b="19050"/>
                <wp:wrapNone/>
                <wp:docPr id="28" name="直接连接符 28"/>
                <wp:cNvGraphicFramePr/>
                <a:graphic xmlns:a="http://schemas.openxmlformats.org/drawingml/2006/main">
                  <a:graphicData uri="http://schemas.microsoft.com/office/word/2010/wordprocessingShape">
                    <wps:wsp>
                      <wps:cNvCnPr/>
                      <wps:spPr>
                        <a:xfrm>
                          <a:off x="0" y="0"/>
                          <a:ext cx="135434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23EBE3A4" id="直接连接符 28" o:spid="_x0000_s1026" style="position:absolute;left:0;text-align:lef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92.1pt,463.75pt" to="298.75pt,46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" strokecolor="black [3213]" strokeweight="1.5pt"/>
            </w:pict>
          </mc:Fallback>
        </mc:AlternateContent>
      </w:r>
      <w:r w:rsidR="006E3806">
        <w:rPr>
          <w:noProof/>
        </w:rPr>
        <mc:AlternateContent>
          <mc:Choice Requires="wps">
            <w:drawing>
              <wp:anchor distT="0" distB="0" distL="114300" distR="114300" simplePos="0" relativeHeight="251662336" behindDoc="0" locked="0" layoutInCell="1" allowOverlap="1" wp14:anchorId="5A4712B5" wp14:editId="73A592E0">
                <wp:simplePos x="0" y="0"/>
                <wp:positionH relativeFrom="column">
                  <wp:posOffset>4192270</wp:posOffset>
                </wp:positionH>
                <wp:positionV relativeFrom="paragraph">
                  <wp:posOffset>5449834</wp:posOffset>
                </wp:positionV>
                <wp:extent cx="836295" cy="276046"/>
                <wp:effectExtent l="76200" t="0" r="20955" b="162560"/>
                <wp:wrapNone/>
                <wp:docPr id="21" name="矩形标注 21"/>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65C2D9E" w14:textId="77777777" w:rsidR="007D3BCA" w:rsidRPr="006E3806" w:rsidRDefault="007D3BCA" w:rsidP="006E3806">
                            <w:pPr>
                              <w:jc w:val="center"/>
                              <w:rPr>
                                <w:color w:val="000000" w:themeColor="text1"/>
                                <w:sz w:val="20"/>
                              </w:rPr>
                            </w:pPr>
                            <w:r>
                              <w:rPr>
                                <w:color w:val="000000" w:themeColor="text1"/>
                                <w:sz w:val="20"/>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4712B5" id="矩形标注 21" o:spid="_x0000_s1044" type="#_x0000_t61" style="position:absolute;left:0;text-align:left;margin-left:330.1pt;margin-top:429.1pt;width:65.85pt;height:21.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" adj="-1900,32880" filled="f" strokecolor="black [3213]" strokeweight=".5pt">
                <v:textbox>
                  <w:txbxContent>
                    <w:p w14:paraId="265C2D9E" w14:textId="77777777" w:rsidR="007D3BCA" w:rsidRPr="006E3806" w:rsidRDefault="007D3BCA" w:rsidP="006E3806">
                      <w:pPr>
                        <w:jc w:val="center"/>
                        <w:rPr>
                          <w:color w:val="000000" w:themeColor="text1"/>
                          <w:sz w:val="20"/>
                        </w:rPr>
                      </w:pPr>
                      <w:r>
                        <w:rPr>
                          <w:color w:val="000000" w:themeColor="text1"/>
                          <w:sz w:val="20"/>
                        </w:rPr>
                        <w:t>Service</w:t>
                      </w:r>
                    </w:p>
                  </w:txbxContent>
                </v:textbox>
              </v:shape>
            </w:pict>
          </mc:Fallback>
        </mc:AlternateContent>
      </w:r>
      <w:r>
        <w:rPr>
          <w:noProof/>
        </w:rPr>
        <mc:AlternateContent>
          <mc:Choice Requires="wps">
            <w:drawing>
              <wp:anchor distT="0" distB="0" distL="114300" distR="114300" simplePos="0" relativeHeight="251641856" behindDoc="0" locked="0" layoutInCell="1" allowOverlap="1" wp14:anchorId="32009582" wp14:editId="5B747910">
                <wp:simplePos x="0" y="0"/>
                <wp:positionH relativeFrom="column">
                  <wp:posOffset>4192222</wp:posOffset>
                </wp:positionH>
                <wp:positionV relativeFrom="paragraph">
                  <wp:posOffset>1575435</wp:posOffset>
                </wp:positionV>
                <wp:extent cx="836295" cy="276046"/>
                <wp:effectExtent l="76200" t="0" r="20955" b="162560"/>
                <wp:wrapNone/>
                <wp:docPr id="18" name="矩形标注 18"/>
                <wp:cNvGraphicFramePr/>
                <a:graphic xmlns:a="http://schemas.openxmlformats.org/drawingml/2006/main">
                  <a:graphicData uri="http://schemas.microsoft.com/office/word/2010/wordprocessingShape">
                    <wps:wsp>
                      <wps:cNvSpPr/>
                      <wps:spPr>
                        <a:xfrm>
                          <a:off x="0" y="0"/>
                          <a:ext cx="836295" cy="276046"/>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7CD534" w14:textId="77777777" w:rsidR="007D3BCA" w:rsidRPr="006E3806" w:rsidRDefault="007D3BCA" w:rsidP="006E3806">
                            <w:pPr>
                              <w:jc w:val="center"/>
                              <w:rPr>
                                <w:color w:val="000000" w:themeColor="text1"/>
                                <w:sz w:val="20"/>
                              </w:rPr>
                            </w:pPr>
                            <w:r w:rsidRPr="006E3806">
                              <w:rPr>
                                <w:color w:val="000000" w:themeColor="text1"/>
                                <w:sz w:val="20"/>
                              </w:rPr>
                              <w:t>portType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009582" id="矩形标注 18" o:spid="_x0000_s1045" type="#_x0000_t61" style="position:absolute;left:0;text-align:left;margin-left:330.1pt;margin-top:124.05pt;width:65.85pt;height:21.7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" adj="-1900,32880" filled="f" strokecolor="black [3213]" strokeweight=".5pt">
                <v:textbox>
                  <w:txbxContent>
                    <w:p w14:paraId="1C7CD534" w14:textId="77777777" w:rsidR="007D3BCA" w:rsidRPr="006E3806" w:rsidRDefault="007D3BCA" w:rsidP="006E3806">
                      <w:pPr>
                        <w:jc w:val="center"/>
                        <w:rPr>
                          <w:color w:val="000000" w:themeColor="text1"/>
                          <w:sz w:val="20"/>
                        </w:rPr>
                      </w:pPr>
                      <w:r w:rsidRPr="006E3806">
                        <w:rPr>
                          <w:color w:val="000000" w:themeColor="text1"/>
                          <w:sz w:val="20"/>
                        </w:rPr>
                        <w:t>portType</w:t>
                      </w:r>
                    </w:p>
                  </w:txbxContent>
                </v:textbox>
              </v:shape>
            </w:pict>
          </mc:Fallback>
        </mc:AlternateContent>
      </w:r>
      <w:r w:rsidR="006E3806">
        <w:rPr>
          <w:noProof/>
        </w:rPr>
        <mc:AlternateContent>
          <mc:Choice Requires="wps">
            <w:drawing>
              <wp:anchor distT="0" distB="0" distL="114300" distR="114300" simplePos="0" relativeHeight="251639808" behindDoc="0" locked="0" layoutInCell="1" allowOverlap="1" wp14:anchorId="1E5536AD" wp14:editId="461F58D9">
                <wp:simplePos x="0" y="0"/>
                <wp:positionH relativeFrom="column">
                  <wp:posOffset>4192522</wp:posOffset>
                </wp:positionH>
                <wp:positionV relativeFrom="paragraph">
                  <wp:posOffset>135914</wp:posOffset>
                </wp:positionV>
                <wp:extent cx="836295" cy="284671"/>
                <wp:effectExtent l="76200" t="0" r="20955" b="172720"/>
                <wp:wrapNone/>
                <wp:docPr id="15" name="矩形标注 15"/>
                <wp:cNvGraphicFramePr/>
                <a:graphic xmlns:a="http://schemas.openxmlformats.org/drawingml/2006/main">
                  <a:graphicData uri="http://schemas.microsoft.com/office/word/2010/wordprocessingShape">
                    <wps:wsp>
                      <wps:cNvSpPr/>
                      <wps:spPr>
                        <a:xfrm>
                          <a:off x="0" y="0"/>
                          <a:ext cx="836295" cy="284671"/>
                        </a:xfrm>
                        <a:prstGeom prst="wedgeRectCallout">
                          <a:avLst>
                            <a:gd name="adj1" fmla="val -58795"/>
                            <a:gd name="adj2" fmla="val 102224"/>
                          </a:avLst>
                        </a:prstGeom>
                        <a:noFill/>
                        <a:ln w="635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1CC16F" w14:textId="77777777" w:rsidR="007D3BCA" w:rsidRPr="006E3806" w:rsidRDefault="007D3BCA" w:rsidP="00DE294C">
                            <w:pPr>
                              <w:jc w:val="center"/>
                              <w:rPr>
                                <w:color w:val="000000" w:themeColor="text1"/>
                                <w:sz w:val="20"/>
                              </w:rPr>
                            </w:pPr>
                            <w:r w:rsidRPr="006E3806">
                              <w:rPr>
                                <w:color w:val="000000" w:themeColor="text1"/>
                                <w:sz w:val="20"/>
                              </w:rPr>
                              <w:t>Types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536AD" id="矩形标注 15" o:spid="_x0000_s1046" type="#_x0000_t61" style="position:absolute;left:0;text-align:left;margin-left:330.1pt;margin-top:10.7pt;width:65.85pt;height:22.4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" adj="-1900,32880" filled="f" strokecolor="black [3213]" strokeweight=".5pt">
                <v:textbox>
                  <w:txbxContent>
                    <w:p w14:paraId="721CC16F" w14:textId="77777777" w:rsidR="007D3BCA" w:rsidRPr="006E3806" w:rsidRDefault="007D3BCA" w:rsidP="00DE294C">
                      <w:pPr>
                        <w:jc w:val="center"/>
                        <w:rPr>
                          <w:color w:val="000000" w:themeColor="text1"/>
                          <w:sz w:val="20"/>
                        </w:rPr>
                      </w:pPr>
                      <w:r w:rsidRPr="006E3806">
                        <w:rPr>
                          <w:color w:val="000000" w:themeColor="text1"/>
                          <w:sz w:val="20"/>
                        </w:rPr>
                        <w:t>Types</w:t>
                      </w:r>
                    </w:p>
                  </w:txbxContent>
                </v:textbox>
              </v:shape>
            </w:pict>
          </mc:Fallback>
        </mc:AlternateContent>
      </w:r>
      <w:r w:rsidR="00DE294C" w:rsidRPr="00DE294C">
        <w:rPr>
          <w:noProof/>
        </w:rPr>
        <w:drawing>
          <wp:inline distT="0" distB="0" distL="0" distR="0" wp14:anchorId="3BA05A0B" wp14:editId="11AB3057">
            <wp:extent cx="5132484" cy="6590581"/>
            <wp:effectExtent l="0" t="0" r="0" b="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rotWithShape="1">
                    <a:blip r:embed="rId18"/>
                    <a:srcRect r="6295" b="2865"/>
                    <a:stretch/>
                  </pic:blipFill>
                  <pic:spPr bwMode="auto">
                    <a:xfrm>
                      <a:off x="0" y="0"/>
                      <a:ext cx="5139106" cy="6599084"/>
                    </a:xfrm>
                    <a:prstGeom prst="rect">
                      <a:avLst/>
                    </a:prstGeom>
                    <a:ln>
                      <a:noFill/>
                    </a:ln>
                    <a:extLst>
                      <a:ext uri="{53640926-AAD7-44D8-BBD7-CCE9431645EC}">
                        <a14:shadowObscured xmlns:a14="http://schemas.microsoft.com/office/drawing/2010/main"/>
                      </a:ext>
                    </a:extLst>
                  </pic:spPr>
                </pic:pic>
              </a:graphicData>
            </a:graphic>
          </wp:inline>
        </w:drawing>
      </w:r>
    </w:p>
    <w:p w14:paraId="2357014A" w14:textId="77777777" w:rsidR="00BA728E" w:rsidRPr="00606565" w:rsidRDefault="007954C5" w:rsidP="00606565">
      <w:pPr>
        <w:pStyle w:val="ub"/>
        <w:spacing w:before="120" w:after="360"/>
      </w:pPr>
      <w:r w:rsidRPr="00606565">
        <w:t>图</w:t>
      </w:r>
      <w:r w:rsidRPr="00606565">
        <w:t>2-</w:t>
      </w:r>
      <w:r w:rsidRPr="00606565">
        <w:fldChar w:fldCharType="begin"/>
      </w:r>
      <w:r w:rsidRPr="00606565">
        <w:instrText xml:space="preserve"> SEQ </w:instrText>
      </w:r>
      <w:r w:rsidRPr="00606565">
        <w:instrText>图</w:instrText>
      </w:r>
      <w:r w:rsidRPr="00606565">
        <w:instrText xml:space="preserve">2- \* ARABIC </w:instrText>
      </w:r>
      <w:r w:rsidRPr="00606565">
        <w:fldChar w:fldCharType="separate"/>
      </w:r>
      <w:r w:rsidR="00807B39">
        <w:rPr>
          <w:noProof/>
        </w:rPr>
        <w:t>1</w:t>
      </w:r>
      <w:r w:rsidRPr="00606565">
        <w:fldChar w:fldCharType="end"/>
      </w:r>
      <w:r w:rsidRPr="00606565">
        <w:t xml:space="preserve"> </w:t>
      </w:r>
      <w:r w:rsidRPr="00C836BE">
        <w:rPr>
          <w:rFonts w:hint="eastAsia"/>
          <w:highlight w:val="yellow"/>
        </w:rPr>
        <w:t>WSDL</w:t>
      </w:r>
      <w:r w:rsidR="006A55C4" w:rsidRPr="00C836BE">
        <w:rPr>
          <w:rFonts w:hint="eastAsia"/>
          <w:highlight w:val="yellow"/>
        </w:rPr>
        <w:t>语法</w:t>
      </w:r>
    </w:p>
    <w:p w14:paraId="5BD947CD" w14:textId="77777777" w:rsidR="002A2C26" w:rsidRDefault="002A2C26" w:rsidP="00136D40">
      <w:pPr>
        <w:pStyle w:val="u5"/>
        <w:numPr>
          <w:ilvl w:val="0"/>
          <w:numId w:val="36"/>
        </w:numPr>
        <w:spacing w:before="24" w:after="24"/>
        <w:ind w:firstLineChars="0"/>
      </w:pPr>
      <w:r>
        <w:rPr>
          <w:rFonts w:hint="eastAsia"/>
        </w:rPr>
        <w:lastRenderedPageBreak/>
        <w:t>类型</w:t>
      </w:r>
      <w:r w:rsidR="00EE7F67">
        <w:rPr>
          <w:rFonts w:hint="eastAsia"/>
        </w:rPr>
        <w:t>(</w:t>
      </w:r>
      <w:r w:rsidR="00EE7F67">
        <w:t>Types</w:t>
      </w:r>
      <w:r w:rsidR="00EE7F67">
        <w:rPr>
          <w:rFonts w:hint="eastAsia"/>
        </w:rPr>
        <w:t>)</w:t>
      </w:r>
      <w:r>
        <w:rPr>
          <w:rFonts w:hint="eastAsia"/>
        </w:rPr>
        <w:t>：通过某种类型系统（</w:t>
      </w:r>
      <w:r>
        <w:t>XMLScheme</w:t>
      </w:r>
      <w:r>
        <w:rPr>
          <w:rFonts w:hint="eastAsia"/>
        </w:rPr>
        <w:t>）定义了</w:t>
      </w:r>
      <w:r>
        <w:t>Web</w:t>
      </w:r>
      <w:r>
        <w:rPr>
          <w:rFonts w:hint="eastAsia"/>
        </w:rPr>
        <w:t>服务</w:t>
      </w:r>
      <w:r w:rsidR="00EE7F67" w:rsidRPr="00EE7F67">
        <w:rPr>
          <w:rFonts w:hint="eastAsia"/>
        </w:rPr>
        <w:t>消息交换</w:t>
      </w:r>
      <w:r>
        <w:rPr>
          <w:rFonts w:hint="eastAsia"/>
        </w:rPr>
        <w:t>所需的各种数据类型，这些类型将在消息部件中使用。</w:t>
      </w:r>
    </w:p>
    <w:p w14:paraId="39A46E19" w14:textId="77777777" w:rsidR="002A2C26" w:rsidRDefault="002A2C26" w:rsidP="00136D40">
      <w:pPr>
        <w:pStyle w:val="u5"/>
        <w:numPr>
          <w:ilvl w:val="0"/>
          <w:numId w:val="36"/>
        </w:numPr>
        <w:spacing w:before="24" w:after="24"/>
        <w:ind w:firstLineChars="0"/>
      </w:pPr>
      <w:r>
        <w:rPr>
          <w:rFonts w:hint="eastAsia"/>
        </w:rPr>
        <w:t>消息</w:t>
      </w:r>
      <w:r w:rsidR="00EE7F67">
        <w:rPr>
          <w:rFonts w:hint="eastAsia"/>
        </w:rPr>
        <w:t>(</w:t>
      </w:r>
      <w:r w:rsidR="00EE7F67" w:rsidRPr="00EE7F67">
        <w:rPr>
          <w:rFonts w:hint="eastAsia"/>
        </w:rPr>
        <w:t>Message</w:t>
      </w:r>
      <w:r w:rsidR="00EE7F67">
        <w:t>)</w:t>
      </w:r>
      <w:r>
        <w:rPr>
          <w:rFonts w:hint="eastAsia"/>
        </w:rPr>
        <w:t>：</w:t>
      </w:r>
      <w:r w:rsidR="00D7279A" w:rsidRPr="00D7279A">
        <w:rPr>
          <w:rFonts w:hint="eastAsia"/>
        </w:rPr>
        <w:t>描述</w:t>
      </w:r>
      <w:r w:rsidR="00D7279A" w:rsidRPr="00D7279A">
        <w:rPr>
          <w:rFonts w:hint="eastAsia"/>
        </w:rPr>
        <w:t>Web</w:t>
      </w:r>
      <w:r w:rsidR="00D7279A" w:rsidRPr="00D7279A">
        <w:rPr>
          <w:rFonts w:hint="eastAsia"/>
        </w:rPr>
        <w:t>服务发送或接收的特定消息的抽象格式</w:t>
      </w:r>
      <w:r>
        <w:rPr>
          <w:rFonts w:hint="eastAsia"/>
        </w:rPr>
        <w:t>，</w:t>
      </w:r>
      <w:r w:rsidR="000F6011" w:rsidRPr="000F6011">
        <w:rPr>
          <w:rFonts w:hint="eastAsia"/>
        </w:rPr>
        <w:t>消息由逻辑部分</w:t>
      </w:r>
      <w:r w:rsidR="000F6011">
        <w:rPr>
          <w:rFonts w:hint="eastAsia"/>
        </w:rPr>
        <w:t>（</w:t>
      </w:r>
      <w:r w:rsidR="000F6011">
        <w:t>Part</w:t>
      </w:r>
      <w:r w:rsidR="000F6011">
        <w:rPr>
          <w:rFonts w:hint="eastAsia"/>
        </w:rPr>
        <w:t>）</w:t>
      </w:r>
      <w:r w:rsidR="000F6011" w:rsidRPr="000F6011">
        <w:rPr>
          <w:rFonts w:hint="eastAsia"/>
        </w:rPr>
        <w:t>组成，每个部分与某些类型系统</w:t>
      </w:r>
      <w:r w:rsidR="000F6011">
        <w:rPr>
          <w:rFonts w:hint="eastAsia"/>
        </w:rPr>
        <w:t>（</w:t>
      </w:r>
      <w:r w:rsidR="000F6011">
        <w:rPr>
          <w:rFonts w:hint="eastAsia"/>
        </w:rPr>
        <w:t>T</w:t>
      </w:r>
      <w:r w:rsidR="000F6011">
        <w:t>ypes</w:t>
      </w:r>
      <w:r w:rsidR="000F6011">
        <w:rPr>
          <w:rFonts w:hint="eastAsia"/>
        </w:rPr>
        <w:t>）</w:t>
      </w:r>
      <w:r w:rsidR="000F6011" w:rsidRPr="000F6011">
        <w:rPr>
          <w:rFonts w:hint="eastAsia"/>
        </w:rPr>
        <w:t>中的定义相关联</w:t>
      </w:r>
      <w:r w:rsidR="000F6011">
        <w:rPr>
          <w:rFonts w:hint="eastAsia"/>
        </w:rPr>
        <w:t>。</w:t>
      </w:r>
    </w:p>
    <w:p w14:paraId="74207AC3" w14:textId="77777777" w:rsidR="002A2C26" w:rsidRDefault="002A2C26" w:rsidP="00136D40">
      <w:pPr>
        <w:pStyle w:val="u5"/>
        <w:numPr>
          <w:ilvl w:val="0"/>
          <w:numId w:val="36"/>
        </w:numPr>
        <w:spacing w:before="24" w:after="24"/>
        <w:ind w:firstLineChars="0"/>
      </w:pPr>
      <w:r>
        <w:rPr>
          <w:rFonts w:hint="eastAsia"/>
        </w:rPr>
        <w:t>操作</w:t>
      </w:r>
      <w:r w:rsidR="00EE7F67">
        <w:rPr>
          <w:rFonts w:hint="eastAsia"/>
        </w:rPr>
        <w:t>(</w:t>
      </w:r>
      <w:r w:rsidR="00EE7F67">
        <w:t>Operation</w:t>
      </w:r>
      <w:r w:rsidR="00EE7F67">
        <w:rPr>
          <w:rFonts w:hint="eastAsia"/>
        </w:rPr>
        <w:t>)</w:t>
      </w:r>
      <w:r>
        <w:rPr>
          <w:rFonts w:hint="eastAsia"/>
        </w:rPr>
        <w:t>：</w:t>
      </w:r>
      <w:r w:rsidR="00E9684D" w:rsidRPr="00E9684D">
        <w:rPr>
          <w:rFonts w:hint="eastAsia"/>
        </w:rPr>
        <w:t>描述给定端口类型支持的操作</w:t>
      </w:r>
      <w:r>
        <w:rPr>
          <w:rFonts w:hint="eastAsia"/>
        </w:rPr>
        <w:t>，即具体的消息访问接口</w:t>
      </w:r>
      <w:r w:rsidR="008130B7">
        <w:rPr>
          <w:rFonts w:hint="eastAsia"/>
        </w:rPr>
        <w:t>，</w:t>
      </w:r>
      <w:r>
        <w:rPr>
          <w:rFonts w:hint="eastAsia"/>
        </w:rPr>
        <w:t>包括</w:t>
      </w:r>
      <w:r w:rsidR="00F72611">
        <w:rPr>
          <w:rFonts w:hint="eastAsia"/>
        </w:rPr>
        <w:t>输入、</w:t>
      </w:r>
      <w:r w:rsidR="00E9684D" w:rsidRPr="00E9684D">
        <w:rPr>
          <w:rFonts w:hint="eastAsia"/>
        </w:rPr>
        <w:t>输出或故障消息</w:t>
      </w:r>
      <w:r>
        <w:rPr>
          <w:rFonts w:hint="eastAsia"/>
        </w:rPr>
        <w:t>。</w:t>
      </w:r>
    </w:p>
    <w:p w14:paraId="1D128833" w14:textId="77777777" w:rsidR="002A2C26" w:rsidRDefault="002A2C26" w:rsidP="00136D40">
      <w:pPr>
        <w:pStyle w:val="u5"/>
        <w:numPr>
          <w:ilvl w:val="0"/>
          <w:numId w:val="36"/>
        </w:numPr>
        <w:spacing w:before="24" w:after="24"/>
        <w:ind w:firstLineChars="0"/>
      </w:pPr>
      <w:r>
        <w:rPr>
          <w:rFonts w:hint="eastAsia"/>
        </w:rPr>
        <w:t>端口类型</w:t>
      </w:r>
      <w:r w:rsidR="00EE7F67">
        <w:rPr>
          <w:rFonts w:hint="eastAsia"/>
        </w:rPr>
        <w:t>(PortType)</w:t>
      </w:r>
      <w:r>
        <w:rPr>
          <w:rFonts w:hint="eastAsia"/>
        </w:rPr>
        <w:t>：某个访问接口类型所支持的操作的抽象集合，</w:t>
      </w:r>
      <w:r w:rsidR="00E9684D">
        <w:rPr>
          <w:rFonts w:hint="eastAsia"/>
        </w:rPr>
        <w:t>通过</w:t>
      </w:r>
      <w:r w:rsidR="00E9684D" w:rsidRPr="00E9684D">
        <w:rPr>
          <w:rFonts w:hint="eastAsia"/>
        </w:rPr>
        <w:t>将相关消息分组到操作</w:t>
      </w:r>
      <w:r w:rsidR="00E9684D">
        <w:rPr>
          <w:rFonts w:hint="eastAsia"/>
        </w:rPr>
        <w:t>（</w:t>
      </w:r>
      <w:r w:rsidR="00E9684D">
        <w:t>Operation</w:t>
      </w:r>
      <w:r w:rsidR="00E9684D">
        <w:rPr>
          <w:rFonts w:hint="eastAsia"/>
        </w:rPr>
        <w:t>）</w:t>
      </w:r>
      <w:r w:rsidR="00E9684D" w:rsidRPr="00E9684D">
        <w:rPr>
          <w:rFonts w:hint="eastAsia"/>
        </w:rPr>
        <w:t>中</w:t>
      </w:r>
      <w:r w:rsidR="00E9684D">
        <w:rPr>
          <w:rFonts w:hint="eastAsia"/>
        </w:rPr>
        <w:t>用以</w:t>
      </w:r>
      <w:r w:rsidR="00E9684D" w:rsidRPr="00E9684D">
        <w:rPr>
          <w:rFonts w:hint="eastAsia"/>
        </w:rPr>
        <w:t>描述服务发送和</w:t>
      </w:r>
      <w:r w:rsidR="00E9684D" w:rsidRPr="00E9684D">
        <w:rPr>
          <w:rFonts w:hint="eastAsia"/>
        </w:rPr>
        <w:t>/</w:t>
      </w:r>
      <w:r w:rsidR="00E9684D" w:rsidRPr="00E9684D">
        <w:rPr>
          <w:rFonts w:hint="eastAsia"/>
        </w:rPr>
        <w:t>或接收的一组消息</w:t>
      </w:r>
      <w:r w:rsidR="00E9684D">
        <w:rPr>
          <w:rFonts w:hint="eastAsia"/>
        </w:rPr>
        <w:t>，</w:t>
      </w:r>
      <w:r>
        <w:rPr>
          <w:rFonts w:hint="eastAsia"/>
        </w:rPr>
        <w:t>可以包含若干个“</w:t>
      </w:r>
      <w:r w:rsidR="000F6011">
        <w:t>Operation</w:t>
      </w:r>
      <w:r w:rsidR="000F6011" w:rsidRPr="000F6011">
        <w:rPr>
          <w:rFonts w:asciiTheme="minorEastAsia" w:eastAsiaTheme="minorEastAsia" w:hAnsiTheme="minorEastAsia"/>
        </w:rPr>
        <w:t>”</w:t>
      </w:r>
      <w:r>
        <w:rPr>
          <w:rFonts w:hint="eastAsia"/>
        </w:rPr>
        <w:t>。</w:t>
      </w:r>
    </w:p>
    <w:p w14:paraId="6AFFBBA8" w14:textId="1C811273" w:rsidR="002A2C26" w:rsidRDefault="002A2C26" w:rsidP="00136D40">
      <w:pPr>
        <w:pStyle w:val="u5"/>
        <w:numPr>
          <w:ilvl w:val="0"/>
          <w:numId w:val="36"/>
        </w:numPr>
        <w:spacing w:before="24" w:after="24"/>
        <w:ind w:firstLineChars="0"/>
      </w:pPr>
      <w:r>
        <w:rPr>
          <w:rFonts w:hint="eastAsia"/>
        </w:rPr>
        <w:t>绑定</w:t>
      </w:r>
      <w:r w:rsidR="00C2251F">
        <w:rPr>
          <w:rFonts w:hint="eastAsia"/>
        </w:rPr>
        <w:t>(</w:t>
      </w:r>
      <w:r w:rsidR="00C2251F">
        <w:t>Binding</w:t>
      </w:r>
      <w:r w:rsidR="00C2251F">
        <w:rPr>
          <w:rFonts w:hint="eastAsia"/>
        </w:rPr>
        <w:t>)</w:t>
      </w:r>
      <w:r>
        <w:rPr>
          <w:rFonts w:hint="eastAsia"/>
        </w:rPr>
        <w:t>：用来绑定相应的传输协议，它定义的是一种通讯的方式，每一个</w:t>
      </w:r>
      <w:r>
        <w:t>PortType</w:t>
      </w:r>
      <w:r>
        <w:rPr>
          <w:rFonts w:hint="eastAsia"/>
        </w:rPr>
        <w:t>对应一个</w:t>
      </w:r>
      <w:r>
        <w:t>Binding</w:t>
      </w:r>
      <w:r>
        <w:rPr>
          <w:rFonts w:hint="eastAsia"/>
        </w:rPr>
        <w:t>，然后在</w:t>
      </w:r>
      <w:r>
        <w:t>Binding</w:t>
      </w:r>
      <w:r>
        <w:rPr>
          <w:rFonts w:hint="eastAsia"/>
        </w:rPr>
        <w:t>中进一步细化设置每一个操作，配置每一个</w:t>
      </w:r>
      <w:r>
        <w:t>input, output, fault</w:t>
      </w:r>
      <w:r>
        <w:rPr>
          <w:rFonts w:hint="eastAsia"/>
        </w:rPr>
        <w:t>的传出方式</w:t>
      </w:r>
      <w:del w:id="58" w:author="a41255065@163.com" w:date="2017-11-13T22:16:00Z">
        <w:r w:rsidDel="00E35ECE">
          <w:rPr>
            <w:rFonts w:hint="eastAsia"/>
          </w:rPr>
          <w:delText>，</w:delText>
        </w:r>
      </w:del>
      <w:ins w:id="59" w:author="a41255065@163.com" w:date="2017-11-13T22:16:00Z">
        <w:r w:rsidR="00E35ECE">
          <w:rPr>
            <w:rFonts w:hint="eastAsia"/>
          </w:rPr>
          <w:t>、</w:t>
        </w:r>
      </w:ins>
      <w:r>
        <w:rPr>
          <w:rFonts w:hint="eastAsia"/>
        </w:rPr>
        <w:t>编码方式等。</w:t>
      </w:r>
    </w:p>
    <w:p w14:paraId="6FCEFF89" w14:textId="77777777" w:rsidR="00403431" w:rsidRDefault="00403431" w:rsidP="00136D40">
      <w:pPr>
        <w:pStyle w:val="u5"/>
        <w:numPr>
          <w:ilvl w:val="0"/>
          <w:numId w:val="36"/>
        </w:numPr>
        <w:spacing w:before="24" w:after="24"/>
        <w:ind w:firstLineChars="0"/>
      </w:pPr>
      <w:r>
        <w:rPr>
          <w:rFonts w:hint="eastAsia"/>
        </w:rPr>
        <w:t>端口</w:t>
      </w:r>
      <w:r>
        <w:rPr>
          <w:rFonts w:hint="eastAsia"/>
        </w:rPr>
        <w:t>(</w:t>
      </w:r>
      <w:r>
        <w:t>Port</w:t>
      </w:r>
      <w:r>
        <w:rPr>
          <w:rFonts w:hint="eastAsia"/>
        </w:rPr>
        <w:t>)</w:t>
      </w:r>
      <w:r>
        <w:rPr>
          <w:rFonts w:hint="eastAsia"/>
        </w:rPr>
        <w:t>：</w:t>
      </w:r>
      <w:r w:rsidR="00C2251F" w:rsidRPr="00C2251F">
        <w:rPr>
          <w:rFonts w:hint="eastAsia"/>
        </w:rPr>
        <w:t>定义单个服务访问点的访问入口部署细节</w:t>
      </w:r>
      <w:r w:rsidR="00C2251F">
        <w:rPr>
          <w:rFonts w:hint="eastAsia"/>
        </w:rPr>
        <w:t>。</w:t>
      </w:r>
    </w:p>
    <w:p w14:paraId="732E0CFF" w14:textId="77777777" w:rsidR="00855AD7" w:rsidRPr="00855AD7" w:rsidRDefault="002A2C26" w:rsidP="00136D40">
      <w:pPr>
        <w:pStyle w:val="u5"/>
        <w:numPr>
          <w:ilvl w:val="0"/>
          <w:numId w:val="36"/>
        </w:numPr>
        <w:spacing w:before="24" w:after="24"/>
        <w:ind w:firstLineChars="0"/>
      </w:pPr>
      <w:r>
        <w:rPr>
          <w:rFonts w:hint="eastAsia"/>
        </w:rPr>
        <w:t>服务</w:t>
      </w:r>
      <w:r w:rsidR="00403431">
        <w:rPr>
          <w:rFonts w:hint="eastAsia"/>
        </w:rPr>
        <w:t>(S</w:t>
      </w:r>
      <w:r w:rsidR="00403431">
        <w:t>ervice</w:t>
      </w:r>
      <w:r w:rsidR="00403431">
        <w:rPr>
          <w:rFonts w:hint="eastAsia"/>
        </w:rPr>
        <w:t>)</w:t>
      </w:r>
      <w:r>
        <w:rPr>
          <w:rFonts w:hint="eastAsia"/>
        </w:rPr>
        <w:t>：</w:t>
      </w:r>
      <w:r w:rsidR="008C6593" w:rsidRPr="008C6593">
        <w:rPr>
          <w:rFonts w:hint="eastAsia"/>
        </w:rPr>
        <w:t>描述服务提供的端口类型集</w:t>
      </w:r>
      <w:r w:rsidR="008C6593">
        <w:rPr>
          <w:rFonts w:hint="eastAsia"/>
        </w:rPr>
        <w:t>合</w:t>
      </w:r>
      <w:r w:rsidR="008C6593" w:rsidRPr="008C6593">
        <w:rPr>
          <w:rFonts w:hint="eastAsia"/>
        </w:rPr>
        <w:t>及其提供的端口</w:t>
      </w:r>
      <w:r>
        <w:rPr>
          <w:rFonts w:hint="eastAsia"/>
        </w:rPr>
        <w:t>，一个特定的</w:t>
      </w:r>
      <w:r>
        <w:t>WSDL</w:t>
      </w:r>
      <w:r>
        <w:rPr>
          <w:rFonts w:hint="eastAsia"/>
        </w:rPr>
        <w:t>服务可以关联多个不同的</w:t>
      </w:r>
      <w:r>
        <w:t>URI</w:t>
      </w:r>
      <w:r>
        <w:rPr>
          <w:rFonts w:hint="eastAsia"/>
        </w:rPr>
        <w:t>或者不同的端口类型。</w:t>
      </w:r>
    </w:p>
    <w:p w14:paraId="48B597EF" w14:textId="77777777" w:rsidR="00855AD7" w:rsidRDefault="00A252F2" w:rsidP="00A252F2">
      <w:pPr>
        <w:pStyle w:val="u3"/>
        <w:rPr>
          <w:rFonts w:eastAsia="宋体"/>
        </w:rPr>
      </w:pPr>
      <w:bookmarkStart w:id="60" w:name="_Toc498361735"/>
      <w:r>
        <w:rPr>
          <w:rFonts w:eastAsia="宋体" w:hint="eastAsia"/>
        </w:rPr>
        <w:t>模型</w:t>
      </w:r>
      <w:r w:rsidR="007A1694">
        <w:rPr>
          <w:rFonts w:eastAsia="宋体" w:hint="eastAsia"/>
        </w:rPr>
        <w:t>驱动</w:t>
      </w:r>
      <w:r w:rsidR="00945862">
        <w:rPr>
          <w:rFonts w:eastAsia="宋体" w:hint="eastAsia"/>
        </w:rPr>
        <w:t>测试</w:t>
      </w:r>
      <w:r w:rsidR="007A1694">
        <w:rPr>
          <w:rFonts w:eastAsia="宋体" w:hint="eastAsia"/>
        </w:rPr>
        <w:t>技术</w:t>
      </w:r>
      <w:bookmarkEnd w:id="60"/>
    </w:p>
    <w:p w14:paraId="79928B0E" w14:textId="77777777" w:rsidR="003108C0" w:rsidRDefault="00354579" w:rsidP="00354579">
      <w:pPr>
        <w:pStyle w:val="u5"/>
        <w:spacing w:before="24" w:after="24"/>
        <w:ind w:firstLine="480"/>
      </w:pPr>
      <w:commentRangeStart w:id="61"/>
      <w:r>
        <w:rPr>
          <w:rFonts w:hint="eastAsia"/>
        </w:rPr>
        <w:t>模型驱动技术</w:t>
      </w:r>
      <w:r>
        <w:rPr>
          <w:rFonts w:hint="eastAsia"/>
        </w:rPr>
        <w:t>(MDA)</w:t>
      </w:r>
      <w:r>
        <w:rPr>
          <w:rFonts w:hint="eastAsia"/>
        </w:rPr>
        <w:t>和以测试为中心的软件开发技术与方法的兴起和应用以及形式化验证技术的逐步成熟，</w:t>
      </w:r>
      <w:commentRangeEnd w:id="61"/>
      <w:r w:rsidR="00E35ECE">
        <w:rPr>
          <w:rStyle w:val="afff"/>
          <w:rFonts w:cs="Times New Roman"/>
        </w:rPr>
        <w:commentReference w:id="61"/>
      </w:r>
      <w:r>
        <w:rPr>
          <w:rFonts w:hint="eastAsia"/>
        </w:rPr>
        <w:t>使基于模型的软件测试方法与技术</w:t>
      </w:r>
      <w:r w:rsidR="00C63CCF">
        <w:rPr>
          <w:rFonts w:hint="eastAsia"/>
        </w:rPr>
        <w:t>(</w:t>
      </w:r>
      <w:r w:rsidR="00C63CCF">
        <w:t>MBT</w:t>
      </w:r>
      <w:r w:rsidR="00C63CCF">
        <w:rPr>
          <w:rFonts w:hint="eastAsia"/>
        </w:rPr>
        <w:t>)</w:t>
      </w:r>
      <w:r>
        <w:rPr>
          <w:rFonts w:hint="eastAsia"/>
        </w:rPr>
        <w:t>在近几年得到了较广泛的关注</w:t>
      </w:r>
      <w:r w:rsidR="00407183" w:rsidRPr="00407183">
        <w:rPr>
          <w:rFonts w:hint="eastAsia"/>
          <w:vertAlign w:val="superscript"/>
        </w:rPr>
        <w:t>[</w:t>
      </w:r>
      <w:r w:rsidR="00407183" w:rsidRPr="00407183">
        <w:rPr>
          <w:rStyle w:val="aff9"/>
        </w:rPr>
        <w:endnoteReference w:id="10"/>
      </w:r>
      <w:r w:rsidR="008D0E6E">
        <w:rPr>
          <w:vertAlign w:val="superscript"/>
        </w:rPr>
        <w:t>,</w:t>
      </w:r>
      <w:r w:rsidR="008D0E6E">
        <w:rPr>
          <w:rStyle w:val="aff9"/>
        </w:rPr>
        <w:endnoteReference w:id="11"/>
      </w:r>
      <w:r w:rsidR="00407183" w:rsidRPr="00407183">
        <w:rPr>
          <w:vertAlign w:val="superscript"/>
        </w:rPr>
        <w:t>]</w:t>
      </w:r>
      <w:r>
        <w:rPr>
          <w:rFonts w:hint="eastAsia"/>
        </w:rPr>
        <w:t>。</w:t>
      </w:r>
      <w:r w:rsidR="00AC08E5">
        <w:rPr>
          <w:rFonts w:hint="eastAsia"/>
        </w:rPr>
        <w:t>基于模型的测试是一种有效的软件测试方法，</w:t>
      </w:r>
      <w:del w:id="62" w:author="a41255065@163.com" w:date="2017-11-13T22:18:00Z">
        <w:r w:rsidR="00AC08E5" w:rsidDel="00E35ECE">
          <w:rPr>
            <w:rFonts w:hint="eastAsia"/>
          </w:rPr>
          <w:delText>它</w:delText>
        </w:r>
      </w:del>
      <w:r w:rsidR="009F3E3D">
        <w:rPr>
          <w:rFonts w:hint="eastAsia"/>
        </w:rPr>
        <w:t>关注</w:t>
      </w:r>
      <w:r w:rsidR="00AC08E5">
        <w:rPr>
          <w:rFonts w:hint="eastAsia"/>
        </w:rPr>
        <w:t>待测系统</w:t>
      </w:r>
      <w:r w:rsidR="00AC08E5">
        <w:t>(</w:t>
      </w:r>
      <w:r w:rsidR="009F3E3D">
        <w:t>S</w:t>
      </w:r>
      <w:r w:rsidR="00AC08E5">
        <w:t xml:space="preserve">ystem </w:t>
      </w:r>
      <w:r w:rsidR="009F3E3D">
        <w:t>U</w:t>
      </w:r>
      <w:r w:rsidR="00AC08E5">
        <w:t xml:space="preserve">nder </w:t>
      </w:r>
      <w:r w:rsidR="009F3E3D">
        <w:t>Test</w:t>
      </w:r>
      <w:r w:rsidR="00AC08E5">
        <w:t>)</w:t>
      </w:r>
      <w:r w:rsidR="00AC08E5">
        <w:rPr>
          <w:rFonts w:hint="eastAsia"/>
        </w:rPr>
        <w:t>的</w:t>
      </w:r>
      <w:r w:rsidR="009F3E3D">
        <w:rPr>
          <w:rFonts w:hint="eastAsia"/>
        </w:rPr>
        <w:t>属性或</w:t>
      </w:r>
      <w:r w:rsidR="009F3E3D">
        <w:t>约束，通过采用</w:t>
      </w:r>
      <w:r w:rsidR="009F3E3D">
        <w:rPr>
          <w:rFonts w:hint="eastAsia"/>
        </w:rPr>
        <w:t>形式化</w:t>
      </w:r>
      <w:r w:rsidR="009F3E3D">
        <w:t>或半形式化</w:t>
      </w:r>
      <w:r w:rsidR="009F3E3D">
        <w:rPr>
          <w:rFonts w:hint="eastAsia"/>
        </w:rPr>
        <w:t>语言</w:t>
      </w:r>
      <w:r w:rsidR="009F3E3D">
        <w:t>对</w:t>
      </w:r>
      <w:r w:rsidR="009F3E3D">
        <w:rPr>
          <w:rFonts w:hint="eastAsia"/>
        </w:rPr>
        <w:t>复杂软件期望行为和环境的可能行为</w:t>
      </w:r>
      <w:r w:rsidR="009F3E3D">
        <w:t>进行抽象与建模，依据模型进行测试的</w:t>
      </w:r>
      <w:r w:rsidR="009F3E3D">
        <w:rPr>
          <w:rFonts w:hint="eastAsia"/>
        </w:rPr>
        <w:t>设计</w:t>
      </w:r>
      <w:r w:rsidR="00AA1E7B" w:rsidRPr="00AA1E7B">
        <w:rPr>
          <w:rFonts w:hint="eastAsia"/>
          <w:vertAlign w:val="superscript"/>
        </w:rPr>
        <w:t>[</w:t>
      </w:r>
      <w:r w:rsidR="00AA1E7B" w:rsidRPr="00AA1E7B">
        <w:rPr>
          <w:rStyle w:val="aff9"/>
        </w:rPr>
        <w:endnoteReference w:id="12"/>
      </w:r>
      <w:r w:rsidR="00AA1E7B" w:rsidRPr="00AA1E7B">
        <w:rPr>
          <w:vertAlign w:val="superscript"/>
        </w:rPr>
        <w:t>]</w:t>
      </w:r>
      <w:r w:rsidR="009F3E3D">
        <w:rPr>
          <w:rFonts w:hint="eastAsia"/>
        </w:rPr>
        <w:t>。</w:t>
      </w:r>
    </w:p>
    <w:p w14:paraId="05ED931F" w14:textId="77777777" w:rsidR="002F4BC0" w:rsidRPr="006B6D3D" w:rsidRDefault="00C63CCF" w:rsidP="006B6D3D">
      <w:pPr>
        <w:pStyle w:val="u5"/>
        <w:spacing w:before="24" w:after="24"/>
        <w:ind w:firstLine="480"/>
      </w:pPr>
      <w:r w:rsidRPr="00C63CCF">
        <w:t>Dalal</w:t>
      </w:r>
      <w:r>
        <w:rPr>
          <w:rFonts w:hint="eastAsia"/>
        </w:rPr>
        <w:t>提出</w:t>
      </w:r>
      <w:r>
        <w:t>MBT</w:t>
      </w:r>
      <w:r>
        <w:rPr>
          <w:rFonts w:hint="eastAsia"/>
        </w:rPr>
        <w:t>方法</w:t>
      </w:r>
      <w:r>
        <w:t>的自动化</w:t>
      </w:r>
      <w:r>
        <w:rPr>
          <w:rFonts w:hint="eastAsia"/>
        </w:rPr>
        <w:t>依赖于</w:t>
      </w:r>
      <w:r>
        <w:t>三个主要</w:t>
      </w:r>
      <w:r>
        <w:rPr>
          <w:rFonts w:hint="eastAsia"/>
        </w:rPr>
        <w:t>元素：软件</w:t>
      </w:r>
      <w:r>
        <w:t>行为描述模型</w:t>
      </w:r>
      <w:r>
        <w:rPr>
          <w:rFonts w:hint="eastAsia"/>
        </w:rPr>
        <w:t>、</w:t>
      </w:r>
      <w:r w:rsidRPr="00C63CCF">
        <w:rPr>
          <w:rFonts w:hint="eastAsia"/>
        </w:rPr>
        <w:t>测试</w:t>
      </w:r>
      <w:r>
        <w:rPr>
          <w:rFonts w:hint="eastAsia"/>
        </w:rPr>
        <w:t>覆盖</w:t>
      </w:r>
      <w:r w:rsidRPr="00C63CCF">
        <w:rPr>
          <w:rFonts w:hint="eastAsia"/>
        </w:rPr>
        <w:t>算法</w:t>
      </w:r>
      <w:r>
        <w:rPr>
          <w:rFonts w:hint="eastAsia"/>
        </w:rPr>
        <w:t>及</w:t>
      </w:r>
      <w:r w:rsidR="00556D77">
        <w:rPr>
          <w:rFonts w:hint="eastAsia"/>
        </w:rPr>
        <w:t>针对</w:t>
      </w:r>
      <w:r w:rsidR="00556D77">
        <w:t>测试的</w:t>
      </w:r>
      <w:r w:rsidRPr="00C63CCF">
        <w:rPr>
          <w:rFonts w:hint="eastAsia"/>
        </w:rPr>
        <w:t>基础配套设施</w:t>
      </w:r>
      <w:r w:rsidR="007643FB" w:rsidRPr="007643FB">
        <w:rPr>
          <w:rFonts w:hint="eastAsia"/>
          <w:vertAlign w:val="superscript"/>
        </w:rPr>
        <w:t>[</w:t>
      </w:r>
      <w:r w:rsidR="007643FB" w:rsidRPr="007643FB">
        <w:rPr>
          <w:rStyle w:val="aff9"/>
        </w:rPr>
        <w:endnoteReference w:id="13"/>
      </w:r>
      <w:r w:rsidR="007643FB" w:rsidRPr="007643FB">
        <w:rPr>
          <w:vertAlign w:val="superscript"/>
        </w:rPr>
        <w:t>]</w:t>
      </w:r>
      <w:r w:rsidR="00556D77">
        <w:rPr>
          <w:rFonts w:hint="eastAsia"/>
        </w:rPr>
        <w:t>。</w:t>
      </w:r>
      <w:r w:rsidR="00556D77">
        <w:t>一个</w:t>
      </w:r>
      <w:r w:rsidR="00556D77">
        <w:rPr>
          <w:rFonts w:hint="eastAsia"/>
        </w:rPr>
        <w:t>通用</w:t>
      </w:r>
      <w:r w:rsidR="00556D77">
        <w:rPr>
          <w:rFonts w:hint="eastAsia"/>
        </w:rPr>
        <w:t>MBT</w:t>
      </w:r>
      <w:r w:rsidR="00556D77">
        <w:rPr>
          <w:rFonts w:hint="eastAsia"/>
        </w:rPr>
        <w:t>过程</w:t>
      </w:r>
      <w:r w:rsidR="006B6D3D">
        <w:rPr>
          <w:rFonts w:hint="eastAsia"/>
        </w:rPr>
        <w:t>由五个</w:t>
      </w:r>
      <w:r w:rsidR="006B6D3D">
        <w:t>步骤</w:t>
      </w:r>
      <w:r w:rsidR="006B6D3D">
        <w:rPr>
          <w:rFonts w:hint="eastAsia"/>
        </w:rPr>
        <w:t>组成</w:t>
      </w:r>
      <w:r w:rsidR="007F0B5A" w:rsidRPr="007F0B5A">
        <w:rPr>
          <w:vertAlign w:val="superscript"/>
        </w:rPr>
        <w:t>[</w:t>
      </w:r>
      <w:r w:rsidR="000C684E" w:rsidRPr="007F0B5A">
        <w:rPr>
          <w:rStyle w:val="aff9"/>
        </w:rPr>
        <w:endnoteReference w:id="14"/>
      </w:r>
      <w:r w:rsidR="007F0B5A" w:rsidRPr="007F0B5A">
        <w:rPr>
          <w:vertAlign w:val="superscript"/>
        </w:rPr>
        <w:t>]</w:t>
      </w:r>
      <w:r w:rsidR="006B6D3D">
        <w:rPr>
          <w:rFonts w:hint="eastAsia"/>
        </w:rPr>
        <w:t>：</w:t>
      </w:r>
    </w:p>
    <w:p w14:paraId="0631C9A2" w14:textId="77777777" w:rsidR="003F02AE" w:rsidRPr="00013F3C" w:rsidRDefault="00013F3C" w:rsidP="00136D40">
      <w:pPr>
        <w:pStyle w:val="u5"/>
        <w:numPr>
          <w:ilvl w:val="0"/>
          <w:numId w:val="40"/>
        </w:numPr>
        <w:spacing w:before="24" w:after="24"/>
        <w:ind w:firstLineChars="0"/>
      </w:pPr>
      <w:r w:rsidRPr="00013F3C">
        <w:rPr>
          <w:rFonts w:hint="eastAsia"/>
        </w:rPr>
        <w:t>从待测软件</w:t>
      </w:r>
      <w:r w:rsidRPr="00013F3C">
        <w:t>的</w:t>
      </w:r>
      <w:r w:rsidRPr="00013F3C">
        <w:rPr>
          <w:rFonts w:hint="eastAsia"/>
        </w:rPr>
        <w:t>现有规范文件</w:t>
      </w:r>
      <w:r w:rsidRPr="00013F3C">
        <w:t>或</w:t>
      </w:r>
      <w:r w:rsidRPr="00013F3C">
        <w:rPr>
          <w:rFonts w:hint="eastAsia"/>
        </w:rPr>
        <w:t>需求</w:t>
      </w:r>
      <w:r w:rsidRPr="00013F3C">
        <w:t>文件中</w:t>
      </w:r>
      <w:r w:rsidRPr="00013F3C">
        <w:rPr>
          <w:rFonts w:hint="eastAsia"/>
        </w:rPr>
        <w:t>建立</w:t>
      </w:r>
      <w:r w:rsidRPr="00013F3C">
        <w:t>模型</w:t>
      </w:r>
      <w:r>
        <w:rPr>
          <w:rFonts w:hint="eastAsia"/>
        </w:rPr>
        <w:t>：</w:t>
      </w:r>
      <w:r>
        <w:t>该模型一般称为测试模型</w:t>
      </w:r>
      <w:r>
        <w:rPr>
          <w:rFonts w:hint="eastAsia"/>
        </w:rPr>
        <w:t>，</w:t>
      </w:r>
      <w:r>
        <w:t>因为模型</w:t>
      </w:r>
      <w:del w:id="63" w:author="a41255065@163.com" w:date="2017-11-13T22:19:00Z">
        <w:r w:rsidDel="00E35ECE">
          <w:delText>测</w:delText>
        </w:r>
      </w:del>
      <w:r>
        <w:t>抽象测试和焦点直接与测试目标关联，</w:t>
      </w:r>
      <w:r>
        <w:rPr>
          <w:rFonts w:hint="eastAsia"/>
        </w:rPr>
        <w:t>某些</w:t>
      </w:r>
      <w:r>
        <w:t>情况下，</w:t>
      </w:r>
      <w:r>
        <w:rPr>
          <w:rFonts w:hint="eastAsia"/>
        </w:rPr>
        <w:t>测试模型</w:t>
      </w:r>
      <w:del w:id="64" w:author="a41255065@163.com" w:date="2017-11-13T22:19:00Z">
        <w:r w:rsidDel="00E35ECE">
          <w:rPr>
            <w:rFonts w:hint="eastAsia"/>
          </w:rPr>
          <w:delText>可以</w:delText>
        </w:r>
      </w:del>
      <w:r>
        <w:rPr>
          <w:rFonts w:hint="eastAsia"/>
        </w:rPr>
        <w:t>也是待测程序的设计模型；</w:t>
      </w:r>
    </w:p>
    <w:p w14:paraId="3F10F643" w14:textId="1337BCD5" w:rsidR="00013F3C" w:rsidRDefault="00013F3C" w:rsidP="00136D40">
      <w:pPr>
        <w:pStyle w:val="u5"/>
        <w:numPr>
          <w:ilvl w:val="0"/>
          <w:numId w:val="40"/>
        </w:numPr>
        <w:spacing w:before="24" w:after="24"/>
        <w:ind w:firstLineChars="0"/>
      </w:pPr>
      <w:r>
        <w:rPr>
          <w:rFonts w:hint="eastAsia"/>
        </w:rPr>
        <w:t>选择</w:t>
      </w:r>
      <w:r>
        <w:t>测试准则</w:t>
      </w:r>
      <w:r w:rsidRPr="00013F3C">
        <w:rPr>
          <w:rFonts w:hint="eastAsia"/>
        </w:rPr>
        <w:t>指导测试</w:t>
      </w:r>
      <w:r>
        <w:rPr>
          <w:rFonts w:hint="eastAsia"/>
        </w:rPr>
        <w:t>用例</w:t>
      </w:r>
      <w:r>
        <w:t>集</w:t>
      </w:r>
      <w:del w:id="65" w:author="a41255065@163.com" w:date="2017-11-13T22:20:00Z">
        <w:r w:rsidRPr="00013F3C" w:rsidDel="00E35ECE">
          <w:rPr>
            <w:rFonts w:hint="eastAsia"/>
          </w:rPr>
          <w:delText>生成</w:delText>
        </w:r>
      </w:del>
      <w:r w:rsidRPr="00013F3C">
        <w:rPr>
          <w:rFonts w:hint="eastAsia"/>
        </w:rPr>
        <w:t>自动</w:t>
      </w:r>
      <w:ins w:id="66" w:author="a41255065@163.com" w:date="2017-11-13T22:20:00Z">
        <w:r w:rsidR="00E35ECE" w:rsidRPr="00013F3C">
          <w:rPr>
            <w:rFonts w:hint="eastAsia"/>
          </w:rPr>
          <w:t>生成</w:t>
        </w:r>
      </w:ins>
      <w:r>
        <w:rPr>
          <w:rFonts w:hint="eastAsia"/>
        </w:rPr>
        <w:t>；</w:t>
      </w:r>
    </w:p>
    <w:p w14:paraId="08C43AD7" w14:textId="174385B6" w:rsidR="00013F3C" w:rsidRDefault="00013F3C" w:rsidP="00136D40">
      <w:pPr>
        <w:pStyle w:val="u5"/>
        <w:numPr>
          <w:ilvl w:val="0"/>
          <w:numId w:val="40"/>
        </w:numPr>
        <w:spacing w:before="24" w:after="24"/>
        <w:ind w:firstLineChars="0"/>
      </w:pPr>
      <w:r>
        <w:rPr>
          <w:rFonts w:hint="eastAsia"/>
        </w:rPr>
        <w:t>将</w:t>
      </w:r>
      <w:r>
        <w:t>选定的测试准则</w:t>
      </w:r>
      <w:r w:rsidRPr="00013F3C">
        <w:rPr>
          <w:rFonts w:hint="eastAsia"/>
        </w:rPr>
        <w:t>转换成测试用例规格</w:t>
      </w:r>
      <w:commentRangeStart w:id="67"/>
      <w:r>
        <w:rPr>
          <w:rFonts w:hint="eastAsia"/>
        </w:rPr>
        <w:t>：</w:t>
      </w:r>
      <w:r w:rsidRPr="00013F3C">
        <w:rPr>
          <w:rFonts w:hint="eastAsia"/>
        </w:rPr>
        <w:t>规格规范了测试选择标准</w:t>
      </w:r>
      <w:ins w:id="68" w:author="a41255065@163.com" w:date="2017-11-13T22:20:00Z">
        <w:r w:rsidR="00E35ECE">
          <w:rPr>
            <w:rFonts w:hint="eastAsia"/>
          </w:rPr>
          <w:lastRenderedPageBreak/>
          <w:t>（？）</w:t>
        </w:r>
      </w:ins>
      <w:del w:id="69" w:author="a41255065@163.com" w:date="2017-11-13T22:20:00Z">
        <w:r w:rsidRPr="00013F3C" w:rsidDel="00E35ECE">
          <w:rPr>
            <w:rFonts w:hint="eastAsia"/>
          </w:rPr>
          <w:delText>的概念</w:delText>
        </w:r>
      </w:del>
      <w:r w:rsidRPr="00013F3C">
        <w:rPr>
          <w:rFonts w:hint="eastAsia"/>
        </w:rPr>
        <w:t>，并使其</w:t>
      </w:r>
      <w:r>
        <w:rPr>
          <w:rFonts w:hint="eastAsia"/>
        </w:rPr>
        <w:t>针对</w:t>
      </w:r>
      <w:r>
        <w:t>测试模型</w:t>
      </w:r>
      <w:r>
        <w:rPr>
          <w:rFonts w:hint="eastAsia"/>
        </w:rPr>
        <w:t>具有可操作性，</w:t>
      </w:r>
      <w:commentRangeEnd w:id="67"/>
      <w:r w:rsidR="00E35ECE">
        <w:rPr>
          <w:rStyle w:val="afff"/>
          <w:rFonts w:cs="Times New Roman"/>
        </w:rPr>
        <w:commentReference w:id="67"/>
      </w:r>
      <w:commentRangeStart w:id="70"/>
      <w:r>
        <w:rPr>
          <w:rFonts w:hint="eastAsia"/>
        </w:rPr>
        <w:t>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p>
    <w:p w14:paraId="6B11FD0E" w14:textId="77777777" w:rsidR="00013F3C" w:rsidRDefault="0097720E" w:rsidP="00136D40">
      <w:pPr>
        <w:pStyle w:val="u5"/>
        <w:numPr>
          <w:ilvl w:val="0"/>
          <w:numId w:val="40"/>
        </w:numPr>
        <w:spacing w:before="24" w:after="24"/>
        <w:ind w:firstLineChars="0"/>
      </w:pPr>
      <w:r>
        <w:rPr>
          <w:rFonts w:hint="eastAsia"/>
        </w:rPr>
        <w:t>依据</w:t>
      </w:r>
      <w:r>
        <w:t>测试用例规格</w:t>
      </w:r>
      <w:r>
        <w:rPr>
          <w:rFonts w:hint="eastAsia"/>
        </w:rPr>
        <w:t>可从</w:t>
      </w:r>
      <w:r>
        <w:t>测试模型</w:t>
      </w:r>
      <w:r>
        <w:rPr>
          <w:rFonts w:hint="eastAsia"/>
        </w:rPr>
        <w:t>中派生出</w:t>
      </w:r>
      <w:r w:rsidRPr="00013F3C">
        <w:rPr>
          <w:rFonts w:hint="eastAsia"/>
        </w:rPr>
        <w:t>测试</w:t>
      </w:r>
      <w:r>
        <w:rPr>
          <w:rFonts w:hint="eastAsia"/>
        </w:rPr>
        <w:t>用例</w:t>
      </w:r>
      <w:r>
        <w:t>集</w:t>
      </w:r>
      <w:r>
        <w:rPr>
          <w:rFonts w:hint="eastAsia"/>
        </w:rPr>
        <w:t>；</w:t>
      </w:r>
      <w:commentRangeEnd w:id="70"/>
      <w:r w:rsidR="00E35ECE">
        <w:rPr>
          <w:rStyle w:val="afff"/>
          <w:rFonts w:cs="Times New Roman"/>
        </w:rPr>
        <w:commentReference w:id="70"/>
      </w:r>
    </w:p>
    <w:p w14:paraId="2C25EFB5" w14:textId="77777777" w:rsidR="0097720E" w:rsidRPr="00013F3C" w:rsidRDefault="0097720E" w:rsidP="00136D40">
      <w:pPr>
        <w:pStyle w:val="u5"/>
        <w:numPr>
          <w:ilvl w:val="0"/>
          <w:numId w:val="40"/>
        </w:numPr>
        <w:spacing w:before="24" w:after="24"/>
        <w:ind w:firstLineChars="0"/>
      </w:pPr>
      <w:r>
        <w:rPr>
          <w:rFonts w:hint="eastAsia"/>
        </w:rPr>
        <w:t>测试用例</w:t>
      </w:r>
      <w:r>
        <w:t>运行</w:t>
      </w:r>
      <w:r>
        <w:rPr>
          <w:rFonts w:hint="eastAsia"/>
        </w:rPr>
        <w:t>：</w:t>
      </w:r>
      <w:r>
        <w:t>测试的</w:t>
      </w:r>
      <w:r>
        <w:rPr>
          <w:rFonts w:hint="eastAsia"/>
        </w:rPr>
        <w:t>执行</w:t>
      </w:r>
      <w:r>
        <w:t>可能是</w:t>
      </w:r>
      <w:r>
        <w:rPr>
          <w:rFonts w:hint="eastAsia"/>
        </w:rPr>
        <w:t>手工</w:t>
      </w:r>
      <w:r>
        <w:t>执行也可能是</w:t>
      </w:r>
      <w:r w:rsidRPr="0097720E">
        <w:rPr>
          <w:rFonts w:hint="eastAsia"/>
        </w:rPr>
        <w:t>自动化的</w:t>
      </w:r>
      <w:commentRangeStart w:id="71"/>
      <w:r w:rsidRPr="0097720E">
        <w:rPr>
          <w:rFonts w:hint="eastAsia"/>
        </w:rPr>
        <w:t>测试执行环境</w:t>
      </w:r>
      <w:commentRangeEnd w:id="71"/>
      <w:r w:rsidR="00E35ECE">
        <w:rPr>
          <w:rStyle w:val="afff"/>
          <w:rFonts w:cs="Times New Roman"/>
        </w:rPr>
        <w:commentReference w:id="71"/>
      </w:r>
      <w:r>
        <w:rPr>
          <w:rFonts w:hint="eastAsia"/>
        </w:rPr>
        <w:t>（依赖</w:t>
      </w:r>
      <w:r w:rsidRPr="0097720E">
        <w:rPr>
          <w:rFonts w:hint="eastAsia"/>
        </w:rPr>
        <w:t>提供自动执行测试和记录测试结果的工具</w:t>
      </w:r>
      <w:r>
        <w:rPr>
          <w:rFonts w:hint="eastAsia"/>
        </w:rPr>
        <w:t>）。</w:t>
      </w:r>
    </w:p>
    <w:p w14:paraId="4669C2B4" w14:textId="77777777" w:rsidR="00C55D6F" w:rsidRDefault="002009E3" w:rsidP="007A1694">
      <w:pPr>
        <w:pStyle w:val="u3"/>
        <w:rPr>
          <w:rFonts w:eastAsia="宋体"/>
        </w:rPr>
      </w:pPr>
      <w:bookmarkStart w:id="72" w:name="_Toc498361736"/>
      <w:r>
        <w:rPr>
          <w:rFonts w:eastAsia="宋体" w:hint="eastAsia"/>
        </w:rPr>
        <w:t>模型测试</w:t>
      </w:r>
      <w:r w:rsidR="007A1694">
        <w:rPr>
          <w:rFonts w:eastAsia="宋体" w:hint="eastAsia"/>
        </w:rPr>
        <w:t>及</w:t>
      </w:r>
      <w:r w:rsidR="00B72D02">
        <w:rPr>
          <w:rFonts w:eastAsia="宋体" w:hint="eastAsia"/>
        </w:rPr>
        <w:t>模型</w:t>
      </w:r>
      <w:r w:rsidR="007A1694">
        <w:rPr>
          <w:rFonts w:eastAsia="宋体"/>
        </w:rPr>
        <w:t>可视化</w:t>
      </w:r>
      <w:r w:rsidR="007A1694">
        <w:rPr>
          <w:rFonts w:eastAsia="宋体" w:hint="eastAsia"/>
        </w:rPr>
        <w:t>工具</w:t>
      </w:r>
      <w:bookmarkEnd w:id="72"/>
    </w:p>
    <w:p w14:paraId="4724DFB6" w14:textId="60981C10" w:rsidR="00E25073" w:rsidRDefault="00E25073">
      <w:pPr>
        <w:pStyle w:val="u5"/>
        <w:spacing w:before="24" w:after="24"/>
        <w:ind w:firstLineChars="0"/>
        <w:rPr>
          <w:ins w:id="73" w:author="a41255065@163.com" w:date="2017-11-13T22:25:00Z"/>
        </w:rPr>
        <w:pPrChange w:id="74" w:author="a41255065@163.com" w:date="2017-11-13T22:25:00Z">
          <w:pPr>
            <w:pStyle w:val="u5"/>
            <w:numPr>
              <w:numId w:val="38"/>
            </w:numPr>
            <w:spacing w:before="24" w:after="24"/>
            <w:ind w:left="900" w:firstLineChars="0" w:hanging="420"/>
          </w:pPr>
        </w:pPrChange>
      </w:pPr>
      <w:ins w:id="75" w:author="a41255065@163.com" w:date="2017-11-13T22:25:00Z">
        <w:r>
          <w:rPr>
            <w:rFonts w:hint="eastAsia"/>
          </w:rPr>
          <w:t>总</w:t>
        </w:r>
        <w:r>
          <w:t>句</w:t>
        </w:r>
      </w:ins>
    </w:p>
    <w:p w14:paraId="625F45F6" w14:textId="54E0979A" w:rsidR="00490BC5" w:rsidRDefault="00490BC5" w:rsidP="00136D40">
      <w:pPr>
        <w:pStyle w:val="u5"/>
        <w:numPr>
          <w:ilvl w:val="0"/>
          <w:numId w:val="38"/>
        </w:numPr>
        <w:spacing w:before="24" w:after="24"/>
        <w:ind w:firstLineChars="0"/>
      </w:pPr>
      <w:r>
        <w:rPr>
          <w:rFonts w:hint="eastAsia"/>
        </w:rPr>
        <w:t>模型测试</w:t>
      </w:r>
      <w:r w:rsidR="00A576FF">
        <w:rPr>
          <w:rFonts w:hint="eastAsia"/>
        </w:rPr>
        <w:t>工具</w:t>
      </w:r>
      <w:r w:rsidR="00A576FF" w:rsidRPr="0077627F">
        <w:rPr>
          <w:rFonts w:hint="eastAsia"/>
        </w:rPr>
        <w:t>GraphWalker</w:t>
      </w:r>
    </w:p>
    <w:p w14:paraId="7C0BCEA6" w14:textId="6AD44BB5" w:rsidR="00DE5A56" w:rsidRDefault="00C9140C" w:rsidP="0077627F">
      <w:pPr>
        <w:pStyle w:val="u5"/>
        <w:spacing w:before="24" w:after="24"/>
        <w:ind w:firstLine="480"/>
      </w:pPr>
      <w:r>
        <w:rPr>
          <w:rFonts w:hint="eastAsia"/>
        </w:rPr>
        <w:t>针对</w:t>
      </w:r>
      <w:r>
        <w:t>测试</w:t>
      </w:r>
      <w:r>
        <w:rPr>
          <w:rFonts w:hint="eastAsia"/>
        </w:rPr>
        <w:t>序列</w:t>
      </w:r>
      <w:r>
        <w:t>生成问题</w:t>
      </w:r>
      <w:r>
        <w:rPr>
          <w:rFonts w:hint="eastAsia"/>
        </w:rPr>
        <w:t>，</w:t>
      </w:r>
      <w:r>
        <w:t>我们</w:t>
      </w:r>
      <w:r w:rsidR="00226ECE">
        <w:rPr>
          <w:rFonts w:hint="eastAsia"/>
        </w:rPr>
        <w:t>集成</w:t>
      </w:r>
      <w:r>
        <w:t>现有</w:t>
      </w:r>
      <w:ins w:id="76" w:author="a41255065@163.com" w:date="2017-11-13T22:28:00Z">
        <w:r w:rsidR="00E2698C">
          <w:rPr>
            <w:rFonts w:hint="eastAsia"/>
          </w:rPr>
          <w:t>的</w:t>
        </w:r>
      </w:ins>
      <w:r>
        <w:t>基于</w:t>
      </w:r>
      <w:r>
        <w:rPr>
          <w:rFonts w:hint="eastAsia"/>
        </w:rPr>
        <w:t>模型</w:t>
      </w:r>
      <w:r>
        <w:t>的</w:t>
      </w:r>
      <w:r>
        <w:rPr>
          <w:rFonts w:hint="eastAsia"/>
        </w:rPr>
        <w:t>测试工具</w:t>
      </w:r>
      <w:r w:rsidR="0077627F" w:rsidRPr="0077627F">
        <w:rPr>
          <w:rFonts w:hint="eastAsia"/>
        </w:rPr>
        <w:t>GraphWalker</w:t>
      </w:r>
      <w:ins w:id="77" w:author="a41255065@163.com" w:date="2017-11-13T22:28:00Z">
        <w:r w:rsidR="00E2698C">
          <w:rPr>
            <w:rFonts w:hint="eastAsia"/>
          </w:rPr>
          <w:t>。</w:t>
        </w:r>
      </w:ins>
      <w:del w:id="78" w:author="a41255065@163.com" w:date="2017-11-13T22:28:00Z">
        <w:r w:rsidR="00226ECE" w:rsidDel="00E2698C">
          <w:rPr>
            <w:rFonts w:hint="eastAsia"/>
          </w:rPr>
          <w:delText>，</w:delText>
        </w:r>
      </w:del>
      <w:r w:rsidR="00226ECE" w:rsidRPr="0077627F">
        <w:rPr>
          <w:rFonts w:hint="eastAsia"/>
        </w:rPr>
        <w:t>GraphWalker</w:t>
      </w:r>
      <w:r>
        <w:rPr>
          <w:rFonts w:hint="eastAsia"/>
        </w:rPr>
        <w:t>是一个</w:t>
      </w:r>
      <w:r w:rsidR="00226ECE">
        <w:rPr>
          <w:rFonts w:hint="eastAsia"/>
        </w:rPr>
        <w:t>开源</w:t>
      </w:r>
      <w:r w:rsidR="00226ECE">
        <w:t>的</w:t>
      </w:r>
      <w:r>
        <w:rPr>
          <w:rFonts w:hint="eastAsia"/>
        </w:rPr>
        <w:t>基于</w:t>
      </w:r>
      <w:r w:rsidR="0077627F" w:rsidRPr="0077627F">
        <w:rPr>
          <w:rFonts w:hint="eastAsia"/>
        </w:rPr>
        <w:t>模型的</w:t>
      </w:r>
      <w:r>
        <w:rPr>
          <w:rFonts w:hint="eastAsia"/>
        </w:rPr>
        <w:t>测试</w:t>
      </w:r>
      <w:r w:rsidR="0077627F" w:rsidRPr="0077627F">
        <w:rPr>
          <w:rFonts w:hint="eastAsia"/>
        </w:rPr>
        <w:t>用例生成工具</w:t>
      </w:r>
      <w:r w:rsidR="00226ECE">
        <w:rPr>
          <w:rFonts w:hint="eastAsia"/>
        </w:rPr>
        <w:t>，</w:t>
      </w:r>
      <w:r w:rsidR="00DE5A56">
        <w:rPr>
          <w:rFonts w:hint="eastAsia"/>
        </w:rPr>
        <w:t>用来</w:t>
      </w:r>
      <w:r w:rsidR="00DE5A56">
        <w:t>解决从有向图模型中</w:t>
      </w:r>
      <w:r w:rsidR="00DE5A56">
        <w:rPr>
          <w:rFonts w:hint="eastAsia"/>
        </w:rPr>
        <w:t>生成</w:t>
      </w:r>
      <w:r w:rsidR="00DE5A56">
        <w:t>测试路径</w:t>
      </w:r>
      <w:ins w:id="79" w:author="a41255065@163.com" w:date="2017-11-13T22:29:00Z">
        <w:r w:rsidR="00E2698C">
          <w:rPr>
            <w:rFonts w:hint="eastAsia"/>
          </w:rPr>
          <w:t>XXX</w:t>
        </w:r>
      </w:ins>
      <w:r w:rsidR="00D108BE" w:rsidRPr="00D108BE">
        <w:rPr>
          <w:rFonts w:hint="eastAsia"/>
          <w:vertAlign w:val="superscript"/>
        </w:rPr>
        <w:t>[</w:t>
      </w:r>
      <w:r w:rsidR="007F0B5A" w:rsidRPr="00D108BE">
        <w:rPr>
          <w:rStyle w:val="aff9"/>
        </w:rPr>
        <w:endnoteReference w:id="15"/>
      </w:r>
      <w:r w:rsidR="00D108BE" w:rsidRPr="00D108BE">
        <w:rPr>
          <w:vertAlign w:val="superscript"/>
        </w:rPr>
        <w:t>]</w:t>
      </w:r>
      <w:r w:rsidR="00226ECE">
        <w:rPr>
          <w:rFonts w:hint="eastAsia"/>
        </w:rPr>
        <w:t>，</w:t>
      </w:r>
      <w:r w:rsidR="0077627F" w:rsidRPr="0077627F">
        <w:rPr>
          <w:rFonts w:hint="eastAsia"/>
        </w:rPr>
        <w:t>主要应用于</w:t>
      </w:r>
      <w:r w:rsidR="0077627F" w:rsidRPr="0077627F">
        <w:rPr>
          <w:rFonts w:hint="eastAsia"/>
        </w:rPr>
        <w:t>FSM</w:t>
      </w:r>
      <w:r w:rsidR="00DE5A56">
        <w:rPr>
          <w:rFonts w:hint="eastAsia"/>
        </w:rPr>
        <w:t>（有限状态机）、</w:t>
      </w:r>
      <w:r w:rsidR="0077627F" w:rsidRPr="0077627F">
        <w:rPr>
          <w:rFonts w:hint="eastAsia"/>
        </w:rPr>
        <w:t>EFSM</w:t>
      </w:r>
      <w:r w:rsidR="00DE5A56">
        <w:rPr>
          <w:rFonts w:hint="eastAsia"/>
        </w:rPr>
        <w:t>（扩展</w:t>
      </w:r>
      <w:r w:rsidR="00DE5A56">
        <w:t>有限状态机</w:t>
      </w:r>
      <w:r w:rsidR="00DE5A56">
        <w:rPr>
          <w:rFonts w:hint="eastAsia"/>
        </w:rPr>
        <w:t>）</w:t>
      </w:r>
      <w:r w:rsidR="0077627F" w:rsidRPr="0077627F">
        <w:rPr>
          <w:rFonts w:hint="eastAsia"/>
        </w:rPr>
        <w:t>模型</w:t>
      </w:r>
      <w:r w:rsidR="00DE5A56">
        <w:rPr>
          <w:rFonts w:hint="eastAsia"/>
        </w:rPr>
        <w:t>。</w:t>
      </w:r>
      <w:r w:rsidR="00226ECE">
        <w:rPr>
          <w:rFonts w:hint="eastAsia"/>
        </w:rPr>
        <w:t>该工具可</w:t>
      </w:r>
      <w:r w:rsidR="00226ECE" w:rsidRPr="00226ECE">
        <w:rPr>
          <w:rFonts w:hint="eastAsia"/>
        </w:rPr>
        <w:t>作为一个</w:t>
      </w:r>
      <w:r w:rsidR="00226ECE" w:rsidRPr="00226ECE">
        <w:rPr>
          <w:rFonts w:hint="eastAsia"/>
        </w:rPr>
        <w:t>java</w:t>
      </w:r>
      <w:r w:rsidR="00226ECE" w:rsidRPr="00226ECE">
        <w:rPr>
          <w:rFonts w:hint="eastAsia"/>
        </w:rPr>
        <w:t>库</w:t>
      </w:r>
      <w:r w:rsidR="00226ECE">
        <w:rPr>
          <w:rFonts w:hint="eastAsia"/>
        </w:rPr>
        <w:t>集成</w:t>
      </w:r>
      <w:r w:rsidR="00226ECE">
        <w:t>到项目中。</w:t>
      </w:r>
    </w:p>
    <w:p w14:paraId="6C039FCD" w14:textId="77777777" w:rsidR="0077627F" w:rsidRDefault="00DE5A56" w:rsidP="0077627F">
      <w:pPr>
        <w:pStyle w:val="u5"/>
        <w:spacing w:before="24" w:after="24"/>
        <w:ind w:firstLine="480"/>
      </w:pPr>
      <w:r w:rsidRPr="0077627F">
        <w:rPr>
          <w:rFonts w:hint="eastAsia"/>
        </w:rPr>
        <w:t>GraphWalker</w:t>
      </w:r>
      <w:r w:rsidR="00C76E2B" w:rsidRPr="00C76E2B">
        <w:rPr>
          <w:rFonts w:hint="eastAsia"/>
        </w:rPr>
        <w:t>提供了一种</w:t>
      </w:r>
      <w:r w:rsidR="003949DC">
        <w:rPr>
          <w:rFonts w:hint="eastAsia"/>
        </w:rPr>
        <w:t>XML</w:t>
      </w:r>
      <w:r w:rsidR="003949DC">
        <w:rPr>
          <w:rFonts w:hint="eastAsia"/>
        </w:rPr>
        <w:t>描述</w:t>
      </w:r>
      <w:r w:rsidR="003949DC">
        <w:t>的</w:t>
      </w:r>
      <w:r w:rsidR="00C76E2B">
        <w:rPr>
          <w:rFonts w:hint="eastAsia"/>
        </w:rPr>
        <w:t>图模型</w:t>
      </w:r>
      <w:r w:rsidR="00C76E2B">
        <w:t>语言</w:t>
      </w:r>
      <w:r w:rsidR="003949DC">
        <w:rPr>
          <w:rFonts w:hint="eastAsia"/>
        </w:rPr>
        <w:t>(</w:t>
      </w:r>
      <w:r w:rsidR="00C76E2B">
        <w:rPr>
          <w:rFonts w:hint="eastAsia"/>
        </w:rPr>
        <w:t>G</w:t>
      </w:r>
      <w:r w:rsidR="00C76E2B" w:rsidRPr="00C76E2B">
        <w:rPr>
          <w:rFonts w:hint="eastAsia"/>
        </w:rPr>
        <w:t xml:space="preserve">raph </w:t>
      </w:r>
      <w:r w:rsidR="00C76E2B">
        <w:t>M</w:t>
      </w:r>
      <w:r w:rsidR="00C76E2B" w:rsidRPr="00C76E2B">
        <w:rPr>
          <w:rFonts w:hint="eastAsia"/>
        </w:rPr>
        <w:t xml:space="preserve">odel </w:t>
      </w:r>
      <w:r w:rsidR="00C76E2B">
        <w:t>L</w:t>
      </w:r>
      <w:r w:rsidR="00C76E2B" w:rsidRPr="00C76E2B">
        <w:rPr>
          <w:rFonts w:hint="eastAsia"/>
        </w:rPr>
        <w:t>anguage</w:t>
      </w:r>
      <w:r w:rsidR="003949DC">
        <w:rPr>
          <w:rFonts w:hint="eastAsia"/>
        </w:rPr>
        <w:t>)</w:t>
      </w:r>
      <w:r w:rsidR="00C76E2B" w:rsidRPr="00C76E2B">
        <w:rPr>
          <w:rFonts w:hint="eastAsia"/>
        </w:rPr>
        <w:t>以及多种图模型遍历策略</w:t>
      </w:r>
      <w:r w:rsidR="003949DC">
        <w:rPr>
          <w:rFonts w:hint="eastAsia"/>
        </w:rPr>
        <w:t>。</w:t>
      </w:r>
      <w:r w:rsidR="003949DC" w:rsidRPr="003949DC">
        <w:t>GraphWalker</w:t>
      </w:r>
      <w:r>
        <w:t>工作流程</w:t>
      </w:r>
      <w:r w:rsidR="002F6E0F">
        <w:t>如</w:t>
      </w:r>
      <w:r w:rsidR="002F6E0F">
        <w:rPr>
          <w:rFonts w:hint="eastAsia"/>
        </w:rPr>
        <w:t>图</w:t>
      </w:r>
      <w:r w:rsidR="002F6E0F">
        <w:rPr>
          <w:rFonts w:hint="eastAsia"/>
        </w:rPr>
        <w:t>2</w:t>
      </w:r>
      <w:r w:rsidR="002F6E0F">
        <w:t>-</w:t>
      </w:r>
      <w:r w:rsidR="006B6D3D">
        <w:t>2</w:t>
      </w:r>
      <w:r w:rsidR="002F6E0F">
        <w:t>所示</w:t>
      </w:r>
      <w:r w:rsidR="002F6E0F">
        <w:rPr>
          <w:rFonts w:hint="eastAsia"/>
        </w:rPr>
        <w:t>，</w:t>
      </w:r>
      <w:r w:rsidR="00E63BF0">
        <w:rPr>
          <w:rFonts w:hint="eastAsia"/>
        </w:rPr>
        <w:t>下面将对</w:t>
      </w:r>
      <w:r w:rsidR="00E63BF0">
        <w:t>其核心步骤进行介绍。</w:t>
      </w:r>
    </w:p>
    <w:p w14:paraId="62167215" w14:textId="77777777" w:rsidR="00DE5A56" w:rsidRDefault="00890C64" w:rsidP="00890C64">
      <w:pPr>
        <w:pStyle w:val="u5"/>
        <w:spacing w:before="24" w:after="24"/>
        <w:ind w:firstLineChars="0" w:firstLine="0"/>
        <w:jc w:val="center"/>
      </w:pPr>
      <w:r>
        <w:object w:dxaOrig="7395" w:dyaOrig="556" w14:anchorId="6F6A32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70pt;height:28pt" o:ole="">
            <v:imagedata r:id="rId19" o:title=""/>
          </v:shape>
          <o:OLEObject Type="Embed" ProgID="Visio.Drawing.15" ShapeID="_x0000_i1025" DrawAspect="Content" ObjectID="_1572162748" r:id="rId20"/>
        </w:object>
      </w:r>
    </w:p>
    <w:p w14:paraId="12237E27" w14:textId="77777777" w:rsidR="00890C64"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6B6D3D">
        <w:rPr>
          <w:noProof/>
        </w:rPr>
        <w:t>2</w:t>
      </w:r>
      <w:r w:rsidRPr="00606565">
        <w:fldChar w:fldCharType="end"/>
      </w:r>
      <w:r w:rsidRPr="00606565">
        <w:t xml:space="preserve"> GraphWalker</w:t>
      </w:r>
      <w:r w:rsidRPr="00606565">
        <w:t>工作流程</w:t>
      </w:r>
      <w:r w:rsidRPr="00606565">
        <w:rPr>
          <w:rFonts w:hint="eastAsia"/>
        </w:rPr>
        <w:t>图</w:t>
      </w:r>
    </w:p>
    <w:p w14:paraId="76AB4E92" w14:textId="77777777" w:rsidR="002F6E0F" w:rsidRDefault="00E63BF0" w:rsidP="00136D40">
      <w:pPr>
        <w:pStyle w:val="u5"/>
        <w:numPr>
          <w:ilvl w:val="0"/>
          <w:numId w:val="39"/>
        </w:numPr>
        <w:spacing w:before="24" w:after="24"/>
        <w:ind w:firstLineChars="0"/>
      </w:pPr>
      <w:r>
        <w:rPr>
          <w:rFonts w:hint="eastAsia"/>
        </w:rPr>
        <w:t>模型</w:t>
      </w:r>
      <w:r>
        <w:t>设计</w:t>
      </w:r>
      <w:del w:id="80" w:author="a41255065@163.com" w:date="2017-11-13T22:33:00Z">
        <w:r w:rsidDel="0097074E">
          <w:delText>：</w:delText>
        </w:r>
      </w:del>
    </w:p>
    <w:p w14:paraId="24F21DEB" w14:textId="60D94AC8" w:rsidR="00E63BF0" w:rsidRDefault="00365763">
      <w:pPr>
        <w:pStyle w:val="u5"/>
        <w:spacing w:before="24" w:after="24"/>
        <w:ind w:firstLine="480"/>
        <w:pPrChange w:id="81" w:author="a41255065@163.com" w:date="2017-11-13T22:32:00Z">
          <w:pPr>
            <w:pStyle w:val="u5"/>
            <w:spacing w:before="24" w:after="24"/>
            <w:ind w:left="900" w:firstLineChars="0" w:firstLine="0"/>
          </w:pPr>
        </w:pPrChange>
      </w:pPr>
      <w:r w:rsidRPr="0077627F">
        <w:rPr>
          <w:rFonts w:hint="eastAsia"/>
        </w:rPr>
        <w:t>GraphWalker</w:t>
      </w:r>
      <w:r>
        <w:rPr>
          <w:rFonts w:hint="eastAsia"/>
        </w:rPr>
        <w:t>模型为</w:t>
      </w:r>
      <w:r>
        <w:t>有向图模型，</w:t>
      </w:r>
      <w:r>
        <w:rPr>
          <w:rFonts w:hint="eastAsia"/>
        </w:rPr>
        <w:t>由</w:t>
      </w:r>
      <w:r>
        <w:t>node</w:t>
      </w:r>
      <w:r>
        <w:rPr>
          <w:rFonts w:hint="eastAsia"/>
        </w:rPr>
        <w:t>，</w:t>
      </w:r>
      <w:r>
        <w:t>edge</w:t>
      </w:r>
      <w:r>
        <w:rPr>
          <w:rFonts w:hint="eastAsia"/>
        </w:rPr>
        <w:t>元素</w:t>
      </w:r>
      <w:r>
        <w:t>组成</w:t>
      </w:r>
      <w:r w:rsidR="001D4AE4">
        <w:rPr>
          <w:rFonts w:hint="eastAsia"/>
        </w:rPr>
        <w:t>，</w:t>
      </w:r>
      <w:r w:rsidR="001D4AE4">
        <w:t>使用</w:t>
      </w:r>
      <w:commentRangeStart w:id="82"/>
      <w:r w:rsidR="001D4AE4">
        <w:t>xml</w:t>
      </w:r>
      <w:commentRangeEnd w:id="82"/>
      <w:r w:rsidR="00E2698C">
        <w:rPr>
          <w:rStyle w:val="afff"/>
          <w:rFonts w:cs="Times New Roman"/>
        </w:rPr>
        <w:commentReference w:id="82"/>
      </w:r>
      <w:r w:rsidR="001D4AE4">
        <w:t>格式表示</w:t>
      </w:r>
      <w:r>
        <w:rPr>
          <w:rFonts w:hint="eastAsia"/>
        </w:rPr>
        <w:t>，</w:t>
      </w:r>
      <w:r>
        <w:t>其模型</w:t>
      </w:r>
      <w:r w:rsidR="00D42EC9" w:rsidRPr="00D42EC9">
        <w:rPr>
          <w:rFonts w:hint="eastAsia"/>
        </w:rPr>
        <w:t>语法及部分标签含义如</w:t>
      </w:r>
      <w:r w:rsidR="00424E41">
        <w:rPr>
          <w:rFonts w:hint="eastAsia"/>
        </w:rPr>
        <w:t>图</w:t>
      </w:r>
      <w:r w:rsidR="00D42EC9" w:rsidRPr="00D42EC9">
        <w:rPr>
          <w:rFonts w:hint="eastAsia"/>
        </w:rPr>
        <w:t>2-</w:t>
      </w:r>
      <w:r w:rsidR="006B6D3D">
        <w:t>3</w:t>
      </w:r>
      <w:r w:rsidR="00D42EC9" w:rsidRPr="00D42EC9">
        <w:rPr>
          <w:rFonts w:hint="eastAsia"/>
        </w:rPr>
        <w:t>所示</w:t>
      </w:r>
      <w:ins w:id="83" w:author="a41255065@163.com" w:date="2017-11-13T22:31:00Z">
        <w:r w:rsidR="005F5C46">
          <w:rPr>
            <w:rFonts w:hint="eastAsia"/>
          </w:rPr>
          <w:t>。</w:t>
        </w:r>
      </w:ins>
      <w:del w:id="84" w:author="a41255065@163.com" w:date="2017-11-13T22:31:00Z">
        <w:r w:rsidR="00D42EC9" w:rsidRPr="00D42EC9" w:rsidDel="005F5C46">
          <w:rPr>
            <w:rFonts w:hint="eastAsia"/>
          </w:rPr>
          <w:delText>：</w:delText>
        </w:r>
      </w:del>
    </w:p>
    <w:tbl>
      <w:tblPr>
        <w:tblStyle w:val="afff1"/>
        <w:tblW w:w="6007" w:type="dxa"/>
        <w:jc w:val="center"/>
        <w:tblLook w:val="04A0" w:firstRow="1" w:lastRow="0" w:firstColumn="1" w:lastColumn="0" w:noHBand="0" w:noVBand="1"/>
      </w:tblPr>
      <w:tblGrid>
        <w:gridCol w:w="6007"/>
      </w:tblGrid>
      <w:tr w:rsidR="00040B06" w14:paraId="46EC6EC9" w14:textId="77777777" w:rsidTr="00C836BE">
        <w:trPr>
          <w:jc w:val="center"/>
        </w:trPr>
        <w:tc>
          <w:tcPr>
            <w:tcW w:w="6007" w:type="dxa"/>
          </w:tcPr>
          <w:p w14:paraId="777282FB" w14:textId="77777777" w:rsidR="00A40F7C" w:rsidRPr="00D9399B" w:rsidRDefault="00A40F7C" w:rsidP="00C836BE">
            <w:pPr>
              <w:pStyle w:val="u5"/>
              <w:spacing w:before="24" w:after="24" w:line="180" w:lineRule="auto"/>
              <w:ind w:firstLineChars="0" w:firstLine="0"/>
              <w:rPr>
                <w:sz w:val="21"/>
                <w:szCs w:val="21"/>
              </w:rPr>
            </w:pPr>
            <w:r w:rsidRPr="00D9399B">
              <w:rPr>
                <w:sz w:val="21"/>
                <w:szCs w:val="21"/>
              </w:rPr>
              <w:t>&lt;graph edgedefault="directed" id="G"&gt;</w:t>
            </w:r>
          </w:p>
          <w:p w14:paraId="7F17C360" w14:textId="77777777" w:rsidR="00040B06" w:rsidRPr="00D9399B" w:rsidRDefault="00040B06" w:rsidP="00C836BE">
            <w:pPr>
              <w:pStyle w:val="u5"/>
              <w:spacing w:before="24" w:after="24" w:line="180" w:lineRule="auto"/>
              <w:ind w:firstLine="420"/>
              <w:rPr>
                <w:sz w:val="21"/>
                <w:szCs w:val="21"/>
              </w:rPr>
            </w:pPr>
            <w:r w:rsidRPr="00D9399B">
              <w:rPr>
                <w:sz w:val="21"/>
                <w:szCs w:val="21"/>
              </w:rPr>
              <w:t>&lt;node id="node_id"&gt;*</w:t>
            </w:r>
          </w:p>
          <w:p w14:paraId="4DAF452B" w14:textId="77777777"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14:paraId="57FD4FDF" w14:textId="77777777"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14:paraId="2BEE0244" w14:textId="77777777" w:rsidR="00040B06" w:rsidRPr="00D9399B" w:rsidRDefault="00040B06" w:rsidP="00C836BE">
            <w:pPr>
              <w:pStyle w:val="u5"/>
              <w:spacing w:before="24" w:after="24" w:line="180" w:lineRule="auto"/>
              <w:ind w:firstLineChars="800" w:firstLine="1680"/>
              <w:rPr>
                <w:sz w:val="21"/>
                <w:szCs w:val="21"/>
              </w:rPr>
            </w:pPr>
            <w:r w:rsidRPr="00D9399B">
              <w:rPr>
                <w:sz w:val="21"/>
                <w:szCs w:val="21"/>
              </w:rPr>
              <w:t>&lt;y:Geometry/&gt;</w:t>
            </w:r>
          </w:p>
          <w:p w14:paraId="64D9C5E4" w14:textId="77777777" w:rsidR="00040B06" w:rsidRPr="00D9399B" w:rsidRDefault="00040B06" w:rsidP="00C836BE">
            <w:pPr>
              <w:pStyle w:val="u5"/>
              <w:spacing w:before="24" w:after="24" w:line="180" w:lineRule="auto"/>
              <w:ind w:firstLineChars="800" w:firstLine="1680"/>
              <w:rPr>
                <w:sz w:val="21"/>
                <w:szCs w:val="21"/>
              </w:rPr>
            </w:pPr>
            <w:r w:rsidRPr="00D9399B">
              <w:rPr>
                <w:sz w:val="21"/>
                <w:szCs w:val="21"/>
              </w:rPr>
              <w:t>&lt;y:NodeLabel&gt;node_name&lt;/y:NodeLabel&gt;</w:t>
            </w:r>
          </w:p>
          <w:p w14:paraId="118997D8" w14:textId="77777777" w:rsidR="00040B06" w:rsidRPr="00D9399B" w:rsidRDefault="00040B06" w:rsidP="00C836BE">
            <w:pPr>
              <w:pStyle w:val="u5"/>
              <w:spacing w:before="24" w:after="24" w:line="180" w:lineRule="auto"/>
              <w:ind w:firstLineChars="600" w:firstLine="1260"/>
              <w:rPr>
                <w:sz w:val="21"/>
                <w:szCs w:val="21"/>
              </w:rPr>
            </w:pPr>
            <w:r w:rsidRPr="00D9399B">
              <w:rPr>
                <w:sz w:val="21"/>
                <w:szCs w:val="21"/>
              </w:rPr>
              <w:t>&lt;/y:GenericNode&gt;</w:t>
            </w:r>
          </w:p>
          <w:p w14:paraId="6692EF0A" w14:textId="77777777"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14:paraId="2DE94DF7" w14:textId="77777777" w:rsidR="00040B06" w:rsidRPr="00D9399B" w:rsidRDefault="00040B06" w:rsidP="00C836BE">
            <w:pPr>
              <w:pStyle w:val="u5"/>
              <w:spacing w:before="24" w:after="24" w:line="180" w:lineRule="auto"/>
              <w:ind w:firstLine="420"/>
              <w:rPr>
                <w:sz w:val="21"/>
                <w:szCs w:val="21"/>
              </w:rPr>
            </w:pPr>
            <w:r w:rsidRPr="00D9399B">
              <w:rPr>
                <w:sz w:val="21"/>
                <w:szCs w:val="21"/>
              </w:rPr>
              <w:t>&lt;/node&gt;</w:t>
            </w:r>
          </w:p>
          <w:p w14:paraId="6A60D5D1" w14:textId="77777777" w:rsidR="00040B06" w:rsidRPr="00D9399B" w:rsidRDefault="00040B06" w:rsidP="00C836BE">
            <w:pPr>
              <w:pStyle w:val="u5"/>
              <w:spacing w:before="24" w:after="24" w:line="180" w:lineRule="auto"/>
              <w:ind w:firstLine="420"/>
              <w:rPr>
                <w:sz w:val="21"/>
                <w:szCs w:val="21"/>
              </w:rPr>
            </w:pPr>
            <w:r w:rsidRPr="00D9399B">
              <w:rPr>
                <w:sz w:val="21"/>
                <w:szCs w:val="21"/>
              </w:rPr>
              <w:t>&lt;edge id="</w:t>
            </w:r>
            <w:r w:rsidR="00A40F7C" w:rsidRPr="00D9399B">
              <w:rPr>
                <w:sz w:val="21"/>
                <w:szCs w:val="21"/>
              </w:rPr>
              <w:t>edge</w:t>
            </w:r>
            <w:r w:rsidR="00E85A53" w:rsidRPr="00D9399B">
              <w:rPr>
                <w:sz w:val="21"/>
                <w:szCs w:val="21"/>
              </w:rPr>
              <w:t xml:space="preserve">_id </w:t>
            </w:r>
            <w:r w:rsidRPr="00D9399B">
              <w:rPr>
                <w:sz w:val="21"/>
                <w:szCs w:val="21"/>
              </w:rPr>
              <w:t>" source="</w:t>
            </w:r>
            <w:r w:rsidR="00E85A53" w:rsidRPr="00D9399B">
              <w:rPr>
                <w:sz w:val="21"/>
                <w:szCs w:val="21"/>
              </w:rPr>
              <w:t>node_id</w:t>
            </w:r>
            <w:r w:rsidRPr="00D9399B">
              <w:rPr>
                <w:sz w:val="21"/>
                <w:szCs w:val="21"/>
              </w:rPr>
              <w:t>" target="</w:t>
            </w:r>
            <w:r w:rsidR="00E85A53" w:rsidRPr="00D9399B">
              <w:rPr>
                <w:sz w:val="21"/>
                <w:szCs w:val="21"/>
              </w:rPr>
              <w:t>node_id</w:t>
            </w:r>
            <w:r w:rsidRPr="00D9399B">
              <w:rPr>
                <w:sz w:val="21"/>
                <w:szCs w:val="21"/>
              </w:rPr>
              <w:t>"&gt;*</w:t>
            </w:r>
          </w:p>
          <w:p w14:paraId="1FF7B202" w14:textId="77777777"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14:paraId="7C74AC99" w14:textId="77777777"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14:paraId="230E5A6D" w14:textId="77777777" w:rsidR="00040B06" w:rsidRPr="00D9399B" w:rsidRDefault="00040B06" w:rsidP="00C836BE">
            <w:pPr>
              <w:pStyle w:val="u5"/>
              <w:spacing w:before="24" w:after="24" w:line="180" w:lineRule="auto"/>
              <w:ind w:firstLineChars="800" w:firstLine="1680"/>
              <w:rPr>
                <w:sz w:val="21"/>
                <w:szCs w:val="21"/>
              </w:rPr>
            </w:pPr>
            <w:r w:rsidRPr="00D9399B">
              <w:rPr>
                <w:sz w:val="21"/>
                <w:szCs w:val="21"/>
              </w:rPr>
              <w:t>&lt;y:EdgeLabel&gt;edge_name&lt;/y:EdgeLabel&gt;</w:t>
            </w:r>
          </w:p>
          <w:p w14:paraId="78AFD05A" w14:textId="77777777" w:rsidR="00040B06" w:rsidRPr="00D9399B" w:rsidRDefault="00040B06" w:rsidP="00C836BE">
            <w:pPr>
              <w:pStyle w:val="u5"/>
              <w:spacing w:before="24" w:after="24" w:line="180" w:lineRule="auto"/>
              <w:ind w:firstLineChars="600" w:firstLine="1260"/>
              <w:rPr>
                <w:sz w:val="21"/>
                <w:szCs w:val="21"/>
              </w:rPr>
            </w:pPr>
            <w:r w:rsidRPr="00D9399B">
              <w:rPr>
                <w:sz w:val="21"/>
                <w:szCs w:val="21"/>
              </w:rPr>
              <w:t>&lt;/y:PolyLineEdge&gt;</w:t>
            </w:r>
          </w:p>
          <w:p w14:paraId="0BD8F4D9" w14:textId="77777777" w:rsidR="00040B06" w:rsidRPr="00D9399B" w:rsidRDefault="00040B06" w:rsidP="00C836BE">
            <w:pPr>
              <w:pStyle w:val="u5"/>
              <w:spacing w:before="24" w:after="24" w:line="180" w:lineRule="auto"/>
              <w:ind w:firstLineChars="400" w:firstLine="840"/>
              <w:rPr>
                <w:sz w:val="21"/>
                <w:szCs w:val="21"/>
              </w:rPr>
            </w:pPr>
            <w:r w:rsidRPr="00D9399B">
              <w:rPr>
                <w:sz w:val="21"/>
                <w:szCs w:val="21"/>
              </w:rPr>
              <w:t>&lt;/data&gt;</w:t>
            </w:r>
          </w:p>
          <w:p w14:paraId="1D35EEE4" w14:textId="77777777" w:rsidR="00040B06" w:rsidRPr="00D9399B" w:rsidRDefault="00040B06" w:rsidP="00C836BE">
            <w:pPr>
              <w:pStyle w:val="u5"/>
              <w:spacing w:before="24" w:after="24" w:line="180" w:lineRule="auto"/>
              <w:ind w:firstLine="420"/>
              <w:rPr>
                <w:sz w:val="21"/>
                <w:szCs w:val="21"/>
              </w:rPr>
            </w:pPr>
            <w:r w:rsidRPr="00D9399B">
              <w:rPr>
                <w:sz w:val="21"/>
                <w:szCs w:val="21"/>
              </w:rPr>
              <w:t>&lt;/edge&gt;</w:t>
            </w:r>
          </w:p>
          <w:p w14:paraId="391A744D" w14:textId="77777777" w:rsidR="00A40F7C" w:rsidRPr="00C836BE" w:rsidRDefault="00A40F7C" w:rsidP="00C836BE">
            <w:pPr>
              <w:pStyle w:val="u5"/>
              <w:spacing w:before="24" w:after="24" w:line="180" w:lineRule="auto"/>
              <w:ind w:firstLineChars="0" w:firstLine="0"/>
              <w:rPr>
                <w:sz w:val="22"/>
              </w:rPr>
            </w:pPr>
            <w:r w:rsidRPr="00D9399B">
              <w:rPr>
                <w:sz w:val="21"/>
                <w:szCs w:val="21"/>
              </w:rPr>
              <w:t>&lt;/graph&gt;</w:t>
            </w:r>
          </w:p>
        </w:tc>
      </w:tr>
    </w:tbl>
    <w:p w14:paraId="7762F36D" w14:textId="77777777" w:rsidR="00CE77A5" w:rsidRPr="00F35ADF" w:rsidRDefault="00F35ADF" w:rsidP="00A40F7C">
      <w:pPr>
        <w:pStyle w:val="ub"/>
        <w:spacing w:before="120" w:after="360"/>
        <w:rPr>
          <w:rFonts w:eastAsiaTheme="minorEastAsia"/>
        </w:rPr>
      </w:pPr>
      <w:r w:rsidRPr="00606565">
        <w:rPr>
          <w:rFonts w:hint="eastAsia"/>
        </w:rPr>
        <w:lastRenderedPageBreak/>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6B6D3D">
        <w:rPr>
          <w:noProof/>
        </w:rPr>
        <w:t>3</w:t>
      </w:r>
      <w:r w:rsidRPr="00606565">
        <w:fldChar w:fldCharType="end"/>
      </w:r>
      <w:r w:rsidRPr="00606565">
        <w:t xml:space="preserve"> </w:t>
      </w:r>
      <w:r w:rsidRPr="00606565">
        <w:rPr>
          <w:rFonts w:hint="eastAsia"/>
        </w:rPr>
        <w:t xml:space="preserve">Graph </w:t>
      </w:r>
      <w:r w:rsidRPr="00606565">
        <w:t>M</w:t>
      </w:r>
      <w:r w:rsidRPr="00606565">
        <w:rPr>
          <w:rFonts w:hint="eastAsia"/>
        </w:rPr>
        <w:t xml:space="preserve">odel </w:t>
      </w:r>
      <w:r w:rsidRPr="00606565">
        <w:t>L</w:t>
      </w:r>
      <w:r w:rsidRPr="00606565">
        <w:rPr>
          <w:rFonts w:hint="eastAsia"/>
        </w:rPr>
        <w:t>anguage</w:t>
      </w:r>
      <w:r w:rsidRPr="00606565">
        <w:rPr>
          <w:rFonts w:hint="eastAsia"/>
        </w:rPr>
        <w:t>语法</w:t>
      </w:r>
    </w:p>
    <w:p w14:paraId="2A2197B5" w14:textId="77777777" w:rsidR="00ED1A8A" w:rsidRPr="001D4AE4" w:rsidRDefault="00B670B2">
      <w:pPr>
        <w:pStyle w:val="u5"/>
        <w:spacing w:before="24" w:after="24"/>
        <w:ind w:firstLine="480"/>
        <w:pPrChange w:id="85" w:author="a41255065@163.com" w:date="2017-11-13T22:32:00Z">
          <w:pPr>
            <w:pStyle w:val="u5"/>
            <w:spacing w:before="24" w:after="24"/>
            <w:ind w:left="900" w:firstLineChars="0" w:firstLine="0"/>
          </w:pPr>
        </w:pPrChange>
      </w:pPr>
      <w:r>
        <w:rPr>
          <w:rFonts w:hint="eastAsia"/>
        </w:rPr>
        <w:t>图</w:t>
      </w:r>
      <w:r>
        <w:t>(</w:t>
      </w:r>
      <w:r w:rsidRPr="00CE3B5E">
        <w:t>graph</w:t>
      </w:r>
      <w:r>
        <w:t>)</w:t>
      </w:r>
      <w:r w:rsidR="00511231">
        <w:rPr>
          <w:rFonts w:hint="eastAsia"/>
        </w:rPr>
        <w:t>标签</w:t>
      </w:r>
      <w:r w:rsidR="0096031D">
        <w:rPr>
          <w:rFonts w:hint="eastAsia"/>
        </w:rPr>
        <w:t>描述</w:t>
      </w:r>
      <w:r w:rsidR="00CE77A5" w:rsidRPr="0077627F">
        <w:rPr>
          <w:rFonts w:hint="eastAsia"/>
        </w:rPr>
        <w:t>GraphWalker</w:t>
      </w:r>
      <w:r w:rsidR="0096031D">
        <w:t>模型的抽象格式，包括</w:t>
      </w:r>
      <w:r w:rsidR="00511231">
        <w:rPr>
          <w:rFonts w:hint="eastAsia"/>
        </w:rPr>
        <w:t>节点</w:t>
      </w:r>
      <w:r w:rsidR="00511231">
        <w:t>(node)</w:t>
      </w:r>
      <w:r w:rsidR="00511231">
        <w:t>及边</w:t>
      </w:r>
      <w:r w:rsidR="00511231">
        <w:t>(edge)</w:t>
      </w:r>
      <w:r w:rsidR="00CE77A5">
        <w:rPr>
          <w:rFonts w:hint="eastAsia"/>
        </w:rPr>
        <w:t>；</w:t>
      </w:r>
      <w:r w:rsidR="00CE77A5">
        <w:t>节点</w:t>
      </w:r>
      <w:r w:rsidR="00CE77A5">
        <w:rPr>
          <w:rFonts w:hint="eastAsia"/>
        </w:rPr>
        <w:t>标签描述</w:t>
      </w:r>
      <w:r w:rsidR="00CE77A5" w:rsidRPr="0077627F">
        <w:rPr>
          <w:rFonts w:hint="eastAsia"/>
        </w:rPr>
        <w:t>GraphWalker</w:t>
      </w:r>
      <w:r w:rsidR="00CE77A5">
        <w:t>模型</w:t>
      </w:r>
      <w:r w:rsidR="00CE77A5">
        <w:rPr>
          <w:rFonts w:hint="eastAsia"/>
        </w:rPr>
        <w:t>中</w:t>
      </w:r>
      <w:r w:rsidR="00CE77A5">
        <w:t>包含的</w:t>
      </w:r>
      <w:r w:rsidR="00CE77A5">
        <w:rPr>
          <w:rFonts w:hint="eastAsia"/>
        </w:rPr>
        <w:t>点</w:t>
      </w:r>
      <w:r w:rsidR="00CE77A5">
        <w:t>，</w:t>
      </w:r>
      <w:r w:rsidR="00CE77A5">
        <w:rPr>
          <w:rFonts w:hint="eastAsia"/>
        </w:rPr>
        <w:t>包括</w:t>
      </w:r>
      <w:r w:rsidR="00CE77A5">
        <w:t>节点名称、编号及其他属性；边</w:t>
      </w:r>
      <w:r w:rsidR="00CE77A5">
        <w:rPr>
          <w:rFonts w:hint="eastAsia"/>
        </w:rPr>
        <w:t>描述</w:t>
      </w:r>
      <w:r w:rsidR="00CE77A5" w:rsidRPr="0077627F">
        <w:rPr>
          <w:rFonts w:hint="eastAsia"/>
        </w:rPr>
        <w:t>GraphWalker</w:t>
      </w:r>
      <w:r w:rsidR="00CE77A5">
        <w:t>模型</w:t>
      </w:r>
      <w:r w:rsidR="00CE77A5">
        <w:rPr>
          <w:rFonts w:hint="eastAsia"/>
        </w:rPr>
        <w:t>节点</w:t>
      </w:r>
      <w:r w:rsidR="00CE77A5">
        <w:t>的</w:t>
      </w:r>
      <w:r w:rsidR="00CE77A5">
        <w:rPr>
          <w:rFonts w:hint="eastAsia"/>
        </w:rPr>
        <w:t>转移</w:t>
      </w:r>
      <w:r w:rsidR="00CE77A5">
        <w:t>，</w:t>
      </w:r>
      <w:r w:rsidR="007667B9">
        <w:rPr>
          <w:rFonts w:hint="eastAsia"/>
        </w:rPr>
        <w:t>包括</w:t>
      </w:r>
      <w:r w:rsidR="007667B9">
        <w:t>边名称、编号、</w:t>
      </w:r>
      <w:r w:rsidR="00B81334">
        <w:rPr>
          <w:rFonts w:hint="eastAsia"/>
        </w:rPr>
        <w:t>源</w:t>
      </w:r>
      <w:r w:rsidR="00B81334">
        <w:t>节点编号、目的节点</w:t>
      </w:r>
      <w:r w:rsidR="00B81334">
        <w:rPr>
          <w:rFonts w:hint="eastAsia"/>
        </w:rPr>
        <w:t>编号</w:t>
      </w:r>
      <w:r w:rsidR="007667B9">
        <w:rPr>
          <w:rFonts w:hint="eastAsia"/>
        </w:rPr>
        <w:t>及</w:t>
      </w:r>
      <w:r w:rsidR="007667B9">
        <w:t>其他属性。</w:t>
      </w:r>
    </w:p>
    <w:p w14:paraId="65C5BF03" w14:textId="77777777" w:rsidR="00E63BF0" w:rsidRDefault="00E63BF0" w:rsidP="00136D40">
      <w:pPr>
        <w:pStyle w:val="u5"/>
        <w:numPr>
          <w:ilvl w:val="0"/>
          <w:numId w:val="39"/>
        </w:numPr>
        <w:spacing w:before="24" w:after="24"/>
        <w:ind w:firstLineChars="0"/>
      </w:pPr>
      <w:r>
        <w:rPr>
          <w:rFonts w:hint="eastAsia"/>
        </w:rPr>
        <w:t>遍历</w:t>
      </w:r>
      <w:r>
        <w:t>算法选择</w:t>
      </w:r>
      <w:del w:id="86" w:author="a41255065@163.com" w:date="2017-11-13T22:33:00Z">
        <w:r w:rsidDel="0097074E">
          <w:delText>：</w:delText>
        </w:r>
      </w:del>
    </w:p>
    <w:p w14:paraId="6E3DC222" w14:textId="5E14848C" w:rsidR="001D4AE4" w:rsidRPr="001D4AE4" w:rsidRDefault="00D42EC9">
      <w:pPr>
        <w:pStyle w:val="u5"/>
        <w:spacing w:before="24" w:after="24"/>
        <w:ind w:firstLine="480"/>
        <w:pPrChange w:id="87" w:author="a41255065@163.com" w:date="2017-11-13T22:33:00Z">
          <w:pPr>
            <w:pStyle w:val="u5"/>
            <w:spacing w:before="24" w:after="24"/>
            <w:ind w:left="900" w:firstLineChars="0" w:firstLine="0"/>
          </w:pPr>
        </w:pPrChange>
      </w:pPr>
      <w:r w:rsidRPr="0077627F">
        <w:rPr>
          <w:rFonts w:hint="eastAsia"/>
        </w:rPr>
        <w:t>GraphWalker</w:t>
      </w:r>
      <w:r>
        <w:rPr>
          <w:rFonts w:hint="eastAsia"/>
        </w:rPr>
        <w:t>提供系列遍历</w:t>
      </w:r>
      <w:r>
        <w:t>规则，</w:t>
      </w:r>
      <w:r>
        <w:rPr>
          <w:rFonts w:hint="eastAsia"/>
        </w:rPr>
        <w:t>支持从</w:t>
      </w:r>
      <w:r>
        <w:t>模型中</w:t>
      </w:r>
      <w:r w:rsidR="001D4AE4">
        <w:rPr>
          <w:rFonts w:hint="eastAsia"/>
        </w:rPr>
        <w:t>根据</w:t>
      </w:r>
      <w:commentRangeStart w:id="88"/>
      <w:r w:rsidR="001D4AE4">
        <w:t>想</w:t>
      </w:r>
      <w:commentRangeEnd w:id="88"/>
      <w:r w:rsidR="0097074E">
        <w:rPr>
          <w:rStyle w:val="afff"/>
          <w:rFonts w:cs="Times New Roman"/>
        </w:rPr>
        <w:commentReference w:id="88"/>
      </w:r>
      <w:r w:rsidR="001D4AE4">
        <w:t>覆盖的元素导出</w:t>
      </w:r>
      <w:r w:rsidR="001D4AE4">
        <w:rPr>
          <w:rFonts w:hint="eastAsia"/>
        </w:rPr>
        <w:t>目标路径。</w:t>
      </w:r>
      <w:r w:rsidR="001D4AE4">
        <w:t>主要</w:t>
      </w:r>
      <w:r w:rsidR="001D4AE4">
        <w:rPr>
          <w:rFonts w:hint="eastAsia"/>
        </w:rPr>
        <w:t>解决</w:t>
      </w:r>
      <w:ins w:id="89" w:author="a41255065@163.com" w:date="2017-11-13T22:35:00Z">
        <w:r w:rsidR="00A55D87">
          <w:rPr>
            <w:rFonts w:hint="eastAsia"/>
          </w:rPr>
          <w:t>使用</w:t>
        </w:r>
        <w:r w:rsidR="00A55D87">
          <w:t>哪种策略生成</w:t>
        </w:r>
        <w:r w:rsidR="00A55D87">
          <w:rPr>
            <w:rFonts w:hint="eastAsia"/>
          </w:rPr>
          <w:t>模型</w:t>
        </w:r>
        <w:r w:rsidR="00A55D87">
          <w:t>的路径</w:t>
        </w:r>
      </w:ins>
      <w:del w:id="90" w:author="a41255065@163.com" w:date="2017-11-13T22:34:00Z">
        <w:r w:rsidR="001D4AE4" w:rsidRPr="001D4AE4" w:rsidDel="00A55D87">
          <w:rPr>
            <w:rFonts w:hint="eastAsia"/>
          </w:rPr>
          <w:delText>在生成一个模型的路径时使用什么策略</w:delText>
        </w:r>
      </w:del>
      <w:r w:rsidR="001D4AE4" w:rsidRPr="001D4AE4">
        <w:rPr>
          <w:rFonts w:hint="eastAsia"/>
        </w:rPr>
        <w:t>，以及何时停止生成该路径</w:t>
      </w:r>
      <w:ins w:id="91" w:author="a41255065@163.com" w:date="2017-11-13T22:34:00Z">
        <w:r w:rsidR="00A55D87">
          <w:rPr>
            <w:rFonts w:hint="eastAsia"/>
          </w:rPr>
          <w:t>XX</w:t>
        </w:r>
      </w:ins>
      <w:r w:rsidR="001D4AE4" w:rsidRPr="001D4AE4">
        <w:rPr>
          <w:rFonts w:hint="eastAsia"/>
        </w:rPr>
        <w:t>。</w:t>
      </w:r>
    </w:p>
    <w:p w14:paraId="524D8FB5" w14:textId="77777777" w:rsidR="00E63BF0" w:rsidRDefault="00E63BF0" w:rsidP="00136D40">
      <w:pPr>
        <w:pStyle w:val="u5"/>
        <w:numPr>
          <w:ilvl w:val="0"/>
          <w:numId w:val="39"/>
        </w:numPr>
        <w:spacing w:before="24" w:after="24"/>
        <w:ind w:firstLineChars="0"/>
      </w:pPr>
      <w:r>
        <w:rPr>
          <w:rFonts w:hint="eastAsia"/>
        </w:rPr>
        <w:t>测试</w:t>
      </w:r>
      <w:r>
        <w:t>路径</w:t>
      </w:r>
      <w:r>
        <w:rPr>
          <w:rFonts w:hint="eastAsia"/>
        </w:rPr>
        <w:t>生成</w:t>
      </w:r>
      <w:del w:id="92" w:author="a41255065@163.com" w:date="2017-11-13T22:35:00Z">
        <w:r w:rsidDel="00A55D87">
          <w:delText>：</w:delText>
        </w:r>
      </w:del>
    </w:p>
    <w:p w14:paraId="048EE840" w14:textId="55088F93" w:rsidR="00E63BF0" w:rsidRPr="00D53CDB" w:rsidRDefault="00D53CDB">
      <w:pPr>
        <w:pStyle w:val="u5"/>
        <w:spacing w:before="24" w:after="24"/>
        <w:ind w:firstLine="480"/>
        <w:pPrChange w:id="93" w:author="a41255065@163.com" w:date="2017-11-13T22:33:00Z">
          <w:pPr>
            <w:pStyle w:val="u5"/>
            <w:spacing w:before="24" w:after="24"/>
            <w:ind w:left="900" w:firstLineChars="0" w:firstLine="0"/>
          </w:pPr>
        </w:pPrChange>
      </w:pPr>
      <w:r w:rsidRPr="00D53CDB">
        <w:t>GraphWalker</w:t>
      </w:r>
      <w:r>
        <w:rPr>
          <w:rFonts w:hint="eastAsia"/>
        </w:rPr>
        <w:t>支持</w:t>
      </w:r>
      <w:r>
        <w:t>在线和离线</w:t>
      </w:r>
      <w:r>
        <w:rPr>
          <w:rFonts w:hint="eastAsia"/>
        </w:rPr>
        <w:t>两种</w:t>
      </w:r>
      <w:r>
        <w:t>测试路径</w:t>
      </w:r>
      <w:r>
        <w:rPr>
          <w:rFonts w:hint="eastAsia"/>
        </w:rPr>
        <w:t>生成</w:t>
      </w:r>
      <w:r>
        <w:t>策略，本文</w:t>
      </w:r>
      <w:r w:rsidR="00274B5D">
        <w:rPr>
          <w:rFonts w:hint="eastAsia"/>
        </w:rPr>
        <w:t>使用</w:t>
      </w:r>
      <w:r w:rsidR="00274B5D">
        <w:t>离线</w:t>
      </w:r>
      <w:r w:rsidR="00274B5D">
        <w:rPr>
          <w:rFonts w:hint="eastAsia"/>
        </w:rPr>
        <w:t>策略</w:t>
      </w:r>
      <w:r w:rsidR="00274B5D">
        <w:t>，通</w:t>
      </w:r>
      <w:ins w:id="94" w:author="a41255065@163.com" w:date="2017-11-13T22:36:00Z">
        <w:r w:rsidR="00A55D87">
          <w:rPr>
            <w:rFonts w:hint="eastAsia"/>
          </w:rPr>
          <w:t>过</w:t>
        </w:r>
        <w:r w:rsidR="00A55D87">
          <w:t>（</w:t>
        </w:r>
        <w:r w:rsidR="00A55D87">
          <w:rPr>
            <w:rFonts w:hint="eastAsia"/>
          </w:rPr>
          <w:t>？</w:t>
        </w:r>
        <w:r w:rsidR="00A55D87">
          <w:t>）</w:t>
        </w:r>
      </w:ins>
      <w:del w:id="95" w:author="a41255065@163.com" w:date="2017-11-13T22:36:00Z">
        <w:r w:rsidR="00274B5D" w:rsidDel="00A55D87">
          <w:delText>用</w:delText>
        </w:r>
      </w:del>
      <w:r w:rsidR="00274B5D">
        <w:t>命令行执行相关遍历算法，生成</w:t>
      </w:r>
      <w:r w:rsidR="009911C6">
        <w:rPr>
          <w:rFonts w:hint="eastAsia"/>
        </w:rPr>
        <w:t>所需</w:t>
      </w:r>
      <w:r w:rsidR="00274B5D">
        <w:t>测试路径</w:t>
      </w:r>
      <w:r w:rsidR="00274B5D">
        <w:rPr>
          <w:rFonts w:hint="eastAsia"/>
        </w:rPr>
        <w:t>，</w:t>
      </w:r>
      <w:ins w:id="96" w:author="a41255065@163.com" w:date="2017-11-13T22:36:00Z">
        <w:r w:rsidR="00C835FB">
          <w:rPr>
            <w:rFonts w:hint="eastAsia"/>
          </w:rPr>
          <w:t>以</w:t>
        </w:r>
      </w:ins>
      <w:r w:rsidR="009911C6">
        <w:rPr>
          <w:rFonts w:hint="eastAsia"/>
        </w:rPr>
        <w:t>便</w:t>
      </w:r>
      <w:r w:rsidR="00274B5D">
        <w:t>后续</w:t>
      </w:r>
      <w:r w:rsidR="009911C6">
        <w:rPr>
          <w:rFonts w:hint="eastAsia"/>
        </w:rPr>
        <w:t>测试</w:t>
      </w:r>
      <w:r w:rsidR="009911C6">
        <w:t>用例</w:t>
      </w:r>
      <w:ins w:id="97" w:author="a41255065@163.com" w:date="2017-11-13T22:36:00Z">
        <w:r w:rsidR="00C835FB">
          <w:rPr>
            <w:rFonts w:hint="eastAsia"/>
          </w:rPr>
          <w:t>的</w:t>
        </w:r>
      </w:ins>
      <w:r w:rsidR="009911C6">
        <w:t>生成。</w:t>
      </w:r>
    </w:p>
    <w:p w14:paraId="79709C63" w14:textId="77777777" w:rsidR="00490BC5" w:rsidRDefault="00490BC5" w:rsidP="00136D40">
      <w:pPr>
        <w:pStyle w:val="u5"/>
        <w:numPr>
          <w:ilvl w:val="0"/>
          <w:numId w:val="38"/>
        </w:numPr>
        <w:spacing w:before="24" w:after="24"/>
        <w:ind w:firstLineChars="0"/>
      </w:pPr>
      <w:r>
        <w:rPr>
          <w:rFonts w:hint="eastAsia"/>
        </w:rPr>
        <w:t>模型</w:t>
      </w:r>
      <w:r>
        <w:t>可视化</w:t>
      </w:r>
      <w:r>
        <w:rPr>
          <w:rFonts w:hint="eastAsia"/>
        </w:rPr>
        <w:t>工具</w:t>
      </w:r>
      <w:r w:rsidRPr="006B6E23">
        <w:t>Graphviz</w:t>
      </w:r>
    </w:p>
    <w:p w14:paraId="702C8A8E" w14:textId="650F1CB0" w:rsidR="00836795" w:rsidRDefault="002F51FB" w:rsidP="00D83B90">
      <w:pPr>
        <w:pStyle w:val="u5"/>
        <w:spacing w:before="24" w:after="24"/>
        <w:ind w:firstLine="480"/>
      </w:pPr>
      <w:r>
        <w:rPr>
          <w:rFonts w:hint="eastAsia"/>
        </w:rPr>
        <w:t>本文</w:t>
      </w:r>
      <w:r>
        <w:t>使用开源图形可视化软件</w:t>
      </w:r>
      <w:r w:rsidR="006B6E23" w:rsidRPr="006B6E23">
        <w:t>Graphviz</w:t>
      </w:r>
      <w:r w:rsidR="006B6E23">
        <w:rPr>
          <w:rFonts w:hint="eastAsia"/>
        </w:rPr>
        <w:t>显示</w:t>
      </w:r>
      <w:r w:rsidR="0001022D">
        <w:rPr>
          <w:rFonts w:hint="eastAsia"/>
        </w:rPr>
        <w:t>生成</w:t>
      </w:r>
      <w:r w:rsidR="0001022D">
        <w:t>的</w:t>
      </w:r>
      <w:r w:rsidR="0001022D">
        <w:rPr>
          <w:rFonts w:hint="eastAsia"/>
        </w:rPr>
        <w:t>行为</w:t>
      </w:r>
      <w:r w:rsidR="0001022D">
        <w:t>模型</w:t>
      </w:r>
      <w:r w:rsidR="0001022D">
        <w:rPr>
          <w:rFonts w:hint="eastAsia"/>
        </w:rPr>
        <w:t>。</w:t>
      </w:r>
      <w:r w:rsidR="009846FD" w:rsidRPr="009846FD">
        <w:rPr>
          <w:rFonts w:hint="eastAsia"/>
        </w:rPr>
        <w:t>Graphviz</w:t>
      </w:r>
      <w:r w:rsidR="00951855">
        <w:rPr>
          <w:rFonts w:hint="eastAsia"/>
        </w:rPr>
        <w:t>是一</w:t>
      </w:r>
      <w:r w:rsidR="00E43978">
        <w:rPr>
          <w:rFonts w:hint="eastAsia"/>
        </w:rPr>
        <w:t>个</w:t>
      </w:r>
      <w:r w:rsidR="00951855">
        <w:t>图形绘制工具</w:t>
      </w:r>
      <w:r w:rsidR="00E43978">
        <w:rPr>
          <w:rFonts w:hint="eastAsia"/>
        </w:rPr>
        <w:t>集，</w:t>
      </w:r>
      <w:r w:rsidR="00E43978" w:rsidRPr="00E43978">
        <w:rPr>
          <w:rFonts w:hint="eastAsia"/>
        </w:rPr>
        <w:t>用来绘制结构化的图形网络</w:t>
      </w:r>
      <w:ins w:id="98" w:author="a41255065@163.com" w:date="2017-11-13T22:36:00Z">
        <w:r w:rsidR="00C835FB">
          <w:rPr>
            <w:rFonts w:hint="eastAsia"/>
          </w:rPr>
          <w:t>，</w:t>
        </w:r>
      </w:ins>
      <w:del w:id="99" w:author="a41255065@163.com" w:date="2017-11-13T22:36:00Z">
        <w:r w:rsidR="00E43978" w:rsidRPr="00E43978" w:rsidDel="00C835FB">
          <w:rPr>
            <w:rFonts w:hint="eastAsia"/>
          </w:rPr>
          <w:delText>,</w:delText>
        </w:r>
      </w:del>
      <w:r w:rsidR="00E43978" w:rsidRPr="00E43978">
        <w:rPr>
          <w:rFonts w:hint="eastAsia"/>
        </w:rPr>
        <w:t>支持多种格式输出</w:t>
      </w:r>
      <w:r w:rsidR="00E8766F" w:rsidRPr="00E8766F">
        <w:rPr>
          <w:rFonts w:hint="eastAsia"/>
          <w:vertAlign w:val="superscript"/>
        </w:rPr>
        <w:t>[</w:t>
      </w:r>
      <w:r w:rsidR="00B94542" w:rsidRPr="00E8766F">
        <w:rPr>
          <w:rStyle w:val="aff9"/>
        </w:rPr>
        <w:endnoteReference w:id="16"/>
      </w:r>
      <w:r w:rsidR="00E8766F" w:rsidRPr="00E8766F">
        <w:rPr>
          <w:vertAlign w:val="superscript"/>
        </w:rPr>
        <w:t>]</w:t>
      </w:r>
      <w:r w:rsidR="00430177">
        <w:rPr>
          <w:rFonts w:hint="eastAsia"/>
        </w:rPr>
        <w:t>。</w:t>
      </w:r>
      <w:r w:rsidR="00E43978" w:rsidRPr="00E43978">
        <w:rPr>
          <w:rFonts w:hint="eastAsia"/>
        </w:rPr>
        <w:t>Graphviz</w:t>
      </w:r>
      <w:r w:rsidR="00E43978" w:rsidRPr="00E43978">
        <w:rPr>
          <w:rFonts w:hint="eastAsia"/>
        </w:rPr>
        <w:t>的核心包括各种常见图形布局的实现</w:t>
      </w:r>
      <w:r w:rsidR="00E43978">
        <w:rPr>
          <w:rFonts w:hint="eastAsia"/>
        </w:rPr>
        <w:t>（</w:t>
      </w:r>
      <w:r w:rsidR="00E43978">
        <w:rPr>
          <w:rFonts w:hint="eastAsia"/>
        </w:rPr>
        <w:t>dot</w:t>
      </w:r>
      <w:r w:rsidR="00E43978">
        <w:rPr>
          <w:rFonts w:hint="eastAsia"/>
        </w:rPr>
        <w:t>、</w:t>
      </w:r>
      <w:r w:rsidR="00430177">
        <w:rPr>
          <w:rFonts w:hint="eastAsia"/>
        </w:rPr>
        <w:t>twopi</w:t>
      </w:r>
      <w:r w:rsidR="00430177">
        <w:rPr>
          <w:rFonts w:hint="eastAsia"/>
        </w:rPr>
        <w:t>、</w:t>
      </w:r>
      <w:r w:rsidR="00430177">
        <w:rPr>
          <w:rFonts w:hint="eastAsia"/>
        </w:rPr>
        <w:t>circo</w:t>
      </w:r>
      <w:r w:rsidR="00430177">
        <w:rPr>
          <w:rFonts w:hint="eastAsia"/>
        </w:rPr>
        <w:t>、</w:t>
      </w:r>
      <w:r w:rsidR="00430177">
        <w:rPr>
          <w:rFonts w:hint="eastAsia"/>
        </w:rPr>
        <w:t>fdp</w:t>
      </w:r>
      <w:r w:rsidR="00430177">
        <w:rPr>
          <w:rFonts w:hint="eastAsia"/>
        </w:rPr>
        <w:t>、</w:t>
      </w:r>
      <w:r w:rsidR="00430177">
        <w:rPr>
          <w:rFonts w:hint="eastAsia"/>
        </w:rPr>
        <w:t>neato</w:t>
      </w:r>
      <w:r w:rsidR="00E43978">
        <w:rPr>
          <w:rFonts w:hint="eastAsia"/>
        </w:rPr>
        <w:t>）</w:t>
      </w:r>
      <w:r w:rsidR="00E43978" w:rsidRPr="00E43978">
        <w:rPr>
          <w:rFonts w:hint="eastAsia"/>
        </w:rPr>
        <w:t>。这些布局可以通过</w:t>
      </w:r>
      <w:r w:rsidR="00E43978" w:rsidRPr="00E43978">
        <w:rPr>
          <w:rFonts w:hint="eastAsia"/>
        </w:rPr>
        <w:t>C</w:t>
      </w:r>
      <w:r w:rsidR="00E43978" w:rsidRPr="00E43978">
        <w:rPr>
          <w:rFonts w:hint="eastAsia"/>
        </w:rPr>
        <w:t>库接口、命令行工具、图形用户界面和</w:t>
      </w:r>
      <w:r w:rsidR="00E43978" w:rsidRPr="00E43978">
        <w:rPr>
          <w:rFonts w:hint="eastAsia"/>
        </w:rPr>
        <w:t>Web</w:t>
      </w:r>
      <w:r w:rsidR="00E43978" w:rsidRPr="00E43978">
        <w:rPr>
          <w:rFonts w:hint="eastAsia"/>
        </w:rPr>
        <w:t>浏览器来使用</w:t>
      </w:r>
      <w:r w:rsidR="00D57EBA" w:rsidRPr="00D57EBA">
        <w:rPr>
          <w:rFonts w:hint="eastAsia"/>
          <w:vertAlign w:val="superscript"/>
        </w:rPr>
        <w:t>[</w:t>
      </w:r>
      <w:r w:rsidR="00E8766F" w:rsidRPr="00D57EBA">
        <w:rPr>
          <w:rStyle w:val="aff9"/>
        </w:rPr>
        <w:endnoteReference w:id="17"/>
      </w:r>
      <w:r w:rsidR="00D57EBA" w:rsidRPr="00D57EBA">
        <w:rPr>
          <w:vertAlign w:val="superscript"/>
        </w:rPr>
        <w:t>]</w:t>
      </w:r>
      <w:r w:rsidR="00E43978" w:rsidRPr="00E43978">
        <w:rPr>
          <w:rFonts w:hint="eastAsia"/>
        </w:rPr>
        <w:t>。</w:t>
      </w:r>
    </w:p>
    <w:p w14:paraId="77CC6EE1" w14:textId="77777777" w:rsidR="000D4A10" w:rsidRPr="006B6E23" w:rsidRDefault="00836795" w:rsidP="00E520F1">
      <w:pPr>
        <w:pStyle w:val="u5"/>
        <w:spacing w:before="24" w:after="24"/>
        <w:ind w:firstLine="480"/>
      </w:pPr>
      <w:r>
        <w:rPr>
          <w:rFonts w:hint="eastAsia"/>
        </w:rPr>
        <w:t>本文</w:t>
      </w:r>
      <w:r>
        <w:t>使用</w:t>
      </w:r>
      <w:r>
        <w:t>dot</w:t>
      </w:r>
      <w:r>
        <w:rPr>
          <w:rFonts w:hint="eastAsia"/>
        </w:rPr>
        <w:t>布局实现行为模型</w:t>
      </w:r>
      <w:r>
        <w:t>可视化</w:t>
      </w:r>
      <w:r>
        <w:rPr>
          <w:rFonts w:hint="eastAsia"/>
        </w:rPr>
        <w:t>。</w:t>
      </w:r>
      <w:r>
        <w:t>dot</w:t>
      </w:r>
      <w:r>
        <w:rPr>
          <w:rFonts w:hint="eastAsia"/>
        </w:rPr>
        <w:t>为</w:t>
      </w:r>
      <w:r>
        <w:t>Graphviz</w:t>
      </w:r>
      <w:r>
        <w:t>默认布局方式，主要用于有向图的可视化</w:t>
      </w:r>
      <w:r w:rsidR="008F20DF" w:rsidRPr="008F20DF">
        <w:rPr>
          <w:rFonts w:hint="eastAsia"/>
          <w:vertAlign w:val="superscript"/>
        </w:rPr>
        <w:t>[</w:t>
      </w:r>
      <w:r w:rsidR="00D57EBA" w:rsidRPr="008F20DF">
        <w:rPr>
          <w:rStyle w:val="aff9"/>
        </w:rPr>
        <w:endnoteReference w:id="18"/>
      </w:r>
      <w:r w:rsidR="008F20DF" w:rsidRPr="008F20DF">
        <w:rPr>
          <w:vertAlign w:val="superscript"/>
        </w:rPr>
        <w:t>]</w:t>
      </w:r>
      <w:r>
        <w:t>。</w:t>
      </w:r>
      <w:r w:rsidR="00A955A1">
        <w:rPr>
          <w:rFonts w:hint="eastAsia"/>
        </w:rPr>
        <w:t>将</w:t>
      </w:r>
      <w:r w:rsidR="00A955A1">
        <w:t>生成的行为模型图转换</w:t>
      </w:r>
      <w:r w:rsidR="00A955A1">
        <w:rPr>
          <w:rFonts w:hint="eastAsia"/>
        </w:rPr>
        <w:t>为</w:t>
      </w:r>
      <w:r w:rsidR="00A955A1">
        <w:t>dot</w:t>
      </w:r>
      <w:r w:rsidR="00A955A1">
        <w:t>脚本，</w:t>
      </w:r>
      <w:r w:rsidR="00430177" w:rsidRPr="00430177">
        <w:rPr>
          <w:rFonts w:hint="eastAsia"/>
        </w:rPr>
        <w:t>通过</w:t>
      </w:r>
      <w:r w:rsidRPr="00F35ADF">
        <w:t>布局引擎来解析</w:t>
      </w:r>
      <w:r w:rsidR="000D4A10" w:rsidRPr="000D4A10">
        <w:rPr>
          <w:rFonts w:hint="eastAsia"/>
        </w:rPr>
        <w:t>dot</w:t>
      </w:r>
      <w:r w:rsidRPr="000D4A10">
        <w:t>脚本</w:t>
      </w:r>
      <w:r w:rsidR="00C87948" w:rsidRPr="00C87948">
        <w:rPr>
          <w:rFonts w:hint="eastAsia"/>
          <w:vertAlign w:val="superscript"/>
        </w:rPr>
        <w:t>[</w:t>
      </w:r>
      <w:r w:rsidR="008F20DF" w:rsidRPr="00C87948">
        <w:rPr>
          <w:rStyle w:val="aff9"/>
        </w:rPr>
        <w:endnoteReference w:id="19"/>
      </w:r>
      <w:r w:rsidR="00C87948" w:rsidRPr="00C87948">
        <w:rPr>
          <w:vertAlign w:val="superscript"/>
        </w:rPr>
        <w:t>]</w:t>
      </w:r>
      <w:r w:rsidR="00E520F1">
        <w:rPr>
          <w:rFonts w:hint="eastAsia"/>
        </w:rPr>
        <w:t>，分析出其中的点，边以及子图，然后根据属性进行绘制。</w:t>
      </w:r>
    </w:p>
    <w:p w14:paraId="78C6B355" w14:textId="77777777" w:rsidR="00A252F2" w:rsidRDefault="002F7F2F" w:rsidP="00A252F2">
      <w:pPr>
        <w:pStyle w:val="u3"/>
        <w:rPr>
          <w:rFonts w:eastAsia="宋体"/>
        </w:rPr>
      </w:pPr>
      <w:bookmarkStart w:id="100" w:name="_Toc374563778"/>
      <w:bookmarkStart w:id="101" w:name="_Toc498361737"/>
      <w:r w:rsidRPr="00523AFD">
        <w:rPr>
          <w:rFonts w:eastAsia="宋体" w:hint="eastAsia"/>
        </w:rPr>
        <w:t>Z</w:t>
      </w:r>
      <w:r>
        <w:rPr>
          <w:rFonts w:eastAsia="宋体"/>
        </w:rPr>
        <w:t>3</w:t>
      </w:r>
      <w:r w:rsidR="00A252F2" w:rsidRPr="00A252F2">
        <w:rPr>
          <w:rFonts w:hint="eastAsia"/>
        </w:rPr>
        <w:t>约束</w:t>
      </w:r>
      <w:r w:rsidR="00A252F2" w:rsidRPr="00523AFD">
        <w:rPr>
          <w:rFonts w:eastAsia="宋体" w:hint="eastAsia"/>
        </w:rPr>
        <w:t>求解器</w:t>
      </w:r>
      <w:bookmarkEnd w:id="100"/>
      <w:bookmarkEnd w:id="101"/>
    </w:p>
    <w:p w14:paraId="79DABEFC" w14:textId="7110CC09" w:rsidR="00302BC6" w:rsidRDefault="00302BC6" w:rsidP="001671E9">
      <w:pPr>
        <w:pStyle w:val="u5"/>
        <w:spacing w:before="24" w:after="24"/>
        <w:ind w:firstLine="480"/>
      </w:pPr>
      <w:r>
        <w:rPr>
          <w:rFonts w:hint="eastAsia"/>
        </w:rPr>
        <w:t>针对</w:t>
      </w:r>
      <w:r>
        <w:t>测试数据</w:t>
      </w:r>
      <w:r>
        <w:rPr>
          <w:rFonts w:hint="eastAsia"/>
        </w:rPr>
        <w:t>生成问题</w:t>
      </w:r>
      <w:r>
        <w:t>，</w:t>
      </w:r>
      <w:r>
        <w:rPr>
          <w:rFonts w:hint="eastAsia"/>
        </w:rPr>
        <w:t>人工分析</w:t>
      </w:r>
      <w:r>
        <w:t>方法</w:t>
      </w:r>
      <w:r w:rsidRPr="00523AFD">
        <w:rPr>
          <w:rFonts w:hint="eastAsia"/>
        </w:rPr>
        <w:t>耗费时间</w:t>
      </w:r>
      <w:r>
        <w:rPr>
          <w:rFonts w:hint="eastAsia"/>
        </w:rPr>
        <w:t>且</w:t>
      </w:r>
      <w:r w:rsidRPr="00523AFD">
        <w:rPr>
          <w:rFonts w:hint="eastAsia"/>
        </w:rPr>
        <w:t>随机性较大</w:t>
      </w:r>
      <w:r>
        <w:rPr>
          <w:rFonts w:hint="eastAsia"/>
        </w:rPr>
        <w:t>，</w:t>
      </w:r>
      <w:r>
        <w:t>因此</w:t>
      </w:r>
      <w:r>
        <w:rPr>
          <w:rFonts w:hint="eastAsia"/>
        </w:rPr>
        <w:t>本文</w:t>
      </w:r>
      <w:r>
        <w:t>考虑</w:t>
      </w:r>
      <w:r>
        <w:rPr>
          <w:rFonts w:hint="eastAsia"/>
        </w:rPr>
        <w:t>基于</w:t>
      </w:r>
      <w:r w:rsidRPr="00523AFD">
        <w:rPr>
          <w:rFonts w:hint="eastAsia"/>
        </w:rPr>
        <w:t>自动约束求解</w:t>
      </w:r>
      <w:r w:rsidRPr="00523AFD">
        <w:rPr>
          <w:rFonts w:hint="eastAsia"/>
        </w:rPr>
        <w:t>(Constraint S</w:t>
      </w:r>
      <w:r w:rsidRPr="00523AFD">
        <w:t>olver</w:t>
      </w:r>
      <w:r w:rsidRPr="00523AFD">
        <w:rPr>
          <w:rFonts w:hint="eastAsia"/>
        </w:rPr>
        <w:t>)</w:t>
      </w:r>
      <w:r w:rsidRPr="00523AFD">
        <w:rPr>
          <w:rFonts w:hint="eastAsia"/>
        </w:rPr>
        <w:t>工具来解决测试数据的生成</w:t>
      </w:r>
      <w:del w:id="102" w:author="a41255065@163.com" w:date="2017-11-13T22:38:00Z">
        <w:r w:rsidDel="001225BB">
          <w:rPr>
            <w:rFonts w:hint="eastAsia"/>
          </w:rPr>
          <w:delText>的主要</w:delText>
        </w:r>
        <w:r w:rsidDel="001225BB">
          <w:delText>问题</w:delText>
        </w:r>
      </w:del>
      <w:r w:rsidRPr="00523AFD">
        <w:rPr>
          <w:rFonts w:hint="eastAsia"/>
        </w:rPr>
        <w:t>。</w:t>
      </w:r>
      <w:r w:rsidR="00515998">
        <w:rPr>
          <w:rFonts w:hint="eastAsia"/>
        </w:rPr>
        <w:t>对比</w:t>
      </w:r>
      <w:r>
        <w:rPr>
          <w:rFonts w:hint="eastAsia"/>
        </w:rPr>
        <w:t>目前</w:t>
      </w:r>
      <w:del w:id="103" w:author="a41255065@163.com" w:date="2017-11-13T22:39:00Z">
        <w:r w:rsidDel="001225BB">
          <w:rPr>
            <w:rFonts w:hint="eastAsia"/>
          </w:rPr>
          <w:delText>已经</w:delText>
        </w:r>
        <w:r w:rsidDel="001225BB">
          <w:delText>出现</w:delText>
        </w:r>
      </w:del>
      <w:ins w:id="104" w:author="a41255065@163.com" w:date="2017-11-13T22:39:00Z">
        <w:r w:rsidR="001225BB">
          <w:rPr>
            <w:rFonts w:hint="eastAsia"/>
          </w:rPr>
          <w:t>已有的</w:t>
        </w:r>
      </w:ins>
      <w:r w:rsidRPr="00523AFD">
        <w:rPr>
          <w:rFonts w:hint="eastAsia"/>
        </w:rPr>
        <w:t>约束自动求解工具</w:t>
      </w:r>
      <w:r w:rsidR="00C87948" w:rsidRPr="00C87948">
        <w:rPr>
          <w:rFonts w:hint="eastAsia"/>
          <w:vertAlign w:val="superscript"/>
        </w:rPr>
        <w:t>[</w:t>
      </w:r>
      <w:r w:rsidR="00C87948" w:rsidRPr="00C87948">
        <w:rPr>
          <w:rStyle w:val="aff9"/>
        </w:rPr>
        <w:endnoteReference w:id="20"/>
      </w:r>
      <w:r w:rsidR="00C87948" w:rsidRPr="00C87948">
        <w:rPr>
          <w:vertAlign w:val="superscript"/>
        </w:rPr>
        <w:t>]</w:t>
      </w:r>
      <w:r w:rsidR="00515998">
        <w:rPr>
          <w:rFonts w:hint="eastAsia"/>
        </w:rPr>
        <w:t>，</w:t>
      </w:r>
      <w:r w:rsidRPr="00523AFD">
        <w:rPr>
          <w:rFonts w:hint="eastAsia"/>
        </w:rPr>
        <w:t>鉴于</w:t>
      </w:r>
      <w:r w:rsidRPr="00523AFD">
        <w:rPr>
          <w:rFonts w:hint="eastAsia"/>
        </w:rPr>
        <w:t>Z3</w:t>
      </w:r>
      <w:r w:rsidR="00DA3F1F" w:rsidRPr="00DA3F1F">
        <w:rPr>
          <w:vertAlign w:val="superscript"/>
        </w:rPr>
        <w:t>[</w:t>
      </w:r>
      <w:r w:rsidR="00C87948" w:rsidRPr="00DA3F1F">
        <w:rPr>
          <w:rStyle w:val="aff9"/>
        </w:rPr>
        <w:endnoteReference w:id="21"/>
      </w:r>
      <w:r w:rsidR="00DA3F1F" w:rsidRPr="00DA3F1F">
        <w:rPr>
          <w:vertAlign w:val="superscript"/>
        </w:rPr>
        <w:t>]</w:t>
      </w:r>
      <w:r w:rsidRPr="00523AFD">
        <w:rPr>
          <w:rFonts w:hint="eastAsia"/>
        </w:rPr>
        <w:t>在操作系统、</w:t>
      </w:r>
      <w:r>
        <w:rPr>
          <w:rFonts w:hint="eastAsia"/>
        </w:rPr>
        <w:t>语言</w:t>
      </w:r>
      <w:r>
        <w:t>支持、</w:t>
      </w:r>
      <w:r w:rsidR="00852F4D">
        <w:rPr>
          <w:rFonts w:hint="eastAsia"/>
        </w:rPr>
        <w:t>求解类型</w:t>
      </w:r>
      <w:r w:rsidR="00852F4D">
        <w:t>支持（</w:t>
      </w:r>
      <w:r w:rsidR="00852F4D">
        <w:rPr>
          <w:rFonts w:hint="eastAsia"/>
        </w:rPr>
        <w:t>Z3</w:t>
      </w:r>
      <w:r w:rsidR="00852F4D">
        <w:t>-str</w:t>
      </w:r>
      <w:r w:rsidR="00852F4D">
        <w:t>支持对</w:t>
      </w:r>
      <w:r w:rsidR="00852F4D">
        <w:rPr>
          <w:rFonts w:hint="eastAsia"/>
        </w:rPr>
        <w:t>S</w:t>
      </w:r>
      <w:r w:rsidR="00852F4D">
        <w:t>tring</w:t>
      </w:r>
      <w:r w:rsidR="00852F4D">
        <w:rPr>
          <w:rFonts w:hint="eastAsia"/>
        </w:rPr>
        <w:t>类型约束条件的处理能力，将</w:t>
      </w:r>
      <w:r w:rsidR="00852F4D">
        <w:rPr>
          <w:rFonts w:hint="eastAsia"/>
        </w:rPr>
        <w:t>S</w:t>
      </w:r>
      <w:r w:rsidR="00852F4D">
        <w:t>tring</w:t>
      </w:r>
      <w:r w:rsidR="00852F4D">
        <w:rPr>
          <w:rFonts w:hint="eastAsia"/>
        </w:rPr>
        <w:t>类型作为基本类型进行处理，使得求解器的应用范围更加广泛</w:t>
      </w:r>
      <w:r w:rsidR="00852F4D">
        <w:t>）</w:t>
      </w:r>
      <w:r w:rsidR="00852F4D">
        <w:rPr>
          <w:rFonts w:hint="eastAsia"/>
        </w:rPr>
        <w:t>、</w:t>
      </w:r>
      <w:r w:rsidRPr="00523AFD">
        <w:rPr>
          <w:rFonts w:hint="eastAsia"/>
        </w:rPr>
        <w:t>开放源代码</w:t>
      </w:r>
      <w:r w:rsidR="00E07161">
        <w:rPr>
          <w:rFonts w:hint="eastAsia"/>
        </w:rPr>
        <w:t>、求解</w:t>
      </w:r>
      <w:r w:rsidR="00E07161">
        <w:t>性能高</w:t>
      </w:r>
      <w:r w:rsidR="00E07161">
        <w:rPr>
          <w:rFonts w:hint="eastAsia"/>
        </w:rPr>
        <w:t>等</w:t>
      </w:r>
      <w:ins w:id="105" w:author="a41255065@163.com" w:date="2017-11-13T22:39:00Z">
        <w:r w:rsidR="001225BB">
          <w:rPr>
            <w:rFonts w:hint="eastAsia"/>
          </w:rPr>
          <w:t>方面</w:t>
        </w:r>
        <w:r w:rsidR="001225BB">
          <w:t>的</w:t>
        </w:r>
      </w:ins>
      <w:r w:rsidRPr="00523AFD">
        <w:rPr>
          <w:rFonts w:hint="eastAsia"/>
        </w:rPr>
        <w:t>优点，我们</w:t>
      </w:r>
      <w:r w:rsidR="00EA37BF">
        <w:rPr>
          <w:rFonts w:hint="eastAsia"/>
        </w:rPr>
        <w:t>使用</w:t>
      </w:r>
      <w:r w:rsidRPr="00523AFD">
        <w:rPr>
          <w:rFonts w:hint="eastAsia"/>
        </w:rPr>
        <w:t>Z3</w:t>
      </w:r>
      <w:r w:rsidRPr="00523AFD">
        <w:rPr>
          <w:rFonts w:hint="eastAsia"/>
        </w:rPr>
        <w:t>来自动生成</w:t>
      </w:r>
      <w:r w:rsidR="003B4941">
        <w:rPr>
          <w:rFonts w:hint="eastAsia"/>
        </w:rPr>
        <w:t>所需测试数据</w:t>
      </w:r>
      <w:r w:rsidRPr="00523AFD">
        <w:rPr>
          <w:rFonts w:hint="eastAsia"/>
        </w:rPr>
        <w:t>。</w:t>
      </w:r>
    </w:p>
    <w:p w14:paraId="57DDB42B" w14:textId="34D75617" w:rsidR="009A51BE" w:rsidRPr="00D2731B" w:rsidRDefault="001671E9" w:rsidP="00E555A3">
      <w:pPr>
        <w:pStyle w:val="u5"/>
        <w:spacing w:before="24" w:after="24"/>
        <w:ind w:firstLine="480"/>
      </w:pPr>
      <w:r>
        <w:lastRenderedPageBreak/>
        <w:t>Z</w:t>
      </w:r>
      <w:r>
        <w:rPr>
          <w:rFonts w:hint="eastAsia"/>
        </w:rPr>
        <w:t>3</w:t>
      </w:r>
      <w:r w:rsidR="004D723A">
        <w:rPr>
          <w:rFonts w:hint="eastAsia"/>
        </w:rPr>
        <w:t>是一款微软</w:t>
      </w:r>
      <w:r w:rsidR="00AF77A8">
        <w:rPr>
          <w:rFonts w:hint="eastAsia"/>
        </w:rPr>
        <w:t>研究院</w:t>
      </w:r>
      <w:r w:rsidR="00AF77A8">
        <w:t>开发</w:t>
      </w:r>
      <w:r w:rsidR="004D723A">
        <w:t>的</w:t>
      </w:r>
      <w:r w:rsidR="004D723A">
        <w:rPr>
          <w:rFonts w:hint="eastAsia"/>
        </w:rPr>
        <w:t>SMT</w:t>
      </w:r>
      <w:r w:rsidR="009A51BE" w:rsidRPr="009A51BE">
        <w:rPr>
          <w:rFonts w:hint="eastAsia"/>
        </w:rPr>
        <w:t>求解器</w:t>
      </w:r>
      <w:r w:rsidR="004D723A">
        <w:rPr>
          <w:rFonts w:hint="eastAsia"/>
        </w:rPr>
        <w:t>，</w:t>
      </w:r>
      <w:r w:rsidR="00AF77A8" w:rsidRPr="00AF77A8">
        <w:rPr>
          <w:rFonts w:hint="eastAsia"/>
        </w:rPr>
        <w:t>用于对一阶逻辑表达式</w:t>
      </w:r>
      <w:r w:rsidR="00AF77A8">
        <w:rPr>
          <w:rFonts w:hint="eastAsia"/>
        </w:rPr>
        <w:t>组合</w:t>
      </w:r>
      <w:r w:rsidR="00AF77A8" w:rsidRPr="00AF77A8">
        <w:rPr>
          <w:rFonts w:hint="eastAsia"/>
        </w:rPr>
        <w:t>求出可行解</w:t>
      </w:r>
      <w:r w:rsidR="007F29DE" w:rsidRPr="007F29DE">
        <w:rPr>
          <w:rFonts w:hint="eastAsia"/>
          <w:vertAlign w:val="superscript"/>
        </w:rPr>
        <w:t>[</w:t>
      </w:r>
      <w:r w:rsidR="00DA3F1F" w:rsidRPr="007F29DE">
        <w:rPr>
          <w:rStyle w:val="aff9"/>
        </w:rPr>
        <w:endnoteReference w:id="22"/>
      </w:r>
      <w:r w:rsidR="007F29DE" w:rsidRPr="007F29DE">
        <w:rPr>
          <w:vertAlign w:val="superscript"/>
        </w:rPr>
        <w:t>]</w:t>
      </w:r>
      <w:r w:rsidR="00D2731B">
        <w:rPr>
          <w:rFonts w:hint="eastAsia"/>
        </w:rPr>
        <w:t>，</w:t>
      </w:r>
      <w:r w:rsidR="004D723A">
        <w:rPr>
          <w:rFonts w:hint="eastAsia"/>
        </w:rPr>
        <w:t>其目标是</w:t>
      </w:r>
      <w:r w:rsidR="004D723A">
        <w:t>解决</w:t>
      </w:r>
      <w:r w:rsidR="004D723A" w:rsidRPr="004D723A">
        <w:rPr>
          <w:rFonts w:hint="eastAsia"/>
        </w:rPr>
        <w:t>软件验证与分析</w:t>
      </w:r>
      <w:r w:rsidR="004D723A">
        <w:rPr>
          <w:rFonts w:hint="eastAsia"/>
        </w:rPr>
        <w:t>中</w:t>
      </w:r>
      <w:r w:rsidR="004D723A">
        <w:t>出现的问题</w:t>
      </w:r>
      <w:r w:rsidR="00D20B5C">
        <w:rPr>
          <w:rFonts w:hint="eastAsia"/>
        </w:rPr>
        <w:t>，</w:t>
      </w:r>
      <w:r w:rsidR="00D20B5C">
        <w:t>例如测试用例生成、</w:t>
      </w:r>
      <w:r w:rsidR="00E07161">
        <w:rPr>
          <w:rFonts w:hint="eastAsia"/>
        </w:rPr>
        <w:t>程序</w:t>
      </w:r>
      <w:r w:rsidR="00E07161">
        <w:t>缺陷</w:t>
      </w:r>
      <w:r w:rsidR="00D20B5C">
        <w:rPr>
          <w:rFonts w:hint="eastAsia"/>
        </w:rPr>
        <w:t>检测</w:t>
      </w:r>
      <w:r w:rsidR="00FC24B8" w:rsidRPr="00FC24B8">
        <w:rPr>
          <w:rFonts w:hint="eastAsia"/>
          <w:vertAlign w:val="superscript"/>
        </w:rPr>
        <w:t>[</w:t>
      </w:r>
      <w:r w:rsidR="007F29DE">
        <w:rPr>
          <w:rStyle w:val="aff9"/>
        </w:rPr>
        <w:endnoteReference w:id="23"/>
      </w:r>
      <w:r w:rsidR="00FC24B8">
        <w:rPr>
          <w:vertAlign w:val="superscript"/>
        </w:rPr>
        <w:t>,</w:t>
      </w:r>
      <w:r w:rsidR="00FC24B8" w:rsidRPr="00FC24B8">
        <w:rPr>
          <w:rStyle w:val="aff9"/>
        </w:rPr>
        <w:endnoteReference w:id="24"/>
      </w:r>
      <w:r w:rsidR="00FC24B8" w:rsidRPr="00FC24B8">
        <w:rPr>
          <w:vertAlign w:val="superscript"/>
        </w:rPr>
        <w:t>,</w:t>
      </w:r>
      <w:r w:rsidR="00FC24B8">
        <w:rPr>
          <w:rStyle w:val="aff9"/>
        </w:rPr>
        <w:endnoteReference w:id="25"/>
      </w:r>
      <w:r w:rsidR="00046390" w:rsidRPr="00046390">
        <w:rPr>
          <w:vertAlign w:val="superscript"/>
        </w:rPr>
        <w:t>]</w:t>
      </w:r>
      <w:r w:rsidR="00D20B5C">
        <w:rPr>
          <w:rFonts w:hint="eastAsia"/>
        </w:rPr>
        <w:t>等</w:t>
      </w:r>
      <w:r w:rsidR="009E463C">
        <w:rPr>
          <w:rFonts w:hint="eastAsia"/>
        </w:rPr>
        <w:t>。</w:t>
      </w:r>
      <w:r w:rsidR="004D723A">
        <w:rPr>
          <w:rFonts w:hint="eastAsia"/>
        </w:rPr>
        <w:t>因此，</w:t>
      </w:r>
      <w:r w:rsidR="00D2731B">
        <w:rPr>
          <w:rFonts w:hint="eastAsia"/>
        </w:rPr>
        <w:t>它集成了多种理论支持，</w:t>
      </w:r>
      <w:r w:rsidR="009A51BE" w:rsidRPr="00523AFD">
        <w:t>提供所有基本的数学运算</w:t>
      </w:r>
      <w:r w:rsidR="009A51BE" w:rsidRPr="00523AFD">
        <w:rPr>
          <w:rFonts w:hint="eastAsia"/>
        </w:rPr>
        <w:t>，逻辑运算，关系运算等，</w:t>
      </w:r>
      <w:r w:rsidR="009A51BE" w:rsidRPr="00523AFD">
        <w:t>可以解决</w:t>
      </w:r>
      <w:r w:rsidR="00D2731B" w:rsidRPr="00523AFD">
        <w:rPr>
          <w:rFonts w:hint="eastAsia"/>
        </w:rPr>
        <w:t>线性</w:t>
      </w:r>
      <w:r w:rsidR="00D2731B">
        <w:rPr>
          <w:rFonts w:hint="eastAsia"/>
        </w:rPr>
        <w:t>、</w:t>
      </w:r>
      <w:r w:rsidR="009A51BE" w:rsidRPr="00523AFD">
        <w:t>非线性多项式约束</w:t>
      </w:r>
      <w:ins w:id="106" w:author="a41255065@163.com" w:date="2017-11-13T22:41:00Z">
        <w:r w:rsidR="00A81058">
          <w:rPr>
            <w:rFonts w:hint="eastAsia"/>
          </w:rPr>
          <w:t>XX</w:t>
        </w:r>
      </w:ins>
      <w:r w:rsidR="009A51BE" w:rsidRPr="00523AFD">
        <w:t>。</w:t>
      </w:r>
      <w:r w:rsidR="009A51BE" w:rsidRPr="00523AFD">
        <w:rPr>
          <w:rFonts w:hint="eastAsia"/>
        </w:rPr>
        <w:t>一个基本的</w:t>
      </w:r>
      <w:r w:rsidR="009A51BE" w:rsidRPr="00523AFD">
        <w:rPr>
          <w:rFonts w:hint="eastAsia"/>
        </w:rPr>
        <w:t>Z3</w:t>
      </w:r>
      <w:r w:rsidR="00256697">
        <w:rPr>
          <w:rFonts w:hint="eastAsia"/>
        </w:rPr>
        <w:t>结构</w:t>
      </w:r>
      <w:r w:rsidR="009A51BE" w:rsidRPr="00523AFD">
        <w:rPr>
          <w:rFonts w:hint="eastAsia"/>
        </w:rPr>
        <w:t>如图</w:t>
      </w:r>
      <w:r w:rsidR="009A51BE" w:rsidRPr="00523AFD">
        <w:rPr>
          <w:rFonts w:hint="eastAsia"/>
        </w:rPr>
        <w:t>2-</w:t>
      </w:r>
      <w:r w:rsidR="006B6D3D">
        <w:t>4</w:t>
      </w:r>
      <w:r w:rsidR="009A51BE" w:rsidRPr="00523AFD">
        <w:rPr>
          <w:rFonts w:hint="eastAsia"/>
        </w:rPr>
        <w:t>所示</w:t>
      </w:r>
      <w:r w:rsidR="00A850CB" w:rsidRPr="00DA3F1F">
        <w:rPr>
          <w:rFonts w:hint="eastAsia"/>
          <w:highlight w:val="yellow"/>
          <w:vertAlign w:val="superscript"/>
        </w:rPr>
        <w:t>[</w:t>
      </w:r>
      <w:r w:rsidR="00DA3F1F" w:rsidRPr="00DA3F1F">
        <w:rPr>
          <w:highlight w:val="yellow"/>
          <w:vertAlign w:val="superscript"/>
        </w:rPr>
        <w:t>2</w:t>
      </w:r>
      <w:r w:rsidR="008D0E6E">
        <w:rPr>
          <w:highlight w:val="yellow"/>
          <w:vertAlign w:val="superscript"/>
        </w:rPr>
        <w:t>1</w:t>
      </w:r>
      <w:r w:rsidR="00A850CB" w:rsidRPr="00DA3F1F">
        <w:rPr>
          <w:rFonts w:hint="eastAsia"/>
          <w:highlight w:val="yellow"/>
          <w:vertAlign w:val="superscript"/>
        </w:rPr>
        <w:t>]</w:t>
      </w:r>
      <w:r w:rsidR="009A51BE" w:rsidRPr="00523AFD">
        <w:rPr>
          <w:rFonts w:hint="eastAsia"/>
        </w:rPr>
        <w:t>。</w:t>
      </w:r>
    </w:p>
    <w:p w14:paraId="6F55C1BD" w14:textId="77777777" w:rsidR="00256697" w:rsidRDefault="00A82B2A" w:rsidP="00256697">
      <w:pPr>
        <w:pStyle w:val="u5"/>
        <w:spacing w:before="24" w:after="24"/>
        <w:ind w:firstLine="480"/>
      </w:pPr>
      <w:r>
        <w:rPr>
          <w:noProof/>
        </w:rPr>
        <w:drawing>
          <wp:inline distT="0" distB="0" distL="0" distR="0" wp14:anchorId="58336615" wp14:editId="46E020CD">
            <wp:extent cx="4071668" cy="3065500"/>
            <wp:effectExtent l="0" t="0" r="508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99476" cy="3086436"/>
                    </a:xfrm>
                    <a:prstGeom prst="rect">
                      <a:avLst/>
                    </a:prstGeom>
                  </pic:spPr>
                </pic:pic>
              </a:graphicData>
            </a:graphic>
          </wp:inline>
        </w:drawing>
      </w:r>
    </w:p>
    <w:p w14:paraId="47F673FC" w14:textId="77777777" w:rsidR="00F35ADF" w:rsidRPr="00F35ADF" w:rsidRDefault="00F35ADF" w:rsidP="00606565">
      <w:pPr>
        <w:pStyle w:val="ub"/>
        <w:spacing w:before="120" w:after="360"/>
        <w:rPr>
          <w:rFonts w:eastAsiaTheme="minorEastAsia"/>
        </w:rPr>
      </w:pPr>
      <w:r w:rsidRPr="00606565">
        <w:rPr>
          <w:rFonts w:hint="eastAsia"/>
        </w:rPr>
        <w:t>图</w:t>
      </w:r>
      <w:r w:rsidRPr="00606565">
        <w:rPr>
          <w:rFonts w:hint="eastAsia"/>
        </w:rPr>
        <w:t>2-</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2- \* ARABIC</w:instrText>
      </w:r>
      <w:r w:rsidRPr="00606565">
        <w:instrText xml:space="preserve"> </w:instrText>
      </w:r>
      <w:r w:rsidRPr="00606565">
        <w:fldChar w:fldCharType="separate"/>
      </w:r>
      <w:r w:rsidR="006B6D3D">
        <w:rPr>
          <w:noProof/>
        </w:rPr>
        <w:t>4</w:t>
      </w:r>
      <w:r w:rsidRPr="00606565">
        <w:fldChar w:fldCharType="end"/>
      </w:r>
      <w:r w:rsidRPr="00606565">
        <w:t xml:space="preserve"> </w:t>
      </w:r>
      <w:r w:rsidRPr="00606565">
        <w:rPr>
          <w:rFonts w:hint="eastAsia"/>
        </w:rPr>
        <w:t>Z3</w:t>
      </w:r>
      <w:r w:rsidRPr="00606565">
        <w:rPr>
          <w:rFonts w:hint="eastAsia"/>
        </w:rPr>
        <w:t>结构图</w:t>
      </w:r>
    </w:p>
    <w:p w14:paraId="54CC5BFE" w14:textId="17EAC762" w:rsidR="00256697" w:rsidRDefault="00C6494F" w:rsidP="00256697">
      <w:pPr>
        <w:pStyle w:val="u5"/>
        <w:spacing w:before="24" w:after="24"/>
        <w:ind w:firstLine="480"/>
      </w:pPr>
      <w:ins w:id="107" w:author="a41255065@163.com" w:date="2017-11-13T22:42:00Z">
        <w:r>
          <w:rPr>
            <w:rFonts w:hint="eastAsia"/>
          </w:rPr>
          <w:t>Z</w:t>
        </w:r>
        <w:r>
          <w:t>3</w:t>
        </w:r>
      </w:ins>
      <w:del w:id="108" w:author="a41255065@163.com" w:date="2017-11-13T22:42:00Z">
        <w:r w:rsidR="00256697" w:rsidDel="00C6494F">
          <w:rPr>
            <w:rFonts w:hint="eastAsia"/>
          </w:rPr>
          <w:delText>它</w:delText>
        </w:r>
      </w:del>
      <w:r w:rsidR="00256697">
        <w:rPr>
          <w:rFonts w:hint="eastAsia"/>
        </w:rPr>
        <w:t>主要由</w:t>
      </w:r>
      <w:r w:rsidR="00256697">
        <w:t>以下</w:t>
      </w:r>
      <w:r w:rsidR="00312074">
        <w:rPr>
          <w:rFonts w:hint="eastAsia"/>
        </w:rPr>
        <w:t>核心</w:t>
      </w:r>
      <w:r w:rsidR="00256697">
        <w:t>模块组成：</w:t>
      </w:r>
    </w:p>
    <w:p w14:paraId="3EF20A1F" w14:textId="63B7C85F" w:rsidR="004D723A" w:rsidRPr="00523AFD" w:rsidRDefault="004D723A" w:rsidP="00136D40">
      <w:pPr>
        <w:pStyle w:val="u5"/>
        <w:numPr>
          <w:ilvl w:val="0"/>
          <w:numId w:val="37"/>
        </w:numPr>
        <w:spacing w:before="24" w:after="24"/>
        <w:ind w:firstLineChars="0"/>
      </w:pPr>
      <w:r w:rsidRPr="00523AFD">
        <w:rPr>
          <w:rFonts w:hint="eastAsia"/>
        </w:rPr>
        <w:t>Simplifier</w:t>
      </w:r>
      <w:r w:rsidRPr="00523AFD">
        <w:rPr>
          <w:rFonts w:hint="eastAsia"/>
        </w:rPr>
        <w:t>：使用简化输入规则对刚输入的程序公式进行一个不完整</w:t>
      </w:r>
      <w:del w:id="109" w:author="a41255065@163.com" w:date="2017-11-13T22:43:00Z">
        <w:r w:rsidRPr="00523AFD" w:rsidDel="00A44C1B">
          <w:rPr>
            <w:rFonts w:hint="eastAsia"/>
          </w:rPr>
          <w:delText>的，</w:delText>
        </w:r>
      </w:del>
      <w:r w:rsidRPr="00523AFD">
        <w:rPr>
          <w:rFonts w:hint="eastAsia"/>
        </w:rPr>
        <w:t>但有效的简化处理。</w:t>
      </w:r>
    </w:p>
    <w:p w14:paraId="667B21D9" w14:textId="77777777" w:rsidR="004D723A" w:rsidRPr="00523AFD" w:rsidRDefault="004D723A" w:rsidP="00136D40">
      <w:pPr>
        <w:pStyle w:val="u5"/>
        <w:numPr>
          <w:ilvl w:val="0"/>
          <w:numId w:val="37"/>
        </w:numPr>
        <w:spacing w:before="24" w:after="24"/>
        <w:ind w:firstLineChars="0"/>
      </w:pPr>
      <w:r w:rsidRPr="00523AFD">
        <w:rPr>
          <w:rFonts w:hint="eastAsia"/>
        </w:rPr>
        <w:t>Compiler</w:t>
      </w:r>
      <w:r w:rsidRPr="00523AFD">
        <w:rPr>
          <w:rFonts w:hint="eastAsia"/>
        </w:rPr>
        <w:t>：将简化的抽象语法树表示的公式转换成不同的数据结构，包含不同的子句和同余封闭节点。</w:t>
      </w:r>
    </w:p>
    <w:p w14:paraId="1CCE72D4" w14:textId="77777777" w:rsidR="004D723A" w:rsidRPr="00523AFD" w:rsidRDefault="004D723A" w:rsidP="00136D40">
      <w:pPr>
        <w:pStyle w:val="u5"/>
        <w:numPr>
          <w:ilvl w:val="0"/>
          <w:numId w:val="37"/>
        </w:numPr>
        <w:spacing w:before="24" w:after="24"/>
        <w:ind w:firstLineChars="0"/>
      </w:pPr>
      <w:r w:rsidRPr="00347356">
        <w:t>Congruence Closure Core</w:t>
      </w:r>
      <w:r w:rsidR="00885B7F" w:rsidRPr="00347356">
        <w:rPr>
          <w:rFonts w:hint="eastAsia"/>
        </w:rPr>
        <w:t>（</w:t>
      </w:r>
      <w:r w:rsidR="00885B7F" w:rsidRPr="00885B7F">
        <w:rPr>
          <w:rFonts w:hint="eastAsia"/>
        </w:rPr>
        <w:t>同余闭包</w:t>
      </w:r>
      <w:r w:rsidR="00885B7F">
        <w:rPr>
          <w:rFonts w:hint="eastAsia"/>
        </w:rPr>
        <w:t>引擎）</w:t>
      </w:r>
      <w:r w:rsidRPr="00523AFD">
        <w:rPr>
          <w:rFonts w:hint="eastAsia"/>
        </w:rPr>
        <w:t>：</w:t>
      </w:r>
      <w:r w:rsidR="00885B7F">
        <w:rPr>
          <w:rFonts w:hint="eastAsia"/>
        </w:rPr>
        <w:t>同余闭包引擎是</w:t>
      </w:r>
      <w:r w:rsidR="00885B7F">
        <w:rPr>
          <w:rFonts w:hint="eastAsia"/>
        </w:rPr>
        <w:t>Z3</w:t>
      </w:r>
      <w:r w:rsidR="00885B7F">
        <w:rPr>
          <w:rFonts w:hint="eastAsia"/>
        </w:rPr>
        <w:t>核心模块，</w:t>
      </w:r>
      <w:r w:rsidRPr="00523AFD">
        <w:rPr>
          <w:rFonts w:hint="eastAsia"/>
        </w:rPr>
        <w:t>接收</w:t>
      </w:r>
      <w:r w:rsidRPr="00523AFD">
        <w:rPr>
          <w:rFonts w:hint="eastAsia"/>
        </w:rPr>
        <w:t>SAT Solver</w:t>
      </w:r>
      <w:r w:rsidRPr="00523AFD">
        <w:rPr>
          <w:rFonts w:hint="eastAsia"/>
        </w:rPr>
        <w:t>为每个目标产生的真实数据。将</w:t>
      </w:r>
      <w:r w:rsidRPr="00523AFD">
        <w:rPr>
          <w:rFonts w:hint="eastAsia"/>
        </w:rPr>
        <w:t>Theory Solver</w:t>
      </w:r>
      <w:r w:rsidRPr="00523AFD">
        <w:rPr>
          <w:rFonts w:hint="eastAsia"/>
        </w:rPr>
        <w:t>和</w:t>
      </w:r>
      <w:r w:rsidRPr="00523AFD">
        <w:rPr>
          <w:rFonts w:hint="eastAsia"/>
        </w:rPr>
        <w:t>SAT Solver</w:t>
      </w:r>
      <w:r w:rsidRPr="00523AFD">
        <w:rPr>
          <w:rFonts w:hint="eastAsia"/>
        </w:rPr>
        <w:t>中的节点进行合并处理，判断生成的解是否为可行解。</w:t>
      </w:r>
    </w:p>
    <w:p w14:paraId="3717DF32" w14:textId="77777777" w:rsidR="004D723A" w:rsidRPr="00523AFD" w:rsidRDefault="004D723A" w:rsidP="00136D40">
      <w:pPr>
        <w:pStyle w:val="u5"/>
        <w:numPr>
          <w:ilvl w:val="0"/>
          <w:numId w:val="37"/>
        </w:numPr>
        <w:spacing w:before="24" w:after="24"/>
        <w:ind w:firstLineChars="0"/>
      </w:pPr>
      <w:r w:rsidRPr="00286FC1">
        <w:t>SAT Solver</w:t>
      </w:r>
      <w:r w:rsidR="00286FC1">
        <w:rPr>
          <w:rFonts w:hint="eastAsia"/>
        </w:rPr>
        <w:t>（</w:t>
      </w:r>
      <w:r w:rsidR="00286FC1" w:rsidRPr="00523AFD">
        <w:rPr>
          <w:rFonts w:hint="eastAsia"/>
        </w:rPr>
        <w:t>SAT</w:t>
      </w:r>
      <w:r w:rsidR="00286FC1" w:rsidRPr="00523AFD">
        <w:rPr>
          <w:rFonts w:hint="eastAsia"/>
        </w:rPr>
        <w:t>求解器</w:t>
      </w:r>
      <w:r w:rsidR="00286FC1">
        <w:rPr>
          <w:rFonts w:hint="eastAsia"/>
        </w:rPr>
        <w:t>）</w:t>
      </w:r>
      <w:r w:rsidRPr="00286FC1">
        <w:rPr>
          <w:rFonts w:hint="eastAsia"/>
        </w:rPr>
        <w:t>：</w:t>
      </w:r>
      <w:r w:rsidR="00312074" w:rsidRPr="00312074">
        <w:rPr>
          <w:rFonts w:hint="eastAsia"/>
        </w:rPr>
        <w:t>用于处理输入公式的逻辑结构</w:t>
      </w:r>
      <w:r w:rsidR="00312074">
        <w:rPr>
          <w:rFonts w:hint="eastAsia"/>
        </w:rPr>
        <w:t>，</w:t>
      </w:r>
      <w:r w:rsidR="00312074" w:rsidRPr="00523AFD">
        <w:rPr>
          <w:rFonts w:hint="eastAsia"/>
        </w:rPr>
        <w:t>集成了标准搜索修剪方法，</w:t>
      </w:r>
      <w:r w:rsidRPr="00523AFD">
        <w:rPr>
          <w:rFonts w:hint="eastAsia"/>
        </w:rPr>
        <w:t>这些方法用来搜索可行的解。</w:t>
      </w:r>
    </w:p>
    <w:p w14:paraId="29DA5323" w14:textId="052BA9D5" w:rsidR="00852F4D" w:rsidRDefault="00286FC1" w:rsidP="00136D40">
      <w:pPr>
        <w:pStyle w:val="u5"/>
        <w:numPr>
          <w:ilvl w:val="0"/>
          <w:numId w:val="37"/>
        </w:numPr>
        <w:spacing w:before="24" w:after="24"/>
        <w:ind w:firstLineChars="0"/>
      </w:pPr>
      <w:r>
        <w:t>Theory Solvers (</w:t>
      </w:r>
      <w:r>
        <w:rPr>
          <w:rFonts w:hint="eastAsia"/>
        </w:rPr>
        <w:t>理论</w:t>
      </w:r>
      <w:r>
        <w:t>求解器</w:t>
      </w:r>
      <w:r>
        <w:t>)</w:t>
      </w:r>
      <w:r w:rsidR="004D723A" w:rsidRPr="00523AFD">
        <w:rPr>
          <w:rFonts w:hint="eastAsia"/>
        </w:rPr>
        <w:t>：基于算术运算的线性算术求解器，用来</w:t>
      </w:r>
      <w:r w:rsidR="00832D13" w:rsidRPr="00832D13">
        <w:rPr>
          <w:rFonts w:hint="eastAsia"/>
        </w:rPr>
        <w:t>解决如</w:t>
      </w:r>
      <w:r w:rsidR="00832D13">
        <w:rPr>
          <w:rFonts w:hint="eastAsia"/>
        </w:rPr>
        <w:t>线性</w:t>
      </w:r>
      <w:r w:rsidR="00832D13" w:rsidRPr="00832D13">
        <w:rPr>
          <w:rFonts w:hint="eastAsia"/>
        </w:rPr>
        <w:t>运算、二进制向量</w:t>
      </w:r>
      <w:r w:rsidR="00832D13">
        <w:rPr>
          <w:rFonts w:hint="eastAsia"/>
        </w:rPr>
        <w:t>运算、</w:t>
      </w:r>
      <w:r w:rsidR="00832D13" w:rsidRPr="00832D13">
        <w:rPr>
          <w:rFonts w:hint="eastAsia"/>
        </w:rPr>
        <w:t>数组</w:t>
      </w:r>
      <w:r w:rsidR="00832D13">
        <w:rPr>
          <w:rFonts w:hint="eastAsia"/>
        </w:rPr>
        <w:t>运算</w:t>
      </w:r>
      <w:r w:rsidR="00832D13" w:rsidRPr="00832D13">
        <w:rPr>
          <w:rFonts w:hint="eastAsia"/>
        </w:rPr>
        <w:t>等可满足性问题</w:t>
      </w:r>
      <w:del w:id="110" w:author="a41255065@163.com" w:date="2017-11-13T22:43:00Z">
        <w:r w:rsidR="00832D13" w:rsidRPr="00832D13" w:rsidDel="00A44C1B">
          <w:rPr>
            <w:rFonts w:hint="eastAsia"/>
          </w:rPr>
          <w:delText>的求解器</w:delText>
        </w:r>
      </w:del>
      <w:r w:rsidR="00832D13">
        <w:rPr>
          <w:rFonts w:hint="eastAsia"/>
        </w:rPr>
        <w:t>。</w:t>
      </w:r>
    </w:p>
    <w:p w14:paraId="37B4349D" w14:textId="77777777" w:rsidR="004D723A" w:rsidRPr="00A252F2" w:rsidRDefault="00CD0B5B" w:rsidP="00832D13">
      <w:pPr>
        <w:pStyle w:val="u5"/>
        <w:spacing w:before="24" w:after="24"/>
        <w:ind w:firstLine="480"/>
      </w:pPr>
      <w:r>
        <w:rPr>
          <w:rFonts w:hint="eastAsia"/>
        </w:rPr>
        <w:t>Z3</w:t>
      </w:r>
      <w:r>
        <w:rPr>
          <w:rFonts w:hint="eastAsia"/>
        </w:rPr>
        <w:t>作为</w:t>
      </w:r>
      <w:r>
        <w:t>开源约束求解器，</w:t>
      </w:r>
      <w:r>
        <w:rPr>
          <w:rFonts w:hint="eastAsia"/>
        </w:rPr>
        <w:t>可以作为</w:t>
      </w:r>
      <w:r>
        <w:t>组件</w:t>
      </w:r>
      <w:r>
        <w:rPr>
          <w:rFonts w:hint="eastAsia"/>
        </w:rPr>
        <w:t>集成到</w:t>
      </w:r>
      <w:r>
        <w:t>其他</w:t>
      </w:r>
      <w:r w:rsidRPr="00CD0B5B">
        <w:rPr>
          <w:rFonts w:hint="eastAsia"/>
        </w:rPr>
        <w:t>需要</w:t>
      </w:r>
      <w:r>
        <w:rPr>
          <w:rFonts w:hint="eastAsia"/>
        </w:rPr>
        <w:t>求解</w:t>
      </w:r>
      <w:r w:rsidRPr="00CD0B5B">
        <w:rPr>
          <w:rFonts w:hint="eastAsia"/>
        </w:rPr>
        <w:t>逻辑公式</w:t>
      </w:r>
      <w:r>
        <w:rPr>
          <w:rFonts w:hint="eastAsia"/>
        </w:rPr>
        <w:t>的</w:t>
      </w:r>
      <w:r w:rsidRPr="00CD0B5B">
        <w:rPr>
          <w:rFonts w:hint="eastAsia"/>
        </w:rPr>
        <w:lastRenderedPageBreak/>
        <w:t>工具</w:t>
      </w:r>
      <w:r>
        <w:rPr>
          <w:rFonts w:hint="eastAsia"/>
        </w:rPr>
        <w:t>中。</w:t>
      </w:r>
      <w:r>
        <w:rPr>
          <w:rFonts w:hint="eastAsia"/>
        </w:rPr>
        <w:t>Z</w:t>
      </w:r>
      <w:r>
        <w:t>3</w:t>
      </w:r>
      <w:r>
        <w:rPr>
          <w:rFonts w:hint="eastAsia"/>
        </w:rPr>
        <w:t>针对</w:t>
      </w:r>
      <w:r>
        <w:t>不同语言提供了不同的</w:t>
      </w:r>
      <w:r>
        <w:rPr>
          <w:rFonts w:hint="eastAsia"/>
        </w:rPr>
        <w:t>API</w:t>
      </w:r>
      <w:r>
        <w:rPr>
          <w:rFonts w:hint="eastAsia"/>
        </w:rPr>
        <w:t>接口，</w:t>
      </w:r>
      <w:r w:rsidR="004D723A" w:rsidRPr="00523AFD">
        <w:rPr>
          <w:rFonts w:hint="eastAsia"/>
        </w:rPr>
        <w:t>将符合</w:t>
      </w:r>
      <w:r w:rsidR="004D723A" w:rsidRPr="00523AFD">
        <w:rPr>
          <w:rFonts w:hint="eastAsia"/>
        </w:rPr>
        <w:t>Z3</w:t>
      </w:r>
      <w:r w:rsidR="004D723A" w:rsidRPr="00523AFD">
        <w:rPr>
          <w:rFonts w:hint="eastAsia"/>
        </w:rPr>
        <w:t>语法规则的</w:t>
      </w:r>
      <w:r>
        <w:rPr>
          <w:rFonts w:hint="eastAsia"/>
        </w:rPr>
        <w:t>脚本</w:t>
      </w:r>
      <w:r w:rsidR="004D723A" w:rsidRPr="00523AFD">
        <w:rPr>
          <w:rFonts w:hint="eastAsia"/>
        </w:rPr>
        <w:t>编写完成后，</w:t>
      </w:r>
      <w:r>
        <w:rPr>
          <w:rFonts w:hint="eastAsia"/>
        </w:rPr>
        <w:t>调用接口</w:t>
      </w:r>
      <w:r>
        <w:t>运行</w:t>
      </w:r>
      <w:r w:rsidR="004D723A" w:rsidRPr="00523AFD">
        <w:rPr>
          <w:rFonts w:hint="eastAsia"/>
        </w:rPr>
        <w:t>Z3</w:t>
      </w:r>
      <w:r>
        <w:rPr>
          <w:rFonts w:hint="eastAsia"/>
        </w:rPr>
        <w:t>求解出</w:t>
      </w:r>
      <w:r w:rsidR="004D723A" w:rsidRPr="00523AFD">
        <w:rPr>
          <w:rFonts w:hint="eastAsia"/>
        </w:rPr>
        <w:t>满足约束条件表达式的可行解</w:t>
      </w:r>
      <w:r>
        <w:rPr>
          <w:rFonts w:hint="eastAsia"/>
        </w:rPr>
        <w:t>即可</w:t>
      </w:r>
      <w:r w:rsidR="004D723A" w:rsidRPr="00523AFD">
        <w:rPr>
          <w:rFonts w:hint="eastAsia"/>
        </w:rPr>
        <w:t>。</w:t>
      </w:r>
    </w:p>
    <w:p w14:paraId="17534F24" w14:textId="77777777" w:rsidR="005A3851" w:rsidRPr="004E7C03" w:rsidRDefault="0069507A">
      <w:pPr>
        <w:pStyle w:val="u2"/>
      </w:pPr>
      <w:bookmarkStart w:id="111" w:name="_Toc498361738"/>
      <w:r w:rsidRPr="004E7C03">
        <w:rPr>
          <w:rFonts w:hint="eastAsia"/>
        </w:rPr>
        <w:t>国内外研究现状</w:t>
      </w:r>
      <w:bookmarkEnd w:id="111"/>
    </w:p>
    <w:p w14:paraId="720FE554" w14:textId="77777777" w:rsidR="005A3851" w:rsidRPr="004E7C03" w:rsidRDefault="00943599">
      <w:pPr>
        <w:pStyle w:val="u5"/>
        <w:spacing w:before="24" w:after="24"/>
        <w:ind w:firstLine="480"/>
      </w:pPr>
      <w:r>
        <w:rPr>
          <w:rFonts w:hint="eastAsia"/>
        </w:rPr>
        <w:t>本节</w:t>
      </w:r>
      <w:r w:rsidR="0069507A" w:rsidRPr="004E7C03">
        <w:rPr>
          <w:rFonts w:hint="eastAsia"/>
        </w:rPr>
        <w:t>介绍</w:t>
      </w:r>
      <w:r w:rsidR="005934AE">
        <w:rPr>
          <w:rFonts w:hint="eastAsia"/>
        </w:rPr>
        <w:t>W</w:t>
      </w:r>
      <w:r w:rsidR="005934AE">
        <w:t>SDL</w:t>
      </w:r>
      <w:r w:rsidR="005934AE">
        <w:rPr>
          <w:rFonts w:hint="eastAsia"/>
        </w:rPr>
        <w:t>扩展技术</w:t>
      </w:r>
      <w:r w:rsidR="0069507A" w:rsidRPr="004E7C03">
        <w:rPr>
          <w:rFonts w:hint="eastAsia"/>
        </w:rPr>
        <w:t>与</w:t>
      </w:r>
      <w:r w:rsidR="005934AE">
        <w:rPr>
          <w:rFonts w:hint="eastAsia"/>
        </w:rPr>
        <w:t>基于</w:t>
      </w:r>
      <w:r w:rsidR="005934AE">
        <w:t>模型</w:t>
      </w:r>
      <w:r w:rsidR="005934AE">
        <w:rPr>
          <w:rFonts w:hint="eastAsia"/>
        </w:rPr>
        <w:t>的</w:t>
      </w:r>
      <w:r w:rsidR="005934AE">
        <w:t>Web</w:t>
      </w:r>
      <w:r w:rsidR="005934AE">
        <w:t>服务测试技术</w:t>
      </w:r>
      <w:r w:rsidR="0069507A" w:rsidRPr="004E7C03">
        <w:rPr>
          <w:rFonts w:hint="eastAsia"/>
        </w:rPr>
        <w:t>的国内外研究现状与进展。</w:t>
      </w:r>
    </w:p>
    <w:p w14:paraId="66DDABC5" w14:textId="77777777" w:rsidR="005A3851" w:rsidRPr="004E7C03" w:rsidRDefault="005934AE">
      <w:pPr>
        <w:pStyle w:val="u3"/>
      </w:pPr>
      <w:bookmarkStart w:id="112" w:name="_Toc498361739"/>
      <w:r>
        <w:rPr>
          <w:rFonts w:hint="eastAsia"/>
        </w:rPr>
        <w:t>W</w:t>
      </w:r>
      <w:r>
        <w:t>SDL</w:t>
      </w:r>
      <w:r>
        <w:rPr>
          <w:rFonts w:hint="eastAsia"/>
        </w:rPr>
        <w:t>扩展</w:t>
      </w:r>
      <w:r w:rsidR="0069507A" w:rsidRPr="004E7C03">
        <w:rPr>
          <w:rFonts w:hint="eastAsia"/>
        </w:rPr>
        <w:t>技术</w:t>
      </w:r>
      <w:del w:id="113" w:author="a41255065@163.com" w:date="2017-11-13T22:44:00Z">
        <w:r w:rsidR="0069507A" w:rsidRPr="004E7C03" w:rsidDel="00A44C1B">
          <w:rPr>
            <w:rFonts w:hint="eastAsia"/>
          </w:rPr>
          <w:delText>研究现状</w:delText>
        </w:r>
      </w:del>
      <w:bookmarkEnd w:id="112"/>
    </w:p>
    <w:p w14:paraId="61137FE7" w14:textId="77777777" w:rsidR="00292AFA" w:rsidRDefault="00D43ECD" w:rsidP="00D34E13">
      <w:pPr>
        <w:pStyle w:val="u5"/>
        <w:spacing w:before="24" w:after="24"/>
        <w:ind w:firstLine="480"/>
      </w:pPr>
      <w:r w:rsidRPr="008B3C00">
        <w:rPr>
          <w:rFonts w:hint="eastAsia"/>
        </w:rPr>
        <w:t>针对</w:t>
      </w:r>
      <w:r w:rsidRPr="008B3C00">
        <w:rPr>
          <w:rFonts w:hint="eastAsia"/>
        </w:rPr>
        <w:t>Web</w:t>
      </w:r>
      <w:r w:rsidRPr="008B3C00">
        <w:rPr>
          <w:rFonts w:hint="eastAsia"/>
        </w:rPr>
        <w:t>服务的</w:t>
      </w:r>
      <w:r w:rsidRPr="008B3C00">
        <w:rPr>
          <w:rFonts w:hint="eastAsia"/>
        </w:rPr>
        <w:t>WSDL</w:t>
      </w:r>
      <w:r w:rsidRPr="008B3C00">
        <w:rPr>
          <w:rFonts w:hint="eastAsia"/>
        </w:rPr>
        <w:t>文件</w:t>
      </w:r>
      <w:r>
        <w:rPr>
          <w:rFonts w:hint="eastAsia"/>
        </w:rPr>
        <w:t>描述信息</w:t>
      </w:r>
      <w:r>
        <w:t>不足的问题</w:t>
      </w:r>
      <w:r>
        <w:rPr>
          <w:rFonts w:hint="eastAsia"/>
        </w:rPr>
        <w:t>，</w:t>
      </w:r>
      <w:r>
        <w:t>国内外</w:t>
      </w:r>
      <w:r w:rsidRPr="00682E6B">
        <w:t>研究人员尝试从多个</w:t>
      </w:r>
      <w:r>
        <w:t>角度</w:t>
      </w:r>
      <w:r>
        <w:rPr>
          <w:rFonts w:hint="eastAsia"/>
        </w:rPr>
        <w:t>扩展</w:t>
      </w:r>
      <w:r>
        <w:rPr>
          <w:rFonts w:hint="eastAsia"/>
        </w:rPr>
        <w:t>WSDL</w:t>
      </w:r>
      <w:r>
        <w:rPr>
          <w:rFonts w:hint="eastAsia"/>
        </w:rPr>
        <w:t>。</w:t>
      </w:r>
    </w:p>
    <w:p w14:paraId="441EAADE" w14:textId="77777777" w:rsidR="00745781" w:rsidRDefault="00D34E13" w:rsidP="00745781">
      <w:pPr>
        <w:pStyle w:val="u5"/>
        <w:spacing w:before="24" w:after="24"/>
        <w:ind w:firstLine="480"/>
      </w:pPr>
      <w:r w:rsidRPr="00D34E13">
        <w:t>Tsai</w:t>
      </w:r>
      <w:r w:rsidR="00E07C6D" w:rsidRPr="00E07C6D">
        <w:rPr>
          <w:vertAlign w:val="superscript"/>
        </w:rPr>
        <w:t>[</w:t>
      </w:r>
      <w:r w:rsidR="00771CD1" w:rsidRPr="00E07C6D">
        <w:rPr>
          <w:rStyle w:val="aff9"/>
        </w:rPr>
        <w:endnoteReference w:id="26"/>
      </w:r>
      <w:r w:rsidR="00E07C6D" w:rsidRPr="00E07C6D">
        <w:rPr>
          <w:vertAlign w:val="superscript"/>
        </w:rPr>
        <w:t>]</w:t>
      </w:r>
      <w:r w:rsidR="008B3C00" w:rsidRPr="008B3C00">
        <w:rPr>
          <w:rFonts w:hint="eastAsia"/>
        </w:rPr>
        <w:t>针对</w:t>
      </w:r>
      <w:r w:rsidR="008B3C00" w:rsidRPr="008B3C00">
        <w:rPr>
          <w:rFonts w:hint="eastAsia"/>
        </w:rPr>
        <w:t>Web</w:t>
      </w:r>
      <w:r w:rsidR="008B3C00" w:rsidRPr="008B3C00">
        <w:rPr>
          <w:rFonts w:hint="eastAsia"/>
        </w:rPr>
        <w:t>服务的</w:t>
      </w:r>
      <w:r w:rsidR="008B3C00" w:rsidRPr="008B3C00">
        <w:rPr>
          <w:rFonts w:hint="eastAsia"/>
        </w:rPr>
        <w:t>WSDL</w:t>
      </w:r>
      <w:r w:rsidR="008B3C00" w:rsidRPr="008B3C00">
        <w:rPr>
          <w:rFonts w:hint="eastAsia"/>
        </w:rPr>
        <w:t>文件问题提供的信息不足</w:t>
      </w:r>
      <w:r w:rsidR="008B3C00">
        <w:rPr>
          <w:rFonts w:hint="eastAsia"/>
        </w:rPr>
        <w:t>的</w:t>
      </w:r>
      <w:r w:rsidR="008B3C00">
        <w:t>问题</w:t>
      </w:r>
      <w:r w:rsidR="00257D72">
        <w:rPr>
          <w:rFonts w:hint="eastAsia"/>
        </w:rPr>
        <w:t>从</w:t>
      </w:r>
      <w:r w:rsidR="00771CD1">
        <w:rPr>
          <w:rFonts w:hint="eastAsia"/>
        </w:rPr>
        <w:t>输入输出依赖性</w:t>
      </w:r>
      <w:r w:rsidR="00771CD1">
        <w:rPr>
          <w:rFonts w:hint="eastAsia"/>
        </w:rPr>
        <w:t>(</w:t>
      </w:r>
      <w:r w:rsidR="00771CD1">
        <w:rPr>
          <w:rFonts w:hint="eastAsia"/>
        </w:rPr>
        <w:t>操作输入</w:t>
      </w:r>
      <w:r w:rsidR="00771CD1">
        <w:t>输出参数关系</w:t>
      </w:r>
      <w:r w:rsidR="00771CD1">
        <w:rPr>
          <w:rFonts w:hint="eastAsia"/>
        </w:rPr>
        <w:t>)</w:t>
      </w:r>
      <w:r w:rsidR="00771CD1">
        <w:rPr>
          <w:rFonts w:hint="eastAsia"/>
        </w:rPr>
        <w:t>，调用序列描述</w:t>
      </w:r>
      <w:r w:rsidR="00771CD1">
        <w:rPr>
          <w:rFonts w:hint="eastAsia"/>
        </w:rPr>
        <w:t>(</w:t>
      </w:r>
      <w:r w:rsidR="00771CD1">
        <w:rPr>
          <w:rFonts w:hint="eastAsia"/>
        </w:rPr>
        <w:t>服务</w:t>
      </w:r>
      <w:r w:rsidR="00771CD1">
        <w:t>调用关系</w:t>
      </w:r>
      <w:r w:rsidR="00771CD1">
        <w:rPr>
          <w:rFonts w:hint="eastAsia"/>
        </w:rPr>
        <w:t>)</w:t>
      </w:r>
      <w:r w:rsidR="00771CD1">
        <w:rPr>
          <w:rFonts w:hint="eastAsia"/>
        </w:rPr>
        <w:t>，层次功能描述和序列规范</w:t>
      </w:r>
      <w:r w:rsidR="00771CD1">
        <w:rPr>
          <w:rFonts w:hint="eastAsia"/>
        </w:rPr>
        <w:t>(</w:t>
      </w:r>
      <w:r w:rsidR="00771CD1">
        <w:rPr>
          <w:rFonts w:hint="eastAsia"/>
        </w:rPr>
        <w:t>服务</w:t>
      </w:r>
      <w:r w:rsidR="00771CD1">
        <w:t>执行</w:t>
      </w:r>
      <w:r w:rsidR="00771CD1">
        <w:rPr>
          <w:rFonts w:hint="eastAsia"/>
        </w:rPr>
        <w:t>顺序</w:t>
      </w:r>
      <w:r w:rsidR="00771CD1">
        <w:t>要求</w:t>
      </w:r>
      <w:r w:rsidR="00771CD1">
        <w:rPr>
          <w:rFonts w:hint="eastAsia"/>
        </w:rPr>
        <w:t>)</w:t>
      </w:r>
      <w:r w:rsidR="008B3C00" w:rsidRPr="008B3C00">
        <w:rPr>
          <w:rFonts w:hint="eastAsia"/>
        </w:rPr>
        <w:t>四</w:t>
      </w:r>
      <w:r w:rsidR="00257D72">
        <w:rPr>
          <w:rFonts w:hint="eastAsia"/>
        </w:rPr>
        <w:t>个方面</w:t>
      </w:r>
      <w:r w:rsidR="008B3C00" w:rsidRPr="008B3C00">
        <w:rPr>
          <w:rFonts w:hint="eastAsia"/>
        </w:rPr>
        <w:t>扩展</w:t>
      </w:r>
      <w:r w:rsidR="00257D72">
        <w:rPr>
          <w:rFonts w:hint="eastAsia"/>
        </w:rPr>
        <w:t>WSDL</w:t>
      </w:r>
      <w:r w:rsidR="00257D72">
        <w:rPr>
          <w:rFonts w:hint="eastAsia"/>
        </w:rPr>
        <w:t>以增强</w:t>
      </w:r>
      <w:r w:rsidR="00257D72">
        <w:t>其</w:t>
      </w:r>
      <w:r w:rsidR="00257D72">
        <w:rPr>
          <w:rFonts w:hint="eastAsia"/>
        </w:rPr>
        <w:t>描述</w:t>
      </w:r>
      <w:r w:rsidR="00257D72">
        <w:t>能力</w:t>
      </w:r>
      <w:r>
        <w:rPr>
          <w:rFonts w:hint="eastAsia"/>
        </w:rPr>
        <w:t>。</w:t>
      </w:r>
      <w:r w:rsidR="00570669">
        <w:rPr>
          <w:rFonts w:hint="eastAsia"/>
        </w:rPr>
        <w:t>输入输出</w:t>
      </w:r>
      <w:r w:rsidR="00570669">
        <w:t>依赖可识别服务接口间的联系，在回归测试中减少</w:t>
      </w:r>
      <w:r w:rsidR="00570669">
        <w:rPr>
          <w:rFonts w:hint="eastAsia"/>
        </w:rPr>
        <w:t>测试用例；服务</w:t>
      </w:r>
      <w:r w:rsidR="00570669">
        <w:t>间调用顺序</w:t>
      </w:r>
      <w:r w:rsidR="00001DC7">
        <w:rPr>
          <w:rFonts w:hint="eastAsia"/>
        </w:rPr>
        <w:t>可捕捉</w:t>
      </w:r>
      <w:r w:rsidR="00001DC7">
        <w:t>服务间数据</w:t>
      </w:r>
      <w:r w:rsidR="00001DC7">
        <w:rPr>
          <w:rFonts w:hint="eastAsia"/>
        </w:rPr>
        <w:t>流</w:t>
      </w:r>
      <w:r w:rsidR="00001DC7">
        <w:t>和控制流间的依赖关系；功能层次描述利用</w:t>
      </w:r>
      <w:r w:rsidR="00001DC7">
        <w:rPr>
          <w:rFonts w:hint="eastAsia"/>
        </w:rPr>
        <w:t>层次化</w:t>
      </w:r>
      <w:r w:rsidR="00001DC7">
        <w:t>结构来描述服务接口的功能。</w:t>
      </w:r>
      <w:r w:rsidR="00745781" w:rsidRPr="0023193D">
        <w:t>Sheng</w:t>
      </w:r>
      <w:r w:rsidR="00745781">
        <w:rPr>
          <w:rStyle w:val="aff9"/>
          <w:rFonts w:hint="eastAsia"/>
          <w:vertAlign w:val="baseline"/>
        </w:rPr>
        <w:t>等人</w:t>
      </w:r>
      <w:r w:rsidR="00745781" w:rsidRPr="0023193D">
        <w:rPr>
          <w:rStyle w:val="aff9"/>
          <w:rFonts w:hint="eastAsia"/>
        </w:rPr>
        <w:t>[</w:t>
      </w:r>
      <w:r w:rsidR="00745781" w:rsidRPr="0023193D">
        <w:rPr>
          <w:rStyle w:val="aff9"/>
        </w:rPr>
        <w:endnoteReference w:id="27"/>
      </w:r>
      <w:r w:rsidR="00745781" w:rsidRPr="0023193D">
        <w:rPr>
          <w:rStyle w:val="aff9"/>
        </w:rPr>
        <w:t>]</w:t>
      </w:r>
      <w:r w:rsidR="00745781">
        <w:rPr>
          <w:rFonts w:hint="eastAsia"/>
        </w:rPr>
        <w:t>引入</w:t>
      </w:r>
      <w:r w:rsidR="00745781">
        <w:t>新的</w:t>
      </w:r>
      <w:r w:rsidR="00745781">
        <w:rPr>
          <w:rFonts w:hint="eastAsia"/>
        </w:rPr>
        <w:t>W</w:t>
      </w:r>
      <w:r w:rsidR="00745781">
        <w:t>eb</w:t>
      </w:r>
      <w:r w:rsidR="00745781">
        <w:t>服务模型，</w:t>
      </w:r>
      <w:r w:rsidR="00745781" w:rsidRPr="008B3C00">
        <w:rPr>
          <w:rFonts w:hint="eastAsia"/>
        </w:rPr>
        <w:t>将</w:t>
      </w:r>
      <w:r w:rsidR="00745781" w:rsidRPr="008B3C00">
        <w:rPr>
          <w:rFonts w:hint="eastAsia"/>
        </w:rPr>
        <w:t>Web</w:t>
      </w:r>
      <w:r w:rsidR="00745781" w:rsidRPr="008B3C00">
        <w:rPr>
          <w:rFonts w:hint="eastAsia"/>
        </w:rPr>
        <w:t>服务行为分为</w:t>
      </w:r>
      <w:r w:rsidR="00745781" w:rsidRPr="008B2B01">
        <w:t>操作行为</w:t>
      </w:r>
      <w:r w:rsidR="00745781">
        <w:rPr>
          <w:rFonts w:hint="eastAsia"/>
        </w:rPr>
        <w:t>和控制行为，</w:t>
      </w:r>
      <w:r w:rsidR="00745781">
        <w:t>操作行为描述了</w:t>
      </w:r>
      <w:r w:rsidR="00745781">
        <w:t>Web</w:t>
      </w:r>
      <w:r w:rsidR="00745781">
        <w:t>服务的业务逻辑</w:t>
      </w:r>
      <w:r w:rsidR="00745781">
        <w:rPr>
          <w:rFonts w:hint="eastAsia"/>
        </w:rPr>
        <w:t>，</w:t>
      </w:r>
      <w:r w:rsidR="00745781">
        <w:t>控制行为</w:t>
      </w:r>
      <w:r w:rsidR="00745781" w:rsidRPr="00B31916">
        <w:rPr>
          <w:rFonts w:hint="eastAsia"/>
        </w:rPr>
        <w:t>作为操作行为的控制者引导</w:t>
      </w:r>
      <w:r w:rsidR="00745781">
        <w:rPr>
          <w:rFonts w:hint="eastAsia"/>
        </w:rPr>
        <w:t>其</w:t>
      </w:r>
      <w:r w:rsidR="00745781" w:rsidRPr="00B31916">
        <w:rPr>
          <w:rFonts w:hint="eastAsia"/>
        </w:rPr>
        <w:t>Web</w:t>
      </w:r>
      <w:r w:rsidR="00745781" w:rsidRPr="00B31916">
        <w:rPr>
          <w:rFonts w:hint="eastAsia"/>
        </w:rPr>
        <w:t>服务业务逻辑的执行进度</w:t>
      </w:r>
      <w:r w:rsidR="00745781">
        <w:rPr>
          <w:rFonts w:hint="eastAsia"/>
        </w:rPr>
        <w:t>，以便</w:t>
      </w:r>
      <w:r w:rsidR="00745781" w:rsidRPr="00B31916">
        <w:rPr>
          <w:rFonts w:hint="eastAsia"/>
        </w:rPr>
        <w:t>更好的测试，分析和调试</w:t>
      </w:r>
      <w:r w:rsidR="00745781">
        <w:rPr>
          <w:rFonts w:hint="eastAsia"/>
        </w:rPr>
        <w:t>W</w:t>
      </w:r>
      <w:r w:rsidR="00745781">
        <w:t>eb</w:t>
      </w:r>
      <w:r w:rsidR="00745781">
        <w:rPr>
          <w:rFonts w:hint="eastAsia"/>
        </w:rPr>
        <w:t>服务。</w:t>
      </w:r>
      <w:r w:rsidR="00745781" w:rsidRPr="00E80DD0">
        <w:rPr>
          <w:rFonts w:hint="eastAsia"/>
        </w:rPr>
        <w:t>Sneed</w:t>
      </w:r>
      <w:r w:rsidR="00745781" w:rsidRPr="00E80DD0">
        <w:rPr>
          <w:rFonts w:hint="eastAsia"/>
        </w:rPr>
        <w:t>等人</w:t>
      </w:r>
      <w:r w:rsidR="00FD36C2" w:rsidRPr="00FD36C2">
        <w:rPr>
          <w:rFonts w:hint="eastAsia"/>
          <w:vertAlign w:val="superscript"/>
        </w:rPr>
        <w:t>[</w:t>
      </w:r>
      <w:r w:rsidR="00FD36C2" w:rsidRPr="00FD36C2">
        <w:rPr>
          <w:rStyle w:val="aff9"/>
        </w:rPr>
        <w:endnoteReference w:id="28"/>
      </w:r>
      <w:r w:rsidR="00FD36C2" w:rsidRPr="00FD36C2">
        <w:rPr>
          <w:vertAlign w:val="superscript"/>
        </w:rPr>
        <w:t>]</w:t>
      </w:r>
      <w:r w:rsidR="00745781" w:rsidRPr="00E80DD0">
        <w:rPr>
          <w:rFonts w:hint="eastAsia"/>
        </w:rPr>
        <w:t>提出通过扩展</w:t>
      </w:r>
      <w:r w:rsidR="00745781" w:rsidRPr="00E80DD0">
        <w:rPr>
          <w:rFonts w:hint="eastAsia"/>
        </w:rPr>
        <w:t>WSDL</w:t>
      </w:r>
      <w:r w:rsidR="00745781" w:rsidRPr="00E80DD0">
        <w:rPr>
          <w:rFonts w:hint="eastAsia"/>
        </w:rPr>
        <w:t>，增加的描述能力，然后结合树结点、扩展的刻面约束和前置条件来生成相应的测试数据。</w:t>
      </w:r>
    </w:p>
    <w:p w14:paraId="678DDA57" w14:textId="77777777" w:rsidR="00443CDA" w:rsidRPr="00D94714" w:rsidRDefault="00745781" w:rsidP="00745781">
      <w:pPr>
        <w:pStyle w:val="u5"/>
        <w:spacing w:before="24" w:after="24"/>
        <w:ind w:firstLine="480"/>
      </w:pPr>
      <w:r>
        <w:rPr>
          <w:rFonts w:hint="eastAsia"/>
        </w:rPr>
        <w:t>针对</w:t>
      </w:r>
      <w:r>
        <w:rPr>
          <w:rFonts w:hint="eastAsia"/>
        </w:rPr>
        <w:t>WSDL</w:t>
      </w:r>
      <w:r>
        <w:rPr>
          <w:rFonts w:hint="eastAsia"/>
        </w:rPr>
        <w:t>文档未</w:t>
      </w:r>
      <w:r>
        <w:t>提供操作</w:t>
      </w:r>
      <w:r>
        <w:rPr>
          <w:rFonts w:hint="eastAsia"/>
        </w:rPr>
        <w:t>序列生成</w:t>
      </w:r>
      <w:r>
        <w:t>所需</w:t>
      </w:r>
      <w:r>
        <w:rPr>
          <w:rFonts w:hint="eastAsia"/>
        </w:rPr>
        <w:t>W</w:t>
      </w:r>
      <w:r>
        <w:t>eb</w:t>
      </w:r>
      <w:r>
        <w:rPr>
          <w:rFonts w:hint="eastAsia"/>
        </w:rPr>
        <w:t>服务行为</w:t>
      </w:r>
      <w:r>
        <w:t>信息</w:t>
      </w:r>
      <w:r>
        <w:rPr>
          <w:rFonts w:hint="eastAsia"/>
        </w:rPr>
        <w:t>的</w:t>
      </w:r>
      <w:r>
        <w:t>问题，</w:t>
      </w:r>
      <w:r>
        <w:rPr>
          <w:rFonts w:hint="eastAsia"/>
        </w:rPr>
        <w:t>B</w:t>
      </w:r>
      <w:r>
        <w:t>ertolino</w:t>
      </w:r>
      <w:r>
        <w:rPr>
          <w:rFonts w:hint="eastAsia"/>
        </w:rPr>
        <w:t>等人</w:t>
      </w:r>
      <w:r w:rsidR="00E6225C" w:rsidRPr="00E6225C">
        <w:rPr>
          <w:rFonts w:hint="eastAsia"/>
          <w:vertAlign w:val="superscript"/>
        </w:rPr>
        <w:t>[</w:t>
      </w:r>
      <w:r w:rsidR="00A019B3" w:rsidRPr="00E6225C">
        <w:rPr>
          <w:rStyle w:val="aff9"/>
        </w:rPr>
        <w:endnoteReference w:id="29"/>
      </w:r>
      <w:r w:rsidR="00E6225C" w:rsidRPr="00E6225C">
        <w:rPr>
          <w:vertAlign w:val="superscript"/>
        </w:rPr>
        <w:t>]</w:t>
      </w:r>
      <w:r>
        <w:t>提出</w:t>
      </w:r>
      <w:r>
        <w:rPr>
          <w:rFonts w:hint="eastAsia"/>
        </w:rPr>
        <w:t>服务提供者</w:t>
      </w:r>
      <w:r>
        <w:t>上载</w:t>
      </w:r>
      <w:r>
        <w:t>WSDL</w:t>
      </w:r>
      <w:r>
        <w:rPr>
          <w:rFonts w:hint="eastAsia"/>
        </w:rPr>
        <w:t>的</w:t>
      </w:r>
      <w:r>
        <w:t>同时上载操作序列的协议状态机以</w:t>
      </w:r>
      <w:r>
        <w:rPr>
          <w:rFonts w:hint="eastAsia"/>
        </w:rPr>
        <w:t>描述</w:t>
      </w:r>
      <w:r>
        <w:rPr>
          <w:rFonts w:hint="eastAsia"/>
        </w:rPr>
        <w:t>W</w:t>
      </w:r>
      <w:r>
        <w:t>eb</w:t>
      </w:r>
      <w:r>
        <w:t>服务行为信息</w:t>
      </w:r>
      <w:r w:rsidR="00D808D1">
        <w:rPr>
          <w:rFonts w:hint="eastAsia"/>
        </w:rPr>
        <w:t>，通过向</w:t>
      </w:r>
      <w:r w:rsidR="00D808D1">
        <w:rPr>
          <w:rFonts w:hint="eastAsia"/>
        </w:rPr>
        <w:t>WSDL</w:t>
      </w:r>
      <w:r w:rsidR="00D808D1">
        <w:t>中引入</w:t>
      </w:r>
      <w:r w:rsidR="003A4DAA">
        <w:rPr>
          <w:rFonts w:hint="eastAsia"/>
        </w:rPr>
        <w:t>UML2</w:t>
      </w:r>
      <w:r w:rsidR="003A4DAA">
        <w:rPr>
          <w:rFonts w:hint="eastAsia"/>
        </w:rPr>
        <w:t>中</w:t>
      </w:r>
      <w:r w:rsidR="003A4DAA">
        <w:t>的协议状态</w:t>
      </w:r>
      <w:r w:rsidR="003A4DAA">
        <w:rPr>
          <w:rFonts w:hint="eastAsia"/>
        </w:rPr>
        <w:t>机描述</w:t>
      </w:r>
      <w:r w:rsidR="00D808D1">
        <w:rPr>
          <w:rFonts w:hint="eastAsia"/>
        </w:rPr>
        <w:t>，</w:t>
      </w:r>
      <w:r w:rsidR="00D808D1">
        <w:t>增加对</w:t>
      </w:r>
      <w:r w:rsidR="00D808D1">
        <w:rPr>
          <w:rFonts w:hint="eastAsia"/>
        </w:rPr>
        <w:t>服务</w:t>
      </w:r>
      <w:r w:rsidR="00D808D1">
        <w:t>前置后置</w:t>
      </w:r>
      <w:r w:rsidR="00D808D1">
        <w:rPr>
          <w:rFonts w:hint="eastAsia"/>
        </w:rPr>
        <w:t>条件</w:t>
      </w:r>
      <w:r w:rsidR="00D808D1">
        <w:t>以及数据、进程约束的描述，增强了</w:t>
      </w:r>
      <w:r w:rsidR="00D808D1">
        <w:rPr>
          <w:rFonts w:hint="eastAsia"/>
        </w:rPr>
        <w:t>W</w:t>
      </w:r>
      <w:r w:rsidR="00D808D1">
        <w:t>eb</w:t>
      </w:r>
      <w:r w:rsidR="00D808D1">
        <w:t>服务的可验证性</w:t>
      </w:r>
      <w:r>
        <w:t>。</w:t>
      </w:r>
      <w:r>
        <w:rPr>
          <w:rFonts w:hint="eastAsia"/>
        </w:rPr>
        <w:t>H</w:t>
      </w:r>
      <w:r>
        <w:t>eckel</w:t>
      </w:r>
      <w:r>
        <w:t>等人</w:t>
      </w:r>
      <w:r w:rsidR="00215D98" w:rsidRPr="00215D98">
        <w:rPr>
          <w:rFonts w:hint="eastAsia"/>
          <w:vertAlign w:val="superscript"/>
        </w:rPr>
        <w:t>[</w:t>
      </w:r>
      <w:r w:rsidR="00E6225C" w:rsidRPr="00215D98">
        <w:rPr>
          <w:rStyle w:val="aff9"/>
        </w:rPr>
        <w:endnoteReference w:id="30"/>
      </w:r>
      <w:r w:rsidR="00215D98" w:rsidRPr="00215D98">
        <w:rPr>
          <w:vertAlign w:val="superscript"/>
        </w:rPr>
        <w:t>]</w:t>
      </w:r>
      <w:r>
        <w:rPr>
          <w:rFonts w:hint="eastAsia"/>
        </w:rPr>
        <w:t>提出服务提供商</w:t>
      </w:r>
      <w:r>
        <w:t>要上载</w:t>
      </w:r>
      <w:r>
        <w:rPr>
          <w:rFonts w:hint="eastAsia"/>
        </w:rPr>
        <w:t>行为图</w:t>
      </w:r>
      <w:r>
        <w:t>转换规则</w:t>
      </w:r>
      <w:r>
        <w:rPr>
          <w:rFonts w:hint="eastAsia"/>
        </w:rPr>
        <w:t>来</w:t>
      </w:r>
      <w:r>
        <w:t>描述</w:t>
      </w:r>
      <w:r>
        <w:rPr>
          <w:rFonts w:hint="eastAsia"/>
        </w:rPr>
        <w:t>W</w:t>
      </w:r>
      <w:r>
        <w:t>eb</w:t>
      </w:r>
      <w:r>
        <w:t>服务行为信息</w:t>
      </w:r>
      <w:r w:rsidR="00F90D8F">
        <w:rPr>
          <w:rFonts w:hint="eastAsia"/>
        </w:rPr>
        <w:t>。</w:t>
      </w:r>
      <w:r w:rsidR="00F90D8F">
        <w:t>但是</w:t>
      </w:r>
      <w:r w:rsidR="00F90D8F">
        <w:rPr>
          <w:rFonts w:hint="eastAsia"/>
        </w:rPr>
        <w:t>上述</w:t>
      </w:r>
      <w:r>
        <w:t>方法缺乏相应的规范，并且</w:t>
      </w:r>
      <w:r>
        <w:rPr>
          <w:rFonts w:hint="eastAsia"/>
        </w:rPr>
        <w:t>增加</w:t>
      </w:r>
      <w:r>
        <w:t>了服务商的</w:t>
      </w:r>
      <w:r>
        <w:rPr>
          <w:rFonts w:hint="eastAsia"/>
        </w:rPr>
        <w:t>工作量。</w:t>
      </w:r>
    </w:p>
    <w:p w14:paraId="47FE37B0" w14:textId="77777777" w:rsidR="00443CDA" w:rsidRDefault="00E30763" w:rsidP="00E30763">
      <w:pPr>
        <w:pStyle w:val="u5"/>
        <w:spacing w:before="24" w:after="24"/>
        <w:ind w:firstLine="480"/>
      </w:pPr>
      <w:r>
        <w:rPr>
          <w:rFonts w:hint="eastAsia"/>
        </w:rPr>
        <w:t>针对</w:t>
      </w:r>
      <w:r>
        <w:rPr>
          <w:rFonts w:hint="eastAsia"/>
        </w:rPr>
        <w:t>WSDL</w:t>
      </w:r>
      <w:r>
        <w:rPr>
          <w:rFonts w:hint="eastAsia"/>
        </w:rPr>
        <w:t>描述</w:t>
      </w:r>
      <w:r>
        <w:t>Web</w:t>
      </w:r>
      <w:r>
        <w:rPr>
          <w:rFonts w:hint="eastAsia"/>
        </w:rPr>
        <w:t>服务</w:t>
      </w:r>
      <w:r>
        <w:t>非功能属性局限问题，</w:t>
      </w:r>
      <w:r w:rsidR="001E74B4" w:rsidRPr="001E74B4">
        <w:t>Parimala</w:t>
      </w:r>
      <w:r w:rsidR="00653219">
        <w:rPr>
          <w:rFonts w:hint="eastAsia"/>
        </w:rPr>
        <w:t>等人</w:t>
      </w:r>
      <w:r w:rsidR="001E74B4" w:rsidRPr="001E74B4">
        <w:rPr>
          <w:rStyle w:val="aff9"/>
        </w:rPr>
        <w:t>[</w:t>
      </w:r>
      <w:r w:rsidR="001E74B4" w:rsidRPr="001E74B4">
        <w:rPr>
          <w:rStyle w:val="aff9"/>
        </w:rPr>
        <w:endnoteReference w:id="31"/>
      </w:r>
      <w:r w:rsidR="001E74B4" w:rsidRPr="001E74B4">
        <w:rPr>
          <w:rStyle w:val="aff9"/>
        </w:rPr>
        <w:t>]</w:t>
      </w:r>
      <w:r w:rsidR="00286E1A" w:rsidRPr="00286E1A">
        <w:rPr>
          <w:rFonts w:hint="eastAsia"/>
        </w:rPr>
        <w:t>从非功能属性</w:t>
      </w:r>
      <w:r w:rsidR="00B308D2">
        <w:rPr>
          <w:rFonts w:hint="eastAsia"/>
        </w:rPr>
        <w:t>角度</w:t>
      </w:r>
      <w:r w:rsidR="00286E1A" w:rsidRPr="00286E1A">
        <w:rPr>
          <w:rFonts w:hint="eastAsia"/>
        </w:rPr>
        <w:t>扩展</w:t>
      </w:r>
      <w:r w:rsidR="00A16A5C">
        <w:rPr>
          <w:rFonts w:hint="eastAsia"/>
        </w:rPr>
        <w:t>WSD</w:t>
      </w:r>
      <w:r w:rsidR="0088379A">
        <w:t>L</w:t>
      </w:r>
      <w:r w:rsidR="0088379A">
        <w:rPr>
          <w:rFonts w:hint="eastAsia"/>
        </w:rPr>
        <w:t>的</w:t>
      </w:r>
      <w:r w:rsidR="00DB7B54">
        <w:t>S</w:t>
      </w:r>
      <w:r w:rsidR="0088379A" w:rsidRPr="0088379A">
        <w:t>ervice</w:t>
      </w:r>
      <w:r w:rsidR="0088379A">
        <w:rPr>
          <w:rFonts w:hint="eastAsia"/>
        </w:rPr>
        <w:t>标签</w:t>
      </w:r>
      <w:r w:rsidR="00A16A5C">
        <w:rPr>
          <w:rFonts w:hint="eastAsia"/>
        </w:rPr>
        <w:t>，</w:t>
      </w:r>
      <w:r w:rsidR="00A16A5C">
        <w:t>向</w:t>
      </w:r>
      <w:r w:rsidR="00DB7B54">
        <w:t>S</w:t>
      </w:r>
      <w:r w:rsidR="00DB7B54" w:rsidRPr="00DB7B54">
        <w:t>ervice</w:t>
      </w:r>
      <w:r w:rsidR="00A16A5C">
        <w:t>中添加</w:t>
      </w:r>
      <w:r w:rsidR="00A16A5C" w:rsidRPr="00A16A5C">
        <w:t>criteria name</w:t>
      </w:r>
      <w:r w:rsidR="00DB7B54">
        <w:rPr>
          <w:rFonts w:hint="eastAsia"/>
        </w:rPr>
        <w:t>及</w:t>
      </w:r>
      <w:r w:rsidR="00A16A5C" w:rsidRPr="00286E1A">
        <w:rPr>
          <w:rFonts w:hint="eastAsia"/>
        </w:rPr>
        <w:t>definition</w:t>
      </w:r>
      <w:r w:rsidR="00DB7B54">
        <w:rPr>
          <w:rFonts w:hint="eastAsia"/>
        </w:rPr>
        <w:t>标签，</w:t>
      </w:r>
      <w:r w:rsidR="00DB7B54">
        <w:t>代表</w:t>
      </w:r>
      <w:r w:rsidR="00DB7B54">
        <w:rPr>
          <w:rFonts w:hint="eastAsia"/>
        </w:rPr>
        <w:t>目标</w:t>
      </w:r>
      <w:r w:rsidR="00DB7B54">
        <w:t>服务</w:t>
      </w:r>
      <w:r w:rsidR="00DB7B54">
        <w:rPr>
          <w:rFonts w:hint="eastAsia"/>
        </w:rPr>
        <w:t>包含</w:t>
      </w:r>
      <w:r w:rsidR="00DB7B54">
        <w:t>的</w:t>
      </w:r>
      <w:r w:rsidR="00DB7B54" w:rsidRPr="00DB7B54">
        <w:rPr>
          <w:rFonts w:hint="eastAsia"/>
        </w:rPr>
        <w:t>非功能属性</w:t>
      </w:r>
      <w:r w:rsidR="00DB7B54">
        <w:rPr>
          <w:rFonts w:hint="eastAsia"/>
        </w:rPr>
        <w:t>及</w:t>
      </w:r>
      <w:r w:rsidR="00DB7B54">
        <w:t>详细说明</w:t>
      </w:r>
      <w:r w:rsidR="00DB7B54">
        <w:rPr>
          <w:rFonts w:hint="eastAsia"/>
        </w:rPr>
        <w:t>，</w:t>
      </w:r>
      <w:r w:rsidR="00286E1A" w:rsidRPr="00286E1A">
        <w:rPr>
          <w:rFonts w:hint="eastAsia"/>
        </w:rPr>
        <w:t>更加详细的描述了这个服务提供的服务</w:t>
      </w:r>
      <w:r w:rsidR="00DB7B54">
        <w:rPr>
          <w:rFonts w:hint="eastAsia"/>
        </w:rPr>
        <w:t>特性以</w:t>
      </w:r>
      <w:r w:rsidR="00DB7B54" w:rsidRPr="00DB7B54">
        <w:rPr>
          <w:rFonts w:hint="eastAsia"/>
        </w:rPr>
        <w:t>帮助</w:t>
      </w:r>
      <w:r w:rsidR="00DB7B54">
        <w:rPr>
          <w:rFonts w:hint="eastAsia"/>
        </w:rPr>
        <w:t>服务使用者</w:t>
      </w:r>
      <w:r w:rsidR="00DB7B54" w:rsidRPr="00DB7B54">
        <w:rPr>
          <w:rFonts w:hint="eastAsia"/>
        </w:rPr>
        <w:t>找到更合适</w:t>
      </w:r>
      <w:r w:rsidR="00DB7B54">
        <w:rPr>
          <w:rFonts w:hint="eastAsia"/>
        </w:rPr>
        <w:t>其</w:t>
      </w:r>
      <w:r w:rsidR="00DB7B54">
        <w:t>需求</w:t>
      </w:r>
      <w:r w:rsidR="00DB7B54" w:rsidRPr="00DB7B54">
        <w:rPr>
          <w:rFonts w:hint="eastAsia"/>
        </w:rPr>
        <w:t>的服务</w:t>
      </w:r>
      <w:r w:rsidR="00DB7B54">
        <w:rPr>
          <w:rFonts w:hint="eastAsia"/>
        </w:rPr>
        <w:t>。</w:t>
      </w:r>
      <w:r w:rsidR="00761B0A">
        <w:rPr>
          <w:rFonts w:hint="eastAsia"/>
        </w:rPr>
        <w:t>Jiang</w:t>
      </w:r>
      <w:r w:rsidR="00653219">
        <w:rPr>
          <w:rFonts w:hint="eastAsia"/>
        </w:rPr>
        <w:t>等人</w:t>
      </w:r>
      <w:r w:rsidR="00761B0A" w:rsidRPr="00761B0A">
        <w:rPr>
          <w:vertAlign w:val="superscript"/>
        </w:rPr>
        <w:t>[</w:t>
      </w:r>
      <w:r w:rsidR="00761B0A" w:rsidRPr="00761B0A">
        <w:rPr>
          <w:rStyle w:val="aff9"/>
        </w:rPr>
        <w:endnoteReference w:id="32"/>
      </w:r>
      <w:r w:rsidR="00761B0A" w:rsidRPr="00761B0A">
        <w:rPr>
          <w:vertAlign w:val="superscript"/>
        </w:rPr>
        <w:t>]</w:t>
      </w:r>
      <w:r w:rsidR="009828E9">
        <w:rPr>
          <w:rFonts w:hint="eastAsia"/>
        </w:rPr>
        <w:t>通过扩展</w:t>
      </w:r>
      <w:r w:rsidR="009828E9">
        <w:rPr>
          <w:rFonts w:hint="eastAsia"/>
        </w:rPr>
        <w:t>WSDL</w:t>
      </w:r>
      <w:r w:rsidR="009828E9">
        <w:rPr>
          <w:rFonts w:hint="eastAsia"/>
        </w:rPr>
        <w:t>文件</w:t>
      </w:r>
      <w:r>
        <w:rPr>
          <w:rFonts w:hint="eastAsia"/>
        </w:rPr>
        <w:t>，向其中增加</w:t>
      </w:r>
      <w:r w:rsidR="00157410" w:rsidRPr="00157410">
        <w:rPr>
          <w:rFonts w:hint="eastAsia"/>
        </w:rPr>
        <w:t>服务</w:t>
      </w:r>
      <w:r>
        <w:rPr>
          <w:rFonts w:hint="eastAsia"/>
        </w:rPr>
        <w:t>价格</w:t>
      </w:r>
      <w:r>
        <w:t>、响应时间、服务</w:t>
      </w:r>
      <w:r>
        <w:lastRenderedPageBreak/>
        <w:t>可用性</w:t>
      </w:r>
      <w:r>
        <w:rPr>
          <w:rFonts w:hint="eastAsia"/>
        </w:rPr>
        <w:t>、</w:t>
      </w:r>
      <w:r>
        <w:t>可靠性</w:t>
      </w:r>
      <w:r>
        <w:rPr>
          <w:rFonts w:hint="eastAsia"/>
        </w:rPr>
        <w:t>及</w:t>
      </w:r>
      <w:r>
        <w:t>服务评价等</w:t>
      </w:r>
      <w:r w:rsidR="00157410" w:rsidRPr="00157410">
        <w:rPr>
          <w:rFonts w:hint="eastAsia"/>
        </w:rPr>
        <w:t>质量</w:t>
      </w:r>
      <w:r w:rsidR="00157410">
        <w:rPr>
          <w:rFonts w:hint="eastAsia"/>
        </w:rPr>
        <w:t>因素</w:t>
      </w:r>
      <w:r>
        <w:rPr>
          <w:rFonts w:hint="eastAsia"/>
        </w:rPr>
        <w:t>的</w:t>
      </w:r>
      <w:r>
        <w:t>方式</w:t>
      </w:r>
      <w:r>
        <w:rPr>
          <w:rFonts w:hint="eastAsia"/>
        </w:rPr>
        <w:t>弥补基于功能属性的</w:t>
      </w:r>
      <w:r>
        <w:rPr>
          <w:rFonts w:hint="eastAsia"/>
        </w:rPr>
        <w:t>Web</w:t>
      </w:r>
      <w:r>
        <w:rPr>
          <w:rFonts w:hint="eastAsia"/>
        </w:rPr>
        <w:t>服务选择的不足。</w:t>
      </w:r>
    </w:p>
    <w:p w14:paraId="7EAB2CFB" w14:textId="77777777" w:rsidR="00116541" w:rsidRDefault="00E30763" w:rsidP="00347356">
      <w:pPr>
        <w:pStyle w:val="u5"/>
        <w:spacing w:before="24" w:after="24"/>
        <w:ind w:firstLine="480"/>
      </w:pPr>
      <w:r>
        <w:rPr>
          <w:rFonts w:hint="eastAsia"/>
        </w:rPr>
        <w:t>为了</w:t>
      </w:r>
      <w:r>
        <w:t>提高</w:t>
      </w:r>
      <w:r>
        <w:rPr>
          <w:rFonts w:hint="eastAsia"/>
        </w:rPr>
        <w:t>服务组合</w:t>
      </w:r>
      <w:r>
        <w:t>质量，</w:t>
      </w:r>
      <w:r w:rsidR="00653219" w:rsidRPr="00653219">
        <w:t>Wang</w:t>
      </w:r>
      <w:r w:rsidR="00653219">
        <w:rPr>
          <w:rStyle w:val="aff9"/>
          <w:rFonts w:hint="eastAsia"/>
          <w:vertAlign w:val="baseline"/>
        </w:rPr>
        <w:t>等人</w:t>
      </w:r>
      <w:r w:rsidR="005A4B79" w:rsidRPr="005A4B79">
        <w:rPr>
          <w:rFonts w:hint="eastAsia"/>
          <w:vertAlign w:val="superscript"/>
        </w:rPr>
        <w:t>[</w:t>
      </w:r>
      <w:r w:rsidR="00BC129D" w:rsidRPr="005A4B79">
        <w:rPr>
          <w:rStyle w:val="aff9"/>
        </w:rPr>
        <w:endnoteReference w:id="33"/>
      </w:r>
      <w:r w:rsidR="005A4B79" w:rsidRPr="005A4B79">
        <w:rPr>
          <w:vertAlign w:val="superscript"/>
        </w:rPr>
        <w:t>]</w:t>
      </w:r>
      <w:r w:rsidR="00B31916">
        <w:rPr>
          <w:rFonts w:hint="eastAsia"/>
        </w:rPr>
        <w:t>使用</w:t>
      </w:r>
      <w:r w:rsidR="00B31916">
        <w:rPr>
          <w:rFonts w:hint="eastAsia"/>
        </w:rPr>
        <w:t>WSDL</w:t>
      </w:r>
      <w:r w:rsidR="00B31916">
        <w:rPr>
          <w:rFonts w:hint="eastAsia"/>
        </w:rPr>
        <w:t>语义</w:t>
      </w:r>
      <w:r w:rsidR="00B31916">
        <w:t>注释</w:t>
      </w:r>
      <w:r w:rsidR="00B31916">
        <w:rPr>
          <w:rFonts w:hint="eastAsia"/>
        </w:rPr>
        <w:t>(</w:t>
      </w:r>
      <w:r w:rsidR="00B31916">
        <w:t>SAWSDL</w:t>
      </w:r>
      <w:r w:rsidR="00B31916">
        <w:rPr>
          <w:rFonts w:hint="eastAsia"/>
        </w:rPr>
        <w:t>)</w:t>
      </w:r>
      <w:r w:rsidR="00B31916">
        <w:rPr>
          <w:rFonts w:hint="eastAsia"/>
        </w:rPr>
        <w:t>将服务描述</w:t>
      </w:r>
      <w:r w:rsidR="00B31916">
        <w:t>分为</w:t>
      </w:r>
      <w:r w:rsidR="00B31916" w:rsidRPr="006B733C">
        <w:rPr>
          <w:rFonts w:ascii="TimesNewRoman,Bold" w:hAnsi="TimesNewRoman,Bold" w:cs="TimesNewRoman,Bold" w:hint="eastAsia"/>
          <w:bCs/>
          <w:kern w:val="0"/>
          <w:szCs w:val="21"/>
        </w:rPr>
        <w:t>服务内涵和服务扩展</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其中</w:t>
      </w:r>
      <w:r w:rsidR="00347356">
        <w:rPr>
          <w:rFonts w:ascii="TimesNewRoman,Bold" w:hAnsi="TimesNewRoman,Bold" w:cs="TimesNewRoman,Bold" w:hint="eastAsia"/>
          <w:bCs/>
          <w:kern w:val="0"/>
          <w:szCs w:val="21"/>
        </w:rPr>
        <w:t>，</w:t>
      </w:r>
      <w:r w:rsidR="00B31916">
        <w:rPr>
          <w:rFonts w:ascii="TimesNewRoman,Bold" w:hAnsi="TimesNewRoman,Bold" w:cs="TimesNewRoman,Bold"/>
          <w:bCs/>
          <w:kern w:val="0"/>
          <w:szCs w:val="21"/>
        </w:rPr>
        <w:t>服务内涵</w:t>
      </w:r>
      <w:r w:rsidR="00B31916">
        <w:rPr>
          <w:rFonts w:ascii="TimesNewRoman,Bold" w:hAnsi="TimesNewRoman,Bold" w:cs="TimesNewRoman,Bold" w:hint="eastAsia"/>
          <w:bCs/>
          <w:kern w:val="0"/>
          <w:szCs w:val="21"/>
        </w:rPr>
        <w:t>描述</w:t>
      </w:r>
      <w:r w:rsidR="00B31916">
        <w:rPr>
          <w:rFonts w:ascii="TimesNewRoman,Bold" w:hAnsi="TimesNewRoman,Bold" w:cs="TimesNewRoman,Bold"/>
          <w:bCs/>
          <w:kern w:val="0"/>
          <w:szCs w:val="21"/>
        </w:rPr>
        <w:t>服务操作及其输入输出参数约束，服务扩展描述</w:t>
      </w:r>
      <w:r w:rsidR="00B31916">
        <w:rPr>
          <w:rFonts w:ascii="TimesNewRoman,Bold" w:hAnsi="TimesNewRoman,Bold" w:cs="TimesNewRoman,Bold" w:hint="eastAsia"/>
          <w:bCs/>
          <w:kern w:val="0"/>
          <w:szCs w:val="21"/>
        </w:rPr>
        <w:t>服务正确</w:t>
      </w:r>
      <w:r w:rsidR="00B31916">
        <w:rPr>
          <w:rFonts w:ascii="TimesNewRoman,Bold" w:hAnsi="TimesNewRoman,Bold" w:cs="TimesNewRoman,Bold"/>
          <w:bCs/>
          <w:kern w:val="0"/>
          <w:szCs w:val="21"/>
        </w:rPr>
        <w:t>执行的上下文</w:t>
      </w:r>
      <w:r w:rsidR="00B31916">
        <w:rPr>
          <w:rFonts w:ascii="TimesNewRoman,Bold" w:hAnsi="TimesNewRoman,Bold" w:cs="TimesNewRoman,Bold" w:hint="eastAsia"/>
          <w:bCs/>
          <w:kern w:val="0"/>
          <w:szCs w:val="21"/>
        </w:rPr>
        <w:t>条件</w:t>
      </w:r>
      <w:r w:rsidR="00D940D6">
        <w:rPr>
          <w:rFonts w:ascii="TimesNewRoman,Bold" w:hAnsi="TimesNewRoman,Bold" w:cs="TimesNewRoman,Bold" w:hint="eastAsia"/>
          <w:bCs/>
          <w:kern w:val="0"/>
          <w:szCs w:val="21"/>
        </w:rPr>
        <w:t>（如</w:t>
      </w:r>
      <w:r w:rsidR="00D940D6">
        <w:rPr>
          <w:rFonts w:ascii="TimesNewRoman,Bold" w:hAnsi="TimesNewRoman,Bold" w:cs="TimesNewRoman,Bold"/>
          <w:bCs/>
          <w:kern w:val="0"/>
          <w:szCs w:val="21"/>
        </w:rPr>
        <w:t>服务</w:t>
      </w:r>
      <w:r w:rsidR="00D940D6">
        <w:rPr>
          <w:rFonts w:ascii="TimesNewRoman,Bold" w:hAnsi="TimesNewRoman,Bold" w:cs="TimesNewRoman,Bold" w:hint="eastAsia"/>
          <w:bCs/>
          <w:kern w:val="0"/>
          <w:szCs w:val="21"/>
        </w:rPr>
        <w:t>有效</w:t>
      </w:r>
      <w:r w:rsidR="00D940D6">
        <w:rPr>
          <w:rFonts w:ascii="TimesNewRoman,Bold" w:hAnsi="TimesNewRoman,Bold" w:cs="TimesNewRoman,Bold"/>
          <w:bCs/>
          <w:kern w:val="0"/>
          <w:szCs w:val="21"/>
        </w:rPr>
        <w:t>时间</w:t>
      </w:r>
      <w:r w:rsidR="00D940D6">
        <w:rPr>
          <w:rFonts w:ascii="TimesNewRoman,Bold" w:hAnsi="TimesNewRoman,Bold" w:cs="TimesNewRoman,Bold" w:hint="eastAsia"/>
          <w:bCs/>
          <w:kern w:val="0"/>
          <w:szCs w:val="21"/>
        </w:rPr>
        <w:t>、</w:t>
      </w:r>
      <w:r w:rsidR="00FC27A0">
        <w:rPr>
          <w:rFonts w:ascii="TimesNewRoman,Bold" w:hAnsi="TimesNewRoman,Bold" w:cs="TimesNewRoman,Bold" w:hint="eastAsia"/>
          <w:bCs/>
          <w:kern w:val="0"/>
          <w:szCs w:val="21"/>
        </w:rPr>
        <w:t>有效区域</w:t>
      </w:r>
      <w:r w:rsidR="00D940D6">
        <w:rPr>
          <w:rFonts w:ascii="TimesNewRoman,Bold" w:hAnsi="TimesNewRoman,Bold" w:cs="TimesNewRoman,Bold"/>
          <w:bCs/>
          <w:kern w:val="0"/>
          <w:szCs w:val="21"/>
        </w:rPr>
        <w:t>等</w:t>
      </w:r>
      <w:r w:rsidR="00D940D6">
        <w:rPr>
          <w:rFonts w:ascii="TimesNewRoman,Bold" w:hAnsi="TimesNewRoman,Bold" w:cs="TimesNewRoman,Bold" w:hint="eastAsia"/>
          <w:bCs/>
          <w:kern w:val="0"/>
          <w:szCs w:val="21"/>
        </w:rPr>
        <w:t>）</w:t>
      </w:r>
      <w:r w:rsidR="00B31916">
        <w:rPr>
          <w:rFonts w:ascii="TimesNewRoman,Bold" w:hAnsi="TimesNewRoman,Bold" w:cs="TimesNewRoman,Bold" w:hint="eastAsia"/>
          <w:bCs/>
          <w:kern w:val="0"/>
          <w:szCs w:val="21"/>
        </w:rPr>
        <w:t>及</w:t>
      </w:r>
      <w:r w:rsidR="00B31916" w:rsidRPr="00B35AE5">
        <w:rPr>
          <w:rFonts w:ascii="TimesNewRoman,Bold" w:hAnsi="TimesNewRoman,Bold" w:cs="TimesNewRoman,Bold" w:hint="eastAsia"/>
          <w:bCs/>
          <w:kern w:val="0"/>
          <w:szCs w:val="21"/>
        </w:rPr>
        <w:t>服务的质量参数集</w:t>
      </w:r>
      <w:r w:rsidR="00B31916">
        <w:rPr>
          <w:rFonts w:ascii="TimesNewRoman,Bold" w:hAnsi="TimesNewRoman,Bold" w:cs="TimesNewRoman,Bold" w:hint="eastAsia"/>
          <w:bCs/>
          <w:kern w:val="0"/>
          <w:szCs w:val="21"/>
        </w:rPr>
        <w:t>。</w:t>
      </w:r>
    </w:p>
    <w:p w14:paraId="07E9956B" w14:textId="77777777" w:rsidR="00C54D66" w:rsidRDefault="00C54D66">
      <w:pPr>
        <w:pStyle w:val="u5"/>
        <w:spacing w:before="24" w:after="24"/>
        <w:ind w:firstLine="480"/>
      </w:pPr>
      <w:r>
        <w:rPr>
          <w:rFonts w:hint="eastAsia"/>
        </w:rPr>
        <w:t>姜瑛</w:t>
      </w:r>
      <w:r>
        <w:t>等人</w:t>
      </w:r>
      <w:r w:rsidR="00FE7B8D" w:rsidRPr="003C3891">
        <w:rPr>
          <w:rFonts w:hint="eastAsia"/>
          <w:highlight w:val="yellow"/>
          <w:vertAlign w:val="superscript"/>
        </w:rPr>
        <w:t>[</w:t>
      </w:r>
      <w:r w:rsidR="003C3891" w:rsidRPr="003C3891">
        <w:rPr>
          <w:rFonts w:hint="eastAsia"/>
          <w:highlight w:val="yellow"/>
          <w:vertAlign w:val="superscript"/>
        </w:rPr>
        <w:t>7</w:t>
      </w:r>
      <w:r w:rsidR="00FE7B8D" w:rsidRPr="003C3891">
        <w:rPr>
          <w:rFonts w:hint="eastAsia"/>
          <w:highlight w:val="yellow"/>
          <w:vertAlign w:val="superscript"/>
        </w:rPr>
        <w:t>]</w:t>
      </w:r>
      <w:r>
        <w:rPr>
          <w:rFonts w:hint="eastAsia"/>
        </w:rPr>
        <w:t>结合</w:t>
      </w:r>
      <w:r>
        <w:t>合约</w:t>
      </w:r>
      <w:r>
        <w:rPr>
          <w:rFonts w:hint="eastAsia"/>
        </w:rPr>
        <w:t>式</w:t>
      </w:r>
      <w:r>
        <w:t>设计</w:t>
      </w:r>
      <w:r>
        <w:rPr>
          <w:rFonts w:hint="eastAsia"/>
        </w:rPr>
        <w:t>，扩充</w:t>
      </w:r>
      <w:r>
        <w:rPr>
          <w:rFonts w:hint="eastAsia"/>
        </w:rPr>
        <w:t>WSDL</w:t>
      </w:r>
      <w:r>
        <w:rPr>
          <w:rFonts w:hint="eastAsia"/>
        </w:rPr>
        <w:t>语法</w:t>
      </w:r>
      <w:r>
        <w:t>，提出了一种基于前置条件和后置条件的</w:t>
      </w:r>
      <w:r>
        <w:rPr>
          <w:rFonts w:hint="eastAsia"/>
        </w:rPr>
        <w:t>W</w:t>
      </w:r>
      <w:r w:rsidR="00CC2FD2">
        <w:t>eb</w:t>
      </w:r>
      <w:r w:rsidR="00CC2FD2">
        <w:t>服务</w:t>
      </w:r>
      <w:r>
        <w:rPr>
          <w:rFonts w:hint="eastAsia"/>
        </w:rPr>
        <w:t>测试技术</w:t>
      </w:r>
      <w:r w:rsidR="00CC2FD2">
        <w:rPr>
          <w:rFonts w:hint="eastAsia"/>
        </w:rPr>
        <w:t>，</w:t>
      </w:r>
      <w:r w:rsidR="00CC2FD2">
        <w:t>有助于</w:t>
      </w:r>
      <w:r w:rsidR="00CC2FD2">
        <w:rPr>
          <w:rFonts w:hint="eastAsia"/>
        </w:rPr>
        <w:t>服务</w:t>
      </w:r>
      <w:r w:rsidR="00CC2FD2">
        <w:t>使用者正确的使用</w:t>
      </w:r>
      <w:r w:rsidR="00CC2FD2">
        <w:rPr>
          <w:rFonts w:hint="eastAsia"/>
        </w:rPr>
        <w:t>W</w:t>
      </w:r>
      <w:r w:rsidR="00CC2FD2">
        <w:t>eb</w:t>
      </w:r>
      <w:r w:rsidR="00CC2FD2">
        <w:rPr>
          <w:rFonts w:hint="eastAsia"/>
        </w:rPr>
        <w:t>服务，</w:t>
      </w:r>
      <w:r w:rsidR="00CC2FD2">
        <w:t>并在使用出错时分辨</w:t>
      </w:r>
      <w:r w:rsidR="00CC2FD2">
        <w:rPr>
          <w:rFonts w:hint="eastAsia"/>
        </w:rPr>
        <w:t>错误</w:t>
      </w:r>
      <w:r w:rsidR="00CC2FD2">
        <w:t>原因</w:t>
      </w:r>
      <w:r w:rsidR="00FE7B8D">
        <w:rPr>
          <w:rFonts w:hint="eastAsia"/>
        </w:rPr>
        <w:t>，</w:t>
      </w:r>
      <w:r>
        <w:t>该技术</w:t>
      </w:r>
      <w:r w:rsidR="00CC2FD2">
        <w:rPr>
          <w:rFonts w:hint="eastAsia"/>
        </w:rPr>
        <w:t>向</w:t>
      </w:r>
      <w:r w:rsidR="00FE7B8D">
        <w:rPr>
          <w:rFonts w:hint="eastAsia"/>
        </w:rPr>
        <w:t>WSDL</w:t>
      </w:r>
      <w:r w:rsidR="00FE7B8D">
        <w:rPr>
          <w:rFonts w:hint="eastAsia"/>
        </w:rPr>
        <w:t>中</w:t>
      </w:r>
      <w:r w:rsidR="00FE7B8D">
        <w:rPr>
          <w:rFonts w:hint="eastAsia"/>
        </w:rPr>
        <w:t>&lt;</w:t>
      </w:r>
      <w:r w:rsidR="00FE7B8D">
        <w:t>operation</w:t>
      </w:r>
      <w:r w:rsidR="00FE7B8D">
        <w:rPr>
          <w:rFonts w:hint="eastAsia"/>
        </w:rPr>
        <w:t>&gt;</w:t>
      </w:r>
      <w:r w:rsidR="00FE7B8D">
        <w:rPr>
          <w:rFonts w:hint="eastAsia"/>
        </w:rPr>
        <w:t>标签</w:t>
      </w:r>
      <w:r w:rsidR="00FE7B8D">
        <w:t>中添加</w:t>
      </w:r>
      <w:r w:rsidR="00FE7B8D">
        <w:rPr>
          <w:rFonts w:hint="eastAsia"/>
        </w:rPr>
        <w:t>&lt;</w:t>
      </w:r>
      <w:r w:rsidR="00FE7B8D">
        <w:t>precondition</w:t>
      </w:r>
      <w:r w:rsidR="00FE7B8D">
        <w:rPr>
          <w:rFonts w:hint="eastAsia"/>
        </w:rPr>
        <w:t>&gt;</w:t>
      </w:r>
      <w:r w:rsidR="00FE7B8D">
        <w:rPr>
          <w:rFonts w:hint="eastAsia"/>
        </w:rPr>
        <w:t>及</w:t>
      </w:r>
      <w:r w:rsidR="00FE7B8D">
        <w:rPr>
          <w:rFonts w:hint="eastAsia"/>
        </w:rPr>
        <w:t>&lt;</w:t>
      </w:r>
      <w:r w:rsidR="00FE7B8D">
        <w:t>postcondition</w:t>
      </w:r>
      <w:r w:rsidR="00FE7B8D">
        <w:rPr>
          <w:rFonts w:hint="eastAsia"/>
        </w:rPr>
        <w:t>&gt;</w:t>
      </w:r>
      <w:r w:rsidR="00FE7B8D">
        <w:rPr>
          <w:rFonts w:hint="eastAsia"/>
        </w:rPr>
        <w:t>标签</w:t>
      </w:r>
      <w:r w:rsidR="00FE7B8D">
        <w:t>分别</w:t>
      </w:r>
      <w:r w:rsidR="00A8476F">
        <w:rPr>
          <w:rFonts w:hint="eastAsia"/>
        </w:rPr>
        <w:t>标识</w:t>
      </w:r>
      <w:r w:rsidR="00FE7B8D">
        <w:rPr>
          <w:rFonts w:hint="eastAsia"/>
        </w:rPr>
        <w:t>操作前置</w:t>
      </w:r>
      <w:r w:rsidR="00FE7B8D">
        <w:t>及后置条件。</w:t>
      </w:r>
    </w:p>
    <w:p w14:paraId="2715E3A5" w14:textId="77777777" w:rsidR="008B3C00" w:rsidRDefault="0006005E" w:rsidP="000471C9">
      <w:pPr>
        <w:pStyle w:val="u5"/>
        <w:spacing w:before="24" w:after="24"/>
        <w:ind w:firstLine="480"/>
      </w:pPr>
      <w:r>
        <w:rPr>
          <w:rFonts w:hint="eastAsia"/>
        </w:rPr>
        <w:t>袁雪莉等人</w:t>
      </w:r>
      <w:r w:rsidR="003C3891" w:rsidRPr="003C3891">
        <w:rPr>
          <w:rFonts w:hint="eastAsia"/>
          <w:vertAlign w:val="superscript"/>
        </w:rPr>
        <w:t>[</w:t>
      </w:r>
      <w:r w:rsidR="003C3891" w:rsidRPr="003C3891">
        <w:rPr>
          <w:rStyle w:val="aff9"/>
        </w:rPr>
        <w:endnoteReference w:id="34"/>
      </w:r>
      <w:r w:rsidR="003C3891" w:rsidRPr="003C3891">
        <w:rPr>
          <w:vertAlign w:val="superscript"/>
        </w:rPr>
        <w:t>]</w:t>
      </w:r>
      <w:r>
        <w:rPr>
          <w:rFonts w:hint="eastAsia"/>
        </w:rPr>
        <w:t>通过</w:t>
      </w:r>
      <w:r>
        <w:t>对</w:t>
      </w:r>
      <w:r>
        <w:rPr>
          <w:rFonts w:hint="eastAsia"/>
        </w:rPr>
        <w:t>WSDL</w:t>
      </w:r>
      <w:r>
        <w:t xml:space="preserve"> operation</w:t>
      </w:r>
      <w:r>
        <w:t>元素中扩展</w:t>
      </w:r>
      <w:r>
        <w:t>preop</w:t>
      </w:r>
      <w:r>
        <w:rPr>
          <w:rFonts w:hint="eastAsia"/>
        </w:rPr>
        <w:t>子元素标识</w:t>
      </w:r>
      <w:r>
        <w:t>执行</w:t>
      </w:r>
      <w:r>
        <w:t>operation</w:t>
      </w:r>
      <w:r>
        <w:rPr>
          <w:rFonts w:hint="eastAsia"/>
        </w:rPr>
        <w:t>必须</w:t>
      </w:r>
      <w:r>
        <w:t>执行的前置操作，</w:t>
      </w:r>
      <w:r>
        <w:rPr>
          <w:rFonts w:hint="eastAsia"/>
        </w:rPr>
        <w:t>增强</w:t>
      </w:r>
      <w:r>
        <w:t>了</w:t>
      </w:r>
      <w:r>
        <w:rPr>
          <w:rFonts w:hint="eastAsia"/>
        </w:rPr>
        <w:t>服务</w:t>
      </w:r>
      <w:r>
        <w:t>操作</w:t>
      </w:r>
      <w:r>
        <w:rPr>
          <w:rFonts w:hint="eastAsia"/>
        </w:rPr>
        <w:t>序列</w:t>
      </w:r>
      <w:r>
        <w:t>描述</w:t>
      </w:r>
      <w:r>
        <w:rPr>
          <w:rFonts w:hint="eastAsia"/>
        </w:rPr>
        <w:t>。</w:t>
      </w:r>
      <w:r w:rsidRPr="000A2A6E">
        <w:rPr>
          <w:rFonts w:hint="eastAsia"/>
        </w:rPr>
        <w:t>同时</w:t>
      </w:r>
      <w:r w:rsidRPr="000A2A6E">
        <w:t>提出了</w:t>
      </w:r>
      <w:r w:rsidR="000074FA">
        <w:rPr>
          <w:rFonts w:hint="eastAsia"/>
        </w:rPr>
        <w:t>基于</w:t>
      </w:r>
      <w:r w:rsidR="000074FA">
        <w:rPr>
          <w:rFonts w:hint="eastAsia"/>
        </w:rPr>
        <w:t>WSDL</w:t>
      </w:r>
      <w:r w:rsidR="00E80DD0">
        <w:rPr>
          <w:rFonts w:hint="eastAsia"/>
        </w:rPr>
        <w:t>参数</w:t>
      </w:r>
      <w:r w:rsidR="000074FA">
        <w:rPr>
          <w:rFonts w:hint="eastAsia"/>
        </w:rPr>
        <w:t>权重</w:t>
      </w:r>
      <w:r w:rsidR="00E80DD0">
        <w:rPr>
          <w:rFonts w:hint="eastAsia"/>
        </w:rPr>
        <w:t>设置</w:t>
      </w:r>
      <w:r w:rsidR="000074FA">
        <w:rPr>
          <w:rFonts w:hint="eastAsia"/>
        </w:rPr>
        <w:t>的</w:t>
      </w:r>
      <w:r w:rsidR="000074FA">
        <w:t>数据</w:t>
      </w:r>
      <w:r w:rsidR="000074FA">
        <w:rPr>
          <w:rFonts w:hint="eastAsia"/>
        </w:rPr>
        <w:t>自动</w:t>
      </w:r>
      <w:r w:rsidR="000074FA">
        <w:t>生成方法</w:t>
      </w:r>
      <w:r w:rsidR="00D03047" w:rsidRPr="000A2A6E">
        <w:rPr>
          <w:rFonts w:hint="eastAsia"/>
        </w:rPr>
        <w:t>，</w:t>
      </w:r>
      <w:r w:rsidR="00D03047" w:rsidRPr="000A2A6E">
        <w:t>减少</w:t>
      </w:r>
      <w:r w:rsidR="000074FA">
        <w:rPr>
          <w:rFonts w:hint="eastAsia"/>
        </w:rPr>
        <w:t>测试用例生成个数，</w:t>
      </w:r>
      <w:r w:rsidR="00D03047" w:rsidRPr="000A2A6E">
        <w:t>生成</w:t>
      </w:r>
      <w:r w:rsidR="000A2A6E" w:rsidRPr="000A2A6E">
        <w:rPr>
          <w:rFonts w:hint="eastAsia"/>
        </w:rPr>
        <w:t>但是这种方法需要人工进行</w:t>
      </w:r>
      <w:r w:rsidR="00E80DD0">
        <w:rPr>
          <w:rFonts w:hint="eastAsia"/>
        </w:rPr>
        <w:t>权重设置</w:t>
      </w:r>
      <w:r w:rsidR="000A2A6E">
        <w:rPr>
          <w:rFonts w:hint="eastAsia"/>
        </w:rPr>
        <w:t>，</w:t>
      </w:r>
      <w:r w:rsidR="000A2A6E" w:rsidRPr="000A2A6E">
        <w:rPr>
          <w:rFonts w:hint="eastAsia"/>
        </w:rPr>
        <w:t>同时也可能将有用的测试数据舍去。</w:t>
      </w:r>
    </w:p>
    <w:p w14:paraId="0DCAE625" w14:textId="77777777" w:rsidR="007D18A6" w:rsidRDefault="007D18A6" w:rsidP="007D18A6">
      <w:pPr>
        <w:pStyle w:val="u3"/>
      </w:pPr>
      <w:bookmarkStart w:id="114" w:name="_Toc498361740"/>
      <w:r>
        <w:rPr>
          <w:rFonts w:hint="eastAsia"/>
        </w:rPr>
        <w:t>模型驱动</w:t>
      </w:r>
      <w:r>
        <w:t>的</w:t>
      </w:r>
      <w:r>
        <w:t>W</w:t>
      </w:r>
      <w:r>
        <w:rPr>
          <w:rFonts w:hint="eastAsia"/>
        </w:rPr>
        <w:t>eb</w:t>
      </w:r>
      <w:r>
        <w:rPr>
          <w:rFonts w:hint="eastAsia"/>
        </w:rPr>
        <w:t>服务</w:t>
      </w:r>
      <w:r>
        <w:t>测试</w:t>
      </w:r>
      <w:del w:id="115" w:author="a41255065@163.com" w:date="2017-11-13T22:44:00Z">
        <w:r w:rsidDel="00A44C1B">
          <w:delText>研究现状</w:delText>
        </w:r>
      </w:del>
      <w:bookmarkEnd w:id="114"/>
    </w:p>
    <w:p w14:paraId="3BEBCB92" w14:textId="77777777" w:rsidR="007D18A6" w:rsidRDefault="007D18A6" w:rsidP="007D18A6">
      <w:pPr>
        <w:spacing w:line="360" w:lineRule="auto"/>
        <w:ind w:firstLineChars="200" w:firstLine="480"/>
        <w:rPr>
          <w:sz w:val="24"/>
        </w:rPr>
      </w:pPr>
      <w:r w:rsidRPr="003775CC">
        <w:rPr>
          <w:rFonts w:hint="eastAsia"/>
          <w:sz w:val="24"/>
        </w:rPr>
        <w:t>目前</w:t>
      </w:r>
      <w:r w:rsidRPr="003775CC">
        <w:rPr>
          <w:sz w:val="24"/>
        </w:rPr>
        <w:t>，基于模型的测试技术逐渐</w:t>
      </w:r>
      <w:r w:rsidRPr="003775CC">
        <w:rPr>
          <w:rFonts w:hint="eastAsia"/>
          <w:sz w:val="24"/>
        </w:rPr>
        <w:t>得到关注，</w:t>
      </w:r>
      <w:r w:rsidRPr="003775CC">
        <w:rPr>
          <w:sz w:val="24"/>
        </w:rPr>
        <w:t>并出现了大量针对</w:t>
      </w:r>
      <w:r w:rsidRPr="003775CC">
        <w:rPr>
          <w:rFonts w:hint="eastAsia"/>
          <w:sz w:val="24"/>
        </w:rPr>
        <w:t>W</w:t>
      </w:r>
      <w:r w:rsidRPr="003775CC">
        <w:rPr>
          <w:sz w:val="24"/>
        </w:rPr>
        <w:t>eb</w:t>
      </w:r>
      <w:r w:rsidRPr="003775CC">
        <w:rPr>
          <w:sz w:val="24"/>
        </w:rPr>
        <w:t>服务</w:t>
      </w:r>
      <w:r w:rsidRPr="003775CC">
        <w:rPr>
          <w:rFonts w:hint="eastAsia"/>
          <w:sz w:val="24"/>
        </w:rPr>
        <w:t>及其</w:t>
      </w:r>
      <w:r w:rsidRPr="003775CC">
        <w:rPr>
          <w:sz w:val="24"/>
        </w:rPr>
        <w:t>组合</w:t>
      </w:r>
      <w:r>
        <w:rPr>
          <w:rFonts w:hint="eastAsia"/>
          <w:sz w:val="24"/>
        </w:rPr>
        <w:t>程序</w:t>
      </w:r>
      <w:r w:rsidRPr="003775CC">
        <w:rPr>
          <w:sz w:val="24"/>
        </w:rPr>
        <w:t>的测试模型</w:t>
      </w:r>
      <w:r w:rsidRPr="003775CC">
        <w:rPr>
          <w:rFonts w:hint="eastAsia"/>
          <w:sz w:val="24"/>
        </w:rPr>
        <w:t>建模方法。基于模型的软件测试思想来自于硬件测试，它被广泛的应用到电信交换系统的测试中，当被应用到软件测试时，其过程是首先构建</w:t>
      </w:r>
      <w:r>
        <w:rPr>
          <w:rFonts w:hint="eastAsia"/>
          <w:sz w:val="24"/>
        </w:rPr>
        <w:t>待</w:t>
      </w:r>
      <w:r w:rsidRPr="003775CC">
        <w:rPr>
          <w:rFonts w:hint="eastAsia"/>
          <w:sz w:val="24"/>
        </w:rPr>
        <w:t>测试软件的模型及其派生模型（一般称作测试模型），然后从模型中生成需要的测试用例，</w:t>
      </w:r>
      <w:r>
        <w:rPr>
          <w:rFonts w:hint="eastAsia"/>
          <w:sz w:val="24"/>
        </w:rPr>
        <w:t>在待测程序</w:t>
      </w:r>
      <w:r>
        <w:rPr>
          <w:sz w:val="24"/>
        </w:rPr>
        <w:t>上</w:t>
      </w:r>
      <w:r>
        <w:rPr>
          <w:rFonts w:hint="eastAsia"/>
          <w:sz w:val="24"/>
        </w:rPr>
        <w:t>执行该测试</w:t>
      </w:r>
      <w:r>
        <w:rPr>
          <w:sz w:val="24"/>
        </w:rPr>
        <w:t>用例</w:t>
      </w:r>
      <w:r w:rsidRPr="003775CC">
        <w:rPr>
          <w:rFonts w:hint="eastAsia"/>
          <w:sz w:val="24"/>
        </w:rPr>
        <w:t>得到测试结果</w:t>
      </w:r>
      <w:r w:rsidR="009A4016" w:rsidRPr="009A4016">
        <w:rPr>
          <w:rFonts w:hint="eastAsia"/>
          <w:sz w:val="24"/>
          <w:vertAlign w:val="superscript"/>
        </w:rPr>
        <w:t>[</w:t>
      </w:r>
      <w:r w:rsidR="009A4016" w:rsidRPr="009A4016">
        <w:rPr>
          <w:rStyle w:val="aff9"/>
          <w:sz w:val="24"/>
        </w:rPr>
        <w:endnoteReference w:id="35"/>
      </w:r>
      <w:r w:rsidR="009A4016" w:rsidRPr="009A4016">
        <w:rPr>
          <w:sz w:val="24"/>
          <w:vertAlign w:val="superscript"/>
        </w:rPr>
        <w:t>]</w:t>
      </w:r>
      <w:r w:rsidRPr="003775CC">
        <w:rPr>
          <w:rFonts w:hint="eastAsia"/>
          <w:sz w:val="24"/>
        </w:rPr>
        <w:t>。</w:t>
      </w:r>
    </w:p>
    <w:p w14:paraId="5FED675F" w14:textId="77777777" w:rsidR="007D18A6" w:rsidRDefault="007D18A6" w:rsidP="007D18A6">
      <w:pPr>
        <w:spacing w:line="360" w:lineRule="auto"/>
        <w:ind w:firstLineChars="200" w:firstLine="480"/>
        <w:rPr>
          <w:sz w:val="24"/>
        </w:rPr>
      </w:pPr>
      <w:r>
        <w:rPr>
          <w:rFonts w:hint="eastAsia"/>
          <w:sz w:val="24"/>
        </w:rPr>
        <w:t>国内外现有</w:t>
      </w:r>
      <w:r>
        <w:rPr>
          <w:sz w:val="24"/>
        </w:rPr>
        <w:t>研究</w:t>
      </w:r>
      <w:r w:rsidRPr="003775CC">
        <w:rPr>
          <w:sz w:val="24"/>
        </w:rPr>
        <w:t>主要</w:t>
      </w:r>
      <w:r w:rsidRPr="003775CC">
        <w:rPr>
          <w:rFonts w:hint="eastAsia"/>
          <w:sz w:val="24"/>
        </w:rPr>
        <w:t>关注</w:t>
      </w:r>
      <w:r w:rsidRPr="003775CC">
        <w:rPr>
          <w:sz w:val="24"/>
        </w:rPr>
        <w:t>Web</w:t>
      </w:r>
      <w:r w:rsidRPr="003775CC">
        <w:rPr>
          <w:sz w:val="24"/>
        </w:rPr>
        <w:t>服务</w:t>
      </w:r>
      <w:r w:rsidRPr="003775CC">
        <w:rPr>
          <w:rFonts w:hint="eastAsia"/>
          <w:sz w:val="24"/>
        </w:rPr>
        <w:t>执行</w:t>
      </w:r>
      <w:r w:rsidRPr="003775CC">
        <w:rPr>
          <w:sz w:val="24"/>
        </w:rPr>
        <w:t>时的行为及其内部状态，</w:t>
      </w:r>
      <w:r w:rsidRPr="003775CC">
        <w:rPr>
          <w:rFonts w:hint="eastAsia"/>
          <w:sz w:val="24"/>
        </w:rPr>
        <w:t>首先根据</w:t>
      </w:r>
      <w:r>
        <w:rPr>
          <w:sz w:val="24"/>
        </w:rPr>
        <w:t>W</w:t>
      </w:r>
      <w:r w:rsidRPr="003775CC">
        <w:rPr>
          <w:sz w:val="24"/>
        </w:rPr>
        <w:t>eb</w:t>
      </w:r>
      <w:r w:rsidRPr="003775CC">
        <w:rPr>
          <w:sz w:val="24"/>
        </w:rPr>
        <w:t>服务</w:t>
      </w:r>
      <w:r w:rsidRPr="003775CC">
        <w:rPr>
          <w:rFonts w:hint="eastAsia"/>
          <w:sz w:val="24"/>
        </w:rPr>
        <w:t>或</w:t>
      </w:r>
      <w:r w:rsidRPr="003775CC">
        <w:rPr>
          <w:sz w:val="24"/>
        </w:rPr>
        <w:t>其组合</w:t>
      </w:r>
      <w:r>
        <w:rPr>
          <w:rFonts w:hint="eastAsia"/>
          <w:sz w:val="24"/>
        </w:rPr>
        <w:t>程序</w:t>
      </w:r>
      <w:r>
        <w:rPr>
          <w:sz w:val="24"/>
        </w:rPr>
        <w:t>的</w:t>
      </w:r>
      <w:r w:rsidRPr="003775CC">
        <w:rPr>
          <w:rFonts w:hint="eastAsia"/>
          <w:sz w:val="24"/>
        </w:rPr>
        <w:t>行为建立</w:t>
      </w:r>
      <w:r w:rsidRPr="003775CC">
        <w:rPr>
          <w:sz w:val="24"/>
        </w:rPr>
        <w:t>有限状态机</w:t>
      </w:r>
      <w:commentRangeStart w:id="116"/>
      <w:r w:rsidR="009A4016" w:rsidRPr="009A4016">
        <w:rPr>
          <w:rFonts w:hint="eastAsia"/>
          <w:sz w:val="24"/>
          <w:vertAlign w:val="superscript"/>
        </w:rPr>
        <w:t>[</w:t>
      </w:r>
      <w:r w:rsidR="009A4016" w:rsidRPr="009A4016">
        <w:rPr>
          <w:rStyle w:val="aff9"/>
          <w:sz w:val="24"/>
        </w:rPr>
        <w:endnoteReference w:id="36"/>
      </w:r>
      <w:r w:rsidR="009A4016" w:rsidRPr="009A4016">
        <w:rPr>
          <w:rFonts w:hint="eastAsia"/>
          <w:sz w:val="24"/>
          <w:vertAlign w:val="superscript"/>
        </w:rPr>
        <w:t>,</w:t>
      </w:r>
      <w:r w:rsidR="009A4016">
        <w:rPr>
          <w:rStyle w:val="aff9"/>
          <w:sz w:val="24"/>
        </w:rPr>
        <w:endnoteReference w:id="37"/>
      </w:r>
      <w:r w:rsidR="009A4016">
        <w:rPr>
          <w:sz w:val="24"/>
          <w:vertAlign w:val="superscript"/>
        </w:rPr>
        <w:t>,</w:t>
      </w:r>
      <w:r w:rsidR="009A4016">
        <w:rPr>
          <w:rStyle w:val="aff9"/>
          <w:sz w:val="24"/>
        </w:rPr>
        <w:endnoteReference w:id="38"/>
      </w:r>
      <w:r w:rsidR="009A4016">
        <w:rPr>
          <w:sz w:val="24"/>
          <w:vertAlign w:val="superscript"/>
        </w:rPr>
        <w:t>,</w:t>
      </w:r>
      <w:r w:rsidR="009A4016">
        <w:rPr>
          <w:rStyle w:val="aff9"/>
          <w:sz w:val="24"/>
        </w:rPr>
        <w:endnoteReference w:id="39"/>
      </w:r>
      <w:r w:rsidR="009A4016">
        <w:rPr>
          <w:sz w:val="24"/>
          <w:vertAlign w:val="superscript"/>
        </w:rPr>
        <w:t>,</w:t>
      </w:r>
      <w:r w:rsidR="009A4016">
        <w:rPr>
          <w:rStyle w:val="aff9"/>
          <w:sz w:val="24"/>
        </w:rPr>
        <w:endnoteReference w:id="40"/>
      </w:r>
      <w:r w:rsidR="009A4016">
        <w:rPr>
          <w:sz w:val="24"/>
          <w:vertAlign w:val="superscript"/>
        </w:rPr>
        <w:t>,</w:t>
      </w:r>
      <w:r w:rsidR="009A4016">
        <w:rPr>
          <w:rStyle w:val="aff9"/>
          <w:sz w:val="24"/>
        </w:rPr>
        <w:endnoteReference w:id="41"/>
      </w:r>
      <w:r w:rsidR="009A4016">
        <w:rPr>
          <w:sz w:val="24"/>
          <w:vertAlign w:val="superscript"/>
        </w:rPr>
        <w:t>]</w:t>
      </w:r>
      <w:commentRangeEnd w:id="116"/>
      <w:r w:rsidR="00A80168">
        <w:rPr>
          <w:rStyle w:val="afff"/>
        </w:rPr>
        <w:commentReference w:id="116"/>
      </w:r>
      <w:r w:rsidRPr="003775CC">
        <w:rPr>
          <w:sz w:val="24"/>
        </w:rPr>
        <w:t>、</w:t>
      </w:r>
      <w:r w:rsidRPr="003775CC">
        <w:rPr>
          <w:rFonts w:hint="eastAsia"/>
          <w:sz w:val="24"/>
        </w:rPr>
        <w:t>事件</w:t>
      </w:r>
      <w:r w:rsidRPr="003775CC">
        <w:rPr>
          <w:sz w:val="24"/>
        </w:rPr>
        <w:t>序列</w:t>
      </w:r>
      <w:r>
        <w:rPr>
          <w:rFonts w:hint="eastAsia"/>
          <w:sz w:val="24"/>
        </w:rPr>
        <w:t>图</w:t>
      </w:r>
      <w:commentRangeStart w:id="117"/>
      <w:r w:rsidR="000D7DE5" w:rsidRPr="000D7DE5">
        <w:rPr>
          <w:rFonts w:hint="eastAsia"/>
          <w:sz w:val="24"/>
          <w:vertAlign w:val="superscript"/>
        </w:rPr>
        <w:t>[</w:t>
      </w:r>
      <w:r w:rsidR="000D7DE5" w:rsidRPr="000D7DE5">
        <w:rPr>
          <w:rStyle w:val="aff9"/>
          <w:sz w:val="24"/>
        </w:rPr>
        <w:endnoteReference w:id="42"/>
      </w:r>
      <w:r w:rsidR="000D7DE5" w:rsidRPr="000D7DE5">
        <w:rPr>
          <w:sz w:val="24"/>
          <w:vertAlign w:val="superscript"/>
        </w:rPr>
        <w:t>,5,</w:t>
      </w:r>
      <w:r w:rsidR="000D7DE5" w:rsidRPr="000D7DE5">
        <w:rPr>
          <w:rStyle w:val="aff9"/>
          <w:sz w:val="24"/>
        </w:rPr>
        <w:endnoteReference w:id="43"/>
      </w:r>
      <w:r w:rsidR="000D7DE5" w:rsidRPr="000D7DE5">
        <w:rPr>
          <w:sz w:val="24"/>
          <w:vertAlign w:val="superscript"/>
        </w:rPr>
        <w:t>,</w:t>
      </w:r>
      <w:r w:rsidR="000D7DE5" w:rsidRPr="000D7DE5">
        <w:rPr>
          <w:rStyle w:val="aff9"/>
          <w:sz w:val="24"/>
        </w:rPr>
        <w:endnoteReference w:id="44"/>
      </w:r>
      <w:r w:rsidR="000D7DE5" w:rsidRPr="000D7DE5">
        <w:rPr>
          <w:sz w:val="24"/>
          <w:vertAlign w:val="superscript"/>
        </w:rPr>
        <w:t>]</w:t>
      </w:r>
      <w:commentRangeEnd w:id="117"/>
      <w:r w:rsidR="00A80168">
        <w:rPr>
          <w:rStyle w:val="afff"/>
        </w:rPr>
        <w:commentReference w:id="117"/>
      </w:r>
      <w:r w:rsidRPr="003775CC">
        <w:rPr>
          <w:sz w:val="24"/>
        </w:rPr>
        <w:t>等模型，或者</w:t>
      </w:r>
      <w:r w:rsidRPr="003775CC">
        <w:rPr>
          <w:rFonts w:hint="eastAsia"/>
          <w:sz w:val="24"/>
        </w:rPr>
        <w:t>结合</w:t>
      </w:r>
      <w:r w:rsidRPr="003775CC">
        <w:rPr>
          <w:rFonts w:hint="eastAsia"/>
          <w:sz w:val="24"/>
        </w:rPr>
        <w:t>UML</w:t>
      </w:r>
      <w:r w:rsidRPr="003775CC">
        <w:rPr>
          <w:rFonts w:hint="eastAsia"/>
          <w:sz w:val="24"/>
        </w:rPr>
        <w:t>建模</w:t>
      </w:r>
      <w:r w:rsidRPr="003775CC">
        <w:rPr>
          <w:sz w:val="24"/>
        </w:rPr>
        <w:t>技术</w:t>
      </w:r>
      <w:commentRangeStart w:id="118"/>
      <w:r w:rsidR="000D7DE5" w:rsidRPr="009D2682">
        <w:rPr>
          <w:rFonts w:hint="eastAsia"/>
          <w:sz w:val="24"/>
          <w:vertAlign w:val="superscript"/>
        </w:rPr>
        <w:t>[</w:t>
      </w:r>
      <w:r w:rsidR="000D7DE5" w:rsidRPr="009D2682">
        <w:rPr>
          <w:sz w:val="24"/>
          <w:vertAlign w:val="superscript"/>
        </w:rPr>
        <w:t>35,</w:t>
      </w:r>
      <w:r w:rsidR="000D7DE5" w:rsidRPr="009D2682">
        <w:rPr>
          <w:rStyle w:val="aff9"/>
          <w:sz w:val="24"/>
        </w:rPr>
        <w:endnoteReference w:id="45"/>
      </w:r>
      <w:r w:rsidR="009D2682" w:rsidRPr="009D2682">
        <w:rPr>
          <w:sz w:val="24"/>
          <w:vertAlign w:val="superscript"/>
        </w:rPr>
        <w:t>,</w:t>
      </w:r>
      <w:r w:rsidR="009D2682" w:rsidRPr="009D2682">
        <w:rPr>
          <w:rStyle w:val="aff9"/>
          <w:sz w:val="24"/>
        </w:rPr>
        <w:endnoteReference w:id="46"/>
      </w:r>
      <w:r w:rsidR="009D2682" w:rsidRPr="009D2682">
        <w:rPr>
          <w:sz w:val="24"/>
          <w:vertAlign w:val="superscript"/>
        </w:rPr>
        <w:t>,</w:t>
      </w:r>
      <w:r w:rsidR="009D2682" w:rsidRPr="009D2682">
        <w:rPr>
          <w:rStyle w:val="aff9"/>
          <w:sz w:val="24"/>
        </w:rPr>
        <w:endnoteReference w:id="47"/>
      </w:r>
      <w:r w:rsidR="009D2682" w:rsidRPr="009D2682">
        <w:rPr>
          <w:sz w:val="24"/>
          <w:vertAlign w:val="superscript"/>
        </w:rPr>
        <w:t>,</w:t>
      </w:r>
      <w:r w:rsidR="009D2682" w:rsidRPr="009D2682">
        <w:rPr>
          <w:rStyle w:val="aff9"/>
          <w:sz w:val="24"/>
        </w:rPr>
        <w:endnoteReference w:id="48"/>
      </w:r>
      <w:r w:rsidR="009D2682" w:rsidRPr="009D2682">
        <w:rPr>
          <w:sz w:val="24"/>
          <w:vertAlign w:val="superscript"/>
        </w:rPr>
        <w:t>,</w:t>
      </w:r>
      <w:r w:rsidR="009D2682" w:rsidRPr="009D2682">
        <w:rPr>
          <w:rStyle w:val="aff9"/>
          <w:sz w:val="24"/>
        </w:rPr>
        <w:endnoteReference w:id="49"/>
      </w:r>
      <w:r w:rsidR="000D7DE5" w:rsidRPr="009D2682">
        <w:rPr>
          <w:rFonts w:hint="eastAsia"/>
          <w:sz w:val="24"/>
          <w:vertAlign w:val="superscript"/>
        </w:rPr>
        <w:t>]</w:t>
      </w:r>
      <w:commentRangeEnd w:id="118"/>
      <w:r w:rsidR="00A80168">
        <w:rPr>
          <w:rStyle w:val="afff"/>
        </w:rPr>
        <w:commentReference w:id="118"/>
      </w:r>
      <w:r w:rsidRPr="003775CC">
        <w:rPr>
          <w:rFonts w:hint="eastAsia"/>
          <w:sz w:val="24"/>
        </w:rPr>
        <w:t>进行</w:t>
      </w:r>
      <w:r w:rsidRPr="003775CC">
        <w:rPr>
          <w:sz w:val="24"/>
        </w:rPr>
        <w:t>模型的建立</w:t>
      </w:r>
      <w:r w:rsidRPr="003775CC">
        <w:rPr>
          <w:rFonts w:hint="eastAsia"/>
          <w:sz w:val="24"/>
        </w:rPr>
        <w:t>，然后采取</w:t>
      </w:r>
      <w:r w:rsidRPr="003775CC">
        <w:rPr>
          <w:sz w:val="24"/>
        </w:rPr>
        <w:t>一定的覆盖</w:t>
      </w:r>
      <w:r w:rsidRPr="003775CC">
        <w:rPr>
          <w:rFonts w:hint="eastAsia"/>
          <w:sz w:val="24"/>
        </w:rPr>
        <w:t>准则</w:t>
      </w:r>
      <w:r w:rsidRPr="003775CC">
        <w:rPr>
          <w:sz w:val="24"/>
        </w:rPr>
        <w:t>，生成测试路径。</w:t>
      </w:r>
    </w:p>
    <w:p w14:paraId="31A37E5B" w14:textId="77777777" w:rsidR="007D18A6" w:rsidRDefault="007D18A6" w:rsidP="007D18A6">
      <w:pPr>
        <w:spacing w:line="360" w:lineRule="auto"/>
        <w:ind w:firstLineChars="200" w:firstLine="480"/>
        <w:rPr>
          <w:sz w:val="24"/>
        </w:rPr>
      </w:pPr>
      <w:r>
        <w:rPr>
          <w:rFonts w:hint="eastAsia"/>
          <w:sz w:val="24"/>
        </w:rPr>
        <w:t>文献</w:t>
      </w:r>
      <w:r w:rsidRPr="00293263">
        <w:rPr>
          <w:rFonts w:hint="eastAsia"/>
          <w:sz w:val="24"/>
          <w:highlight w:val="yellow"/>
          <w:vertAlign w:val="superscript"/>
        </w:rPr>
        <w:t>[</w:t>
      </w:r>
      <w:r w:rsidR="00293263" w:rsidRPr="00293263">
        <w:rPr>
          <w:sz w:val="24"/>
          <w:highlight w:val="yellow"/>
          <w:vertAlign w:val="superscript"/>
        </w:rPr>
        <w:t>38</w:t>
      </w:r>
      <w:r w:rsidRPr="00293263">
        <w:rPr>
          <w:rFonts w:hint="eastAsia"/>
          <w:sz w:val="24"/>
          <w:highlight w:val="yellow"/>
          <w:vertAlign w:val="superscript"/>
        </w:rPr>
        <w:t>]</w:t>
      </w:r>
      <w:r>
        <w:rPr>
          <w:rFonts w:hint="eastAsia"/>
          <w:sz w:val="24"/>
        </w:rPr>
        <w:t>提出了</w:t>
      </w:r>
      <w:r>
        <w:rPr>
          <w:sz w:val="24"/>
        </w:rPr>
        <w:t>一种</w:t>
      </w:r>
      <w:r>
        <w:rPr>
          <w:rFonts w:hint="eastAsia"/>
          <w:sz w:val="24"/>
        </w:rPr>
        <w:t>基于有限</w:t>
      </w:r>
      <w:r>
        <w:rPr>
          <w:sz w:val="24"/>
        </w:rPr>
        <w:t>状态机</w:t>
      </w:r>
      <w:r>
        <w:rPr>
          <w:rFonts w:hint="eastAsia"/>
          <w:sz w:val="24"/>
        </w:rPr>
        <w:t>FSM</w:t>
      </w:r>
      <w:r w:rsidR="00293263" w:rsidRPr="00293263">
        <w:rPr>
          <w:sz w:val="24"/>
          <w:vertAlign w:val="superscript"/>
        </w:rPr>
        <w:t>[</w:t>
      </w:r>
      <w:r w:rsidR="00293263" w:rsidRPr="00293263">
        <w:rPr>
          <w:rStyle w:val="aff9"/>
          <w:sz w:val="24"/>
        </w:rPr>
        <w:endnoteReference w:id="50"/>
      </w:r>
      <w:r w:rsidR="00293263" w:rsidRPr="00293263">
        <w:rPr>
          <w:sz w:val="24"/>
          <w:vertAlign w:val="superscript"/>
        </w:rPr>
        <w:t>]</w:t>
      </w:r>
      <w:r>
        <w:rPr>
          <w:sz w:val="24"/>
        </w:rPr>
        <w:t>的</w:t>
      </w:r>
      <w:r>
        <w:rPr>
          <w:rFonts w:hint="eastAsia"/>
          <w:sz w:val="24"/>
        </w:rPr>
        <w:t>Web</w:t>
      </w:r>
      <w:r>
        <w:rPr>
          <w:sz w:val="24"/>
        </w:rPr>
        <w:t>服务建模测试方法</w:t>
      </w:r>
      <w:r>
        <w:rPr>
          <w:rFonts w:hint="eastAsia"/>
          <w:sz w:val="24"/>
        </w:rPr>
        <w:t>及</w:t>
      </w:r>
      <w:r>
        <w:rPr>
          <w:sz w:val="24"/>
        </w:rPr>
        <w:t>支持工具</w:t>
      </w:r>
      <w:r>
        <w:rPr>
          <w:rFonts w:hint="eastAsia"/>
          <w:sz w:val="24"/>
        </w:rPr>
        <w:t>，该方法</w:t>
      </w:r>
      <w:r>
        <w:rPr>
          <w:sz w:val="24"/>
        </w:rPr>
        <w:t>专注于</w:t>
      </w:r>
      <w:r>
        <w:rPr>
          <w:rFonts w:hint="eastAsia"/>
          <w:sz w:val="24"/>
        </w:rPr>
        <w:t>服务</w:t>
      </w:r>
      <w:r>
        <w:rPr>
          <w:sz w:val="24"/>
        </w:rPr>
        <w:t>测试场景</w:t>
      </w:r>
      <w:r>
        <w:rPr>
          <w:rFonts w:hint="eastAsia"/>
          <w:sz w:val="24"/>
        </w:rPr>
        <w:t>中的</w:t>
      </w:r>
      <w:r>
        <w:rPr>
          <w:sz w:val="24"/>
        </w:rPr>
        <w:t>状态</w:t>
      </w:r>
      <w:r>
        <w:rPr>
          <w:rFonts w:hint="eastAsia"/>
          <w:sz w:val="24"/>
        </w:rPr>
        <w:t>及</w:t>
      </w:r>
      <w:r>
        <w:rPr>
          <w:sz w:val="24"/>
        </w:rPr>
        <w:t>转移</w:t>
      </w:r>
      <w:r>
        <w:rPr>
          <w:rFonts w:hint="eastAsia"/>
          <w:sz w:val="24"/>
        </w:rPr>
        <w:t>。有限</w:t>
      </w:r>
      <w:r>
        <w:rPr>
          <w:sz w:val="24"/>
        </w:rPr>
        <w:t>状态机</w:t>
      </w:r>
      <w:r>
        <w:rPr>
          <w:rFonts w:hint="eastAsia"/>
          <w:sz w:val="24"/>
        </w:rPr>
        <w:t>由有限个状态</w:t>
      </w:r>
      <w:r>
        <w:rPr>
          <w:sz w:val="24"/>
        </w:rPr>
        <w:t>及</w:t>
      </w:r>
      <w:r>
        <w:rPr>
          <w:rFonts w:hint="eastAsia"/>
          <w:sz w:val="24"/>
        </w:rPr>
        <w:t>状态</w:t>
      </w:r>
      <w:r>
        <w:rPr>
          <w:sz w:val="24"/>
        </w:rPr>
        <w:t>之间的</w:t>
      </w:r>
      <w:r>
        <w:rPr>
          <w:rFonts w:hint="eastAsia"/>
          <w:sz w:val="24"/>
        </w:rPr>
        <w:t>迁移</w:t>
      </w:r>
      <w:r>
        <w:rPr>
          <w:sz w:val="24"/>
        </w:rPr>
        <w:t>组成，转换条件对应</w:t>
      </w:r>
      <w:r>
        <w:rPr>
          <w:rFonts w:hint="eastAsia"/>
          <w:sz w:val="24"/>
        </w:rPr>
        <w:t>W</w:t>
      </w:r>
      <w:r>
        <w:rPr>
          <w:sz w:val="24"/>
        </w:rPr>
        <w:t>eb</w:t>
      </w:r>
      <w:r>
        <w:rPr>
          <w:rFonts w:hint="eastAsia"/>
          <w:sz w:val="24"/>
        </w:rPr>
        <w:t>服务</w:t>
      </w:r>
      <w:r w:rsidRPr="005247CC">
        <w:rPr>
          <w:rFonts w:hint="eastAsia"/>
          <w:sz w:val="24"/>
        </w:rPr>
        <w:t>所执行的操作</w:t>
      </w:r>
      <w:r>
        <w:rPr>
          <w:rFonts w:hint="eastAsia"/>
          <w:sz w:val="24"/>
        </w:rPr>
        <w:t>，即</w:t>
      </w:r>
      <w:r w:rsidRPr="005247CC">
        <w:rPr>
          <w:rFonts w:hint="eastAsia"/>
          <w:sz w:val="24"/>
        </w:rPr>
        <w:t>服务</w:t>
      </w:r>
      <w:r>
        <w:rPr>
          <w:rFonts w:hint="eastAsia"/>
          <w:sz w:val="24"/>
        </w:rPr>
        <w:t>的请求及响应；状态</w:t>
      </w:r>
      <w:r>
        <w:rPr>
          <w:sz w:val="24"/>
        </w:rPr>
        <w:t>对应待测程序目前所处状态</w:t>
      </w:r>
      <w:r>
        <w:rPr>
          <w:rFonts w:hint="eastAsia"/>
          <w:sz w:val="24"/>
        </w:rPr>
        <w:t>。</w:t>
      </w:r>
      <w:r>
        <w:rPr>
          <w:sz w:val="24"/>
        </w:rPr>
        <w:t>但该方法并未考虑</w:t>
      </w:r>
      <w:r>
        <w:rPr>
          <w:rFonts w:hint="eastAsia"/>
          <w:sz w:val="24"/>
        </w:rPr>
        <w:t>各个状态之间</w:t>
      </w:r>
      <w:r>
        <w:rPr>
          <w:sz w:val="24"/>
        </w:rPr>
        <w:t>的转移条件（</w:t>
      </w:r>
      <w:r>
        <w:rPr>
          <w:rFonts w:hint="eastAsia"/>
          <w:sz w:val="24"/>
        </w:rPr>
        <w:t>输入、</w:t>
      </w:r>
      <w:r>
        <w:rPr>
          <w:sz w:val="24"/>
        </w:rPr>
        <w:t>输出</w:t>
      </w:r>
      <w:r>
        <w:rPr>
          <w:rFonts w:hint="eastAsia"/>
          <w:sz w:val="24"/>
        </w:rPr>
        <w:t>数据及程序</w:t>
      </w:r>
      <w:r>
        <w:rPr>
          <w:sz w:val="24"/>
        </w:rPr>
        <w:t>内部变量</w:t>
      </w:r>
      <w:r>
        <w:rPr>
          <w:rFonts w:hint="eastAsia"/>
          <w:sz w:val="24"/>
        </w:rPr>
        <w:t>值</w:t>
      </w:r>
      <w:r>
        <w:rPr>
          <w:sz w:val="24"/>
        </w:rPr>
        <w:t>）</w:t>
      </w:r>
      <w:r>
        <w:rPr>
          <w:rFonts w:hint="eastAsia"/>
          <w:sz w:val="24"/>
        </w:rPr>
        <w:t>。</w:t>
      </w:r>
    </w:p>
    <w:p w14:paraId="6833308A" w14:textId="77777777" w:rsidR="007D18A6" w:rsidRDefault="007D18A6" w:rsidP="007D18A6">
      <w:pPr>
        <w:spacing w:line="360" w:lineRule="auto"/>
        <w:ind w:firstLineChars="200" w:firstLine="480"/>
        <w:rPr>
          <w:sz w:val="24"/>
        </w:rPr>
      </w:pPr>
      <w:r w:rsidRPr="006D6998">
        <w:rPr>
          <w:sz w:val="24"/>
        </w:rPr>
        <w:lastRenderedPageBreak/>
        <w:t>Keum</w:t>
      </w:r>
      <w:r w:rsidRPr="00852738">
        <w:rPr>
          <w:rFonts w:hint="eastAsia"/>
          <w:sz w:val="24"/>
          <w:highlight w:val="yellow"/>
          <w:vertAlign w:val="superscript"/>
        </w:rPr>
        <w:t>[</w:t>
      </w:r>
      <w:r w:rsidR="00852738" w:rsidRPr="00852738">
        <w:rPr>
          <w:sz w:val="24"/>
          <w:highlight w:val="yellow"/>
          <w:vertAlign w:val="superscript"/>
        </w:rPr>
        <w:t>39</w:t>
      </w:r>
      <w:r w:rsidRPr="00852738">
        <w:rPr>
          <w:rFonts w:hint="eastAsia"/>
          <w:sz w:val="24"/>
          <w:highlight w:val="yellow"/>
          <w:vertAlign w:val="superscript"/>
        </w:rPr>
        <w:t>]</w:t>
      </w:r>
      <w:r>
        <w:rPr>
          <w:rFonts w:hint="eastAsia"/>
          <w:sz w:val="24"/>
        </w:rPr>
        <w:t>和</w:t>
      </w:r>
      <w:r w:rsidRPr="006426D9">
        <w:rPr>
          <w:sz w:val="24"/>
        </w:rPr>
        <w:t>Kalaji</w:t>
      </w:r>
      <w:r w:rsidRPr="00852738">
        <w:rPr>
          <w:rFonts w:hint="eastAsia"/>
          <w:sz w:val="24"/>
          <w:highlight w:val="yellow"/>
          <w:vertAlign w:val="superscript"/>
        </w:rPr>
        <w:t>[</w:t>
      </w:r>
      <w:r w:rsidR="00852738" w:rsidRPr="00852738">
        <w:rPr>
          <w:sz w:val="24"/>
          <w:highlight w:val="yellow"/>
          <w:vertAlign w:val="superscript"/>
        </w:rPr>
        <w:t>40</w:t>
      </w:r>
      <w:r w:rsidRPr="00852738">
        <w:rPr>
          <w:rFonts w:hint="eastAsia"/>
          <w:sz w:val="24"/>
          <w:highlight w:val="yellow"/>
          <w:vertAlign w:val="superscript"/>
        </w:rPr>
        <w:t>]</w:t>
      </w:r>
      <w:r>
        <w:rPr>
          <w:rFonts w:hint="eastAsia"/>
          <w:sz w:val="24"/>
        </w:rPr>
        <w:t>等人提出了一种基于扩展</w:t>
      </w:r>
      <w:r>
        <w:rPr>
          <w:sz w:val="24"/>
        </w:rPr>
        <w:t>的</w:t>
      </w:r>
      <w:r>
        <w:rPr>
          <w:rFonts w:hint="eastAsia"/>
          <w:sz w:val="24"/>
        </w:rPr>
        <w:t>有限状态机（</w:t>
      </w:r>
      <w:r>
        <w:rPr>
          <w:rFonts w:hint="eastAsia"/>
          <w:sz w:val="24"/>
        </w:rPr>
        <w:t>EFSM</w:t>
      </w:r>
      <w:r>
        <w:rPr>
          <w:rFonts w:hint="eastAsia"/>
          <w:sz w:val="24"/>
        </w:rPr>
        <w:t>）进行</w:t>
      </w:r>
      <w:r>
        <w:rPr>
          <w:sz w:val="24"/>
        </w:rPr>
        <w:t>Web</w:t>
      </w:r>
      <w:r>
        <w:rPr>
          <w:sz w:val="24"/>
        </w:rPr>
        <w:t>服务的</w:t>
      </w:r>
      <w:r>
        <w:rPr>
          <w:rFonts w:hint="eastAsia"/>
          <w:sz w:val="24"/>
        </w:rPr>
        <w:t>建模与测试方法，</w:t>
      </w:r>
      <w:r>
        <w:rPr>
          <w:sz w:val="24"/>
        </w:rPr>
        <w:t>在传统有限</w:t>
      </w:r>
      <w:r>
        <w:rPr>
          <w:rFonts w:hint="eastAsia"/>
          <w:sz w:val="24"/>
        </w:rPr>
        <w:t>状态</w:t>
      </w:r>
      <w:r>
        <w:rPr>
          <w:sz w:val="24"/>
        </w:rPr>
        <w:t>机</w:t>
      </w:r>
      <w:r>
        <w:rPr>
          <w:rFonts w:hint="eastAsia"/>
          <w:sz w:val="24"/>
        </w:rPr>
        <w:t>模型中</w:t>
      </w:r>
      <w:r>
        <w:rPr>
          <w:sz w:val="24"/>
        </w:rPr>
        <w:t>添加状态转换的约束</w:t>
      </w:r>
      <w:r>
        <w:rPr>
          <w:rFonts w:hint="eastAsia"/>
          <w:sz w:val="24"/>
        </w:rPr>
        <w:t>（操作输入</w:t>
      </w:r>
      <w:r>
        <w:rPr>
          <w:sz w:val="24"/>
        </w:rPr>
        <w:t>输出参数</w:t>
      </w:r>
      <w:r>
        <w:rPr>
          <w:rFonts w:hint="eastAsia"/>
          <w:sz w:val="24"/>
        </w:rPr>
        <w:t>要求</w:t>
      </w:r>
      <w:r>
        <w:rPr>
          <w:sz w:val="24"/>
        </w:rPr>
        <w:t>，</w:t>
      </w:r>
      <w:r w:rsidRPr="00016D12">
        <w:rPr>
          <w:rFonts w:hint="eastAsia"/>
          <w:sz w:val="24"/>
        </w:rPr>
        <w:t>变迁的前置条件</w:t>
      </w:r>
      <w:r>
        <w:rPr>
          <w:sz w:val="24"/>
        </w:rPr>
        <w:t>等</w:t>
      </w:r>
      <w:r>
        <w:rPr>
          <w:rFonts w:hint="eastAsia"/>
          <w:sz w:val="24"/>
        </w:rPr>
        <w:t>）。通过扩展</w:t>
      </w:r>
      <w:r>
        <w:rPr>
          <w:sz w:val="24"/>
        </w:rPr>
        <w:t>的</w:t>
      </w:r>
      <w:r>
        <w:rPr>
          <w:rFonts w:hint="eastAsia"/>
          <w:sz w:val="24"/>
        </w:rPr>
        <w:t>WSDL</w:t>
      </w:r>
      <w:r>
        <w:rPr>
          <w:rFonts w:hint="eastAsia"/>
          <w:sz w:val="24"/>
        </w:rPr>
        <w:t>文档（向其中添加</w:t>
      </w:r>
      <w:r>
        <w:rPr>
          <w:sz w:val="24"/>
        </w:rPr>
        <w:t>服务</w:t>
      </w:r>
      <w:r>
        <w:rPr>
          <w:rFonts w:hint="eastAsia"/>
          <w:sz w:val="24"/>
        </w:rPr>
        <w:t>行为</w:t>
      </w:r>
      <w:r>
        <w:rPr>
          <w:sz w:val="24"/>
        </w:rPr>
        <w:t>约束</w:t>
      </w:r>
      <w:r>
        <w:rPr>
          <w:rFonts w:hint="eastAsia"/>
          <w:sz w:val="24"/>
        </w:rPr>
        <w:t>）进行模型</w:t>
      </w:r>
      <w:r>
        <w:rPr>
          <w:sz w:val="24"/>
        </w:rPr>
        <w:t>的建立，</w:t>
      </w:r>
      <w:r>
        <w:rPr>
          <w:rFonts w:hint="eastAsia"/>
          <w:sz w:val="24"/>
        </w:rPr>
        <w:t>利用</w:t>
      </w:r>
      <w:r>
        <w:rPr>
          <w:sz w:val="24"/>
        </w:rPr>
        <w:t>建立的模型生成测试用例</w:t>
      </w:r>
      <w:r>
        <w:rPr>
          <w:rFonts w:hint="eastAsia"/>
          <w:sz w:val="24"/>
        </w:rPr>
        <w:t>。由于</w:t>
      </w:r>
      <w:r>
        <w:rPr>
          <w:rFonts w:hint="eastAsia"/>
          <w:sz w:val="24"/>
        </w:rPr>
        <w:t>EFSM</w:t>
      </w:r>
      <w:r>
        <w:rPr>
          <w:rFonts w:hint="eastAsia"/>
          <w:sz w:val="24"/>
        </w:rPr>
        <w:t>在</w:t>
      </w:r>
      <w:r>
        <w:rPr>
          <w:sz w:val="24"/>
        </w:rPr>
        <w:t>F</w:t>
      </w:r>
      <w:r>
        <w:rPr>
          <w:rFonts w:hint="eastAsia"/>
          <w:sz w:val="24"/>
        </w:rPr>
        <w:t>SM</w:t>
      </w:r>
      <w:r>
        <w:rPr>
          <w:rFonts w:hint="eastAsia"/>
          <w:sz w:val="24"/>
        </w:rPr>
        <w:t>基础上添加了</w:t>
      </w:r>
      <w:r>
        <w:rPr>
          <w:sz w:val="24"/>
        </w:rPr>
        <w:t>变量约束，因此</w:t>
      </w:r>
      <w:r>
        <w:rPr>
          <w:rFonts w:hint="eastAsia"/>
          <w:sz w:val="24"/>
        </w:rPr>
        <w:t>它</w:t>
      </w:r>
      <w:r>
        <w:rPr>
          <w:sz w:val="24"/>
        </w:rPr>
        <w:t>可以</w:t>
      </w:r>
      <w:r w:rsidRPr="003D5E08">
        <w:rPr>
          <w:rFonts w:hint="eastAsia"/>
          <w:sz w:val="24"/>
        </w:rPr>
        <w:t>对</w:t>
      </w:r>
      <w:r>
        <w:rPr>
          <w:rFonts w:hint="eastAsia"/>
          <w:sz w:val="24"/>
        </w:rPr>
        <w:t>待测</w:t>
      </w:r>
      <w:r>
        <w:rPr>
          <w:sz w:val="24"/>
        </w:rPr>
        <w:t>服务的</w:t>
      </w:r>
      <w:r w:rsidRPr="003D5E08">
        <w:rPr>
          <w:rFonts w:hint="eastAsia"/>
          <w:sz w:val="24"/>
        </w:rPr>
        <w:t>控制流和数据流进行建模</w:t>
      </w:r>
      <w:r>
        <w:rPr>
          <w:rFonts w:hint="eastAsia"/>
          <w:sz w:val="24"/>
        </w:rPr>
        <w:t>，</w:t>
      </w:r>
      <w:r>
        <w:rPr>
          <w:sz w:val="24"/>
        </w:rPr>
        <w:t>但该</w:t>
      </w:r>
      <w:r>
        <w:rPr>
          <w:rFonts w:hint="eastAsia"/>
          <w:sz w:val="24"/>
        </w:rPr>
        <w:t>方法</w:t>
      </w:r>
      <w:r>
        <w:rPr>
          <w:sz w:val="24"/>
        </w:rPr>
        <w:t>并未考虑服务</w:t>
      </w:r>
      <w:r>
        <w:rPr>
          <w:rFonts w:hint="eastAsia"/>
          <w:sz w:val="24"/>
        </w:rPr>
        <w:t>组合程序</w:t>
      </w:r>
      <w:r>
        <w:rPr>
          <w:sz w:val="24"/>
        </w:rPr>
        <w:t>的测试。</w:t>
      </w:r>
    </w:p>
    <w:p w14:paraId="0EDA02EA" w14:textId="77777777" w:rsidR="007D18A6" w:rsidRPr="00DD4358" w:rsidRDefault="007D18A6" w:rsidP="007D18A6">
      <w:pPr>
        <w:spacing w:line="360" w:lineRule="auto"/>
        <w:ind w:firstLineChars="200" w:firstLine="480"/>
        <w:rPr>
          <w:sz w:val="24"/>
        </w:rPr>
      </w:pPr>
      <w:r>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41</w:t>
      </w:r>
      <w:r w:rsidRPr="00852738">
        <w:rPr>
          <w:rFonts w:hint="eastAsia"/>
          <w:sz w:val="24"/>
          <w:highlight w:val="yellow"/>
          <w:vertAlign w:val="superscript"/>
        </w:rPr>
        <w:t>]</w:t>
      </w:r>
      <w:r w:rsidRPr="00DD4358">
        <w:rPr>
          <w:rFonts w:hint="eastAsia"/>
          <w:sz w:val="24"/>
        </w:rPr>
        <w:t>针对如何实现服务组合</w:t>
      </w:r>
      <w:r>
        <w:rPr>
          <w:rFonts w:hint="eastAsia"/>
          <w:sz w:val="24"/>
        </w:rPr>
        <w:t>程序</w:t>
      </w:r>
      <w:r w:rsidRPr="00DD4358">
        <w:rPr>
          <w:rFonts w:hint="eastAsia"/>
          <w:sz w:val="24"/>
        </w:rPr>
        <w:t>的足够的测试覆盖率的问题提出了面向服务组</w:t>
      </w:r>
      <w:r>
        <w:rPr>
          <w:rFonts w:hint="eastAsia"/>
          <w:sz w:val="24"/>
        </w:rPr>
        <w:t>合</w:t>
      </w:r>
      <w:r w:rsidRPr="00DD4358">
        <w:rPr>
          <w:rFonts w:hint="eastAsia"/>
          <w:sz w:val="24"/>
        </w:rPr>
        <w:t>的分层有限状态机模型。</w:t>
      </w:r>
    </w:p>
    <w:p w14:paraId="5CAE8A3F" w14:textId="77777777" w:rsidR="007D18A6" w:rsidRPr="00CD7D51" w:rsidRDefault="007D18A6" w:rsidP="007D18A6">
      <w:pPr>
        <w:spacing w:line="360" w:lineRule="auto"/>
        <w:ind w:firstLineChars="200" w:firstLine="480"/>
        <w:rPr>
          <w:sz w:val="24"/>
        </w:rPr>
      </w:pPr>
      <w:r w:rsidRPr="00FB592B">
        <w:rPr>
          <w:rFonts w:hint="eastAsia"/>
          <w:sz w:val="24"/>
        </w:rPr>
        <w:t>有限状态机可以比较精确的刻画软件系统的行为</w:t>
      </w:r>
      <w:r>
        <w:rPr>
          <w:rFonts w:hint="eastAsia"/>
          <w:sz w:val="24"/>
        </w:rPr>
        <w:t>，</w:t>
      </w:r>
      <w:r w:rsidRPr="00FB592B">
        <w:rPr>
          <w:rFonts w:hint="eastAsia"/>
          <w:sz w:val="24"/>
        </w:rPr>
        <w:t>因此被广泛应用于很多领域模型系统的建立</w:t>
      </w:r>
      <w:r>
        <w:rPr>
          <w:rFonts w:hint="eastAsia"/>
          <w:sz w:val="24"/>
        </w:rPr>
        <w:t>，</w:t>
      </w:r>
      <w:r w:rsidRPr="00FB592B">
        <w:rPr>
          <w:rFonts w:hint="eastAsia"/>
          <w:sz w:val="24"/>
        </w:rPr>
        <w:t>包括时序电路、程序验证、网络交互协议等。</w:t>
      </w:r>
      <w:r>
        <w:rPr>
          <w:rFonts w:hint="eastAsia"/>
          <w:sz w:val="24"/>
        </w:rPr>
        <w:t>但是有限状态机</w:t>
      </w:r>
      <w:r>
        <w:rPr>
          <w:sz w:val="24"/>
        </w:rPr>
        <w:t>和状态转换模型不能很好的体现</w:t>
      </w:r>
      <w:r>
        <w:rPr>
          <w:sz w:val="24"/>
        </w:rPr>
        <w:t>Web</w:t>
      </w:r>
      <w:r>
        <w:rPr>
          <w:rFonts w:hint="eastAsia"/>
          <w:sz w:val="24"/>
        </w:rPr>
        <w:t>服务</w:t>
      </w:r>
      <w:r>
        <w:rPr>
          <w:sz w:val="24"/>
        </w:rPr>
        <w:t>的动态交互</w:t>
      </w:r>
      <w:r>
        <w:rPr>
          <w:rFonts w:hint="eastAsia"/>
          <w:sz w:val="24"/>
        </w:rPr>
        <w:t>，描述</w:t>
      </w:r>
      <w:r>
        <w:rPr>
          <w:sz w:val="24"/>
        </w:rPr>
        <w:t>具有典型并发</w:t>
      </w:r>
      <w:r>
        <w:rPr>
          <w:rFonts w:hint="eastAsia"/>
          <w:sz w:val="24"/>
        </w:rPr>
        <w:t>特征</w:t>
      </w:r>
      <w:r>
        <w:rPr>
          <w:sz w:val="24"/>
        </w:rPr>
        <w:t>的工作流系统</w:t>
      </w:r>
      <w:r>
        <w:rPr>
          <w:rFonts w:hint="eastAsia"/>
          <w:sz w:val="24"/>
        </w:rPr>
        <w:t>的</w:t>
      </w:r>
      <w:r>
        <w:rPr>
          <w:sz w:val="24"/>
        </w:rPr>
        <w:t>能力较弱</w:t>
      </w:r>
      <w:r>
        <w:rPr>
          <w:rFonts w:hint="eastAsia"/>
          <w:sz w:val="24"/>
        </w:rPr>
        <w:t>，也不利于系统</w:t>
      </w:r>
      <w:r>
        <w:rPr>
          <w:sz w:val="24"/>
        </w:rPr>
        <w:t>的负面测试</w:t>
      </w:r>
      <w:r>
        <w:rPr>
          <w:rFonts w:hint="eastAsia"/>
          <w:sz w:val="24"/>
        </w:rPr>
        <w:t>。</w:t>
      </w:r>
    </w:p>
    <w:p w14:paraId="2EFA786A" w14:textId="77777777" w:rsidR="007D18A6" w:rsidRDefault="007D18A6" w:rsidP="007D18A6">
      <w:pPr>
        <w:spacing w:line="360" w:lineRule="auto"/>
        <w:ind w:firstLineChars="200" w:firstLine="480"/>
        <w:rPr>
          <w:sz w:val="24"/>
        </w:rPr>
      </w:pPr>
      <w:r w:rsidRPr="003775CC">
        <w:rPr>
          <w:rFonts w:hint="eastAsia"/>
          <w:sz w:val="24"/>
        </w:rPr>
        <w:t>文献</w:t>
      </w:r>
      <w:r w:rsidRPr="00852738">
        <w:rPr>
          <w:rFonts w:hint="eastAsia"/>
          <w:sz w:val="24"/>
          <w:highlight w:val="yellow"/>
          <w:vertAlign w:val="superscript"/>
        </w:rPr>
        <w:t>[</w:t>
      </w:r>
      <w:r w:rsidR="00852738" w:rsidRPr="00852738">
        <w:rPr>
          <w:sz w:val="24"/>
          <w:highlight w:val="yellow"/>
          <w:vertAlign w:val="superscript"/>
        </w:rPr>
        <w:t>43</w:t>
      </w:r>
      <w:r w:rsidRPr="00852738">
        <w:rPr>
          <w:sz w:val="24"/>
          <w:highlight w:val="yellow"/>
          <w:vertAlign w:val="superscript"/>
        </w:rPr>
        <w:t>]</w:t>
      </w:r>
      <w:r w:rsidRPr="003775CC">
        <w:rPr>
          <w:rFonts w:hint="eastAsia"/>
          <w:sz w:val="24"/>
        </w:rPr>
        <w:t>提出了</w:t>
      </w:r>
      <w:r w:rsidRPr="003775CC">
        <w:rPr>
          <w:sz w:val="24"/>
        </w:rPr>
        <w:t>一种</w:t>
      </w:r>
      <w:r w:rsidRPr="003775CC">
        <w:rPr>
          <w:rFonts w:hint="eastAsia"/>
          <w:sz w:val="24"/>
        </w:rPr>
        <w:t>基于事件</w:t>
      </w:r>
      <w:r w:rsidRPr="003775CC">
        <w:rPr>
          <w:sz w:val="24"/>
        </w:rPr>
        <w:t>序列图</w:t>
      </w:r>
      <w:r w:rsidRPr="003775CC">
        <w:rPr>
          <w:rFonts w:hint="eastAsia"/>
          <w:sz w:val="24"/>
        </w:rPr>
        <w:t>的</w:t>
      </w:r>
      <w:r w:rsidRPr="003775CC">
        <w:rPr>
          <w:rFonts w:hint="eastAsia"/>
          <w:sz w:val="24"/>
        </w:rPr>
        <w:t>Web</w:t>
      </w:r>
      <w:r w:rsidRPr="003775CC">
        <w:rPr>
          <w:rFonts w:hint="eastAsia"/>
          <w:sz w:val="24"/>
        </w:rPr>
        <w:t>服务测试方法（</w:t>
      </w:r>
      <w:r w:rsidRPr="003775CC">
        <w:rPr>
          <w:rFonts w:hint="eastAsia"/>
          <w:sz w:val="24"/>
        </w:rPr>
        <w:t>ESG</w:t>
      </w:r>
      <w:r w:rsidRPr="003775CC">
        <w:rPr>
          <w:sz w:val="24"/>
        </w:rPr>
        <w:t>4WS</w:t>
      </w:r>
      <w:r w:rsidRPr="003775CC">
        <w:rPr>
          <w:rFonts w:hint="eastAsia"/>
          <w:sz w:val="24"/>
        </w:rPr>
        <w:t>），测试</w:t>
      </w:r>
      <w:r w:rsidRPr="003775CC">
        <w:rPr>
          <w:rFonts w:hint="eastAsia"/>
          <w:sz w:val="24"/>
        </w:rPr>
        <w:t>W</w:t>
      </w:r>
      <w:r w:rsidRPr="003775CC">
        <w:rPr>
          <w:sz w:val="24"/>
        </w:rPr>
        <w:t>eb</w:t>
      </w:r>
      <w:r w:rsidRPr="003775CC">
        <w:rPr>
          <w:rFonts w:hint="eastAsia"/>
          <w:sz w:val="24"/>
        </w:rPr>
        <w:t>服务</w:t>
      </w:r>
      <w:r w:rsidRPr="003775CC">
        <w:rPr>
          <w:sz w:val="24"/>
        </w:rPr>
        <w:t>的功能行为</w:t>
      </w:r>
      <w:r w:rsidRPr="003775CC">
        <w:rPr>
          <w:rFonts w:hint="eastAsia"/>
          <w:sz w:val="24"/>
        </w:rPr>
        <w:t>，事件序列图</w:t>
      </w:r>
      <w:r>
        <w:rPr>
          <w:rFonts w:hint="eastAsia"/>
          <w:sz w:val="24"/>
        </w:rPr>
        <w:t>模型</w:t>
      </w:r>
      <w:r w:rsidRPr="00C021AC">
        <w:rPr>
          <w:rFonts w:hint="eastAsia"/>
          <w:sz w:val="24"/>
        </w:rPr>
        <w:t>是无状态的，他们不</w:t>
      </w:r>
      <w:r>
        <w:rPr>
          <w:rFonts w:hint="eastAsia"/>
          <w:sz w:val="24"/>
        </w:rPr>
        <w:t>关注</w:t>
      </w:r>
      <w:r w:rsidRPr="00C021AC">
        <w:rPr>
          <w:rFonts w:hint="eastAsia"/>
          <w:sz w:val="24"/>
        </w:rPr>
        <w:t>软件组件的内部状态，而是专注于事件</w:t>
      </w:r>
      <w:r w:rsidR="001A4624" w:rsidRPr="001A4624">
        <w:rPr>
          <w:rFonts w:hint="eastAsia"/>
          <w:sz w:val="24"/>
          <w:vertAlign w:val="superscript"/>
        </w:rPr>
        <w:t>[</w:t>
      </w:r>
      <w:r w:rsidR="001A4624" w:rsidRPr="001A4624">
        <w:rPr>
          <w:rStyle w:val="aff9"/>
          <w:sz w:val="24"/>
        </w:rPr>
        <w:endnoteReference w:id="51"/>
      </w:r>
      <w:r w:rsidR="001A4624" w:rsidRPr="001A4624">
        <w:rPr>
          <w:sz w:val="24"/>
          <w:vertAlign w:val="superscript"/>
        </w:rPr>
        <w:t>]</w:t>
      </w:r>
      <w:r>
        <w:rPr>
          <w:rFonts w:hint="eastAsia"/>
          <w:sz w:val="24"/>
        </w:rPr>
        <w:t>。事件序列图由节点</w:t>
      </w:r>
      <w:r>
        <w:rPr>
          <w:sz w:val="24"/>
        </w:rPr>
        <w:t>及边组成，</w:t>
      </w:r>
      <w:r w:rsidRPr="003775CC">
        <w:rPr>
          <w:sz w:val="24"/>
        </w:rPr>
        <w:t>节点代表服务的请求或</w:t>
      </w:r>
      <w:r w:rsidRPr="003775CC">
        <w:rPr>
          <w:rFonts w:hint="eastAsia"/>
          <w:sz w:val="24"/>
        </w:rPr>
        <w:t>响应</w:t>
      </w:r>
      <w:r w:rsidRPr="003775CC">
        <w:rPr>
          <w:sz w:val="24"/>
        </w:rPr>
        <w:t>事件，</w:t>
      </w:r>
      <w:r w:rsidRPr="003775CC">
        <w:rPr>
          <w:rFonts w:hint="eastAsia"/>
          <w:sz w:val="24"/>
        </w:rPr>
        <w:t>边</w:t>
      </w:r>
      <w:r w:rsidRPr="003775CC">
        <w:rPr>
          <w:sz w:val="24"/>
        </w:rPr>
        <w:t>代表这些事件的序列</w:t>
      </w:r>
      <w:r>
        <w:rPr>
          <w:rFonts w:hint="eastAsia"/>
          <w:sz w:val="24"/>
        </w:rPr>
        <w:t>，</w:t>
      </w:r>
      <w:r>
        <w:rPr>
          <w:sz w:val="24"/>
        </w:rPr>
        <w:t>该方法能够</w:t>
      </w:r>
      <w:r>
        <w:rPr>
          <w:rFonts w:hint="eastAsia"/>
          <w:sz w:val="24"/>
        </w:rPr>
        <w:t>有效</w:t>
      </w:r>
      <w:r>
        <w:rPr>
          <w:sz w:val="24"/>
        </w:rPr>
        <w:t>地进行正面及负面测试</w:t>
      </w:r>
      <w:r w:rsidRPr="003775CC">
        <w:rPr>
          <w:sz w:val="24"/>
        </w:rPr>
        <w:t>。</w:t>
      </w:r>
    </w:p>
    <w:p w14:paraId="59EA5911" w14:textId="77777777"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42</w:t>
      </w:r>
      <w:r w:rsidRPr="001A4624">
        <w:rPr>
          <w:rFonts w:hint="eastAsia"/>
          <w:sz w:val="24"/>
          <w:highlight w:val="yellow"/>
          <w:vertAlign w:val="superscript"/>
        </w:rPr>
        <w:t>]</w:t>
      </w:r>
      <w:r w:rsidRPr="003775CC">
        <w:rPr>
          <w:rFonts w:hint="eastAsia"/>
          <w:sz w:val="24"/>
        </w:rPr>
        <w:t>在其</w:t>
      </w:r>
      <w:r w:rsidRPr="003775CC">
        <w:rPr>
          <w:sz w:val="24"/>
        </w:rPr>
        <w:t>基础上</w:t>
      </w:r>
      <w:r w:rsidRPr="003775CC">
        <w:rPr>
          <w:rFonts w:hint="eastAsia"/>
          <w:sz w:val="24"/>
        </w:rPr>
        <w:t>添加了基于</w:t>
      </w:r>
      <w:r w:rsidRPr="003775CC">
        <w:rPr>
          <w:sz w:val="24"/>
        </w:rPr>
        <w:t>覆盖的测试方法，</w:t>
      </w:r>
      <w:r w:rsidRPr="003775CC">
        <w:rPr>
          <w:rFonts w:hint="eastAsia"/>
          <w:sz w:val="24"/>
        </w:rPr>
        <w:t>实现了控制流和数据流测试覆盖标准，</w:t>
      </w:r>
      <w:r w:rsidRPr="003775CC">
        <w:rPr>
          <w:sz w:val="24"/>
        </w:rPr>
        <w:t>但该</w:t>
      </w:r>
      <w:r w:rsidRPr="003775CC">
        <w:rPr>
          <w:rFonts w:hint="eastAsia"/>
          <w:sz w:val="24"/>
        </w:rPr>
        <w:t>研究</w:t>
      </w:r>
      <w:r w:rsidRPr="003775CC">
        <w:rPr>
          <w:sz w:val="24"/>
        </w:rPr>
        <w:t>仅</w:t>
      </w:r>
      <w:r w:rsidRPr="003775CC">
        <w:rPr>
          <w:rFonts w:hint="eastAsia"/>
          <w:sz w:val="24"/>
        </w:rPr>
        <w:t>针对</w:t>
      </w:r>
      <w:r w:rsidRPr="003775CC">
        <w:rPr>
          <w:sz w:val="24"/>
        </w:rPr>
        <w:t>单个</w:t>
      </w:r>
      <w:r w:rsidRPr="003775CC">
        <w:rPr>
          <w:rFonts w:hint="eastAsia"/>
          <w:sz w:val="24"/>
        </w:rPr>
        <w:t>W</w:t>
      </w:r>
      <w:r w:rsidRPr="003775CC">
        <w:rPr>
          <w:sz w:val="24"/>
        </w:rPr>
        <w:t>eb</w:t>
      </w:r>
      <w:r w:rsidRPr="003775CC">
        <w:rPr>
          <w:sz w:val="24"/>
        </w:rPr>
        <w:t>服务</w:t>
      </w:r>
      <w:r w:rsidRPr="003775CC">
        <w:rPr>
          <w:rFonts w:hint="eastAsia"/>
          <w:sz w:val="24"/>
        </w:rPr>
        <w:t>且</w:t>
      </w:r>
      <w:r w:rsidRPr="003775CC">
        <w:rPr>
          <w:sz w:val="24"/>
        </w:rPr>
        <w:t>要求</w:t>
      </w:r>
      <w:r w:rsidRPr="003775CC">
        <w:rPr>
          <w:rFonts w:hint="eastAsia"/>
          <w:sz w:val="24"/>
        </w:rPr>
        <w:t>被测服务</w:t>
      </w:r>
      <w:r w:rsidRPr="003775CC">
        <w:rPr>
          <w:sz w:val="24"/>
        </w:rPr>
        <w:t>开放源码</w:t>
      </w:r>
      <w:r w:rsidRPr="003775CC">
        <w:rPr>
          <w:rFonts w:hint="eastAsia"/>
          <w:sz w:val="24"/>
        </w:rPr>
        <w:t>。</w:t>
      </w:r>
    </w:p>
    <w:p w14:paraId="0E67C3DC" w14:textId="77777777" w:rsidR="007D18A6" w:rsidRDefault="007D18A6" w:rsidP="007D18A6">
      <w:pPr>
        <w:spacing w:line="360" w:lineRule="auto"/>
        <w:ind w:firstLineChars="200" w:firstLine="480"/>
        <w:rPr>
          <w:sz w:val="24"/>
        </w:rPr>
      </w:pPr>
      <w:r w:rsidRPr="003775CC">
        <w:rPr>
          <w:rFonts w:hint="eastAsia"/>
          <w:sz w:val="24"/>
        </w:rPr>
        <w:t>文献</w:t>
      </w:r>
      <w:r w:rsidRPr="001A4624">
        <w:rPr>
          <w:rFonts w:hint="eastAsia"/>
          <w:sz w:val="24"/>
          <w:highlight w:val="yellow"/>
          <w:vertAlign w:val="superscript"/>
        </w:rPr>
        <w:t>[</w:t>
      </w:r>
      <w:r w:rsidR="001A4624" w:rsidRPr="001A4624">
        <w:rPr>
          <w:sz w:val="24"/>
          <w:highlight w:val="yellow"/>
          <w:vertAlign w:val="superscript"/>
        </w:rPr>
        <w:t>5</w:t>
      </w:r>
      <w:r w:rsidRPr="001A4624">
        <w:rPr>
          <w:rFonts w:hint="eastAsia"/>
          <w:sz w:val="24"/>
          <w:highlight w:val="yellow"/>
          <w:vertAlign w:val="superscript"/>
        </w:rPr>
        <w:t>,</w:t>
      </w:r>
      <w:r w:rsidR="001A4624" w:rsidRPr="001A4624">
        <w:rPr>
          <w:sz w:val="24"/>
          <w:highlight w:val="yellow"/>
          <w:vertAlign w:val="superscript"/>
        </w:rPr>
        <w:t>44</w:t>
      </w:r>
      <w:r w:rsidRPr="001A4624">
        <w:rPr>
          <w:rFonts w:hint="eastAsia"/>
          <w:sz w:val="24"/>
          <w:highlight w:val="yellow"/>
          <w:vertAlign w:val="superscript"/>
        </w:rPr>
        <w:t>]</w:t>
      </w:r>
      <w:r>
        <w:rPr>
          <w:rFonts w:hint="eastAsia"/>
          <w:sz w:val="24"/>
        </w:rPr>
        <w:t>在</w:t>
      </w:r>
      <w:r>
        <w:rPr>
          <w:sz w:val="24"/>
        </w:rPr>
        <w:t>文献</w:t>
      </w:r>
      <w:r w:rsidRPr="001A4624">
        <w:rPr>
          <w:rFonts w:hint="eastAsia"/>
          <w:sz w:val="24"/>
          <w:highlight w:val="yellow"/>
          <w:vertAlign w:val="superscript"/>
        </w:rPr>
        <w:t>[</w:t>
      </w:r>
      <w:r w:rsidR="001A4624" w:rsidRPr="001A4624">
        <w:rPr>
          <w:sz w:val="24"/>
          <w:highlight w:val="yellow"/>
          <w:vertAlign w:val="superscript"/>
        </w:rPr>
        <w:t>43</w:t>
      </w:r>
      <w:r w:rsidRPr="001A4624">
        <w:rPr>
          <w:rFonts w:hint="eastAsia"/>
          <w:sz w:val="24"/>
          <w:highlight w:val="yellow"/>
          <w:vertAlign w:val="superscript"/>
        </w:rPr>
        <w:t>]</w:t>
      </w:r>
      <w:r>
        <w:rPr>
          <w:rFonts w:hint="eastAsia"/>
          <w:sz w:val="24"/>
        </w:rPr>
        <w:t>的</w:t>
      </w:r>
      <w:r>
        <w:rPr>
          <w:sz w:val="24"/>
        </w:rPr>
        <w:t>基础上，</w:t>
      </w:r>
      <w:r w:rsidRPr="003775CC">
        <w:rPr>
          <w:rFonts w:hint="eastAsia"/>
          <w:sz w:val="24"/>
        </w:rPr>
        <w:t>针对服务组合</w:t>
      </w:r>
      <w:r>
        <w:rPr>
          <w:rFonts w:hint="eastAsia"/>
          <w:sz w:val="24"/>
        </w:rPr>
        <w:t>程序进行事件</w:t>
      </w:r>
      <w:r>
        <w:rPr>
          <w:sz w:val="24"/>
        </w:rPr>
        <w:t>序列模型的建立及测试用例的</w:t>
      </w:r>
      <w:r>
        <w:rPr>
          <w:rFonts w:hint="eastAsia"/>
          <w:sz w:val="24"/>
        </w:rPr>
        <w:t>自动</w:t>
      </w:r>
      <w:r>
        <w:rPr>
          <w:sz w:val="24"/>
        </w:rPr>
        <w:t>生成</w:t>
      </w:r>
      <w:r>
        <w:rPr>
          <w:rFonts w:hint="eastAsia"/>
          <w:sz w:val="24"/>
        </w:rPr>
        <w:t>，开发了相应</w:t>
      </w:r>
      <w:r>
        <w:rPr>
          <w:sz w:val="24"/>
        </w:rPr>
        <w:t>的支持工具</w:t>
      </w:r>
      <w:r>
        <w:rPr>
          <w:rFonts w:hint="eastAsia"/>
          <w:sz w:val="24"/>
        </w:rPr>
        <w:t>。</w:t>
      </w:r>
    </w:p>
    <w:p w14:paraId="3DD18ADD" w14:textId="77777777" w:rsidR="007D18A6" w:rsidRDefault="007D18A6" w:rsidP="007D18A6">
      <w:pPr>
        <w:spacing w:line="360" w:lineRule="auto"/>
        <w:ind w:firstLineChars="200" w:firstLine="480"/>
        <w:rPr>
          <w:sz w:val="24"/>
        </w:rPr>
      </w:pPr>
      <w:r w:rsidRPr="003775CC">
        <w:rPr>
          <w:rFonts w:hint="eastAsia"/>
          <w:sz w:val="24"/>
        </w:rPr>
        <w:t>上述模型描述了</w:t>
      </w:r>
      <w:r>
        <w:rPr>
          <w:rFonts w:hint="eastAsia"/>
          <w:sz w:val="24"/>
        </w:rPr>
        <w:t>系统</w:t>
      </w:r>
      <w:r w:rsidRPr="003775CC">
        <w:rPr>
          <w:rFonts w:hint="eastAsia"/>
          <w:sz w:val="24"/>
        </w:rPr>
        <w:t>交互</w:t>
      </w:r>
      <w:r>
        <w:rPr>
          <w:rFonts w:hint="eastAsia"/>
          <w:sz w:val="24"/>
        </w:rPr>
        <w:t>过程</w:t>
      </w:r>
      <w:r w:rsidRPr="003775CC">
        <w:rPr>
          <w:rFonts w:hint="eastAsia"/>
          <w:sz w:val="24"/>
        </w:rPr>
        <w:t>，</w:t>
      </w:r>
      <w:r w:rsidRPr="003775CC">
        <w:rPr>
          <w:sz w:val="24"/>
        </w:rPr>
        <w:t>但</w:t>
      </w:r>
      <w:r w:rsidRPr="00455BC5">
        <w:rPr>
          <w:rFonts w:hint="eastAsia"/>
          <w:b/>
          <w:sz w:val="24"/>
        </w:rPr>
        <w:t>忽略了测试中的系统的内部状态</w:t>
      </w:r>
      <w:r w:rsidRPr="003775CC">
        <w:rPr>
          <w:rFonts w:hint="eastAsia"/>
          <w:sz w:val="24"/>
        </w:rPr>
        <w:t>。</w:t>
      </w:r>
    </w:p>
    <w:p w14:paraId="2AC9261D" w14:textId="77777777" w:rsidR="007D18A6" w:rsidRPr="003775CC" w:rsidRDefault="007D18A6" w:rsidP="007D18A6">
      <w:pPr>
        <w:spacing w:line="360" w:lineRule="auto"/>
        <w:ind w:firstLineChars="200" w:firstLine="480"/>
        <w:rPr>
          <w:sz w:val="24"/>
        </w:rPr>
      </w:pPr>
      <w:r>
        <w:rPr>
          <w:rFonts w:hint="eastAsia"/>
          <w:sz w:val="24"/>
        </w:rPr>
        <w:t>也有</w:t>
      </w:r>
      <w:r>
        <w:rPr>
          <w:sz w:val="24"/>
        </w:rPr>
        <w:t>研究方向考虑</w:t>
      </w:r>
      <w:r>
        <w:rPr>
          <w:rFonts w:hint="eastAsia"/>
          <w:sz w:val="24"/>
        </w:rPr>
        <w:t>结合</w:t>
      </w:r>
      <w:r w:rsidRPr="00215E50">
        <w:rPr>
          <w:rFonts w:hint="eastAsia"/>
          <w:sz w:val="24"/>
        </w:rPr>
        <w:t>统一建模语言</w:t>
      </w:r>
      <w:r>
        <w:rPr>
          <w:rFonts w:hint="eastAsia"/>
          <w:sz w:val="24"/>
        </w:rPr>
        <w:t>进行模型</w:t>
      </w:r>
      <w:r>
        <w:rPr>
          <w:sz w:val="24"/>
        </w:rPr>
        <w:t>的建立</w:t>
      </w:r>
      <w:r>
        <w:rPr>
          <w:rFonts w:hint="eastAsia"/>
          <w:sz w:val="24"/>
        </w:rPr>
        <w:t>，</w:t>
      </w:r>
      <w:r w:rsidRPr="00C663BD">
        <w:rPr>
          <w:rFonts w:hint="eastAsia"/>
          <w:sz w:val="24"/>
        </w:rPr>
        <w:t>统一建模语言</w:t>
      </w:r>
      <w:r w:rsidRPr="00C663BD">
        <w:rPr>
          <w:rFonts w:hint="eastAsia"/>
          <w:sz w:val="24"/>
        </w:rPr>
        <w:t>(unified modeling language</w:t>
      </w:r>
      <w:r w:rsidR="001A4624">
        <w:rPr>
          <w:rFonts w:hint="eastAsia"/>
          <w:sz w:val="24"/>
        </w:rPr>
        <w:t>，</w:t>
      </w:r>
      <w:r w:rsidRPr="00C663BD">
        <w:rPr>
          <w:rFonts w:hint="eastAsia"/>
          <w:sz w:val="24"/>
        </w:rPr>
        <w:t>简称</w:t>
      </w:r>
      <w:r w:rsidRPr="00C663BD">
        <w:rPr>
          <w:rFonts w:hint="eastAsia"/>
          <w:sz w:val="24"/>
        </w:rPr>
        <w:t>UML)</w:t>
      </w:r>
      <w:r w:rsidRPr="00C663BD">
        <w:rPr>
          <w:rFonts w:hint="eastAsia"/>
          <w:sz w:val="24"/>
        </w:rPr>
        <w:t>是一种通用的可视化面向对象建模语言</w:t>
      </w:r>
      <w:r>
        <w:rPr>
          <w:rFonts w:hint="eastAsia"/>
          <w:sz w:val="24"/>
        </w:rPr>
        <w:t>，</w:t>
      </w:r>
      <w:r w:rsidRPr="00C663BD">
        <w:rPr>
          <w:rFonts w:hint="eastAsia"/>
          <w:sz w:val="24"/>
        </w:rPr>
        <w:t>它提供了多种图元</w:t>
      </w:r>
      <w:r>
        <w:rPr>
          <w:rFonts w:hint="eastAsia"/>
          <w:sz w:val="24"/>
        </w:rPr>
        <w:t>，</w:t>
      </w:r>
      <w:r w:rsidRPr="00C663BD">
        <w:rPr>
          <w:rFonts w:hint="eastAsia"/>
          <w:sz w:val="24"/>
        </w:rPr>
        <w:t>可以从不同视角和层次描述复杂软件系统的静态结构和动态特性</w:t>
      </w:r>
      <w:r>
        <w:rPr>
          <w:rFonts w:hint="eastAsia"/>
          <w:sz w:val="24"/>
        </w:rPr>
        <w:t>，</w:t>
      </w:r>
      <w:r w:rsidRPr="00C663BD">
        <w:rPr>
          <w:rFonts w:hint="eastAsia"/>
          <w:sz w:val="24"/>
        </w:rPr>
        <w:t>其定义良好、易于表达</w:t>
      </w:r>
      <w:r>
        <w:rPr>
          <w:rFonts w:hint="eastAsia"/>
          <w:sz w:val="24"/>
        </w:rPr>
        <w:t>，</w:t>
      </w:r>
      <w:r w:rsidRPr="00C663BD">
        <w:rPr>
          <w:rFonts w:hint="eastAsia"/>
          <w:sz w:val="24"/>
        </w:rPr>
        <w:t>已广泛应用于各种领域</w:t>
      </w:r>
      <w:r w:rsidR="001A4624" w:rsidRPr="001A4624">
        <w:rPr>
          <w:rFonts w:hint="eastAsia"/>
          <w:sz w:val="24"/>
          <w:vertAlign w:val="superscript"/>
        </w:rPr>
        <w:t>[</w:t>
      </w:r>
      <w:r w:rsidR="001A4624" w:rsidRPr="001A4624">
        <w:rPr>
          <w:rStyle w:val="aff9"/>
          <w:sz w:val="24"/>
        </w:rPr>
        <w:endnoteReference w:id="52"/>
      </w:r>
      <w:r w:rsidR="001A4624" w:rsidRPr="001A4624">
        <w:rPr>
          <w:sz w:val="24"/>
          <w:vertAlign w:val="superscript"/>
        </w:rPr>
        <w:t>]</w:t>
      </w:r>
      <w:r>
        <w:rPr>
          <w:rFonts w:hint="eastAsia"/>
          <w:sz w:val="24"/>
        </w:rPr>
        <w:t>。</w:t>
      </w:r>
      <w:r w:rsidR="00215783">
        <w:rPr>
          <w:rFonts w:hint="eastAsia"/>
          <w:sz w:val="24"/>
        </w:rPr>
        <w:t>（</w:t>
      </w:r>
      <w:r w:rsidR="00215783" w:rsidRPr="00215783">
        <w:rPr>
          <w:rFonts w:hint="eastAsia"/>
          <w:sz w:val="24"/>
        </w:rPr>
        <w:t>基于场景的</w:t>
      </w:r>
      <w:r w:rsidR="00215783" w:rsidRPr="00215783">
        <w:rPr>
          <w:rFonts w:hint="eastAsia"/>
          <w:sz w:val="24"/>
        </w:rPr>
        <w:t>Web</w:t>
      </w:r>
      <w:r w:rsidR="00215783" w:rsidRPr="00215783">
        <w:rPr>
          <w:rFonts w:hint="eastAsia"/>
          <w:sz w:val="24"/>
        </w:rPr>
        <w:t>服务组合并行测试生成的研究</w:t>
      </w:r>
      <w:r w:rsidR="00215783">
        <w:rPr>
          <w:rFonts w:hint="eastAsia"/>
          <w:sz w:val="24"/>
        </w:rPr>
        <w:t>里面</w:t>
      </w:r>
      <w:r w:rsidR="00215783">
        <w:rPr>
          <w:sz w:val="24"/>
        </w:rPr>
        <w:t>提到</w:t>
      </w:r>
      <w:r w:rsidR="00215783">
        <w:rPr>
          <w:rFonts w:hint="eastAsia"/>
          <w:sz w:val="24"/>
        </w:rPr>
        <w:t>UML</w:t>
      </w:r>
      <w:r w:rsidR="00215783">
        <w:rPr>
          <w:rFonts w:hint="eastAsia"/>
          <w:sz w:val="24"/>
        </w:rPr>
        <w:t>建模</w:t>
      </w:r>
      <w:r w:rsidR="00215783">
        <w:rPr>
          <w:sz w:val="24"/>
        </w:rPr>
        <w:t>的相关文献较多</w:t>
      </w:r>
      <w:r w:rsidR="00215783">
        <w:rPr>
          <w:rFonts w:hint="eastAsia"/>
          <w:sz w:val="24"/>
        </w:rPr>
        <w:t>）</w:t>
      </w:r>
    </w:p>
    <w:p w14:paraId="01C7FA9C" w14:textId="77777777" w:rsidR="007D18A6" w:rsidRDefault="007D18A6" w:rsidP="007D18A6">
      <w:pPr>
        <w:spacing w:line="360" w:lineRule="auto"/>
        <w:ind w:firstLineChars="200" w:firstLine="480"/>
        <w:rPr>
          <w:sz w:val="24"/>
        </w:rPr>
      </w:pPr>
      <w:r w:rsidRPr="007D13F7">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45</w:t>
      </w:r>
      <w:r w:rsidRPr="00685365">
        <w:rPr>
          <w:rFonts w:hint="eastAsia"/>
          <w:sz w:val="24"/>
          <w:highlight w:val="yellow"/>
          <w:vertAlign w:val="superscript"/>
        </w:rPr>
        <w:t>]</w:t>
      </w:r>
      <w:r w:rsidRPr="007D13F7">
        <w:rPr>
          <w:rFonts w:hint="eastAsia"/>
          <w:sz w:val="24"/>
        </w:rPr>
        <w:t>提出了一种基于</w:t>
      </w:r>
      <w:r>
        <w:rPr>
          <w:rFonts w:hint="eastAsia"/>
          <w:sz w:val="24"/>
        </w:rPr>
        <w:t>扩展</w:t>
      </w:r>
      <w:r w:rsidRPr="007D13F7">
        <w:rPr>
          <w:rFonts w:hint="eastAsia"/>
          <w:sz w:val="24"/>
        </w:rPr>
        <w:t>有限状态机及</w:t>
      </w:r>
      <w:r w:rsidRPr="007D13F7">
        <w:rPr>
          <w:rFonts w:hint="eastAsia"/>
          <w:sz w:val="24"/>
        </w:rPr>
        <w:t>UML</w:t>
      </w:r>
      <w:r w:rsidRPr="007D13F7">
        <w:rPr>
          <w:rFonts w:hint="eastAsia"/>
          <w:sz w:val="24"/>
        </w:rPr>
        <w:t>顺序图相结合的服务</w:t>
      </w:r>
      <w:r>
        <w:rPr>
          <w:rFonts w:hint="eastAsia"/>
          <w:sz w:val="24"/>
        </w:rPr>
        <w:t>组合程序</w:t>
      </w:r>
      <w:r w:rsidRPr="007D13F7">
        <w:rPr>
          <w:rFonts w:hint="eastAsia"/>
          <w:sz w:val="24"/>
        </w:rPr>
        <w:t>测试用例生成框架（</w:t>
      </w:r>
      <w:r w:rsidRPr="007D13F7">
        <w:rPr>
          <w:rFonts w:hint="eastAsia"/>
          <w:sz w:val="24"/>
        </w:rPr>
        <w:t>EFSM-SeTM</w:t>
      </w:r>
      <w:r w:rsidRPr="007D13F7">
        <w:rPr>
          <w:rFonts w:hint="eastAsia"/>
          <w:sz w:val="24"/>
        </w:rPr>
        <w:t>）并定义了</w:t>
      </w:r>
      <w:r w:rsidRPr="007D13F7">
        <w:rPr>
          <w:rFonts w:hint="eastAsia"/>
          <w:sz w:val="24"/>
        </w:rPr>
        <w:t>5</w:t>
      </w:r>
      <w:r>
        <w:rPr>
          <w:rFonts w:hint="eastAsia"/>
          <w:sz w:val="24"/>
        </w:rPr>
        <w:t>种</w:t>
      </w:r>
      <w:r w:rsidRPr="007D13F7">
        <w:rPr>
          <w:rFonts w:hint="eastAsia"/>
          <w:sz w:val="24"/>
        </w:rPr>
        <w:t>覆盖准则</w:t>
      </w:r>
      <w:r>
        <w:rPr>
          <w:rFonts w:hint="eastAsia"/>
          <w:sz w:val="24"/>
        </w:rPr>
        <w:t>（</w:t>
      </w:r>
      <w:r w:rsidRPr="00DD4358">
        <w:rPr>
          <w:rFonts w:hint="eastAsia"/>
          <w:sz w:val="24"/>
        </w:rPr>
        <w:t>全路径覆</w:t>
      </w:r>
      <w:r w:rsidRPr="00DD4358">
        <w:rPr>
          <w:rFonts w:hint="eastAsia"/>
          <w:sz w:val="24"/>
        </w:rPr>
        <w:lastRenderedPageBreak/>
        <w:t>盖</w:t>
      </w:r>
      <w:r>
        <w:rPr>
          <w:rFonts w:hint="eastAsia"/>
          <w:sz w:val="24"/>
        </w:rPr>
        <w:t>、状态</w:t>
      </w:r>
      <w:r>
        <w:rPr>
          <w:sz w:val="24"/>
        </w:rPr>
        <w:t>覆盖、转移覆盖、</w:t>
      </w:r>
      <w:r>
        <w:rPr>
          <w:rFonts w:hint="eastAsia"/>
          <w:sz w:val="24"/>
        </w:rPr>
        <w:t>消息</w:t>
      </w:r>
      <w:r>
        <w:rPr>
          <w:sz w:val="24"/>
        </w:rPr>
        <w:t>覆盖及</w:t>
      </w:r>
      <w:r>
        <w:rPr>
          <w:rFonts w:hint="eastAsia"/>
          <w:sz w:val="24"/>
        </w:rPr>
        <w:t>谓词</w:t>
      </w:r>
      <w:r>
        <w:rPr>
          <w:sz w:val="24"/>
        </w:rPr>
        <w:t>覆盖</w:t>
      </w:r>
      <w:r>
        <w:rPr>
          <w:rFonts w:hint="eastAsia"/>
          <w:sz w:val="24"/>
        </w:rPr>
        <w:t>）</w:t>
      </w:r>
      <w:r w:rsidRPr="007D13F7">
        <w:rPr>
          <w:rFonts w:hint="eastAsia"/>
          <w:sz w:val="24"/>
        </w:rPr>
        <w:t>，</w:t>
      </w:r>
      <w:r w:rsidRPr="007D13F7">
        <w:rPr>
          <w:rFonts w:hint="eastAsia"/>
          <w:sz w:val="24"/>
        </w:rPr>
        <w:t>EFSM-SeTM</w:t>
      </w:r>
      <w:r w:rsidRPr="007D13F7">
        <w:rPr>
          <w:rFonts w:hint="eastAsia"/>
          <w:sz w:val="24"/>
        </w:rPr>
        <w:t>使用</w:t>
      </w:r>
      <w:r>
        <w:rPr>
          <w:rFonts w:hint="eastAsia"/>
          <w:sz w:val="24"/>
        </w:rPr>
        <w:t>扩展</w:t>
      </w:r>
      <w:r>
        <w:rPr>
          <w:sz w:val="24"/>
        </w:rPr>
        <w:t>的有限状态机</w:t>
      </w:r>
      <w:r w:rsidRPr="007D13F7">
        <w:rPr>
          <w:rFonts w:hint="eastAsia"/>
          <w:sz w:val="24"/>
        </w:rPr>
        <w:t>对单个</w:t>
      </w:r>
      <w:r w:rsidRPr="007D13F7">
        <w:rPr>
          <w:rFonts w:hint="eastAsia"/>
          <w:sz w:val="24"/>
        </w:rPr>
        <w:t>Web</w:t>
      </w:r>
      <w:r w:rsidRPr="007D13F7">
        <w:rPr>
          <w:rFonts w:hint="eastAsia"/>
          <w:sz w:val="24"/>
        </w:rPr>
        <w:t>服务进行建模</w:t>
      </w:r>
      <w:r>
        <w:rPr>
          <w:rFonts w:hint="eastAsia"/>
          <w:sz w:val="24"/>
        </w:rPr>
        <w:t>、</w:t>
      </w:r>
      <w:r w:rsidRPr="007D13F7">
        <w:rPr>
          <w:rFonts w:hint="eastAsia"/>
          <w:sz w:val="24"/>
        </w:rPr>
        <w:t>UML</w:t>
      </w:r>
      <w:r w:rsidRPr="007D13F7">
        <w:rPr>
          <w:rFonts w:hint="eastAsia"/>
          <w:sz w:val="24"/>
        </w:rPr>
        <w:t>顺序图描述服务组合的信息传递顺序。但该工作对测试用例生成的具体实现</w:t>
      </w:r>
      <w:r w:rsidR="00AD2B0A">
        <w:rPr>
          <w:rFonts w:hint="eastAsia"/>
          <w:sz w:val="24"/>
        </w:rPr>
        <w:t>过程</w:t>
      </w:r>
      <w:r w:rsidRPr="007D13F7">
        <w:rPr>
          <w:rFonts w:hint="eastAsia"/>
          <w:sz w:val="24"/>
        </w:rPr>
        <w:t>没有做详细介绍。</w:t>
      </w:r>
    </w:p>
    <w:p w14:paraId="6FE5DE81" w14:textId="77777777" w:rsidR="007D18A6" w:rsidRPr="003D197B" w:rsidRDefault="007D18A6" w:rsidP="003D197B">
      <w:pPr>
        <w:spacing w:line="360" w:lineRule="auto"/>
        <w:ind w:firstLineChars="200" w:firstLine="480"/>
        <w:rPr>
          <w:sz w:val="24"/>
        </w:rPr>
      </w:pPr>
      <w:r w:rsidRPr="00BB39FB">
        <w:rPr>
          <w:rFonts w:hint="eastAsia"/>
          <w:sz w:val="24"/>
        </w:rPr>
        <w:t>文献</w:t>
      </w:r>
      <w:r w:rsidRPr="00685365">
        <w:rPr>
          <w:rFonts w:hint="eastAsia"/>
          <w:sz w:val="24"/>
          <w:highlight w:val="yellow"/>
          <w:vertAlign w:val="superscript"/>
        </w:rPr>
        <w:t>[</w:t>
      </w:r>
      <w:r w:rsidR="00685365" w:rsidRPr="00685365">
        <w:rPr>
          <w:sz w:val="24"/>
          <w:highlight w:val="yellow"/>
          <w:vertAlign w:val="superscript"/>
        </w:rPr>
        <w:t>35</w:t>
      </w:r>
      <w:r w:rsidR="00685365" w:rsidRPr="00685365">
        <w:rPr>
          <w:rFonts w:hint="eastAsia"/>
          <w:sz w:val="24"/>
          <w:highlight w:val="yellow"/>
          <w:vertAlign w:val="superscript"/>
        </w:rPr>
        <w:t>,</w:t>
      </w:r>
      <w:r w:rsidR="00685365" w:rsidRPr="00685365">
        <w:rPr>
          <w:sz w:val="24"/>
          <w:highlight w:val="yellow"/>
          <w:vertAlign w:val="superscript"/>
        </w:rPr>
        <w:t>46</w:t>
      </w:r>
      <w:r w:rsidRPr="00685365">
        <w:rPr>
          <w:rFonts w:hint="eastAsia"/>
          <w:sz w:val="24"/>
          <w:highlight w:val="yellow"/>
          <w:vertAlign w:val="superscript"/>
        </w:rPr>
        <w:t>]</w:t>
      </w:r>
      <w:r w:rsidRPr="00BB39FB">
        <w:rPr>
          <w:rFonts w:hint="eastAsia"/>
          <w:sz w:val="24"/>
        </w:rPr>
        <w:t>提出了基于</w:t>
      </w:r>
      <w:r w:rsidRPr="00BB39FB">
        <w:rPr>
          <w:sz w:val="24"/>
        </w:rPr>
        <w:t>UML2.0</w:t>
      </w:r>
      <w:r w:rsidRPr="00BB39FB">
        <w:rPr>
          <w:rFonts w:hint="eastAsia"/>
          <w:sz w:val="24"/>
        </w:rPr>
        <w:t>活动图和通信图构建</w:t>
      </w:r>
      <w:r w:rsidRPr="00BB39FB">
        <w:rPr>
          <w:sz w:val="24"/>
        </w:rPr>
        <w:t>Web</w:t>
      </w:r>
      <w:r w:rsidRPr="00BB39FB">
        <w:rPr>
          <w:rFonts w:hint="eastAsia"/>
          <w:sz w:val="24"/>
        </w:rPr>
        <w:t>服务测试模型进行</w:t>
      </w:r>
      <w:r w:rsidRPr="00BB39FB">
        <w:rPr>
          <w:sz w:val="24"/>
        </w:rPr>
        <w:t>Web</w:t>
      </w:r>
      <w:r w:rsidRPr="00BB39FB">
        <w:rPr>
          <w:rFonts w:hint="eastAsia"/>
          <w:sz w:val="24"/>
        </w:rPr>
        <w:t>服务测试的方法，该方法扩展了</w:t>
      </w:r>
      <w:r w:rsidRPr="00BB39FB">
        <w:rPr>
          <w:sz w:val="24"/>
        </w:rPr>
        <w:t>UML2.0</w:t>
      </w:r>
      <w:r w:rsidRPr="00BB39FB">
        <w:rPr>
          <w:rFonts w:hint="eastAsia"/>
          <w:sz w:val="24"/>
        </w:rPr>
        <w:t>活动图，使其能够描述</w:t>
      </w:r>
      <w:r w:rsidRPr="00BB39FB">
        <w:rPr>
          <w:sz w:val="24"/>
        </w:rPr>
        <w:t>BPEL</w:t>
      </w:r>
      <w:r w:rsidRPr="00BB39FB">
        <w:rPr>
          <w:rFonts w:hint="eastAsia"/>
          <w:sz w:val="24"/>
        </w:rPr>
        <w:t>的语法元素和行为特性；同时，给出</w:t>
      </w:r>
      <w:r w:rsidRPr="00BB39FB">
        <w:rPr>
          <w:sz w:val="24"/>
        </w:rPr>
        <w:t>UML2.0</w:t>
      </w:r>
      <w:r w:rsidRPr="00BB39FB">
        <w:rPr>
          <w:rFonts w:hint="eastAsia"/>
          <w:sz w:val="24"/>
        </w:rPr>
        <w:t>活动图形式化定义及其测试覆盖准则，对测试用例生成的深度优先搜索算法加以约束，合理地减少了测试用例的数量，提高了测试的效率和精确性。但该方法</w:t>
      </w:r>
      <w:r w:rsidRPr="00BB39FB">
        <w:rPr>
          <w:sz w:val="24"/>
        </w:rPr>
        <w:t>基于</w:t>
      </w:r>
      <w:r w:rsidR="006B6D3D">
        <w:rPr>
          <w:sz w:val="24"/>
        </w:rPr>
        <w:t>BPEL</w:t>
      </w:r>
      <w:r w:rsidRPr="00BB39FB">
        <w:rPr>
          <w:rFonts w:hint="eastAsia"/>
          <w:sz w:val="24"/>
        </w:rPr>
        <w:t>的语法元素和行为特性，</w:t>
      </w:r>
      <w:r w:rsidRPr="00BB39FB">
        <w:rPr>
          <w:sz w:val="24"/>
        </w:rPr>
        <w:t>在</w:t>
      </w:r>
      <w:r w:rsidRPr="00BB39FB">
        <w:rPr>
          <w:rFonts w:hint="eastAsia"/>
          <w:sz w:val="24"/>
        </w:rPr>
        <w:t>应用</w:t>
      </w:r>
      <w:r w:rsidRPr="00BB39FB">
        <w:rPr>
          <w:sz w:val="24"/>
        </w:rPr>
        <w:t>到其他</w:t>
      </w:r>
      <w:r w:rsidRPr="00BB39FB">
        <w:rPr>
          <w:rFonts w:hint="eastAsia"/>
          <w:sz w:val="24"/>
        </w:rPr>
        <w:t>Web</w:t>
      </w:r>
      <w:r w:rsidRPr="00BB39FB">
        <w:rPr>
          <w:rFonts w:hint="eastAsia"/>
          <w:sz w:val="24"/>
        </w:rPr>
        <w:t>服务组合方式时</w:t>
      </w:r>
      <w:r w:rsidRPr="00BB39FB">
        <w:rPr>
          <w:sz w:val="24"/>
        </w:rPr>
        <w:t>有</w:t>
      </w:r>
      <w:r w:rsidRPr="00BB39FB">
        <w:rPr>
          <w:rFonts w:hint="eastAsia"/>
          <w:sz w:val="24"/>
        </w:rPr>
        <w:t>其局限性。</w:t>
      </w:r>
    </w:p>
    <w:p w14:paraId="6095DEAB" w14:textId="3C0AF38C" w:rsidR="007D18A6" w:rsidRPr="007D18A6" w:rsidRDefault="007D18A6" w:rsidP="007D18A6">
      <w:pPr>
        <w:pStyle w:val="u3"/>
      </w:pPr>
      <w:bookmarkStart w:id="119" w:name="_Toc498361741"/>
      <w:del w:id="120" w:author="a41255065@163.com" w:date="2017-11-13T22:45:00Z">
        <w:r w:rsidRPr="007D18A6" w:rsidDel="00A44C1B">
          <w:rPr>
            <w:rFonts w:hint="eastAsia"/>
          </w:rPr>
          <w:delText>本课题组</w:delText>
        </w:r>
        <w:r w:rsidRPr="007D18A6" w:rsidDel="00A44C1B">
          <w:delText>研究现状</w:delText>
        </w:r>
      </w:del>
      <w:bookmarkEnd w:id="119"/>
      <w:ins w:id="121" w:author="a41255065@163.com" w:date="2017-11-13T22:45:00Z">
        <w:r w:rsidR="00A44C1B">
          <w:rPr>
            <w:rFonts w:hint="eastAsia"/>
          </w:rPr>
          <w:t>课题组</w:t>
        </w:r>
        <w:r w:rsidR="00A44C1B">
          <w:t>前期工作（</w:t>
        </w:r>
        <w:r w:rsidR="00A44C1B">
          <w:rPr>
            <w:rFonts w:hint="eastAsia"/>
          </w:rPr>
          <w:t>？</w:t>
        </w:r>
        <w:r w:rsidR="00A44C1B">
          <w:t>）</w:t>
        </w:r>
      </w:ins>
    </w:p>
    <w:p w14:paraId="708C34F0" w14:textId="77777777" w:rsidR="007D18A6" w:rsidRDefault="007D18A6" w:rsidP="007D18A6">
      <w:pPr>
        <w:spacing w:line="360" w:lineRule="auto"/>
        <w:ind w:firstLineChars="200" w:firstLine="480"/>
        <w:rPr>
          <w:sz w:val="24"/>
        </w:rPr>
      </w:pPr>
      <w:r w:rsidRPr="003775CC">
        <w:rPr>
          <w:rFonts w:hint="eastAsia"/>
          <w:sz w:val="24"/>
        </w:rPr>
        <w:t>课题组</w:t>
      </w:r>
      <w:r w:rsidRPr="003775CC">
        <w:rPr>
          <w:sz w:val="24"/>
        </w:rPr>
        <w:t>在本课题相关领域进行了大量的前期研究工作与技术积累，提出了面向</w:t>
      </w:r>
      <w:r w:rsidRPr="003775CC">
        <w:rPr>
          <w:rFonts w:hint="eastAsia"/>
          <w:sz w:val="24"/>
        </w:rPr>
        <w:t>W</w:t>
      </w:r>
      <w:r w:rsidRPr="003775CC">
        <w:rPr>
          <w:sz w:val="24"/>
        </w:rPr>
        <w:t>eb</w:t>
      </w:r>
      <w:r w:rsidRPr="003775CC">
        <w:rPr>
          <w:rFonts w:hint="eastAsia"/>
          <w:sz w:val="24"/>
        </w:rPr>
        <w:t>服务</w:t>
      </w:r>
      <w:r>
        <w:rPr>
          <w:sz w:val="24"/>
        </w:rPr>
        <w:t>及其</w:t>
      </w:r>
      <w:r>
        <w:rPr>
          <w:rFonts w:hint="eastAsia"/>
          <w:sz w:val="24"/>
        </w:rPr>
        <w:t>组合</w:t>
      </w:r>
      <w:r>
        <w:rPr>
          <w:sz w:val="24"/>
        </w:rPr>
        <w:t>程序</w:t>
      </w:r>
      <w:r w:rsidRPr="003775CC">
        <w:rPr>
          <w:sz w:val="24"/>
        </w:rPr>
        <w:t>的测试方法</w:t>
      </w:r>
      <w:r w:rsidR="009529C0" w:rsidRPr="00293D89">
        <w:rPr>
          <w:rFonts w:hint="eastAsia"/>
          <w:sz w:val="24"/>
          <w:vertAlign w:val="superscript"/>
        </w:rPr>
        <w:t>[</w:t>
      </w:r>
      <w:r w:rsidR="00685365" w:rsidRPr="00293D89">
        <w:rPr>
          <w:rStyle w:val="aff9"/>
          <w:sz w:val="24"/>
        </w:rPr>
        <w:endnoteReference w:id="53"/>
      </w:r>
      <w:r w:rsidR="009529C0" w:rsidRPr="00293D89">
        <w:rPr>
          <w:sz w:val="24"/>
          <w:vertAlign w:val="superscript"/>
        </w:rPr>
        <w:t>,</w:t>
      </w:r>
      <w:r w:rsidR="009529C0" w:rsidRPr="00293D89">
        <w:rPr>
          <w:rStyle w:val="aff9"/>
          <w:sz w:val="24"/>
        </w:rPr>
        <w:endnoteReference w:id="54"/>
      </w:r>
      <w:r w:rsidR="009529C0" w:rsidRPr="00293D89">
        <w:rPr>
          <w:sz w:val="24"/>
          <w:vertAlign w:val="superscript"/>
        </w:rPr>
        <w:t>,</w:t>
      </w:r>
      <w:r w:rsidR="009529C0" w:rsidRPr="00293D89">
        <w:rPr>
          <w:rStyle w:val="aff9"/>
          <w:sz w:val="24"/>
        </w:rPr>
        <w:endnoteReference w:id="55"/>
      </w:r>
      <w:r w:rsidR="009529C0" w:rsidRPr="00293D89">
        <w:rPr>
          <w:sz w:val="24"/>
          <w:vertAlign w:val="superscript"/>
        </w:rPr>
        <w:t>,</w:t>
      </w:r>
      <w:r w:rsidR="009529C0" w:rsidRPr="00293D89">
        <w:rPr>
          <w:rStyle w:val="aff9"/>
          <w:sz w:val="24"/>
        </w:rPr>
        <w:endnoteReference w:id="56"/>
      </w:r>
      <w:r w:rsidR="009529C0" w:rsidRPr="00293D89">
        <w:rPr>
          <w:sz w:val="24"/>
          <w:vertAlign w:val="superscript"/>
        </w:rPr>
        <w:t>]</w:t>
      </w:r>
      <w:r w:rsidRPr="003775CC">
        <w:rPr>
          <w:rFonts w:hint="eastAsia"/>
          <w:sz w:val="24"/>
        </w:rPr>
        <w:t>。</w:t>
      </w:r>
    </w:p>
    <w:p w14:paraId="4DD7CDD4" w14:textId="7D8B484D" w:rsidR="003D197B" w:rsidRDefault="007D18A6" w:rsidP="003D197B">
      <w:pPr>
        <w:pStyle w:val="u5"/>
        <w:spacing w:before="24" w:after="24"/>
        <w:ind w:firstLine="480"/>
      </w:pPr>
      <w:r w:rsidRPr="003775CC">
        <w:t>特别的</w:t>
      </w:r>
      <w:r w:rsidR="00DE2EEF">
        <w:rPr>
          <w:rFonts w:hint="eastAsia"/>
        </w:rPr>
        <w:t>，</w:t>
      </w:r>
      <w:r w:rsidRPr="003775CC">
        <w:rPr>
          <w:rFonts w:hint="eastAsia"/>
        </w:rPr>
        <w:t>课题</w:t>
      </w:r>
      <w:r w:rsidRPr="003775CC">
        <w:t>组已经尝试</w:t>
      </w:r>
      <w:r w:rsidRPr="003775CC">
        <w:rPr>
          <w:rFonts w:hint="eastAsia"/>
        </w:rPr>
        <w:t>将模型驱动的</w:t>
      </w:r>
      <w:r w:rsidRPr="003775CC">
        <w:t>测试方法应用于</w:t>
      </w:r>
      <w:r w:rsidRPr="005710CD">
        <w:rPr>
          <w:rFonts w:hint="eastAsia"/>
        </w:rPr>
        <w:t>业务流程执行语言</w:t>
      </w:r>
      <w:r>
        <w:rPr>
          <w:rFonts w:hint="eastAsia"/>
        </w:rPr>
        <w:t>（</w:t>
      </w:r>
      <w:r w:rsidRPr="003775CC">
        <w:rPr>
          <w:rFonts w:hint="eastAsia"/>
        </w:rPr>
        <w:t>BPEL</w:t>
      </w:r>
      <w:r>
        <w:rPr>
          <w:rFonts w:hint="eastAsia"/>
        </w:rPr>
        <w:t>）</w:t>
      </w:r>
      <w:r w:rsidR="00D851BD" w:rsidRPr="00D851BD">
        <w:rPr>
          <w:rFonts w:hint="eastAsia"/>
          <w:vertAlign w:val="superscript"/>
        </w:rPr>
        <w:t>[</w:t>
      </w:r>
      <w:r w:rsidR="00D851BD" w:rsidRPr="00D851BD">
        <w:rPr>
          <w:rStyle w:val="aff9"/>
        </w:rPr>
        <w:endnoteReference w:id="57"/>
      </w:r>
      <w:r w:rsidR="00D851BD" w:rsidRPr="00D851BD">
        <w:rPr>
          <w:vertAlign w:val="superscript"/>
        </w:rPr>
        <w:t>]</w:t>
      </w:r>
      <w:r w:rsidRPr="003775CC">
        <w:rPr>
          <w:rFonts w:hint="eastAsia"/>
        </w:rPr>
        <w:t>服务组</w:t>
      </w:r>
      <w:r>
        <w:rPr>
          <w:rFonts w:hint="eastAsia"/>
        </w:rPr>
        <w:t>合程序</w:t>
      </w:r>
      <w:r w:rsidRPr="003775CC">
        <w:t>，</w:t>
      </w:r>
      <w:r>
        <w:rPr>
          <w:rFonts w:hint="eastAsia"/>
        </w:rPr>
        <w:t>提出了</w:t>
      </w:r>
      <w:r>
        <w:t>一种</w:t>
      </w:r>
      <w:r w:rsidRPr="00A90AC6">
        <w:rPr>
          <w:rFonts w:hint="eastAsia"/>
          <w:b/>
        </w:rPr>
        <w:t>基于场景</w:t>
      </w:r>
      <w:r w:rsidRPr="00A90AC6">
        <w:rPr>
          <w:b/>
        </w:rPr>
        <w:t>的</w:t>
      </w:r>
      <w:r w:rsidRPr="00A90AC6">
        <w:rPr>
          <w:rFonts w:hint="eastAsia"/>
          <w:b/>
        </w:rPr>
        <w:t>BPEL</w:t>
      </w:r>
      <w:r w:rsidRPr="00A90AC6">
        <w:rPr>
          <w:rFonts w:hint="eastAsia"/>
          <w:b/>
        </w:rPr>
        <w:t>测试用例</w:t>
      </w:r>
      <w:r w:rsidRPr="00A90AC6">
        <w:rPr>
          <w:b/>
        </w:rPr>
        <w:t>自动生成技术</w:t>
      </w:r>
      <w:del w:id="122" w:author="a41255065@163.com" w:date="2017-11-13T22:47:00Z">
        <w:r w:rsidDel="00B446C4">
          <w:rPr>
            <w:rFonts w:hint="eastAsia"/>
          </w:rPr>
          <w:delText>及</w:delText>
        </w:r>
      </w:del>
      <w:ins w:id="123" w:author="a41255065@163.com" w:date="2017-11-13T22:47:00Z">
        <w:r w:rsidR="00B446C4">
          <w:rPr>
            <w:rFonts w:hint="eastAsia"/>
          </w:rPr>
          <w:t>并</w:t>
        </w:r>
      </w:ins>
      <w:del w:id="124" w:author="a41255065@163.com" w:date="2017-11-13T22:46:00Z">
        <w:r w:rsidDel="00B446C4">
          <w:rPr>
            <w:rFonts w:hint="eastAsia"/>
          </w:rPr>
          <w:delText>支持</w:delText>
        </w:r>
        <w:r w:rsidDel="00B446C4">
          <w:delText>工具原型的</w:delText>
        </w:r>
      </w:del>
      <w:r>
        <w:t>开发</w:t>
      </w:r>
      <w:ins w:id="125" w:author="a41255065@163.com" w:date="2017-11-13T22:47:00Z">
        <w:r w:rsidR="00B446C4">
          <w:rPr>
            <w:rFonts w:hint="eastAsia"/>
          </w:rPr>
          <w:t>了</w:t>
        </w:r>
      </w:ins>
      <w:ins w:id="126" w:author="a41255065@163.com" w:date="2017-11-13T22:46:00Z">
        <w:r w:rsidR="00B446C4">
          <w:rPr>
            <w:rFonts w:hint="eastAsia"/>
          </w:rPr>
          <w:t>支持</w:t>
        </w:r>
        <w:r w:rsidR="00B446C4">
          <w:t>工具原型</w:t>
        </w:r>
      </w:ins>
      <w:r>
        <w:t>，</w:t>
      </w:r>
      <w:r w:rsidRPr="001D4E68">
        <w:rPr>
          <w:rFonts w:hint="eastAsia"/>
        </w:rPr>
        <w:t>该方法将</w:t>
      </w:r>
      <w:r w:rsidRPr="001D4E68">
        <w:rPr>
          <w:rFonts w:hint="eastAsia"/>
        </w:rPr>
        <w:t>BPEL</w:t>
      </w:r>
      <w:r w:rsidRPr="001D4E68">
        <w:rPr>
          <w:rFonts w:hint="eastAsia"/>
        </w:rPr>
        <w:t>流程转换为</w:t>
      </w:r>
      <w:r w:rsidRPr="00455BC5">
        <w:rPr>
          <w:rFonts w:hint="eastAsia"/>
          <w:b/>
        </w:rPr>
        <w:t>U</w:t>
      </w:r>
      <w:r w:rsidR="00DE2EEF" w:rsidRPr="00455BC5">
        <w:rPr>
          <w:b/>
        </w:rPr>
        <w:t>M</w:t>
      </w:r>
      <w:r w:rsidRPr="00455BC5">
        <w:rPr>
          <w:rFonts w:hint="eastAsia"/>
          <w:b/>
        </w:rPr>
        <w:t>L</w:t>
      </w:r>
      <w:r w:rsidRPr="00455BC5">
        <w:rPr>
          <w:rFonts w:hint="eastAsia"/>
          <w:b/>
        </w:rPr>
        <w:t>活动图模型</w:t>
      </w:r>
      <w:r w:rsidRPr="001D4E68">
        <w:rPr>
          <w:rFonts w:hint="eastAsia"/>
        </w:rPr>
        <w:t>，</w:t>
      </w:r>
      <w:r>
        <w:rPr>
          <w:rFonts w:hint="eastAsia"/>
        </w:rPr>
        <w:t>通过不同</w:t>
      </w:r>
      <w:r>
        <w:t>覆盖策略</w:t>
      </w:r>
      <w:r>
        <w:rPr>
          <w:rFonts w:hint="eastAsia"/>
        </w:rPr>
        <w:t>生成</w:t>
      </w:r>
      <w:r>
        <w:t>测试序列，</w:t>
      </w:r>
      <w:r>
        <w:rPr>
          <w:rFonts w:hint="eastAsia"/>
        </w:rPr>
        <w:t>利用</w:t>
      </w:r>
      <w:r>
        <w:t>约束求解工具</w:t>
      </w:r>
      <w:r>
        <w:rPr>
          <w:rFonts w:hint="eastAsia"/>
        </w:rPr>
        <w:t>求解出</w:t>
      </w:r>
      <w:r>
        <w:t>相对应的测试数据，</w:t>
      </w:r>
      <w:r w:rsidRPr="003775CC">
        <w:t>产生面向场景的测试用例集</w:t>
      </w:r>
      <w:r>
        <w:rPr>
          <w:rFonts w:hint="eastAsia"/>
        </w:rPr>
        <w:t>。</w:t>
      </w:r>
      <w:commentRangeStart w:id="127"/>
      <w:r w:rsidRPr="003775CC">
        <w:rPr>
          <w:rFonts w:hint="eastAsia"/>
        </w:rPr>
        <w:t>实验结果</w:t>
      </w:r>
      <w:r w:rsidRPr="003775CC">
        <w:t>表明，模型驱动的测试方法可以有效监测服务组装</w:t>
      </w:r>
      <w:r w:rsidRPr="003775CC">
        <w:rPr>
          <w:rFonts w:hint="eastAsia"/>
        </w:rPr>
        <w:t>程序中</w:t>
      </w:r>
      <w:r w:rsidRPr="003775CC">
        <w:t>潜藏的故障</w:t>
      </w:r>
      <w:r w:rsidR="00A90AC6" w:rsidRPr="00A90AC6">
        <w:rPr>
          <w:rFonts w:hint="eastAsia"/>
          <w:vertAlign w:val="superscript"/>
        </w:rPr>
        <w:t>[</w:t>
      </w:r>
      <w:r w:rsidR="00A90AC6" w:rsidRPr="00A90AC6">
        <w:rPr>
          <w:rStyle w:val="aff9"/>
        </w:rPr>
        <w:endnoteReference w:id="58"/>
      </w:r>
      <w:r w:rsidR="00A90AC6" w:rsidRPr="00A90AC6">
        <w:rPr>
          <w:vertAlign w:val="superscript"/>
        </w:rPr>
        <w:t>,</w:t>
      </w:r>
      <w:r w:rsidR="00A90AC6" w:rsidRPr="00A90AC6">
        <w:rPr>
          <w:rStyle w:val="aff9"/>
        </w:rPr>
        <w:endnoteReference w:id="59"/>
      </w:r>
      <w:r w:rsidR="00A90AC6" w:rsidRPr="00A90AC6">
        <w:rPr>
          <w:vertAlign w:val="superscript"/>
        </w:rPr>
        <w:t>]</w:t>
      </w:r>
      <w:r w:rsidRPr="003775CC">
        <w:rPr>
          <w:rFonts w:hint="eastAsia"/>
        </w:rPr>
        <w:t>。</w:t>
      </w:r>
      <w:commentRangeEnd w:id="127"/>
      <w:r w:rsidR="00B446C4">
        <w:rPr>
          <w:rStyle w:val="afff"/>
          <w:rFonts w:cs="Times New Roman"/>
        </w:rPr>
        <w:commentReference w:id="127"/>
      </w:r>
    </w:p>
    <w:p w14:paraId="6B00148E" w14:textId="77777777" w:rsidR="003D197B" w:rsidRPr="003D197B" w:rsidRDefault="003D197B" w:rsidP="003D197B">
      <w:pPr>
        <w:pStyle w:val="u3"/>
      </w:pPr>
      <w:r>
        <w:rPr>
          <w:rFonts w:hint="eastAsia"/>
        </w:rPr>
        <w:t>小结</w:t>
      </w:r>
    </w:p>
    <w:p w14:paraId="7D2183EB" w14:textId="77777777" w:rsidR="00D6628A" w:rsidRDefault="003D197B" w:rsidP="00D6628A">
      <w:pPr>
        <w:pStyle w:val="u5"/>
        <w:spacing w:before="24" w:after="24"/>
        <w:ind w:firstLine="480"/>
      </w:pPr>
      <w:r w:rsidRPr="003D197B">
        <w:rPr>
          <w:rFonts w:hint="eastAsia"/>
        </w:rPr>
        <w:t>现有研究</w:t>
      </w:r>
      <w:r w:rsidRPr="003D197B">
        <w:t>主要</w:t>
      </w:r>
      <w:r w:rsidRPr="003D197B">
        <w:rPr>
          <w:rFonts w:hint="eastAsia"/>
        </w:rPr>
        <w:t>主要针对于</w:t>
      </w:r>
      <w:r w:rsidRPr="003D197B">
        <w:rPr>
          <w:rFonts w:hint="eastAsia"/>
          <w:b/>
        </w:rPr>
        <w:t>单个服务层面</w:t>
      </w:r>
      <w:r w:rsidRPr="003D197B">
        <w:rPr>
          <w:rFonts w:hint="eastAsia"/>
        </w:rPr>
        <w:t>，或是</w:t>
      </w:r>
      <w:r w:rsidRPr="003D197B">
        <w:rPr>
          <w:rFonts w:hint="eastAsia"/>
          <w:b/>
        </w:rPr>
        <w:t>服务组合流程</w:t>
      </w:r>
      <w:r w:rsidRPr="003D197B">
        <w:rPr>
          <w:rFonts w:hint="eastAsia"/>
        </w:rPr>
        <w:t>的测试，集中在模型驱动的测试用例生成框架的研究，</w:t>
      </w:r>
      <w:r w:rsidRPr="003D197B">
        <w:rPr>
          <w:rFonts w:hint="eastAsia"/>
          <w:b/>
        </w:rPr>
        <w:t>缺乏支持所提框架的测试用例生成工具</w:t>
      </w:r>
      <w:r w:rsidRPr="003D197B">
        <w:rPr>
          <w:rFonts w:hint="eastAsia"/>
        </w:rPr>
        <w:t>；同时基于事件序列的测试模型缺乏对调用服务</w:t>
      </w:r>
      <w:r w:rsidRPr="003D197B">
        <w:rPr>
          <w:rFonts w:hint="eastAsia"/>
          <w:b/>
        </w:rPr>
        <w:t>内部约束</w:t>
      </w:r>
      <w:r w:rsidRPr="003D197B">
        <w:rPr>
          <w:rFonts w:hint="eastAsia"/>
        </w:rPr>
        <w:t>的考虑。</w:t>
      </w:r>
    </w:p>
    <w:p w14:paraId="09CEC3CA" w14:textId="77777777" w:rsidR="005A3851" w:rsidRPr="00D6628A" w:rsidRDefault="003D197B" w:rsidP="00D6628A">
      <w:pPr>
        <w:pStyle w:val="u5"/>
        <w:spacing w:before="24" w:after="24"/>
        <w:ind w:firstLine="480"/>
      </w:pPr>
      <w:r>
        <w:rPr>
          <w:rFonts w:hint="eastAsia"/>
        </w:rPr>
        <w:t>本文</w:t>
      </w:r>
      <w:r>
        <w:t>从</w:t>
      </w:r>
      <w:r w:rsidR="00D6628A" w:rsidRPr="00D6628A">
        <w:rPr>
          <w:rFonts w:hint="eastAsia"/>
          <w:b/>
        </w:rPr>
        <w:t>服务调用视角</w:t>
      </w:r>
      <w:r w:rsidR="00D6628A" w:rsidRPr="00D6628A">
        <w:rPr>
          <w:rFonts w:hint="eastAsia"/>
        </w:rPr>
        <w:t>对</w:t>
      </w:r>
      <w:r w:rsidR="00D6628A" w:rsidRPr="00D6628A">
        <w:rPr>
          <w:rFonts w:hint="eastAsia"/>
        </w:rPr>
        <w:t>Web</w:t>
      </w:r>
      <w:r w:rsidR="00D6628A" w:rsidRPr="00D6628A">
        <w:rPr>
          <w:rFonts w:hint="eastAsia"/>
        </w:rPr>
        <w:t>服务的行为进行测试</w:t>
      </w:r>
      <w:r w:rsidR="00D6628A">
        <w:rPr>
          <w:rFonts w:hint="eastAsia"/>
        </w:rPr>
        <w:t>，</w:t>
      </w:r>
      <w:r w:rsidR="00D6628A" w:rsidRPr="00D6628A">
        <w:rPr>
          <w:rFonts w:hint="eastAsia"/>
        </w:rPr>
        <w:t>在事件</w:t>
      </w:r>
      <w:r w:rsidR="00D6628A">
        <w:rPr>
          <w:rFonts w:hint="eastAsia"/>
        </w:rPr>
        <w:t>序列</w:t>
      </w:r>
      <w:r w:rsidR="00D6628A" w:rsidRPr="00D6628A">
        <w:rPr>
          <w:rFonts w:hint="eastAsia"/>
        </w:rPr>
        <w:t>模型中考虑服务调用上下文环境，提出了一种行为驱动的服务组合程序测试</w:t>
      </w:r>
      <w:r w:rsidR="00D6628A">
        <w:rPr>
          <w:rFonts w:hint="eastAsia"/>
        </w:rPr>
        <w:t>用例生成</w:t>
      </w:r>
      <w:r w:rsidR="00D6628A">
        <w:t>技术</w:t>
      </w:r>
      <w:r w:rsidR="00D6628A">
        <w:rPr>
          <w:rFonts w:hint="eastAsia"/>
        </w:rPr>
        <w:t>并开发相应支持工具</w:t>
      </w:r>
      <w:r w:rsidR="00D6628A" w:rsidRPr="00D6628A">
        <w:rPr>
          <w:rFonts w:hint="eastAsia"/>
        </w:rPr>
        <w:t>辅助所提技术的测试用例自动化生成</w:t>
      </w:r>
      <w:r w:rsidR="00D6628A">
        <w:rPr>
          <w:rFonts w:hint="eastAsia"/>
        </w:rPr>
        <w:t>。</w:t>
      </w:r>
    </w:p>
    <w:p w14:paraId="5C39C1C5" w14:textId="77777777" w:rsidR="005A3851" w:rsidRDefault="00C74E28">
      <w:pPr>
        <w:pStyle w:val="u1"/>
      </w:pPr>
      <w:bookmarkStart w:id="128" w:name="_Toc498361742"/>
      <w:r w:rsidRPr="00431857">
        <w:rPr>
          <w:rFonts w:hint="eastAsia"/>
        </w:rPr>
        <w:lastRenderedPageBreak/>
        <w:t>行为模型驱动的</w:t>
      </w:r>
      <w:r w:rsidR="00431857">
        <w:rPr>
          <w:rFonts w:hint="eastAsia"/>
        </w:rPr>
        <w:t>W</w:t>
      </w:r>
      <w:r w:rsidR="00431857">
        <w:t>eb</w:t>
      </w:r>
      <w:r w:rsidRPr="00431857">
        <w:rPr>
          <w:rFonts w:hint="eastAsia"/>
        </w:rPr>
        <w:t>服务</w:t>
      </w:r>
      <w:r w:rsidR="00431857">
        <w:rPr>
          <w:rFonts w:hint="eastAsia"/>
        </w:rPr>
        <w:t>组合</w:t>
      </w:r>
      <w:r w:rsidRPr="00431857">
        <w:rPr>
          <w:rFonts w:hint="eastAsia"/>
        </w:rPr>
        <w:t>测试用例生成</w:t>
      </w:r>
      <w:r w:rsidR="0069507A" w:rsidRPr="00431857">
        <w:rPr>
          <w:rFonts w:hint="eastAsia"/>
        </w:rPr>
        <w:t>技术</w:t>
      </w:r>
      <w:bookmarkEnd w:id="128"/>
    </w:p>
    <w:p w14:paraId="2ECB94E9" w14:textId="77777777" w:rsidR="007D0680" w:rsidRDefault="007D0680" w:rsidP="009D3317">
      <w:pPr>
        <w:pStyle w:val="u5"/>
        <w:spacing w:before="24" w:after="24"/>
        <w:ind w:firstLine="480"/>
        <w:rPr>
          <w:lang w:bidi="ar"/>
        </w:rPr>
      </w:pPr>
      <w:r>
        <w:rPr>
          <w:rFonts w:hint="eastAsia"/>
        </w:rPr>
        <w:t>本节</w:t>
      </w:r>
      <w:r>
        <w:t>主要通过</w:t>
      </w:r>
      <w:r>
        <w:rPr>
          <w:rFonts w:hint="eastAsia"/>
        </w:rPr>
        <w:t>示例</w:t>
      </w:r>
      <w:r>
        <w:t>介绍</w:t>
      </w:r>
      <w:r w:rsidRPr="00431857">
        <w:rPr>
          <w:rFonts w:hint="eastAsia"/>
        </w:rPr>
        <w:t>行为模型驱动的</w:t>
      </w:r>
      <w:r w:rsidR="00431857">
        <w:rPr>
          <w:rFonts w:hint="eastAsia"/>
        </w:rPr>
        <w:t>Web</w:t>
      </w:r>
      <w:r w:rsidRPr="00431857">
        <w:rPr>
          <w:rFonts w:hint="eastAsia"/>
        </w:rPr>
        <w:t>服务</w:t>
      </w:r>
      <w:r w:rsidR="00431857">
        <w:rPr>
          <w:rFonts w:hint="eastAsia"/>
        </w:rPr>
        <w:t>组合</w:t>
      </w:r>
      <w:r w:rsidRPr="00431857">
        <w:rPr>
          <w:rFonts w:hint="eastAsia"/>
        </w:rPr>
        <w:t>测试用例生成技术</w:t>
      </w:r>
      <w:r>
        <w:rPr>
          <w:rFonts w:hint="eastAsia"/>
        </w:rPr>
        <w:t>的</w:t>
      </w:r>
      <w:r w:rsidR="00751AD9">
        <w:rPr>
          <w:rFonts w:hint="eastAsia"/>
          <w:lang w:bidi="ar"/>
        </w:rPr>
        <w:t>方法简述</w:t>
      </w:r>
      <w:r w:rsidR="00751AD9">
        <w:rPr>
          <w:lang w:bidi="ar"/>
        </w:rPr>
        <w:t>、关键技术</w:t>
      </w:r>
      <w:r>
        <w:rPr>
          <w:rFonts w:hint="eastAsia"/>
        </w:rPr>
        <w:t>及</w:t>
      </w:r>
      <w:r w:rsidRPr="006C7ED6">
        <w:rPr>
          <w:rFonts w:hint="eastAsia"/>
        </w:rPr>
        <w:t>具体实现</w:t>
      </w:r>
      <w:r w:rsidRPr="00647E80">
        <w:rPr>
          <w:rFonts w:hint="eastAsia"/>
          <w:lang w:bidi="ar"/>
        </w:rPr>
        <w:t>。</w:t>
      </w:r>
    </w:p>
    <w:p w14:paraId="531C692A" w14:textId="1B65A250" w:rsidR="001E5A54" w:rsidRDefault="00751AD9" w:rsidP="001E5A54">
      <w:pPr>
        <w:pStyle w:val="u5"/>
        <w:spacing w:before="24" w:after="24"/>
        <w:ind w:firstLine="480"/>
      </w:pPr>
      <w:r>
        <w:rPr>
          <w:rFonts w:hint="eastAsia"/>
        </w:rPr>
        <w:t>本文从</w:t>
      </w:r>
      <w:r w:rsidR="00BD5631" w:rsidRPr="00BD5631">
        <w:rPr>
          <w:rFonts w:hint="eastAsia"/>
        </w:rPr>
        <w:t>服务调用视角对</w:t>
      </w:r>
      <w:r w:rsidR="00BD5631" w:rsidRPr="00BD5631">
        <w:rPr>
          <w:rFonts w:hint="eastAsia"/>
        </w:rPr>
        <w:t>Web</w:t>
      </w:r>
      <w:r w:rsidR="00BD5631" w:rsidRPr="00BD5631">
        <w:rPr>
          <w:rFonts w:hint="eastAsia"/>
        </w:rPr>
        <w:t>服务的行为进行测试</w:t>
      </w:r>
      <w:r w:rsidR="00BD5631">
        <w:rPr>
          <w:rFonts w:hint="eastAsia"/>
        </w:rPr>
        <w:t>，</w:t>
      </w:r>
      <w:r w:rsidR="00BD5631" w:rsidRPr="00BD5631">
        <w:rPr>
          <w:rFonts w:hint="eastAsia"/>
        </w:rPr>
        <w:t>在事件模型中考虑服务调用上下文环境，提出了一种</w:t>
      </w:r>
      <w:r w:rsidR="00BD5631" w:rsidRPr="00431857">
        <w:rPr>
          <w:rFonts w:hint="eastAsia"/>
        </w:rPr>
        <w:t>行为模型驱动的</w:t>
      </w:r>
      <w:r w:rsidR="00431857">
        <w:rPr>
          <w:rFonts w:hint="eastAsia"/>
        </w:rPr>
        <w:t>W</w:t>
      </w:r>
      <w:r w:rsidR="00431857">
        <w:t>eb</w:t>
      </w:r>
      <w:r w:rsidR="00431857">
        <w:rPr>
          <w:rFonts w:hint="eastAsia"/>
        </w:rPr>
        <w:t>服务组合</w:t>
      </w:r>
      <w:r w:rsidR="00BD5631" w:rsidRPr="00431857">
        <w:rPr>
          <w:rFonts w:hint="eastAsia"/>
        </w:rPr>
        <w:t>测试用例生成技术</w:t>
      </w:r>
      <w:r w:rsidR="00BD5631">
        <w:rPr>
          <w:rFonts w:hint="eastAsia"/>
        </w:rPr>
        <w:t>，</w:t>
      </w:r>
      <w:ins w:id="129" w:author="a41255065@163.com" w:date="2017-11-13T22:54:00Z">
        <w:r w:rsidR="00A80168">
          <w:rPr>
            <w:rFonts w:hint="eastAsia"/>
          </w:rPr>
          <w:t>并</w:t>
        </w:r>
      </w:ins>
      <w:r w:rsidR="00BD5631" w:rsidRPr="00BD5631">
        <w:rPr>
          <w:rFonts w:hint="eastAsia"/>
        </w:rPr>
        <w:t>开发相应支持工具，辅助所提技术的测试用例自动化生成</w:t>
      </w:r>
      <w:r w:rsidR="00BD5631">
        <w:rPr>
          <w:rFonts w:hint="eastAsia"/>
        </w:rPr>
        <w:t>。</w:t>
      </w:r>
      <w:del w:id="130" w:author="a41255065@163.com" w:date="2017-11-13T22:55:00Z">
        <w:r w:rsidDel="00A80168">
          <w:rPr>
            <w:rFonts w:hint="eastAsia"/>
            <w:lang w:bidi="ar"/>
          </w:rPr>
          <w:delText>图</w:delText>
        </w:r>
        <w:r w:rsidDel="00A80168">
          <w:rPr>
            <w:rFonts w:hint="eastAsia"/>
            <w:lang w:bidi="ar"/>
          </w:rPr>
          <w:delText>3</w:delText>
        </w:r>
        <w:r w:rsidDel="00A80168">
          <w:rPr>
            <w:lang w:bidi="ar"/>
          </w:rPr>
          <w:delText>-1</w:delText>
        </w:r>
        <w:r w:rsidDel="00A80168">
          <w:rPr>
            <w:rFonts w:hint="eastAsia"/>
            <w:lang w:bidi="ar"/>
          </w:rPr>
          <w:delText>所示</w:delText>
        </w:r>
        <w:r w:rsidDel="00A80168">
          <w:rPr>
            <w:lang w:bidi="ar"/>
          </w:rPr>
          <w:delText>为</w:delText>
        </w:r>
      </w:del>
      <w:r w:rsidRPr="00431857">
        <w:rPr>
          <w:rFonts w:hint="eastAsia"/>
        </w:rPr>
        <w:t>行为模型驱动的</w:t>
      </w:r>
      <w:r w:rsidR="00431857">
        <w:rPr>
          <w:rFonts w:hint="eastAsia"/>
        </w:rPr>
        <w:t>Web</w:t>
      </w:r>
      <w:r w:rsidRPr="00431857">
        <w:rPr>
          <w:rFonts w:hint="eastAsia"/>
        </w:rPr>
        <w:t>服务</w:t>
      </w:r>
      <w:r w:rsidR="00431857">
        <w:rPr>
          <w:rFonts w:hint="eastAsia"/>
        </w:rPr>
        <w:t>组合</w:t>
      </w:r>
      <w:r w:rsidRPr="00431857">
        <w:rPr>
          <w:rFonts w:hint="eastAsia"/>
        </w:rPr>
        <w:t>测试用例生成技术</w:t>
      </w:r>
      <w:r>
        <w:rPr>
          <w:rFonts w:hint="eastAsia"/>
        </w:rPr>
        <w:t>的</w:t>
      </w:r>
      <w:r w:rsidR="00BD5631">
        <w:rPr>
          <w:rFonts w:eastAsiaTheme="minorEastAsia" w:cs="Times New Roman" w:hint="eastAsia"/>
        </w:rPr>
        <w:t>框架</w:t>
      </w:r>
      <w:del w:id="131" w:author="a41255065@163.com" w:date="2017-11-13T22:56:00Z">
        <w:r w:rsidR="00BD5631" w:rsidDel="00A80168">
          <w:rPr>
            <w:rFonts w:eastAsiaTheme="minorEastAsia" w:cs="Times New Roman" w:hint="eastAsia"/>
          </w:rPr>
          <w:delText>图</w:delText>
        </w:r>
      </w:del>
      <w:ins w:id="132" w:author="a41255065@163.com" w:date="2017-11-13T22:56:00Z">
        <w:r w:rsidR="00A80168">
          <w:rPr>
            <w:rFonts w:eastAsiaTheme="minorEastAsia" w:cs="Times New Roman" w:hint="eastAsia"/>
          </w:rPr>
          <w:t>如</w:t>
        </w:r>
      </w:ins>
      <w:ins w:id="133" w:author="a41255065@163.com" w:date="2017-11-13T22:55:00Z">
        <w:r w:rsidR="00A80168">
          <w:rPr>
            <w:rFonts w:hint="eastAsia"/>
            <w:lang w:bidi="ar"/>
          </w:rPr>
          <w:t>图</w:t>
        </w:r>
        <w:r w:rsidR="00A80168">
          <w:rPr>
            <w:rFonts w:hint="eastAsia"/>
            <w:lang w:bidi="ar"/>
          </w:rPr>
          <w:t>3</w:t>
        </w:r>
        <w:r w:rsidR="00A80168">
          <w:rPr>
            <w:lang w:bidi="ar"/>
          </w:rPr>
          <w:t>-1</w:t>
        </w:r>
        <w:r w:rsidR="00A80168">
          <w:rPr>
            <w:rFonts w:hint="eastAsia"/>
            <w:lang w:bidi="ar"/>
          </w:rPr>
          <w:t>所示</w:t>
        </w:r>
      </w:ins>
      <w:r>
        <w:rPr>
          <w:rFonts w:hint="eastAsia"/>
        </w:rPr>
        <w:t>，该</w:t>
      </w:r>
      <w:r w:rsidR="00BD5631">
        <w:rPr>
          <w:rFonts w:hint="eastAsia"/>
        </w:rPr>
        <w:t>框架</w:t>
      </w:r>
      <w:r>
        <w:t>主要包含</w:t>
      </w:r>
      <w:r>
        <w:rPr>
          <w:rFonts w:hint="eastAsia"/>
        </w:rPr>
        <w:t>五</w:t>
      </w:r>
      <w:r>
        <w:t>个部分</w:t>
      </w:r>
      <w:r>
        <w:rPr>
          <w:rFonts w:hint="eastAsia"/>
        </w:rPr>
        <w:t>，</w:t>
      </w:r>
      <w:r>
        <w:t>分别为</w:t>
      </w:r>
      <w:r>
        <w:rPr>
          <w:rFonts w:hint="eastAsia"/>
        </w:rPr>
        <w:t>解析扩展</w:t>
      </w:r>
      <w:r>
        <w:rPr>
          <w:rFonts w:hint="eastAsia"/>
        </w:rPr>
        <w:t>WSDL</w:t>
      </w:r>
      <w:r>
        <w:rPr>
          <w:rFonts w:hint="eastAsia"/>
        </w:rPr>
        <w:t>文档</w:t>
      </w:r>
      <w:r>
        <w:t>、服务行为</w:t>
      </w:r>
      <w:r>
        <w:rPr>
          <w:rFonts w:hint="eastAsia"/>
        </w:rPr>
        <w:t>模型图建立</w:t>
      </w:r>
      <w:r>
        <w:t>、测试序列生成、测试用例生成及</w:t>
      </w:r>
      <w:r w:rsidR="00BD5631">
        <w:rPr>
          <w:rFonts w:hint="eastAsia"/>
        </w:rPr>
        <w:t>测试</w:t>
      </w:r>
      <w:r w:rsidR="00BD5631">
        <w:t>执行</w:t>
      </w:r>
      <w:del w:id="134" w:author="a41255065@163.com" w:date="2017-11-13T22:57:00Z">
        <w:r w:rsidR="001E5A54" w:rsidDel="00A80168">
          <w:rPr>
            <w:rFonts w:hint="eastAsia"/>
          </w:rPr>
          <w:delText>：</w:delText>
        </w:r>
      </w:del>
      <w:ins w:id="135" w:author="a41255065@163.com" w:date="2017-11-13T22:57:00Z">
        <w:r w:rsidR="00A80168">
          <w:rPr>
            <w:rFonts w:hint="eastAsia"/>
          </w:rPr>
          <w:t>。</w:t>
        </w:r>
        <w:r w:rsidR="00A80168">
          <w:t>具体</w:t>
        </w:r>
        <w:r w:rsidR="00A80168">
          <w:rPr>
            <w:rFonts w:hint="eastAsia"/>
          </w:rPr>
          <w:t>介绍</w:t>
        </w:r>
        <w:r w:rsidR="00A80168">
          <w:t>如下：</w:t>
        </w:r>
      </w:ins>
    </w:p>
    <w:p w14:paraId="03FB44C8" w14:textId="77777777" w:rsidR="001E5A54" w:rsidRDefault="000471C9" w:rsidP="00136D40">
      <w:pPr>
        <w:pStyle w:val="u5"/>
        <w:numPr>
          <w:ilvl w:val="0"/>
          <w:numId w:val="42"/>
        </w:numPr>
        <w:spacing w:before="24" w:after="24"/>
        <w:ind w:firstLineChars="0"/>
      </w:pPr>
      <w:r>
        <w:rPr>
          <w:rFonts w:hint="eastAsia"/>
        </w:rPr>
        <w:t>扩展</w:t>
      </w:r>
      <w:r>
        <w:rPr>
          <w:rFonts w:hint="eastAsia"/>
        </w:rPr>
        <w:t>WSDL</w:t>
      </w:r>
      <w:r>
        <w:rPr>
          <w:rFonts w:hint="eastAsia"/>
        </w:rPr>
        <w:t>解析</w:t>
      </w:r>
      <w:r>
        <w:t>（</w:t>
      </w:r>
      <w:r>
        <w:rPr>
          <w:rFonts w:hint="eastAsia"/>
        </w:rPr>
        <w:t>EX-WSDL P</w:t>
      </w:r>
      <w:r>
        <w:t>aring</w:t>
      </w:r>
      <w:r>
        <w:t>）</w:t>
      </w:r>
      <w:r w:rsidR="001E5A54">
        <w:rPr>
          <w:rFonts w:hint="eastAsia"/>
        </w:rPr>
        <w:t>：</w:t>
      </w:r>
      <w:r w:rsidR="007C2DF3" w:rsidRPr="007C2DF3">
        <w:rPr>
          <w:rFonts w:hint="eastAsia"/>
        </w:rPr>
        <w:t>解析</w:t>
      </w:r>
      <w:r w:rsidR="007C2DF3">
        <w:rPr>
          <w:rFonts w:hint="eastAsia"/>
        </w:rPr>
        <w:t>服务开发商</w:t>
      </w:r>
      <w:r w:rsidR="007C2DF3">
        <w:t>提供的扩展</w:t>
      </w:r>
      <w:r w:rsidR="007C2DF3">
        <w:rPr>
          <w:rFonts w:hint="eastAsia"/>
        </w:rPr>
        <w:t>WSDL</w:t>
      </w:r>
      <w:r w:rsidR="007C2DF3">
        <w:rPr>
          <w:rFonts w:hint="eastAsia"/>
        </w:rPr>
        <w:t>、</w:t>
      </w:r>
      <w:r w:rsidR="007C2DF3" w:rsidRPr="007C2DF3">
        <w:rPr>
          <w:rFonts w:hint="eastAsia"/>
        </w:rPr>
        <w:t>获取</w:t>
      </w:r>
      <w:r w:rsidR="0095164B">
        <w:t>W</w:t>
      </w:r>
      <w:r w:rsidR="007C2DF3" w:rsidRPr="007C2DF3">
        <w:rPr>
          <w:rFonts w:hint="eastAsia"/>
        </w:rPr>
        <w:t>eb</w:t>
      </w:r>
      <w:r w:rsidR="007C2DF3" w:rsidRPr="007C2DF3">
        <w:rPr>
          <w:rFonts w:hint="eastAsia"/>
        </w:rPr>
        <w:t>服务提供的操作</w:t>
      </w:r>
      <w:r w:rsidR="007C2DF3">
        <w:rPr>
          <w:rFonts w:hint="eastAsia"/>
        </w:rPr>
        <w:t>及其</w:t>
      </w:r>
      <w:r w:rsidR="007C2DF3" w:rsidRPr="007C2DF3">
        <w:rPr>
          <w:rFonts w:hint="eastAsia"/>
        </w:rPr>
        <w:t>约束</w:t>
      </w:r>
      <w:r w:rsidR="007C2DF3">
        <w:rPr>
          <w:rFonts w:hint="eastAsia"/>
        </w:rPr>
        <w:t>(</w:t>
      </w:r>
      <w:r w:rsidR="007C2DF3" w:rsidRPr="007C2DF3">
        <w:t>Constraint Result</w:t>
      </w:r>
      <w:r w:rsidR="007C2DF3">
        <w:rPr>
          <w:rFonts w:hint="eastAsia"/>
        </w:rPr>
        <w:t>，</w:t>
      </w:r>
      <w:r w:rsidR="007C2DF3">
        <w:t>用于</w:t>
      </w:r>
      <w:r w:rsidR="007C2DF3">
        <w:rPr>
          <w:rFonts w:hint="eastAsia"/>
        </w:rPr>
        <w:t>行为</w:t>
      </w:r>
      <w:r w:rsidR="007C2DF3">
        <w:t>模型</w:t>
      </w:r>
      <w:r w:rsidR="007C2DF3">
        <w:rPr>
          <w:rFonts w:hint="eastAsia"/>
        </w:rPr>
        <w:t>生成</w:t>
      </w:r>
      <w:r w:rsidR="007C2DF3">
        <w:rPr>
          <w:rFonts w:hint="eastAsia"/>
        </w:rPr>
        <w:t>)</w:t>
      </w:r>
      <w:r w:rsidR="007C2DF3">
        <w:rPr>
          <w:rFonts w:hint="eastAsia"/>
        </w:rPr>
        <w:t>、调用操作</w:t>
      </w:r>
      <w:r w:rsidR="007C2DF3">
        <w:t>的</w:t>
      </w:r>
      <w:r w:rsidR="007C2DF3">
        <w:rPr>
          <w:rFonts w:hint="eastAsia"/>
        </w:rPr>
        <w:t>S</w:t>
      </w:r>
      <w:r w:rsidR="0095164B">
        <w:t>oap</w:t>
      </w:r>
      <w:r w:rsidR="007C2DF3">
        <w:rPr>
          <w:rFonts w:hint="eastAsia"/>
        </w:rPr>
        <w:t>消息</w:t>
      </w:r>
      <w:r w:rsidR="007C2DF3">
        <w:t>框架</w:t>
      </w:r>
      <w:r w:rsidR="007C2DF3">
        <w:t>(</w:t>
      </w:r>
      <w:r w:rsidR="007C2DF3" w:rsidRPr="007C2DF3">
        <w:rPr>
          <w:rFonts w:hint="eastAsia"/>
        </w:rPr>
        <w:t>SoapEnv</w:t>
      </w:r>
      <w:r w:rsidR="007C2DF3">
        <w:rPr>
          <w:rFonts w:hint="eastAsia"/>
        </w:rPr>
        <w:t>，</w:t>
      </w:r>
      <w:r w:rsidR="007C2DF3">
        <w:t>用于</w:t>
      </w:r>
      <w:r w:rsidR="007C2DF3">
        <w:rPr>
          <w:rFonts w:hint="eastAsia"/>
        </w:rPr>
        <w:t>测试</w:t>
      </w:r>
      <w:r w:rsidR="007C2DF3">
        <w:t>数据填充</w:t>
      </w:r>
      <w:r w:rsidR="007C2DF3">
        <w:t>)</w:t>
      </w:r>
      <w:r w:rsidR="007C2DF3">
        <w:rPr>
          <w:rFonts w:hint="eastAsia"/>
        </w:rPr>
        <w:t>及</w:t>
      </w:r>
      <w:r w:rsidR="0095164B" w:rsidRPr="0095164B">
        <w:rPr>
          <w:rFonts w:hint="eastAsia"/>
        </w:rPr>
        <w:t>XML</w:t>
      </w:r>
      <w:r w:rsidR="0095164B" w:rsidRPr="0095164B">
        <w:rPr>
          <w:rFonts w:hint="eastAsia"/>
        </w:rPr>
        <w:t>结构定义</w:t>
      </w:r>
      <w:r w:rsidR="0095164B">
        <w:rPr>
          <w:rFonts w:hint="eastAsia"/>
        </w:rPr>
        <w:t>文档</w:t>
      </w:r>
      <w:r w:rsidR="0095164B">
        <w:rPr>
          <w:rFonts w:hint="eastAsia"/>
        </w:rPr>
        <w:t>(</w:t>
      </w:r>
      <w:r w:rsidR="0095164B">
        <w:t>XSD</w:t>
      </w:r>
      <w:r w:rsidR="0095164B">
        <w:rPr>
          <w:rFonts w:hint="eastAsia"/>
        </w:rPr>
        <w:t>，</w:t>
      </w:r>
      <w:r w:rsidR="0095164B">
        <w:t>用于</w:t>
      </w:r>
      <w:r w:rsidR="0095164B">
        <w:rPr>
          <w:rFonts w:hint="eastAsia"/>
        </w:rPr>
        <w:t>消息</w:t>
      </w:r>
      <w:r w:rsidR="0095164B">
        <w:t>校验</w:t>
      </w:r>
      <w:r w:rsidR="0095164B">
        <w:rPr>
          <w:rFonts w:hint="eastAsia"/>
        </w:rPr>
        <w:t>)</w:t>
      </w:r>
      <w:r w:rsidR="0095164B">
        <w:rPr>
          <w:rFonts w:hint="eastAsia"/>
        </w:rPr>
        <w:t>；</w:t>
      </w:r>
    </w:p>
    <w:p w14:paraId="598A5BEF" w14:textId="77777777" w:rsidR="001E5A54" w:rsidRDefault="000471C9" w:rsidP="00136D40">
      <w:pPr>
        <w:pStyle w:val="u5"/>
        <w:numPr>
          <w:ilvl w:val="0"/>
          <w:numId w:val="42"/>
        </w:numPr>
        <w:spacing w:before="24" w:after="24"/>
        <w:ind w:firstLineChars="0"/>
      </w:pPr>
      <w:r>
        <w:rPr>
          <w:rFonts w:hint="eastAsia"/>
        </w:rPr>
        <w:t>行为模型</w:t>
      </w:r>
      <w:r>
        <w:t>构建（</w:t>
      </w:r>
      <w:r w:rsidRPr="001E5A54">
        <w:t>Behavior Model Construction</w:t>
      </w:r>
      <w:r>
        <w:t>）</w:t>
      </w:r>
      <w:r w:rsidR="001E5A54">
        <w:rPr>
          <w:rFonts w:hint="eastAsia"/>
        </w:rPr>
        <w:t>：</w:t>
      </w:r>
      <w:r w:rsidR="0095164B" w:rsidRPr="0095164B">
        <w:rPr>
          <w:rFonts w:hint="eastAsia"/>
        </w:rPr>
        <w:t>针对提取出的约束</w:t>
      </w:r>
      <w:r w:rsidR="0095164B">
        <w:rPr>
          <w:rFonts w:hint="eastAsia"/>
        </w:rPr>
        <w:t>文档</w:t>
      </w:r>
      <w:r w:rsidR="0095164B">
        <w:rPr>
          <w:rFonts w:hint="eastAsia"/>
        </w:rPr>
        <w:t>(</w:t>
      </w:r>
      <w:r w:rsidR="0095164B" w:rsidRPr="007C2DF3">
        <w:t>Constraint Result</w:t>
      </w:r>
      <w:r w:rsidR="0095164B">
        <w:rPr>
          <w:rFonts w:hint="eastAsia"/>
        </w:rPr>
        <w:t>)</w:t>
      </w:r>
      <w:r w:rsidR="0095164B" w:rsidRPr="0095164B">
        <w:rPr>
          <w:rFonts w:hint="eastAsia"/>
        </w:rPr>
        <w:t>生成该服务的行为模型</w:t>
      </w:r>
      <w:r w:rsidR="0095164B">
        <w:rPr>
          <w:rFonts w:hint="eastAsia"/>
        </w:rPr>
        <w:t>(</w:t>
      </w:r>
      <w:r w:rsidR="0095164B">
        <w:t>Model)</w:t>
      </w:r>
      <w:r w:rsidR="0095164B">
        <w:rPr>
          <w:rFonts w:hint="eastAsia"/>
        </w:rPr>
        <w:t>；</w:t>
      </w:r>
    </w:p>
    <w:p w14:paraId="2BF5D144" w14:textId="77777777" w:rsidR="001E5A54" w:rsidRDefault="006402AF" w:rsidP="00136D40">
      <w:pPr>
        <w:pStyle w:val="u5"/>
        <w:numPr>
          <w:ilvl w:val="0"/>
          <w:numId w:val="42"/>
        </w:numPr>
        <w:spacing w:before="24" w:after="24"/>
        <w:ind w:firstLineChars="0"/>
      </w:pPr>
      <w:r>
        <w:rPr>
          <w:rFonts w:hint="eastAsia"/>
        </w:rPr>
        <w:t>测试</w:t>
      </w:r>
      <w:r>
        <w:t>序列生成（</w:t>
      </w:r>
      <w:r w:rsidRPr="001E5A54">
        <w:t>Test Path Generation</w:t>
      </w:r>
      <w:r>
        <w:t>）</w:t>
      </w:r>
      <w:r w:rsidR="001E5A54">
        <w:rPr>
          <w:rFonts w:hint="eastAsia"/>
        </w:rPr>
        <w:t>：</w:t>
      </w:r>
      <w:r w:rsidR="0095164B" w:rsidRPr="0095164B">
        <w:rPr>
          <w:rFonts w:hint="eastAsia"/>
        </w:rPr>
        <w:t>针对该行为模型使用</w:t>
      </w:r>
      <w:r w:rsidR="0095164B">
        <w:rPr>
          <w:rFonts w:hint="eastAsia"/>
        </w:rPr>
        <w:t>定义</w:t>
      </w:r>
      <w:r w:rsidR="0095164B" w:rsidRPr="0095164B">
        <w:rPr>
          <w:rFonts w:hint="eastAsia"/>
        </w:rPr>
        <w:t>的覆盖准则，生成测试序列</w:t>
      </w:r>
      <w:r w:rsidR="00281696">
        <w:rPr>
          <w:rFonts w:hint="eastAsia"/>
        </w:rPr>
        <w:t>(</w:t>
      </w:r>
      <w:r w:rsidR="00281696">
        <w:t>Test</w:t>
      </w:r>
      <w:r w:rsidR="00281696">
        <w:rPr>
          <w:rFonts w:hint="eastAsia"/>
        </w:rPr>
        <w:t xml:space="preserve"> </w:t>
      </w:r>
      <w:r w:rsidR="00281696">
        <w:t>Seqs</w:t>
      </w:r>
      <w:r w:rsidR="00281696">
        <w:rPr>
          <w:rFonts w:hint="eastAsia"/>
        </w:rPr>
        <w:t>)</w:t>
      </w:r>
      <w:r w:rsidR="0095164B">
        <w:rPr>
          <w:rFonts w:hint="eastAsia"/>
        </w:rPr>
        <w:t>；</w:t>
      </w:r>
    </w:p>
    <w:p w14:paraId="1069F7B2" w14:textId="77777777" w:rsidR="001E5A54" w:rsidRDefault="00635A96" w:rsidP="00136D40">
      <w:pPr>
        <w:pStyle w:val="u5"/>
        <w:numPr>
          <w:ilvl w:val="0"/>
          <w:numId w:val="42"/>
        </w:numPr>
        <w:spacing w:before="24" w:after="24"/>
        <w:ind w:firstLineChars="0"/>
      </w:pPr>
      <w:r>
        <w:rPr>
          <w:rFonts w:hint="eastAsia"/>
        </w:rPr>
        <w:t>测试用例</w:t>
      </w:r>
      <w:r>
        <w:t>生成（</w:t>
      </w:r>
      <w:r>
        <w:t>Test Case</w:t>
      </w:r>
      <w:r w:rsidRPr="001E5A54">
        <w:t xml:space="preserve"> Generation</w:t>
      </w:r>
      <w:r>
        <w:t>）</w:t>
      </w:r>
      <w:r w:rsidR="001E5A54">
        <w:rPr>
          <w:rFonts w:hint="eastAsia"/>
        </w:rPr>
        <w:t>：</w:t>
      </w:r>
      <w:r w:rsidR="0095164B" w:rsidRPr="0095164B">
        <w:rPr>
          <w:rFonts w:hint="eastAsia"/>
        </w:rPr>
        <w:t>根据测试序列，从决策表中找到符合该序列的执行约束，使用</w:t>
      </w:r>
      <w:r w:rsidR="0095164B" w:rsidRPr="0095164B">
        <w:rPr>
          <w:rFonts w:hint="eastAsia"/>
        </w:rPr>
        <w:t>z3</w:t>
      </w:r>
      <w:r w:rsidR="0095164B" w:rsidRPr="0095164B">
        <w:rPr>
          <w:rFonts w:hint="eastAsia"/>
        </w:rPr>
        <w:t>求解器求解出测试数据，填充到</w:t>
      </w:r>
      <w:r w:rsidR="0095164B" w:rsidRPr="0095164B">
        <w:rPr>
          <w:rFonts w:hint="eastAsia"/>
        </w:rPr>
        <w:t>Soap</w:t>
      </w:r>
      <w:r w:rsidR="0095164B" w:rsidRPr="0095164B">
        <w:rPr>
          <w:rFonts w:hint="eastAsia"/>
        </w:rPr>
        <w:t>消息中形成可执行的测试用例</w:t>
      </w:r>
      <w:r w:rsidR="00281696">
        <w:rPr>
          <w:rFonts w:hint="eastAsia"/>
        </w:rPr>
        <w:t>(</w:t>
      </w:r>
      <w:r w:rsidR="00281696">
        <w:t>Test</w:t>
      </w:r>
      <w:r w:rsidR="00281696">
        <w:rPr>
          <w:rFonts w:hint="eastAsia"/>
        </w:rPr>
        <w:t xml:space="preserve"> </w:t>
      </w:r>
      <w:r w:rsidR="00281696">
        <w:t>Suite</w:t>
      </w:r>
      <w:r w:rsidR="00281696">
        <w:rPr>
          <w:rFonts w:hint="eastAsia"/>
        </w:rPr>
        <w:t>)</w:t>
      </w:r>
      <w:r w:rsidR="00281696">
        <w:rPr>
          <w:rFonts w:hint="eastAsia"/>
        </w:rPr>
        <w:t>；</w:t>
      </w:r>
    </w:p>
    <w:p w14:paraId="4C5020E9" w14:textId="77777777" w:rsidR="001E5A54" w:rsidRDefault="00635A96" w:rsidP="00136D40">
      <w:pPr>
        <w:pStyle w:val="u5"/>
        <w:numPr>
          <w:ilvl w:val="0"/>
          <w:numId w:val="42"/>
        </w:numPr>
        <w:spacing w:before="24" w:after="24"/>
        <w:ind w:firstLineChars="0"/>
      </w:pPr>
      <w:r>
        <w:rPr>
          <w:rFonts w:hint="eastAsia"/>
        </w:rPr>
        <w:t>测试</w:t>
      </w:r>
      <w:r>
        <w:t>执行（</w:t>
      </w:r>
      <w:r w:rsidRPr="001E5A54">
        <w:t>Test Execution</w:t>
      </w:r>
      <w:r>
        <w:t>）</w:t>
      </w:r>
      <w:r w:rsidR="001E5A54">
        <w:rPr>
          <w:rFonts w:hint="eastAsia"/>
        </w:rPr>
        <w:t>：</w:t>
      </w:r>
      <w:r w:rsidR="00281696">
        <w:rPr>
          <w:rFonts w:hint="eastAsia"/>
        </w:rPr>
        <w:t>集成</w:t>
      </w:r>
      <w:r w:rsidR="00281696">
        <w:rPr>
          <w:rFonts w:hint="eastAsia"/>
        </w:rPr>
        <w:t>S</w:t>
      </w:r>
      <w:r w:rsidR="00281696">
        <w:t>oapUI</w:t>
      </w:r>
      <w:r w:rsidR="00281696" w:rsidRPr="00281696">
        <w:rPr>
          <w:rFonts w:hint="eastAsia"/>
        </w:rPr>
        <w:t>模拟客户端，执行测试用例，生成测试报告</w:t>
      </w:r>
      <w:r w:rsidR="00281696">
        <w:rPr>
          <w:rFonts w:hint="eastAsia"/>
        </w:rPr>
        <w:t>(</w:t>
      </w:r>
      <w:r w:rsidR="00281696" w:rsidRPr="00281696">
        <w:t>Test Report</w:t>
      </w:r>
      <w:r w:rsidR="00281696">
        <w:rPr>
          <w:rFonts w:hint="eastAsia"/>
        </w:rPr>
        <w:t>)</w:t>
      </w:r>
      <w:r w:rsidR="00281696">
        <w:rPr>
          <w:rFonts w:hint="eastAsia"/>
        </w:rPr>
        <w:t>；</w:t>
      </w:r>
    </w:p>
    <w:p w14:paraId="390B5BCB" w14:textId="77777777" w:rsidR="006402AF" w:rsidRPr="001E5A54" w:rsidRDefault="006402AF" w:rsidP="006402AF">
      <w:pPr>
        <w:pStyle w:val="u5"/>
        <w:spacing w:before="24" w:after="24"/>
        <w:ind w:firstLineChars="0"/>
        <w:jc w:val="center"/>
      </w:pPr>
      <w:r>
        <w:object w:dxaOrig="8641" w:dyaOrig="6855" w14:anchorId="1F5724E7">
          <v:shape id="_x0000_i1026" type="#_x0000_t75" style="width:373.5pt;height:297pt" o:ole="">
            <v:imagedata r:id="rId22" o:title=""/>
          </v:shape>
          <o:OLEObject Type="Embed" ProgID="Visio.Drawing.15" ShapeID="_x0000_i1026" DrawAspect="Content" ObjectID="_1572162749" r:id="rId23"/>
        </w:object>
      </w:r>
    </w:p>
    <w:p w14:paraId="03CD49B9" w14:textId="77777777" w:rsidR="007C107E" w:rsidRPr="00606565" w:rsidRDefault="009D3317"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0E29D9">
        <w:rPr>
          <w:noProof/>
        </w:rPr>
        <w:t>1</w:t>
      </w:r>
      <w:r w:rsidRPr="00606565">
        <w:fldChar w:fldCharType="end"/>
      </w:r>
      <w:r w:rsidRPr="00606565">
        <w:t xml:space="preserve"> </w:t>
      </w:r>
      <w:r w:rsidR="00BD5631" w:rsidRPr="00606565">
        <w:rPr>
          <w:rFonts w:hint="eastAsia"/>
        </w:rPr>
        <w:t>技术框架</w:t>
      </w:r>
      <w:r w:rsidR="00E448AF" w:rsidRPr="00606565">
        <w:rPr>
          <w:rFonts w:hint="eastAsia"/>
        </w:rPr>
        <w:t>图</w:t>
      </w:r>
    </w:p>
    <w:p w14:paraId="759202EA" w14:textId="77777777" w:rsidR="00C712E7" w:rsidRDefault="00C712E7" w:rsidP="00C712E7">
      <w:pPr>
        <w:pStyle w:val="u5"/>
        <w:spacing w:before="24" w:after="24"/>
        <w:ind w:firstLine="480"/>
      </w:pPr>
      <w:r>
        <w:rPr>
          <w:rFonts w:hint="eastAsia"/>
        </w:rPr>
        <w:t>因此本</w:t>
      </w:r>
      <w:r>
        <w:t>课题重点研究</w:t>
      </w:r>
      <w:r>
        <w:rPr>
          <w:rFonts w:hint="eastAsia"/>
        </w:rPr>
        <w:t>以下四</w:t>
      </w:r>
      <w:r>
        <w:t>个问题：</w:t>
      </w:r>
    </w:p>
    <w:p w14:paraId="7D86BA7F" w14:textId="314E4EFC" w:rsidR="00C712E7" w:rsidRPr="004F30C4" w:rsidRDefault="00503C14" w:rsidP="00503C14">
      <w:pPr>
        <w:pStyle w:val="u5"/>
        <w:numPr>
          <w:ilvl w:val="0"/>
          <w:numId w:val="41"/>
        </w:numPr>
        <w:spacing w:before="24" w:after="24"/>
        <w:ind w:firstLineChars="0"/>
        <w:rPr>
          <w:b/>
        </w:rPr>
      </w:pPr>
      <w:r w:rsidRPr="00503C14">
        <w:rPr>
          <w:rFonts w:hint="eastAsia"/>
          <w:b/>
        </w:rPr>
        <w:t>WSDL</w:t>
      </w:r>
      <w:r w:rsidRPr="00503C14">
        <w:rPr>
          <w:rFonts w:hint="eastAsia"/>
          <w:b/>
        </w:rPr>
        <w:t>文档行为约束扩展</w:t>
      </w:r>
      <w:r>
        <w:rPr>
          <w:rFonts w:hint="eastAsia"/>
          <w:b/>
        </w:rPr>
        <w:t>：</w:t>
      </w:r>
      <w:r w:rsidR="00C712E7" w:rsidRPr="004F30C4">
        <w:rPr>
          <w:rFonts w:hint="eastAsia"/>
          <w:b/>
        </w:rPr>
        <w:t>服务行为约束的定义与描述</w:t>
      </w:r>
      <w:ins w:id="136" w:author="a41255065@163.com" w:date="2017-11-13T22:58:00Z">
        <w:r w:rsidR="000B3C84">
          <w:rPr>
            <w:rFonts w:hint="eastAsia"/>
            <w:b/>
          </w:rPr>
          <w:t>；</w:t>
        </w:r>
      </w:ins>
    </w:p>
    <w:p w14:paraId="34ADA521" w14:textId="77777777" w:rsidR="00C712E7" w:rsidRPr="005310BC" w:rsidRDefault="005310BC" w:rsidP="005310BC">
      <w:pPr>
        <w:pStyle w:val="u5"/>
        <w:numPr>
          <w:ilvl w:val="0"/>
          <w:numId w:val="41"/>
        </w:numPr>
        <w:spacing w:before="24" w:after="24"/>
        <w:ind w:firstLineChars="0"/>
        <w:rPr>
          <w:b/>
        </w:rPr>
      </w:pPr>
      <w:r w:rsidRPr="005310BC">
        <w:rPr>
          <w:rFonts w:hint="eastAsia"/>
          <w:b/>
        </w:rPr>
        <w:t>基于扩展</w:t>
      </w:r>
      <w:r w:rsidRPr="005310BC">
        <w:rPr>
          <w:rFonts w:hint="eastAsia"/>
          <w:b/>
        </w:rPr>
        <w:t>WSDL</w:t>
      </w:r>
      <w:r w:rsidRPr="005310BC">
        <w:rPr>
          <w:rFonts w:hint="eastAsia"/>
          <w:b/>
        </w:rPr>
        <w:t>文档的</w:t>
      </w:r>
      <w:r w:rsidRPr="005310BC">
        <w:rPr>
          <w:rFonts w:hint="eastAsia"/>
          <w:b/>
        </w:rPr>
        <w:t>Web</w:t>
      </w:r>
      <w:r w:rsidRPr="005310BC">
        <w:rPr>
          <w:rFonts w:hint="eastAsia"/>
          <w:b/>
        </w:rPr>
        <w:t>服务行为模型生成方法</w:t>
      </w:r>
      <w:r>
        <w:rPr>
          <w:rFonts w:hint="eastAsia"/>
          <w:b/>
        </w:rPr>
        <w:t>：</w:t>
      </w:r>
      <w:r w:rsidRPr="005310BC">
        <w:rPr>
          <w:rFonts w:hint="eastAsia"/>
        </w:rPr>
        <w:t>定义了服务约束并扩展</w:t>
      </w:r>
      <w:r w:rsidRPr="005310BC">
        <w:rPr>
          <w:rFonts w:hint="eastAsia"/>
        </w:rPr>
        <w:t>WSDL</w:t>
      </w:r>
      <w:r w:rsidRPr="005310BC">
        <w:rPr>
          <w:rFonts w:hint="eastAsia"/>
        </w:rPr>
        <w:t>文档后</w:t>
      </w:r>
      <w:r>
        <w:rPr>
          <w:rFonts w:hint="eastAsia"/>
        </w:rPr>
        <w:t>，解决</w:t>
      </w:r>
      <w:r w:rsidRPr="005310BC">
        <w:rPr>
          <w:rFonts w:hint="eastAsia"/>
        </w:rPr>
        <w:t>如何</w:t>
      </w:r>
      <w:r w:rsidR="00BF4180">
        <w:rPr>
          <w:rFonts w:hint="eastAsia"/>
        </w:rPr>
        <w:t>解析</w:t>
      </w:r>
      <w:r w:rsidRPr="005310BC">
        <w:t>给定的</w:t>
      </w:r>
      <w:r w:rsidRPr="005310BC">
        <w:rPr>
          <w:rFonts w:hint="eastAsia"/>
        </w:rPr>
        <w:t>扩展</w:t>
      </w:r>
      <w:r w:rsidRPr="005310BC">
        <w:rPr>
          <w:rFonts w:hint="eastAsia"/>
        </w:rPr>
        <w:t>WSDL</w:t>
      </w:r>
      <w:r w:rsidRPr="005310BC">
        <w:t>构建</w:t>
      </w:r>
      <w:r w:rsidRPr="005310BC">
        <w:rPr>
          <w:rFonts w:hint="eastAsia"/>
        </w:rPr>
        <w:t>与存储</w:t>
      </w:r>
      <w:r w:rsidRPr="005310BC">
        <w:rPr>
          <w:rFonts w:hint="eastAsia"/>
        </w:rPr>
        <w:t>W</w:t>
      </w:r>
      <w:r w:rsidRPr="005310BC">
        <w:t>eb</w:t>
      </w:r>
      <w:r w:rsidRPr="005310BC">
        <w:t>服务行为的描述模型</w:t>
      </w:r>
      <w:r w:rsidRPr="005310BC">
        <w:rPr>
          <w:rFonts w:hint="eastAsia"/>
        </w:rPr>
        <w:t>；</w:t>
      </w:r>
    </w:p>
    <w:p w14:paraId="04A4BABC" w14:textId="77777777" w:rsidR="00C712E7" w:rsidRPr="00553795" w:rsidRDefault="00BF4180" w:rsidP="00553795">
      <w:pPr>
        <w:pStyle w:val="u5"/>
        <w:numPr>
          <w:ilvl w:val="0"/>
          <w:numId w:val="41"/>
        </w:numPr>
        <w:spacing w:before="24" w:after="24"/>
        <w:ind w:firstLineChars="0"/>
      </w:pPr>
      <w:r w:rsidRPr="000B3474">
        <w:rPr>
          <w:rFonts w:hint="eastAsia"/>
          <w:b/>
          <w:bCs/>
        </w:rPr>
        <w:t>行为模型</w:t>
      </w:r>
      <w:r>
        <w:rPr>
          <w:rFonts w:hint="eastAsia"/>
          <w:b/>
          <w:bCs/>
        </w:rPr>
        <w:t>驱动</w:t>
      </w:r>
      <w:r w:rsidRPr="000B3474">
        <w:rPr>
          <w:rFonts w:hint="eastAsia"/>
          <w:b/>
          <w:bCs/>
        </w:rPr>
        <w:t>的测试用例生成</w:t>
      </w:r>
      <w:r>
        <w:rPr>
          <w:rFonts w:hint="eastAsia"/>
          <w:b/>
          <w:bCs/>
        </w:rPr>
        <w:t>：</w:t>
      </w:r>
      <w:r w:rsidR="00553795" w:rsidRPr="00553795">
        <w:rPr>
          <w:rFonts w:hint="eastAsia"/>
          <w:bCs/>
        </w:rPr>
        <w:t>W</w:t>
      </w:r>
      <w:r w:rsidR="00553795" w:rsidRPr="00553795">
        <w:rPr>
          <w:bCs/>
        </w:rPr>
        <w:t>eb</w:t>
      </w:r>
      <w:r w:rsidR="00553795" w:rsidRPr="00553795">
        <w:rPr>
          <w:bCs/>
        </w:rPr>
        <w:t>服务行为模型</w:t>
      </w:r>
      <w:r w:rsidR="00553795" w:rsidRPr="00553795">
        <w:rPr>
          <w:rFonts w:hint="eastAsia"/>
          <w:bCs/>
        </w:rPr>
        <w:t>构建</w:t>
      </w:r>
      <w:r w:rsidR="00553795" w:rsidRPr="00553795">
        <w:rPr>
          <w:bCs/>
        </w:rPr>
        <w:t>完毕后，考虑</w:t>
      </w:r>
      <w:r w:rsidR="00C712E7" w:rsidRPr="00553795">
        <w:rPr>
          <w:rFonts w:hint="eastAsia"/>
        </w:rPr>
        <w:t>基于建立模型的测试序列、测试数据与测试用例的自动生成</w:t>
      </w:r>
      <w:r w:rsidR="00BC5F71">
        <w:rPr>
          <w:rFonts w:hint="eastAsia"/>
        </w:rPr>
        <w:t>。</w:t>
      </w:r>
      <w:r w:rsidR="00553795">
        <w:rPr>
          <w:rFonts w:hint="eastAsia"/>
        </w:rPr>
        <w:t>主要</w:t>
      </w:r>
      <w:r w:rsidR="00553795">
        <w:t>解决</w:t>
      </w:r>
      <w:r w:rsidR="00553795">
        <w:rPr>
          <w:rFonts w:hint="eastAsia"/>
        </w:rPr>
        <w:t>如何从给定行为模型中生成测试序列</w:t>
      </w:r>
      <w:r w:rsidR="00BC5F71">
        <w:rPr>
          <w:rFonts w:hint="eastAsia"/>
        </w:rPr>
        <w:t>、</w:t>
      </w:r>
      <w:r w:rsidR="00553795">
        <w:rPr>
          <w:rFonts w:hint="eastAsia"/>
        </w:rPr>
        <w:t>如何根据测试序列求解相对应的测试数据以及如何将测试数据与测试序列结合，生成可执行的测试用例；</w:t>
      </w:r>
    </w:p>
    <w:p w14:paraId="3E9C664F" w14:textId="77777777" w:rsidR="00C712E7" w:rsidRPr="00BD5631" w:rsidRDefault="00C712E7" w:rsidP="00136D40">
      <w:pPr>
        <w:pStyle w:val="u5"/>
        <w:numPr>
          <w:ilvl w:val="0"/>
          <w:numId w:val="41"/>
        </w:numPr>
        <w:spacing w:before="24" w:after="24"/>
        <w:ind w:firstLineChars="0"/>
      </w:pPr>
      <w:r w:rsidRPr="004F30C4">
        <w:rPr>
          <w:rFonts w:hint="eastAsia"/>
          <w:b/>
        </w:rPr>
        <w:t>测试执行与结果判定</w:t>
      </w:r>
      <w:r w:rsidR="00BA7A2D">
        <w:rPr>
          <w:rFonts w:hint="eastAsia"/>
          <w:b/>
        </w:rPr>
        <w:t>：</w:t>
      </w:r>
      <w:r w:rsidR="006D7DE8" w:rsidRPr="006D7DE8">
        <w:rPr>
          <w:rFonts w:hint="eastAsia"/>
        </w:rPr>
        <w:t>测试</w:t>
      </w:r>
      <w:r w:rsidR="006D7DE8" w:rsidRPr="006D7DE8">
        <w:t>与监控服务的运行以及对服务操作的调用是否符合</w:t>
      </w:r>
      <w:r w:rsidR="006D7DE8" w:rsidRPr="006D7DE8">
        <w:rPr>
          <w:rFonts w:hint="eastAsia"/>
        </w:rPr>
        <w:t>约束条件</w:t>
      </w:r>
      <w:r w:rsidR="006D7DE8" w:rsidRPr="006D7DE8">
        <w:t>进行判断</w:t>
      </w:r>
      <w:r w:rsidR="006D7DE8" w:rsidRPr="006D7DE8">
        <w:rPr>
          <w:rFonts w:hint="eastAsia"/>
        </w:rPr>
        <w:t>，</w:t>
      </w:r>
      <w:r w:rsidR="006D7DE8" w:rsidRPr="006D7DE8">
        <w:t>针对执行错误的测试用例，尝试定位违反约束类型</w:t>
      </w:r>
      <w:r w:rsidR="006D7DE8" w:rsidRPr="006D7DE8">
        <w:rPr>
          <w:rFonts w:hint="eastAsia"/>
        </w:rPr>
        <w:t>。</w:t>
      </w:r>
    </w:p>
    <w:p w14:paraId="110DBE64" w14:textId="77777777" w:rsidR="002A18D0" w:rsidRPr="009D3317" w:rsidRDefault="00C712E7" w:rsidP="002A18D0">
      <w:pPr>
        <w:pStyle w:val="u5"/>
        <w:spacing w:before="24" w:after="24"/>
        <w:ind w:firstLine="480"/>
      </w:pPr>
      <w:r>
        <w:rPr>
          <w:rFonts w:hint="eastAsia"/>
        </w:rPr>
        <w:t>接下来</w:t>
      </w:r>
      <w:r>
        <w:t>将</w:t>
      </w:r>
      <w:r>
        <w:rPr>
          <w:rFonts w:hint="eastAsia"/>
        </w:rPr>
        <w:t>分节</w:t>
      </w:r>
      <w:r>
        <w:t>介绍</w:t>
      </w:r>
      <w:r>
        <w:rPr>
          <w:rFonts w:hint="eastAsia"/>
        </w:rPr>
        <w:t>解决</w:t>
      </w:r>
      <w:r>
        <w:t>上述问题的</w:t>
      </w:r>
      <w:r>
        <w:rPr>
          <w:rFonts w:hint="eastAsia"/>
        </w:rPr>
        <w:t>关键</w:t>
      </w:r>
      <w:r>
        <w:t>技术及</w:t>
      </w:r>
      <w:r>
        <w:rPr>
          <w:rFonts w:hint="eastAsia"/>
        </w:rPr>
        <w:t>其</w:t>
      </w:r>
      <w:r>
        <w:t>具体实现</w:t>
      </w:r>
      <w:r>
        <w:rPr>
          <w:rFonts w:hint="eastAsia"/>
        </w:rPr>
        <w:t>。</w:t>
      </w:r>
    </w:p>
    <w:p w14:paraId="574DC610" w14:textId="77777777" w:rsidR="00E41B09" w:rsidRPr="00937285" w:rsidRDefault="00342D81" w:rsidP="00F25BF0">
      <w:pPr>
        <w:pStyle w:val="u2"/>
      </w:pPr>
      <w:bookmarkStart w:id="137" w:name="_Toc498361743"/>
      <w:r w:rsidRPr="00937285">
        <w:rPr>
          <w:rFonts w:hint="eastAsia"/>
        </w:rPr>
        <w:lastRenderedPageBreak/>
        <w:t>WSDL</w:t>
      </w:r>
      <w:r w:rsidRPr="00937285">
        <w:rPr>
          <w:rFonts w:hint="eastAsia"/>
        </w:rPr>
        <w:t>文档</w:t>
      </w:r>
      <w:r w:rsidR="0038474D" w:rsidRPr="00937285">
        <w:rPr>
          <w:rFonts w:hint="eastAsia"/>
        </w:rPr>
        <w:t>行为</w:t>
      </w:r>
      <w:r w:rsidR="0038474D" w:rsidRPr="00937285">
        <w:t>约束</w:t>
      </w:r>
      <w:r w:rsidRPr="00937285">
        <w:rPr>
          <w:rFonts w:hint="eastAsia"/>
        </w:rPr>
        <w:t>扩展</w:t>
      </w:r>
      <w:bookmarkEnd w:id="137"/>
    </w:p>
    <w:p w14:paraId="5DB43571" w14:textId="77777777" w:rsidR="005F5A7D" w:rsidRDefault="003721D4" w:rsidP="000F613B">
      <w:pPr>
        <w:pStyle w:val="u5"/>
        <w:spacing w:before="24" w:after="24"/>
        <w:ind w:firstLine="480"/>
        <w:rPr>
          <w:rFonts w:ascii="宋体" w:hAnsi="宋体"/>
        </w:rPr>
      </w:pPr>
      <w:r>
        <w:rPr>
          <w:rFonts w:hint="eastAsia"/>
        </w:rPr>
        <w:t>由于</w:t>
      </w:r>
      <w:r>
        <w:t>服务</w:t>
      </w:r>
      <w:r>
        <w:rPr>
          <w:rFonts w:hint="eastAsia"/>
        </w:rPr>
        <w:t>使用者只能</w:t>
      </w:r>
      <w:r>
        <w:t>依据规格</w:t>
      </w:r>
      <w:r>
        <w:rPr>
          <w:rFonts w:hint="eastAsia"/>
        </w:rPr>
        <w:t>说明</w:t>
      </w:r>
      <w:r>
        <w:t>访问服务</w:t>
      </w:r>
      <w:r>
        <w:rPr>
          <w:rFonts w:hint="eastAsia"/>
        </w:rPr>
        <w:t>。然而</w:t>
      </w:r>
      <w:r>
        <w:t>服务规格说明仅仅包含了服务</w:t>
      </w:r>
      <w:r>
        <w:rPr>
          <w:rFonts w:hint="eastAsia"/>
        </w:rPr>
        <w:t>接口说明</w:t>
      </w:r>
      <w:r>
        <w:t>（</w:t>
      </w:r>
      <w:r>
        <w:rPr>
          <w:rFonts w:hint="eastAsia"/>
        </w:rPr>
        <w:t>调用</w:t>
      </w:r>
      <w:r>
        <w:t>的操作包含哪些数据</w:t>
      </w:r>
      <w:r>
        <w:rPr>
          <w:rFonts w:hint="eastAsia"/>
        </w:rPr>
        <w:t>以及</w:t>
      </w:r>
      <w:r>
        <w:t>数据格式要求）</w:t>
      </w:r>
      <w:r>
        <w:rPr>
          <w:rFonts w:hint="eastAsia"/>
        </w:rPr>
        <w:t>，</w:t>
      </w:r>
      <w:r>
        <w:t>但是仅</w:t>
      </w:r>
      <w:r>
        <w:rPr>
          <w:rFonts w:hint="eastAsia"/>
        </w:rPr>
        <w:t>描述</w:t>
      </w:r>
      <w:r>
        <w:t>这些结构化的语法信息是不够的，</w:t>
      </w:r>
      <w:r>
        <w:rPr>
          <w:rFonts w:hint="eastAsia"/>
        </w:rPr>
        <w:t>参与</w:t>
      </w:r>
      <w:r>
        <w:t>组合的服务通过</w:t>
      </w:r>
      <w:r>
        <w:rPr>
          <w:rFonts w:hint="eastAsia"/>
        </w:rPr>
        <w:t>接口中</w:t>
      </w:r>
      <w:r>
        <w:t>的多个操作提供服务，这些操作潜藏的各种</w:t>
      </w:r>
      <w:r w:rsidRPr="005016A0">
        <w:rPr>
          <w:b/>
        </w:rPr>
        <w:t>数据</w:t>
      </w:r>
      <w:r>
        <w:t>与</w:t>
      </w:r>
      <w:r w:rsidRPr="005016A0">
        <w:rPr>
          <w:b/>
        </w:rPr>
        <w:t>控制流</w:t>
      </w:r>
      <w:r>
        <w:rPr>
          <w:rFonts w:hint="eastAsia"/>
        </w:rPr>
        <w:t>方面</w:t>
      </w:r>
      <w:r>
        <w:t>的约束</w:t>
      </w:r>
      <w:r>
        <w:rPr>
          <w:rFonts w:hint="eastAsia"/>
        </w:rPr>
        <w:t>往往是</w:t>
      </w:r>
      <w:r>
        <w:t>业务处理的关键</w:t>
      </w:r>
      <w:r>
        <w:rPr>
          <w:rFonts w:hint="eastAsia"/>
        </w:rPr>
        <w:t>。</w:t>
      </w:r>
      <w:r w:rsidRPr="007526A2">
        <w:t>控制流</w:t>
      </w:r>
      <w:r w:rsidRPr="007526A2">
        <w:rPr>
          <w:rFonts w:hint="eastAsia"/>
        </w:rPr>
        <w:t>约束</w:t>
      </w:r>
      <w:r>
        <w:rPr>
          <w:rFonts w:hint="eastAsia"/>
        </w:rPr>
        <w:t>表示操作</w:t>
      </w:r>
      <w:r>
        <w:t>之间的执行顺序约束，</w:t>
      </w:r>
      <w:r>
        <w:rPr>
          <w:rFonts w:hint="eastAsia"/>
        </w:rPr>
        <w:t>例如电子支付</w:t>
      </w:r>
      <w:r>
        <w:t>系统</w:t>
      </w:r>
      <w:r w:rsidRPr="007526A2">
        <w:rPr>
          <w:rFonts w:ascii="宋体" w:hAnsi="宋体"/>
        </w:rPr>
        <w:t>中“</w:t>
      </w:r>
      <w:r>
        <w:rPr>
          <w:rFonts w:ascii="宋体" w:hAnsi="宋体" w:hint="eastAsia"/>
        </w:rPr>
        <w:t>转账</w:t>
      </w:r>
      <w:r w:rsidRPr="007526A2">
        <w:rPr>
          <w:rFonts w:ascii="宋体" w:hAnsi="宋体"/>
        </w:rPr>
        <w:t>”</w:t>
      </w:r>
      <w:r>
        <w:rPr>
          <w:rFonts w:ascii="宋体" w:hAnsi="宋体"/>
        </w:rPr>
        <w:t>操作</w:t>
      </w:r>
      <w:r>
        <w:rPr>
          <w:rFonts w:ascii="宋体" w:hAnsi="宋体" w:hint="eastAsia"/>
        </w:rPr>
        <w:t>依赖于</w:t>
      </w:r>
      <w:r>
        <w:rPr>
          <w:rFonts w:ascii="宋体" w:hAnsi="宋体"/>
        </w:rPr>
        <w:t>“</w:t>
      </w:r>
      <w:r>
        <w:rPr>
          <w:rFonts w:ascii="宋体" w:hAnsi="宋体" w:hint="eastAsia"/>
        </w:rPr>
        <w:t>建立账户</w:t>
      </w:r>
      <w:r>
        <w:rPr>
          <w:rFonts w:ascii="宋体" w:hAnsi="宋体"/>
        </w:rPr>
        <w:t>”</w:t>
      </w:r>
      <w:r>
        <w:rPr>
          <w:rFonts w:ascii="宋体" w:hAnsi="宋体" w:hint="eastAsia"/>
        </w:rPr>
        <w:t>这样</w:t>
      </w:r>
      <w:r>
        <w:rPr>
          <w:rFonts w:ascii="宋体" w:hAnsi="宋体"/>
        </w:rPr>
        <w:t>的操作之后。数据</w:t>
      </w:r>
      <w:r>
        <w:rPr>
          <w:rFonts w:ascii="宋体" w:hAnsi="宋体" w:hint="eastAsia"/>
        </w:rPr>
        <w:t>流约束</w:t>
      </w:r>
      <w:r>
        <w:rPr>
          <w:rFonts w:ascii="宋体" w:hAnsi="宋体"/>
        </w:rPr>
        <w:t>表示</w:t>
      </w:r>
      <w:r>
        <w:rPr>
          <w:rFonts w:ascii="宋体" w:hAnsi="宋体" w:hint="eastAsia"/>
        </w:rPr>
        <w:t>触发某个</w:t>
      </w:r>
      <w:r>
        <w:rPr>
          <w:rFonts w:ascii="宋体" w:hAnsi="宋体"/>
        </w:rPr>
        <w:t>特定操作</w:t>
      </w:r>
      <w:r>
        <w:rPr>
          <w:rFonts w:ascii="宋体" w:hAnsi="宋体" w:hint="eastAsia"/>
        </w:rPr>
        <w:t>所需</w:t>
      </w:r>
      <w:r>
        <w:rPr>
          <w:rFonts w:ascii="宋体" w:hAnsi="宋体"/>
        </w:rPr>
        <w:t>的</w:t>
      </w:r>
      <w:r>
        <w:rPr>
          <w:rFonts w:ascii="宋体" w:hAnsi="宋体" w:hint="eastAsia"/>
        </w:rPr>
        <w:t>特定</w:t>
      </w:r>
      <w:r>
        <w:rPr>
          <w:rFonts w:ascii="宋体" w:hAnsi="宋体"/>
        </w:rPr>
        <w:t>数据状态，</w:t>
      </w:r>
      <w:r>
        <w:rPr>
          <w:rFonts w:ascii="宋体" w:hAnsi="宋体" w:hint="eastAsia"/>
        </w:rPr>
        <w:t>根据</w:t>
      </w:r>
      <w:r>
        <w:rPr>
          <w:rFonts w:ascii="宋体" w:hAnsi="宋体"/>
        </w:rPr>
        <w:t>上下文数据决定是否执行</w:t>
      </w:r>
      <w:r>
        <w:rPr>
          <w:rFonts w:ascii="宋体" w:hAnsi="宋体" w:hint="eastAsia"/>
        </w:rPr>
        <w:t>相应</w:t>
      </w:r>
      <w:r>
        <w:rPr>
          <w:rFonts w:ascii="宋体" w:hAnsi="宋体"/>
        </w:rPr>
        <w:t>的操作，</w:t>
      </w:r>
      <w:r>
        <w:rPr>
          <w:rFonts w:ascii="宋体" w:hAnsi="宋体" w:hint="eastAsia"/>
        </w:rPr>
        <w:t>例如，ATM转账</w:t>
      </w:r>
      <w:r>
        <w:rPr>
          <w:rFonts w:ascii="宋体" w:hAnsi="宋体"/>
        </w:rPr>
        <w:t>业务中，当转账的金额</w:t>
      </w:r>
      <w:r>
        <w:rPr>
          <w:rFonts w:ascii="宋体" w:hAnsi="宋体" w:hint="eastAsia"/>
        </w:rPr>
        <w:t>不大于</w:t>
      </w:r>
      <w:r>
        <w:rPr>
          <w:rFonts w:ascii="宋体" w:hAnsi="宋体"/>
        </w:rPr>
        <w:t>卡内余额时可触发转账操作。同时</w:t>
      </w:r>
      <w:r>
        <w:rPr>
          <w:rFonts w:ascii="宋体" w:hAnsi="宋体" w:hint="eastAsia"/>
        </w:rPr>
        <w:t>对于</w:t>
      </w:r>
      <w:r>
        <w:rPr>
          <w:rFonts w:ascii="宋体" w:hAnsi="宋体"/>
        </w:rPr>
        <w:t>同一操作</w:t>
      </w:r>
      <w:r>
        <w:rPr>
          <w:rFonts w:ascii="宋体" w:hAnsi="宋体" w:hint="eastAsia"/>
        </w:rPr>
        <w:t>内部</w:t>
      </w:r>
      <w:r>
        <w:rPr>
          <w:rFonts w:ascii="宋体" w:hAnsi="宋体"/>
        </w:rPr>
        <w:t>来说</w:t>
      </w:r>
      <w:r>
        <w:rPr>
          <w:rFonts w:ascii="宋体" w:hAnsi="宋体" w:hint="eastAsia"/>
        </w:rPr>
        <w:t>，输入</w:t>
      </w:r>
      <w:r>
        <w:rPr>
          <w:rFonts w:ascii="宋体" w:hAnsi="宋体"/>
        </w:rPr>
        <w:t>数据范围</w:t>
      </w:r>
      <w:r>
        <w:rPr>
          <w:rFonts w:ascii="宋体" w:hAnsi="宋体" w:hint="eastAsia"/>
        </w:rPr>
        <w:t>的不同</w:t>
      </w:r>
      <w:r>
        <w:rPr>
          <w:rFonts w:ascii="宋体" w:hAnsi="宋体"/>
        </w:rPr>
        <w:t>可能</w:t>
      </w:r>
      <w:r>
        <w:rPr>
          <w:rFonts w:ascii="宋体" w:hAnsi="宋体" w:hint="eastAsia"/>
        </w:rPr>
        <w:t>导致该操作</w:t>
      </w:r>
      <w:r>
        <w:rPr>
          <w:rFonts w:ascii="宋体" w:hAnsi="宋体"/>
        </w:rPr>
        <w:t>的内部执行</w:t>
      </w:r>
      <w:r>
        <w:rPr>
          <w:rFonts w:ascii="宋体" w:hAnsi="宋体" w:hint="eastAsia"/>
        </w:rPr>
        <w:t>逻辑</w:t>
      </w:r>
      <w:r>
        <w:rPr>
          <w:rFonts w:ascii="宋体" w:hAnsi="宋体"/>
        </w:rPr>
        <w:t>的</w:t>
      </w:r>
      <w:r>
        <w:rPr>
          <w:rFonts w:ascii="宋体" w:hAnsi="宋体" w:hint="eastAsia"/>
        </w:rPr>
        <w:t>不同。</w:t>
      </w:r>
      <w:r w:rsidR="005F5A7D">
        <w:rPr>
          <w:rFonts w:ascii="宋体" w:hAnsi="宋体" w:hint="eastAsia"/>
        </w:rPr>
        <w:t>然而</w:t>
      </w:r>
      <w:r w:rsidR="005F5A7D">
        <w:rPr>
          <w:rFonts w:ascii="宋体" w:hAnsi="宋体"/>
        </w:rPr>
        <w:t>这类约束</w:t>
      </w:r>
      <w:r w:rsidR="005F5A7D">
        <w:rPr>
          <w:rFonts w:ascii="宋体" w:hAnsi="宋体" w:hint="eastAsia"/>
        </w:rPr>
        <w:t>通常采用</w:t>
      </w:r>
      <w:r w:rsidR="005F5A7D">
        <w:rPr>
          <w:rFonts w:ascii="宋体" w:hAnsi="宋体"/>
        </w:rPr>
        <w:t>自然语言进行描述，</w:t>
      </w:r>
      <w:r w:rsidR="0041525A">
        <w:rPr>
          <w:rFonts w:ascii="宋体" w:hAnsi="宋体" w:hint="eastAsia"/>
        </w:rPr>
        <w:t>因此</w:t>
      </w:r>
      <w:r w:rsidR="0041525A">
        <w:rPr>
          <w:rFonts w:ascii="宋体" w:hAnsi="宋体"/>
        </w:rPr>
        <w:t>需要考虑</w:t>
      </w:r>
      <w:r w:rsidR="005F5A7D">
        <w:rPr>
          <w:rFonts w:ascii="宋体" w:hAnsi="宋体" w:hint="eastAsia"/>
        </w:rPr>
        <w:t>如何</w:t>
      </w:r>
      <w:r w:rsidR="005F5A7D">
        <w:rPr>
          <w:rFonts w:ascii="宋体" w:hAnsi="宋体"/>
        </w:rPr>
        <w:t>形式化的刻画</w:t>
      </w:r>
      <w:r w:rsidR="005F5A7D">
        <w:rPr>
          <w:rFonts w:ascii="宋体" w:hAnsi="宋体" w:hint="eastAsia"/>
        </w:rPr>
        <w:t>与</w:t>
      </w:r>
      <w:r w:rsidR="005F5A7D">
        <w:rPr>
          <w:rFonts w:ascii="宋体" w:hAnsi="宋体"/>
        </w:rPr>
        <w:t>表达</w:t>
      </w:r>
      <w:r w:rsidR="005F5A7D">
        <w:rPr>
          <w:rFonts w:ascii="宋体" w:hAnsi="宋体" w:hint="eastAsia"/>
        </w:rPr>
        <w:t>服务</w:t>
      </w:r>
      <w:r w:rsidR="005F5A7D">
        <w:rPr>
          <w:rFonts w:ascii="宋体" w:hAnsi="宋体"/>
        </w:rPr>
        <w:t>行为约束</w:t>
      </w:r>
      <w:r w:rsidR="005F5A7D">
        <w:rPr>
          <w:rFonts w:ascii="宋体" w:hAnsi="宋体" w:hint="eastAsia"/>
        </w:rPr>
        <w:t>。</w:t>
      </w:r>
    </w:p>
    <w:p w14:paraId="657323E3" w14:textId="77777777" w:rsidR="00570004" w:rsidRDefault="003721D4" w:rsidP="000F613B">
      <w:pPr>
        <w:pStyle w:val="u5"/>
        <w:spacing w:before="24" w:after="24"/>
        <w:ind w:firstLine="480"/>
      </w:pPr>
      <w:r>
        <w:rPr>
          <w:rFonts w:hint="eastAsia"/>
        </w:rPr>
        <w:t>本节</w:t>
      </w:r>
      <w:r>
        <w:t>将介绍</w:t>
      </w:r>
      <w:r w:rsidR="00636007">
        <w:rPr>
          <w:rFonts w:hint="eastAsia"/>
        </w:rPr>
        <w:t>支持的约束类型的定义和应用场景及如何扩展</w:t>
      </w:r>
      <w:r w:rsidR="00636007">
        <w:t>WSDL</w:t>
      </w:r>
      <w:r w:rsidR="00636007">
        <w:rPr>
          <w:rFonts w:hint="eastAsia"/>
        </w:rPr>
        <w:t>支持</w:t>
      </w:r>
      <w:r w:rsidR="00636007" w:rsidRPr="00327BAB">
        <w:rPr>
          <w:rFonts w:hint="eastAsia"/>
        </w:rPr>
        <w:t>约束</w:t>
      </w:r>
      <w:r w:rsidR="00636007">
        <w:rPr>
          <w:rFonts w:hint="eastAsia"/>
        </w:rPr>
        <w:t>的表达</w:t>
      </w:r>
    </w:p>
    <w:p w14:paraId="0D34B4A1" w14:textId="77777777" w:rsidR="00521139" w:rsidRDefault="003721D4" w:rsidP="00521139">
      <w:pPr>
        <w:pStyle w:val="u3"/>
      </w:pPr>
      <w:bookmarkStart w:id="138" w:name="_Toc371319867"/>
      <w:bookmarkStart w:id="139" w:name="_Toc371760563"/>
      <w:bookmarkStart w:id="140" w:name="_Toc374700848"/>
      <w:bookmarkStart w:id="141" w:name="_Toc498361744"/>
      <w:r>
        <w:rPr>
          <w:rFonts w:hint="eastAsia"/>
        </w:rPr>
        <w:t>行为</w:t>
      </w:r>
      <w:r w:rsidR="00521139" w:rsidRPr="007B3690">
        <w:rPr>
          <w:rFonts w:hint="eastAsia"/>
        </w:rPr>
        <w:t>约束类型</w:t>
      </w:r>
      <w:r w:rsidR="00521139">
        <w:rPr>
          <w:rFonts w:hint="eastAsia"/>
        </w:rPr>
        <w:t>定义</w:t>
      </w:r>
      <w:bookmarkEnd w:id="138"/>
      <w:bookmarkEnd w:id="139"/>
      <w:bookmarkEnd w:id="140"/>
      <w:r w:rsidR="00521139">
        <w:rPr>
          <w:rFonts w:hint="eastAsia"/>
        </w:rPr>
        <w:t>与描述</w:t>
      </w:r>
      <w:bookmarkEnd w:id="141"/>
    </w:p>
    <w:p w14:paraId="3A022CF3" w14:textId="77777777" w:rsidR="00521139" w:rsidRPr="00D76A8C" w:rsidRDefault="003721D4" w:rsidP="00C815FB">
      <w:pPr>
        <w:pStyle w:val="u5"/>
        <w:spacing w:before="24" w:after="24"/>
        <w:ind w:firstLine="480"/>
      </w:pPr>
      <w:r>
        <w:rPr>
          <w:rFonts w:hint="eastAsia"/>
        </w:rPr>
        <w:t>通过阅读文献</w:t>
      </w:r>
      <w:r>
        <w:t>研究</w:t>
      </w:r>
      <w:r>
        <w:rPr>
          <w:rFonts w:hint="eastAsia"/>
        </w:rPr>
        <w:t>总结</w:t>
      </w:r>
      <w:r w:rsidR="002B4244">
        <w:rPr>
          <w:rFonts w:hint="eastAsia"/>
        </w:rPr>
        <w:t>了</w:t>
      </w:r>
      <w:r w:rsidR="002B4244">
        <w:t>如下</w:t>
      </w:r>
      <w:r w:rsidR="002B4244">
        <w:rPr>
          <w:rFonts w:hint="eastAsia"/>
        </w:rPr>
        <w:t>六个</w:t>
      </w:r>
      <w:r>
        <w:rPr>
          <w:rFonts w:hint="eastAsia"/>
        </w:rPr>
        <w:t>W</w:t>
      </w:r>
      <w:r>
        <w:t>eb</w:t>
      </w:r>
      <w:r>
        <w:t>服务</w:t>
      </w:r>
      <w:r>
        <w:rPr>
          <w:rFonts w:hint="eastAsia"/>
        </w:rPr>
        <w:t>提供操作自身</w:t>
      </w:r>
      <w:r>
        <w:t>及</w:t>
      </w:r>
      <w:r>
        <w:rPr>
          <w:rFonts w:hint="eastAsia"/>
        </w:rPr>
        <w:t>相互</w:t>
      </w:r>
      <w:r>
        <w:t>之间</w:t>
      </w:r>
      <w:r>
        <w:rPr>
          <w:rFonts w:hint="eastAsia"/>
        </w:rPr>
        <w:t>可能</w:t>
      </w:r>
      <w:r>
        <w:t>存在的</w:t>
      </w:r>
      <w:r>
        <w:rPr>
          <w:rFonts w:hint="eastAsia"/>
        </w:rPr>
        <w:t>约束</w:t>
      </w:r>
      <w:r w:rsidR="00CF6EB9">
        <w:rPr>
          <w:rFonts w:hint="eastAsia"/>
        </w:rPr>
        <w:t>：</w:t>
      </w:r>
      <w:r w:rsidR="00CF6EB9" w:rsidRPr="00CF6EB9">
        <w:rPr>
          <w:rFonts w:hint="eastAsia"/>
          <w:b/>
        </w:rPr>
        <w:t>时效</w:t>
      </w:r>
      <w:r w:rsidR="00CF6EB9" w:rsidRPr="00CF6EB9">
        <w:rPr>
          <w:b/>
        </w:rPr>
        <w:t>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CF6EB9" w:rsidRPr="00CF6EB9">
        <w:rPr>
          <w:b/>
        </w:rPr>
        <w:t>序列约束</w:t>
      </w:r>
      <w:r w:rsidR="00CF6EB9" w:rsidRPr="000141E1">
        <w:rPr>
          <w:rFonts w:hint="eastAsia"/>
          <w:highlight w:val="yellow"/>
          <w:vertAlign w:val="superscript"/>
        </w:rPr>
        <w:t>[</w:t>
      </w:r>
      <w:r w:rsidR="00F87D2F" w:rsidRPr="000141E1">
        <w:rPr>
          <w:highlight w:val="yellow"/>
          <w:vertAlign w:val="superscript"/>
        </w:rPr>
        <w:t>27,34</w:t>
      </w:r>
      <w:r w:rsidR="00F87D2F" w:rsidRPr="000141E1">
        <w:rPr>
          <w:rFonts w:hint="eastAsia"/>
          <w:highlight w:val="yellow"/>
          <w:vertAlign w:val="superscript"/>
        </w:rPr>
        <w:t>,</w:t>
      </w:r>
      <w:r w:rsidR="000141E1" w:rsidRPr="000141E1">
        <w:rPr>
          <w:highlight w:val="yellow"/>
          <w:vertAlign w:val="superscript"/>
        </w:rPr>
        <w:t>42,43,44,</w:t>
      </w:r>
      <w:r w:rsidR="000141E1" w:rsidRPr="000141E1">
        <w:rPr>
          <w:rStyle w:val="aff9"/>
          <w:highlight w:val="yellow"/>
        </w:rPr>
        <w:endnoteReference w:id="60"/>
      </w:r>
      <w:r w:rsidR="00CF6EB9" w:rsidRPr="000141E1">
        <w:rPr>
          <w:rFonts w:hint="eastAsia"/>
          <w:highlight w:val="yellow"/>
          <w:vertAlign w:val="superscript"/>
        </w:rPr>
        <w:t>]</w:t>
      </w:r>
      <w:r w:rsidR="00CF6EB9">
        <w:t>、</w:t>
      </w:r>
      <w:r w:rsidR="00CF6EB9" w:rsidRPr="00CF6EB9">
        <w:rPr>
          <w:b/>
        </w:rPr>
        <w:t>调用约束</w:t>
      </w:r>
      <w:r w:rsidR="00CF6EB9" w:rsidRPr="003D547E">
        <w:rPr>
          <w:rFonts w:hint="eastAsia"/>
          <w:highlight w:val="yellow"/>
          <w:vertAlign w:val="superscript"/>
        </w:rPr>
        <w:t>[</w:t>
      </w:r>
      <w:r w:rsidR="003D547E" w:rsidRPr="003D547E">
        <w:rPr>
          <w:highlight w:val="yellow"/>
          <w:vertAlign w:val="superscript"/>
        </w:rPr>
        <w:t>26</w:t>
      </w:r>
      <w:r w:rsidR="00CF6EB9" w:rsidRPr="003D547E">
        <w:rPr>
          <w:rFonts w:hint="eastAsia"/>
          <w:highlight w:val="yellow"/>
          <w:vertAlign w:val="superscript"/>
        </w:rPr>
        <w:t>]</w:t>
      </w:r>
      <w:r w:rsidR="00CF6EB9">
        <w:t>、</w:t>
      </w:r>
      <w:r w:rsidR="00CF6EB9" w:rsidRPr="00CF6EB9">
        <w:rPr>
          <w:b/>
        </w:rPr>
        <w:t>参数范围约束</w:t>
      </w:r>
      <w:r w:rsidR="00CF6EB9" w:rsidRPr="00A85D52">
        <w:rPr>
          <w:rFonts w:hint="eastAsia"/>
          <w:highlight w:val="yellow"/>
          <w:vertAlign w:val="superscript"/>
        </w:rPr>
        <w:t>[</w:t>
      </w:r>
      <w:r w:rsidR="00C82110" w:rsidRPr="00A85D52">
        <w:rPr>
          <w:highlight w:val="yellow"/>
          <w:vertAlign w:val="superscript"/>
        </w:rPr>
        <w:t>34,60,</w:t>
      </w:r>
      <w:r w:rsidR="00C82110" w:rsidRPr="00A85D52">
        <w:rPr>
          <w:rStyle w:val="aff9"/>
          <w:highlight w:val="yellow"/>
        </w:rPr>
        <w:endnoteReference w:id="61"/>
      </w:r>
      <w:r w:rsidR="004E40E6" w:rsidRPr="00A85D52">
        <w:rPr>
          <w:highlight w:val="yellow"/>
          <w:vertAlign w:val="superscript"/>
        </w:rPr>
        <w:t>,</w:t>
      </w:r>
      <w:r w:rsidR="004E40E6" w:rsidRPr="00A85D52">
        <w:rPr>
          <w:rStyle w:val="aff9"/>
          <w:highlight w:val="yellow"/>
        </w:rPr>
        <w:endnoteReference w:id="62"/>
      </w:r>
      <w:r w:rsidR="00CF6EB9" w:rsidRPr="00A85D52">
        <w:rPr>
          <w:rFonts w:hint="eastAsia"/>
          <w:highlight w:val="yellow"/>
          <w:vertAlign w:val="superscript"/>
        </w:rPr>
        <w:t>]</w:t>
      </w:r>
      <w:r w:rsidR="00CF6EB9">
        <w:t>、</w:t>
      </w:r>
      <w:r w:rsidR="00CF6EB9" w:rsidRPr="00CF6EB9">
        <w:rPr>
          <w:rFonts w:hint="eastAsia"/>
          <w:b/>
        </w:rPr>
        <w:t>参数</w:t>
      </w:r>
      <w:r w:rsidR="00CF6EB9" w:rsidRPr="00CF6EB9">
        <w:rPr>
          <w:b/>
        </w:rPr>
        <w:t>关系约束</w:t>
      </w:r>
      <w:r w:rsidR="00CF6EB9" w:rsidRPr="008B0621">
        <w:rPr>
          <w:rFonts w:hint="eastAsia"/>
          <w:highlight w:val="yellow"/>
          <w:vertAlign w:val="superscript"/>
        </w:rPr>
        <w:t>[</w:t>
      </w:r>
      <w:r w:rsidR="008B0621" w:rsidRPr="008B0621">
        <w:rPr>
          <w:highlight w:val="yellow"/>
          <w:vertAlign w:val="superscript"/>
        </w:rPr>
        <w:t>7</w:t>
      </w:r>
      <w:r w:rsidR="008B0621" w:rsidRPr="008B0621">
        <w:rPr>
          <w:rFonts w:hint="eastAsia"/>
          <w:highlight w:val="yellow"/>
          <w:vertAlign w:val="superscript"/>
        </w:rPr>
        <w:t>,</w:t>
      </w:r>
      <w:r w:rsidR="008B0621" w:rsidRPr="008B0621">
        <w:rPr>
          <w:highlight w:val="yellow"/>
          <w:vertAlign w:val="superscript"/>
        </w:rPr>
        <w:t>61</w:t>
      </w:r>
      <w:r w:rsidR="00CF6EB9" w:rsidRPr="008B0621">
        <w:rPr>
          <w:rFonts w:hint="eastAsia"/>
          <w:highlight w:val="yellow"/>
          <w:vertAlign w:val="superscript"/>
        </w:rPr>
        <w:t>]</w:t>
      </w:r>
      <w:r w:rsidR="00CF6EB9">
        <w:t>、</w:t>
      </w:r>
      <w:r w:rsidR="00CF6EB9" w:rsidRPr="00CF6EB9">
        <w:rPr>
          <w:b/>
        </w:rPr>
        <w:t>区域约束</w:t>
      </w:r>
      <w:r w:rsidR="00CF6EB9" w:rsidRPr="002F2A49">
        <w:rPr>
          <w:rFonts w:hint="eastAsia"/>
          <w:highlight w:val="yellow"/>
          <w:vertAlign w:val="superscript"/>
        </w:rPr>
        <w:t>[</w:t>
      </w:r>
      <w:r w:rsidR="002F2A49" w:rsidRPr="002F2A49">
        <w:rPr>
          <w:highlight w:val="yellow"/>
          <w:vertAlign w:val="superscript"/>
        </w:rPr>
        <w:t>33</w:t>
      </w:r>
      <w:r w:rsidR="00CF6EB9" w:rsidRPr="002F2A49">
        <w:rPr>
          <w:rFonts w:hint="eastAsia"/>
          <w:highlight w:val="yellow"/>
          <w:vertAlign w:val="superscript"/>
        </w:rPr>
        <w:t>]</w:t>
      </w:r>
      <w:r w:rsidR="00CF6EB9">
        <w:t>。</w:t>
      </w:r>
      <w:r w:rsidR="002B4244">
        <w:rPr>
          <w:rFonts w:hint="eastAsia"/>
        </w:rPr>
        <w:t>如图</w:t>
      </w:r>
      <w:r w:rsidR="002B4244">
        <w:rPr>
          <w:rFonts w:hint="eastAsia"/>
        </w:rPr>
        <w:t>3</w:t>
      </w:r>
      <w:r w:rsidR="002B4244">
        <w:t>-2</w:t>
      </w:r>
      <w:r w:rsidR="002B4244">
        <w:rPr>
          <w:rFonts w:hint="eastAsia"/>
        </w:rPr>
        <w:t>所示</w:t>
      </w:r>
      <w:r w:rsidR="002B4244">
        <w:t>，</w:t>
      </w:r>
      <w:r w:rsidR="004F0E68" w:rsidRPr="004F0E68">
        <w:rPr>
          <w:rFonts w:hint="eastAsia"/>
        </w:rPr>
        <w:t>按照约束所在层次分为：</w:t>
      </w:r>
      <w:r w:rsidR="004F0E68" w:rsidRPr="00DF4FA3">
        <w:rPr>
          <w:rFonts w:hint="eastAsia"/>
          <w:b/>
        </w:rPr>
        <w:t>服务层</w:t>
      </w:r>
      <w:r w:rsidR="004F0E68" w:rsidRPr="004F0E68">
        <w:rPr>
          <w:rFonts w:hint="eastAsia"/>
        </w:rPr>
        <w:t>次约束、</w:t>
      </w:r>
      <w:r w:rsidR="004F0E68" w:rsidRPr="00DF4FA3">
        <w:rPr>
          <w:rFonts w:hint="eastAsia"/>
          <w:b/>
        </w:rPr>
        <w:t>操作层</w:t>
      </w:r>
      <w:r w:rsidR="004F0E68" w:rsidRPr="004F0E68">
        <w:rPr>
          <w:rFonts w:hint="eastAsia"/>
        </w:rPr>
        <w:t>次约束，其中操作层约束又分为</w:t>
      </w:r>
      <w:r w:rsidR="004F0E68" w:rsidRPr="00DF4FA3">
        <w:rPr>
          <w:rFonts w:hint="eastAsia"/>
          <w:b/>
        </w:rPr>
        <w:t>数据流</w:t>
      </w:r>
      <w:r w:rsidR="004F0E68" w:rsidRPr="004F0E68">
        <w:rPr>
          <w:rFonts w:hint="eastAsia"/>
        </w:rPr>
        <w:t>与</w:t>
      </w:r>
      <w:r w:rsidR="004F0E68" w:rsidRPr="00DF4FA3">
        <w:rPr>
          <w:rFonts w:hint="eastAsia"/>
          <w:b/>
        </w:rPr>
        <w:t>控制流</w:t>
      </w:r>
      <w:r w:rsidR="004F0E68" w:rsidRPr="004F0E68">
        <w:rPr>
          <w:rFonts w:hint="eastAsia"/>
        </w:rPr>
        <w:t>约束</w:t>
      </w:r>
      <w:r w:rsidR="002B4244">
        <w:rPr>
          <w:rFonts w:hint="eastAsia"/>
        </w:rPr>
        <w:t>。</w:t>
      </w:r>
    </w:p>
    <w:p w14:paraId="0083436B" w14:textId="77777777" w:rsidR="002B4244" w:rsidRDefault="002A18D0" w:rsidP="008C385F">
      <w:pPr>
        <w:pStyle w:val="u5"/>
        <w:spacing w:before="24" w:after="24"/>
        <w:ind w:firstLineChars="0" w:firstLine="0"/>
        <w:jc w:val="center"/>
      </w:pPr>
      <w:r>
        <w:object w:dxaOrig="5445" w:dyaOrig="4486" w14:anchorId="6D2F6FE2">
          <v:shape id="_x0000_i1027" type="#_x0000_t75" style="width:258.5pt;height:213pt" o:ole="">
            <v:imagedata r:id="rId24" o:title=""/>
          </v:shape>
          <o:OLEObject Type="Embed" ProgID="Visio.Drawing.15" ShapeID="_x0000_i1027" DrawAspect="Content" ObjectID="_1572162750" r:id="rId25"/>
        </w:object>
      </w:r>
    </w:p>
    <w:p w14:paraId="46BE0AE1" w14:textId="77777777" w:rsidR="002A3A11" w:rsidRPr="00B75268" w:rsidRDefault="008C385F" w:rsidP="00B75268">
      <w:pPr>
        <w:pStyle w:val="ub"/>
        <w:spacing w:before="120" w:after="360"/>
        <w:rPr>
          <w:rFonts w:eastAsia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0E29D9">
        <w:rPr>
          <w:noProof/>
        </w:rPr>
        <w:t>2</w:t>
      </w:r>
      <w:r w:rsidRPr="00606565">
        <w:fldChar w:fldCharType="end"/>
      </w:r>
      <w:r w:rsidRPr="00606565">
        <w:t xml:space="preserve"> </w:t>
      </w:r>
      <w:r w:rsidRPr="00606565">
        <w:rPr>
          <w:rFonts w:hint="eastAsia"/>
        </w:rPr>
        <w:t>服务约束</w:t>
      </w:r>
      <w:r w:rsidR="00C74E6D">
        <w:rPr>
          <w:rFonts w:hint="eastAsia"/>
        </w:rPr>
        <w:t>定层次与分类</w:t>
      </w:r>
    </w:p>
    <w:p w14:paraId="03B43D9F" w14:textId="77777777" w:rsidR="00CD26AD" w:rsidRDefault="00D705D1" w:rsidP="00280779">
      <w:pPr>
        <w:pStyle w:val="u5"/>
        <w:spacing w:before="24" w:after="24"/>
        <w:ind w:firstLine="480"/>
      </w:pPr>
      <w:r>
        <w:rPr>
          <w:rFonts w:hint="eastAsia"/>
        </w:rPr>
        <w:lastRenderedPageBreak/>
        <w:t>本文</w:t>
      </w:r>
      <w:r>
        <w:t>使用</w:t>
      </w:r>
      <w:r w:rsidR="00DD4563">
        <w:rPr>
          <w:rFonts w:hint="eastAsia"/>
        </w:rPr>
        <w:t>扩展</w:t>
      </w:r>
      <w:r w:rsidRPr="00D705D1">
        <w:rPr>
          <w:rFonts w:hint="eastAsia"/>
        </w:rPr>
        <w:t>巴</w:t>
      </w:r>
      <w:r w:rsidR="009702C5" w:rsidRPr="00001A0A">
        <w:rPr>
          <w:rFonts w:hint="eastAsia"/>
        </w:rPr>
        <w:t>科</w:t>
      </w:r>
      <w:r w:rsidRPr="00D705D1">
        <w:rPr>
          <w:rFonts w:hint="eastAsia"/>
        </w:rPr>
        <w:t>斯范式</w:t>
      </w:r>
      <w:r>
        <w:rPr>
          <w:rFonts w:hint="eastAsia"/>
        </w:rPr>
        <w:t>(</w:t>
      </w:r>
      <w:r w:rsidR="00001A0A">
        <w:t>E</w:t>
      </w:r>
      <w:r w:rsidR="00001A0A" w:rsidRPr="00001A0A">
        <w:t xml:space="preserve">xtended Backus-Naur </w:t>
      </w:r>
      <w:r w:rsidR="00001A0A">
        <w:t>F</w:t>
      </w:r>
      <w:r w:rsidR="00001A0A" w:rsidRPr="00001A0A">
        <w:t>orm</w:t>
      </w:r>
      <w:r>
        <w:t>)</w:t>
      </w:r>
      <w:r w:rsidR="003B7253" w:rsidRPr="003B7253">
        <w:rPr>
          <w:rFonts w:hint="eastAsia"/>
          <w:vertAlign w:val="superscript"/>
        </w:rPr>
        <w:t>[</w:t>
      </w:r>
      <w:r w:rsidR="005667C0" w:rsidRPr="003B7253">
        <w:rPr>
          <w:rStyle w:val="aff9"/>
        </w:rPr>
        <w:endnoteReference w:id="63"/>
      </w:r>
      <w:r w:rsidR="003B7253" w:rsidRPr="003B7253">
        <w:rPr>
          <w:rFonts w:hint="eastAsia"/>
          <w:vertAlign w:val="superscript"/>
        </w:rPr>
        <w:t>]</w:t>
      </w:r>
      <w:r w:rsidR="000020FD">
        <w:rPr>
          <w:rFonts w:hint="eastAsia"/>
        </w:rPr>
        <w:t>表述</w:t>
      </w:r>
      <w:r w:rsidR="0023344A">
        <w:rPr>
          <w:rFonts w:hint="eastAsia"/>
        </w:rPr>
        <w:t>行为</w:t>
      </w:r>
      <w:r w:rsidR="00D8746B" w:rsidRPr="00B96881">
        <w:rPr>
          <w:rFonts w:hint="eastAsia"/>
        </w:rPr>
        <w:t>约束</w:t>
      </w:r>
      <w:r w:rsidR="00427B13" w:rsidRPr="00427B13">
        <w:t>Constrain</w:t>
      </w:r>
      <w:r w:rsidR="00427B13">
        <w:rPr>
          <w:rFonts w:hint="eastAsia"/>
        </w:rPr>
        <w:t>，</w:t>
      </w:r>
      <w:r w:rsidR="00001A0A">
        <w:rPr>
          <w:rFonts w:hint="eastAsia"/>
        </w:rPr>
        <w:t>E</w:t>
      </w:r>
      <w:r w:rsidR="00001A0A" w:rsidRPr="00001A0A">
        <w:rPr>
          <w:rFonts w:hint="eastAsia"/>
        </w:rPr>
        <w:t>BNF</w:t>
      </w:r>
      <w:r w:rsidR="00001A0A">
        <w:rPr>
          <w:rFonts w:hint="eastAsia"/>
        </w:rPr>
        <w:t>是</w:t>
      </w:r>
      <w:r w:rsidR="00001A0A" w:rsidRPr="00001A0A">
        <w:rPr>
          <w:rFonts w:hint="eastAsia"/>
        </w:rPr>
        <w:t>巴科斯的基本范式（</w:t>
      </w:r>
      <w:r w:rsidR="00001A0A" w:rsidRPr="00001A0A">
        <w:rPr>
          <w:rFonts w:hint="eastAsia"/>
        </w:rPr>
        <w:t>BNF</w:t>
      </w:r>
      <w:r w:rsidR="00001A0A" w:rsidRPr="00001A0A">
        <w:rPr>
          <w:rFonts w:hint="eastAsia"/>
        </w:rPr>
        <w:t>）元语法符号扩展</w:t>
      </w:r>
      <w:r w:rsidR="00001A0A">
        <w:rPr>
          <w:rFonts w:hint="eastAsia"/>
        </w:rPr>
        <w:t>，</w:t>
      </w:r>
      <w:r w:rsidR="00001A0A" w:rsidRPr="00001A0A">
        <w:rPr>
          <w:rFonts w:hint="eastAsia"/>
        </w:rPr>
        <w:t>可以用来表示一个上下文无关文法</w:t>
      </w:r>
      <w:r w:rsidR="004772F3">
        <w:rPr>
          <w:rFonts w:hint="eastAsia"/>
        </w:rPr>
        <w:t>，</w:t>
      </w:r>
      <w:r w:rsidR="004772F3">
        <w:t>其基本符号及意义如</w:t>
      </w:r>
      <w:r w:rsidR="004772F3">
        <w:rPr>
          <w:rFonts w:hint="eastAsia"/>
        </w:rPr>
        <w:t>表</w:t>
      </w:r>
      <w:r w:rsidR="004772F3">
        <w:rPr>
          <w:rFonts w:hint="eastAsia"/>
        </w:rPr>
        <w:t>3</w:t>
      </w:r>
      <w:r w:rsidR="004772F3">
        <w:t>-1</w:t>
      </w:r>
      <w:r w:rsidR="004772F3">
        <w:rPr>
          <w:rFonts w:hint="eastAsia"/>
        </w:rPr>
        <w:t>所示</w:t>
      </w:r>
      <w:r w:rsidR="00326383">
        <w:t>。</w:t>
      </w:r>
    </w:p>
    <w:p w14:paraId="34ACC093" w14:textId="77777777" w:rsidR="004772F3" w:rsidRDefault="004772F3" w:rsidP="004772F3">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1</w:t>
      </w:r>
      <w:r>
        <w:fldChar w:fldCharType="end"/>
      </w:r>
      <w:r>
        <w:t xml:space="preserve"> </w:t>
      </w:r>
      <w:r>
        <w:rPr>
          <w:rFonts w:hint="eastAsia"/>
        </w:rPr>
        <w:t>E</w:t>
      </w:r>
      <w:r w:rsidRPr="00001A0A">
        <w:rPr>
          <w:rFonts w:hint="eastAsia"/>
        </w:rPr>
        <w:t>BNF</w:t>
      </w:r>
      <w:r>
        <w:rPr>
          <w:rFonts w:hint="eastAsia"/>
        </w:rPr>
        <w:t>基本符号</w:t>
      </w:r>
      <w:r>
        <w:t>及意义</w:t>
      </w:r>
    </w:p>
    <w:tbl>
      <w:tblPr>
        <w:tblStyle w:val="afff1"/>
        <w:tblW w:w="0" w:type="auto"/>
        <w:jc w:val="center"/>
        <w:tblLook w:val="04A0" w:firstRow="1" w:lastRow="0" w:firstColumn="1" w:lastColumn="0" w:noHBand="0" w:noVBand="1"/>
      </w:tblPr>
      <w:tblGrid>
        <w:gridCol w:w="1464"/>
        <w:gridCol w:w="5340"/>
        <w:gridCol w:w="911"/>
      </w:tblGrid>
      <w:tr w:rsidR="00812A93" w14:paraId="1F5021F1" w14:textId="77777777" w:rsidTr="00D9399B">
        <w:trPr>
          <w:jc w:val="center"/>
        </w:trPr>
        <w:tc>
          <w:tcPr>
            <w:tcW w:w="1464" w:type="dxa"/>
          </w:tcPr>
          <w:p w14:paraId="626489A3" w14:textId="77777777" w:rsidR="00812A93" w:rsidRPr="00085896" w:rsidRDefault="00812A93" w:rsidP="00812A93">
            <w:pPr>
              <w:pStyle w:val="u5"/>
              <w:spacing w:before="24" w:after="24"/>
              <w:ind w:firstLineChars="0" w:firstLine="0"/>
              <w:jc w:val="center"/>
              <w:rPr>
                <w:b/>
              </w:rPr>
            </w:pPr>
            <w:r w:rsidRPr="00085896">
              <w:rPr>
                <w:rFonts w:hint="eastAsia"/>
                <w:b/>
              </w:rPr>
              <w:t>基本</w:t>
            </w:r>
            <w:r w:rsidRPr="00085896">
              <w:rPr>
                <w:b/>
              </w:rPr>
              <w:t>含义</w:t>
            </w:r>
          </w:p>
        </w:tc>
        <w:tc>
          <w:tcPr>
            <w:tcW w:w="5340" w:type="dxa"/>
          </w:tcPr>
          <w:p w14:paraId="460121EF" w14:textId="77777777" w:rsidR="00812A93" w:rsidRPr="00085896" w:rsidRDefault="00812A93" w:rsidP="00812A93">
            <w:pPr>
              <w:pStyle w:val="u5"/>
              <w:spacing w:before="24" w:after="24"/>
              <w:ind w:firstLineChars="0" w:firstLine="0"/>
              <w:jc w:val="center"/>
              <w:rPr>
                <w:b/>
              </w:rPr>
            </w:pPr>
            <w:commentRangeStart w:id="142"/>
            <w:r w:rsidRPr="00085896">
              <w:rPr>
                <w:rFonts w:hint="eastAsia"/>
                <w:b/>
              </w:rPr>
              <w:t>描述</w:t>
            </w:r>
            <w:commentRangeEnd w:id="142"/>
            <w:r w:rsidR="000B3C84">
              <w:rPr>
                <w:rStyle w:val="afff"/>
                <w:rFonts w:cs="Times New Roman"/>
              </w:rPr>
              <w:commentReference w:id="142"/>
            </w:r>
          </w:p>
        </w:tc>
        <w:tc>
          <w:tcPr>
            <w:tcW w:w="911" w:type="dxa"/>
          </w:tcPr>
          <w:p w14:paraId="347FA0FF" w14:textId="77777777" w:rsidR="00812A93" w:rsidRPr="00085896" w:rsidRDefault="00812A93" w:rsidP="00085896">
            <w:pPr>
              <w:pStyle w:val="u5"/>
              <w:spacing w:before="24" w:after="24"/>
              <w:ind w:firstLineChars="0" w:firstLine="0"/>
              <w:jc w:val="center"/>
              <w:rPr>
                <w:b/>
              </w:rPr>
            </w:pPr>
            <w:r w:rsidRPr="00085896">
              <w:rPr>
                <w:rFonts w:hint="eastAsia"/>
                <w:b/>
              </w:rPr>
              <w:t>符号</w:t>
            </w:r>
          </w:p>
        </w:tc>
      </w:tr>
      <w:tr w:rsidR="00812A93" w14:paraId="2AA9C2B7" w14:textId="77777777" w:rsidTr="00D9399B">
        <w:trPr>
          <w:jc w:val="center"/>
        </w:trPr>
        <w:tc>
          <w:tcPr>
            <w:tcW w:w="1464" w:type="dxa"/>
          </w:tcPr>
          <w:p w14:paraId="6032E314" w14:textId="77777777" w:rsidR="00812A93" w:rsidRDefault="00812A93" w:rsidP="00812A93">
            <w:pPr>
              <w:pStyle w:val="u5"/>
              <w:spacing w:before="24" w:after="24"/>
              <w:ind w:firstLineChars="0" w:firstLine="0"/>
              <w:jc w:val="center"/>
            </w:pPr>
            <w:r>
              <w:rPr>
                <w:rFonts w:hint="eastAsia"/>
              </w:rPr>
              <w:t>定义</w:t>
            </w:r>
          </w:p>
        </w:tc>
        <w:tc>
          <w:tcPr>
            <w:tcW w:w="5340" w:type="dxa"/>
          </w:tcPr>
          <w:p w14:paraId="1B3E6FE0" w14:textId="77777777" w:rsidR="00812A93" w:rsidRPr="00326383" w:rsidRDefault="00812A93" w:rsidP="00FC4DF7">
            <w:pPr>
              <w:pStyle w:val="u5"/>
              <w:spacing w:before="24" w:after="24"/>
              <w:ind w:firstLineChars="0" w:firstLine="0"/>
              <w:jc w:val="left"/>
            </w:pPr>
            <w:r>
              <w:rPr>
                <w:rFonts w:hint="eastAsia"/>
              </w:rPr>
              <w:t>使用</w:t>
            </w:r>
            <w:r w:rsidRPr="00326383">
              <w:t>symbol ::= expression</w:t>
            </w:r>
            <w:r>
              <w:rPr>
                <w:rFonts w:hint="eastAsia"/>
              </w:rPr>
              <w:t>形式</w:t>
            </w:r>
            <w:r>
              <w:t>定义</w:t>
            </w:r>
            <w:r w:rsidRPr="00326383">
              <w:t>symbol</w:t>
            </w:r>
            <w:r>
              <w:rPr>
                <w:rFonts w:hint="eastAsia"/>
              </w:rPr>
              <w:t>语法</w:t>
            </w:r>
          </w:p>
        </w:tc>
        <w:tc>
          <w:tcPr>
            <w:tcW w:w="911" w:type="dxa"/>
          </w:tcPr>
          <w:p w14:paraId="4556B6A5" w14:textId="77777777" w:rsidR="00812A93" w:rsidRDefault="00812A93" w:rsidP="00812A93">
            <w:pPr>
              <w:pStyle w:val="u5"/>
              <w:spacing w:before="24" w:after="24"/>
              <w:ind w:firstLineChars="0" w:firstLine="0"/>
              <w:jc w:val="center"/>
            </w:pPr>
            <w:r w:rsidRPr="00326383">
              <w:t>::=</w:t>
            </w:r>
          </w:p>
        </w:tc>
      </w:tr>
      <w:tr w:rsidR="00812A93" w14:paraId="72640C5F" w14:textId="77777777" w:rsidTr="00D9399B">
        <w:trPr>
          <w:jc w:val="center"/>
        </w:trPr>
        <w:tc>
          <w:tcPr>
            <w:tcW w:w="1464" w:type="dxa"/>
          </w:tcPr>
          <w:p w14:paraId="4D9FBA1A" w14:textId="77777777" w:rsidR="00812A93" w:rsidRDefault="00812A93" w:rsidP="00812A93">
            <w:pPr>
              <w:pStyle w:val="u5"/>
              <w:spacing w:before="24" w:after="24"/>
              <w:ind w:firstLineChars="0" w:firstLine="0"/>
              <w:jc w:val="center"/>
            </w:pPr>
            <w:r>
              <w:rPr>
                <w:rFonts w:hint="eastAsia"/>
              </w:rPr>
              <w:t>可选</w:t>
            </w:r>
          </w:p>
        </w:tc>
        <w:tc>
          <w:tcPr>
            <w:tcW w:w="5340" w:type="dxa"/>
          </w:tcPr>
          <w:p w14:paraId="03B34633" w14:textId="77777777"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元素可存在</w:t>
            </w:r>
            <w:r>
              <w:t>也可不</w:t>
            </w:r>
            <w:r>
              <w:rPr>
                <w:rFonts w:hint="eastAsia"/>
              </w:rPr>
              <w:t>存在</w:t>
            </w:r>
            <w:r w:rsidR="005C3093">
              <w:rPr>
                <w:rFonts w:hint="eastAsia"/>
              </w:rPr>
              <w:t>，</w:t>
            </w:r>
            <w:r w:rsidR="005C3093">
              <w:t>即</w:t>
            </w:r>
            <w:r w:rsidR="00217824">
              <w:rPr>
                <w:rFonts w:hint="eastAsia"/>
              </w:rPr>
              <w:t>元素可重复</w:t>
            </w:r>
            <w:r w:rsidR="00217824">
              <w:rPr>
                <w:rFonts w:hint="eastAsia"/>
              </w:rPr>
              <w:t>0</w:t>
            </w:r>
            <w:r w:rsidR="00217824">
              <w:rPr>
                <w:rFonts w:hint="eastAsia"/>
              </w:rPr>
              <w:t>到</w:t>
            </w:r>
            <w:r w:rsidR="00217824">
              <w:rPr>
                <w:rFonts w:hint="eastAsia"/>
              </w:rPr>
              <w:t>1</w:t>
            </w:r>
            <w:r w:rsidR="00217824">
              <w:rPr>
                <w:rFonts w:hint="eastAsia"/>
              </w:rPr>
              <w:t>次</w:t>
            </w:r>
          </w:p>
        </w:tc>
        <w:tc>
          <w:tcPr>
            <w:tcW w:w="911" w:type="dxa"/>
          </w:tcPr>
          <w:p w14:paraId="0F98C256" w14:textId="77777777"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812A93" w14:paraId="794F4884" w14:textId="77777777" w:rsidTr="00D9399B">
        <w:trPr>
          <w:jc w:val="center"/>
        </w:trPr>
        <w:tc>
          <w:tcPr>
            <w:tcW w:w="1464" w:type="dxa"/>
          </w:tcPr>
          <w:p w14:paraId="033B7C05" w14:textId="77777777" w:rsidR="00812A93" w:rsidRDefault="00812A93" w:rsidP="00812A93">
            <w:pPr>
              <w:pStyle w:val="u5"/>
              <w:spacing w:before="24" w:after="24"/>
              <w:ind w:firstLineChars="0" w:firstLine="0"/>
              <w:jc w:val="center"/>
            </w:pPr>
            <w:r>
              <w:rPr>
                <w:rFonts w:hint="eastAsia"/>
              </w:rPr>
              <w:t>重复</w:t>
            </w:r>
          </w:p>
        </w:tc>
        <w:tc>
          <w:tcPr>
            <w:tcW w:w="5340" w:type="dxa"/>
          </w:tcPr>
          <w:p w14:paraId="1C1187B0" w14:textId="77777777" w:rsidR="00812A93" w:rsidRDefault="00812A93" w:rsidP="00FC4DF7">
            <w:pPr>
              <w:pStyle w:val="u5"/>
              <w:spacing w:before="24" w:after="24"/>
              <w:ind w:firstLineChars="0" w:firstLine="0"/>
              <w:jc w:val="left"/>
            </w:pPr>
            <w:r>
              <w:rPr>
                <w:rFonts w:hint="eastAsia"/>
              </w:rPr>
              <w:t>由</w:t>
            </w:r>
            <w:r>
              <w:t>符号</w:t>
            </w:r>
            <w:r>
              <w:t>{}</w:t>
            </w:r>
            <w:r>
              <w:rPr>
                <w:rFonts w:hint="eastAsia"/>
              </w:rPr>
              <w:t>括起</w:t>
            </w:r>
            <w:r>
              <w:t>的</w:t>
            </w:r>
            <w:r>
              <w:rPr>
                <w:rFonts w:hint="eastAsia"/>
              </w:rPr>
              <w:t>元素可重复</w:t>
            </w:r>
            <w:r>
              <w:rPr>
                <w:rFonts w:hint="eastAsia"/>
              </w:rPr>
              <w:t>0</w:t>
            </w:r>
            <w:r>
              <w:rPr>
                <w:rFonts w:hint="eastAsia"/>
              </w:rPr>
              <w:t>到</w:t>
            </w:r>
            <w:r>
              <w:t>多次</w:t>
            </w:r>
          </w:p>
        </w:tc>
        <w:tc>
          <w:tcPr>
            <w:tcW w:w="911" w:type="dxa"/>
          </w:tcPr>
          <w:p w14:paraId="678F236F" w14:textId="77777777" w:rsidR="00812A93" w:rsidRPr="00326383" w:rsidRDefault="00812A93" w:rsidP="00812A93">
            <w:pPr>
              <w:pStyle w:val="u5"/>
              <w:spacing w:before="24" w:after="24"/>
              <w:ind w:firstLineChars="0" w:firstLine="0"/>
              <w:jc w:val="center"/>
            </w:pPr>
            <w:r>
              <w:rPr>
                <w:rFonts w:hint="eastAsia"/>
              </w:rPr>
              <w:t>{</w:t>
            </w:r>
            <w:r>
              <w:t>…</w:t>
            </w:r>
            <w:r>
              <w:rPr>
                <w:rFonts w:hint="eastAsia"/>
              </w:rPr>
              <w:t>}</w:t>
            </w:r>
          </w:p>
        </w:tc>
      </w:tr>
      <w:tr w:rsidR="005C3093" w14:paraId="412C07EA" w14:textId="77777777" w:rsidTr="00D9399B">
        <w:trPr>
          <w:jc w:val="center"/>
        </w:trPr>
        <w:tc>
          <w:tcPr>
            <w:tcW w:w="1464" w:type="dxa"/>
          </w:tcPr>
          <w:p w14:paraId="719DDF12" w14:textId="77777777" w:rsidR="005C3093" w:rsidRDefault="005C3093" w:rsidP="00812A93">
            <w:pPr>
              <w:pStyle w:val="u5"/>
              <w:spacing w:before="24" w:after="24"/>
              <w:ind w:firstLineChars="0" w:firstLine="0"/>
              <w:jc w:val="center"/>
            </w:pPr>
            <w:r>
              <w:rPr>
                <w:rFonts w:hint="eastAsia"/>
              </w:rPr>
              <w:t>重复</w:t>
            </w:r>
          </w:p>
        </w:tc>
        <w:tc>
          <w:tcPr>
            <w:tcW w:w="5340" w:type="dxa"/>
          </w:tcPr>
          <w:p w14:paraId="50839DC3" w14:textId="77777777" w:rsidR="005C3093" w:rsidRDefault="00E46B2D" w:rsidP="00FC4DF7">
            <w:pPr>
              <w:pStyle w:val="u5"/>
              <w:spacing w:before="24" w:after="24"/>
              <w:ind w:firstLineChars="0" w:firstLine="0"/>
              <w:jc w:val="left"/>
            </w:pPr>
            <w:r>
              <w:rPr>
                <w:rFonts w:hint="eastAsia"/>
              </w:rPr>
              <w:t>由</w:t>
            </w:r>
            <w:r>
              <w:rPr>
                <w:rFonts w:hint="eastAsia"/>
              </w:rPr>
              <w:t>*</w:t>
            </w:r>
            <w:r>
              <w:rPr>
                <w:rFonts w:hint="eastAsia"/>
              </w:rPr>
              <w:t>标记</w:t>
            </w:r>
            <w:r>
              <w:t>的</w:t>
            </w:r>
            <w:r w:rsidR="00217824">
              <w:rPr>
                <w:rFonts w:hint="eastAsia"/>
              </w:rPr>
              <w:t>元素可重复</w:t>
            </w:r>
            <w:r w:rsidR="00217824">
              <w:rPr>
                <w:rFonts w:hint="eastAsia"/>
              </w:rPr>
              <w:t>0</w:t>
            </w:r>
            <w:r w:rsidR="00217824">
              <w:rPr>
                <w:rFonts w:hint="eastAsia"/>
              </w:rPr>
              <w:t>到</w:t>
            </w:r>
            <w:r w:rsidR="00217824">
              <w:t>多次</w:t>
            </w:r>
          </w:p>
        </w:tc>
        <w:tc>
          <w:tcPr>
            <w:tcW w:w="911" w:type="dxa"/>
          </w:tcPr>
          <w:p w14:paraId="64483527" w14:textId="77777777" w:rsidR="005C3093" w:rsidRDefault="005C3093" w:rsidP="00812A93">
            <w:pPr>
              <w:pStyle w:val="u5"/>
              <w:spacing w:before="24" w:after="24"/>
              <w:ind w:firstLineChars="0" w:firstLine="0"/>
              <w:jc w:val="center"/>
            </w:pPr>
            <w:r>
              <w:rPr>
                <w:rFonts w:hint="eastAsia"/>
              </w:rPr>
              <w:t>*</w:t>
            </w:r>
          </w:p>
        </w:tc>
      </w:tr>
      <w:tr w:rsidR="005C3093" w14:paraId="4E86395B" w14:textId="77777777" w:rsidTr="00D9399B">
        <w:trPr>
          <w:jc w:val="center"/>
        </w:trPr>
        <w:tc>
          <w:tcPr>
            <w:tcW w:w="1464" w:type="dxa"/>
          </w:tcPr>
          <w:p w14:paraId="51386151" w14:textId="77777777" w:rsidR="005C3093" w:rsidRDefault="005C3093" w:rsidP="00812A93">
            <w:pPr>
              <w:pStyle w:val="u5"/>
              <w:spacing w:before="24" w:after="24"/>
              <w:ind w:firstLineChars="0" w:firstLine="0"/>
              <w:jc w:val="center"/>
            </w:pPr>
            <w:r>
              <w:rPr>
                <w:rFonts w:hint="eastAsia"/>
              </w:rPr>
              <w:t>重复</w:t>
            </w:r>
          </w:p>
        </w:tc>
        <w:tc>
          <w:tcPr>
            <w:tcW w:w="5340" w:type="dxa"/>
          </w:tcPr>
          <w:p w14:paraId="7AFA3AF0" w14:textId="77777777" w:rsidR="005C3093" w:rsidRDefault="00E46B2D" w:rsidP="00E46B2D">
            <w:pPr>
              <w:pStyle w:val="u5"/>
              <w:spacing w:before="24" w:after="24"/>
              <w:ind w:firstLineChars="0" w:firstLine="0"/>
              <w:jc w:val="left"/>
            </w:pPr>
            <w:r>
              <w:rPr>
                <w:rFonts w:hint="eastAsia"/>
              </w:rPr>
              <w:t>由</w:t>
            </w:r>
            <w:r>
              <w:t>+</w:t>
            </w:r>
            <w:r>
              <w:rPr>
                <w:rFonts w:hint="eastAsia"/>
              </w:rPr>
              <w:t>标记</w:t>
            </w:r>
            <w:r>
              <w:t>的</w:t>
            </w:r>
            <w:r w:rsidR="00217824">
              <w:rPr>
                <w:rFonts w:hint="eastAsia"/>
              </w:rPr>
              <w:t>元素可重复</w:t>
            </w:r>
            <w:r w:rsidR="00217824">
              <w:t>1</w:t>
            </w:r>
            <w:r w:rsidR="00217824">
              <w:rPr>
                <w:rFonts w:hint="eastAsia"/>
              </w:rPr>
              <w:t>到</w:t>
            </w:r>
            <w:r w:rsidR="00217824">
              <w:t>多次</w:t>
            </w:r>
          </w:p>
        </w:tc>
        <w:tc>
          <w:tcPr>
            <w:tcW w:w="911" w:type="dxa"/>
          </w:tcPr>
          <w:p w14:paraId="6CB3F335" w14:textId="77777777" w:rsidR="005C3093" w:rsidRDefault="005C3093" w:rsidP="00812A93">
            <w:pPr>
              <w:pStyle w:val="u5"/>
              <w:spacing w:before="24" w:after="24"/>
              <w:ind w:firstLineChars="0" w:firstLine="0"/>
              <w:jc w:val="center"/>
            </w:pPr>
            <w:r>
              <w:rPr>
                <w:rFonts w:hint="eastAsia"/>
              </w:rPr>
              <w:t>+</w:t>
            </w:r>
          </w:p>
        </w:tc>
      </w:tr>
      <w:tr w:rsidR="00812A93" w14:paraId="5095E1D9" w14:textId="77777777" w:rsidTr="00D9399B">
        <w:trPr>
          <w:jc w:val="center"/>
        </w:trPr>
        <w:tc>
          <w:tcPr>
            <w:tcW w:w="1464" w:type="dxa"/>
          </w:tcPr>
          <w:p w14:paraId="0E5330B4" w14:textId="77777777" w:rsidR="00812A93" w:rsidRDefault="00812A93" w:rsidP="00812A93">
            <w:pPr>
              <w:pStyle w:val="u5"/>
              <w:spacing w:before="24" w:after="24"/>
              <w:ind w:firstLineChars="0" w:firstLine="0"/>
              <w:jc w:val="center"/>
            </w:pPr>
            <w:r>
              <w:rPr>
                <w:rFonts w:hint="eastAsia"/>
              </w:rPr>
              <w:t>代替</w:t>
            </w:r>
          </w:p>
        </w:tc>
        <w:tc>
          <w:tcPr>
            <w:tcW w:w="5340" w:type="dxa"/>
          </w:tcPr>
          <w:p w14:paraId="2880184C" w14:textId="77777777" w:rsidR="00812A93" w:rsidRDefault="00812A93" w:rsidP="00FC4DF7">
            <w:pPr>
              <w:pStyle w:val="u5"/>
              <w:spacing w:before="24" w:after="24"/>
              <w:ind w:firstLineChars="0" w:firstLine="0"/>
              <w:jc w:val="left"/>
            </w:pPr>
            <w:r>
              <w:t>符号</w:t>
            </w:r>
            <w:r>
              <w:rPr>
                <w:rFonts w:hint="eastAsia"/>
              </w:rPr>
              <w:t>|</w:t>
            </w:r>
            <w:r>
              <w:t>左右元素</w:t>
            </w:r>
            <w:r>
              <w:rPr>
                <w:rFonts w:hint="eastAsia"/>
              </w:rPr>
              <w:t>存在代替</w:t>
            </w:r>
            <w:r>
              <w:t>关系</w:t>
            </w:r>
          </w:p>
        </w:tc>
        <w:tc>
          <w:tcPr>
            <w:tcW w:w="911" w:type="dxa"/>
          </w:tcPr>
          <w:p w14:paraId="5530EA35" w14:textId="77777777" w:rsidR="00812A93" w:rsidRDefault="00812A93" w:rsidP="00812A93">
            <w:pPr>
              <w:pStyle w:val="u5"/>
              <w:spacing w:before="24" w:after="24"/>
              <w:ind w:firstLineChars="0" w:firstLine="0"/>
              <w:jc w:val="center"/>
            </w:pPr>
            <w:r>
              <w:rPr>
                <w:rFonts w:hint="eastAsia"/>
              </w:rPr>
              <w:t>|</w:t>
            </w:r>
          </w:p>
        </w:tc>
      </w:tr>
      <w:tr w:rsidR="00812A93" w14:paraId="4B2E7081" w14:textId="77777777" w:rsidTr="00D9399B">
        <w:trPr>
          <w:jc w:val="center"/>
        </w:trPr>
        <w:tc>
          <w:tcPr>
            <w:tcW w:w="1464" w:type="dxa"/>
          </w:tcPr>
          <w:p w14:paraId="21061F92" w14:textId="77777777" w:rsidR="00812A93" w:rsidRDefault="00812A93" w:rsidP="00812A93">
            <w:pPr>
              <w:pStyle w:val="u5"/>
              <w:spacing w:before="24" w:after="24"/>
              <w:ind w:firstLineChars="0" w:firstLine="0"/>
              <w:jc w:val="center"/>
            </w:pPr>
            <w:r>
              <w:rPr>
                <w:rFonts w:hint="eastAsia"/>
              </w:rPr>
              <w:t>排除</w:t>
            </w:r>
          </w:p>
        </w:tc>
        <w:tc>
          <w:tcPr>
            <w:tcW w:w="5340" w:type="dxa"/>
          </w:tcPr>
          <w:p w14:paraId="02F5E06F" w14:textId="77777777" w:rsidR="00812A93" w:rsidRPr="00FC4DF7" w:rsidRDefault="00FC4DF7" w:rsidP="00FC4DF7">
            <w:pPr>
              <w:pStyle w:val="u5"/>
              <w:spacing w:before="24" w:after="24"/>
              <w:ind w:firstLineChars="0" w:firstLine="0"/>
              <w:jc w:val="left"/>
            </w:pPr>
            <w:r>
              <w:t>A-</w:t>
            </w:r>
            <w:r w:rsidRPr="00FC4DF7">
              <w:t>B</w:t>
            </w:r>
            <w:r>
              <w:t xml:space="preserve"> </w:t>
            </w:r>
            <w:r>
              <w:rPr>
                <w:rFonts w:hint="eastAsia"/>
              </w:rPr>
              <w:t>匹配</w:t>
            </w:r>
            <w:r>
              <w:t>任何</w:t>
            </w:r>
            <w:r>
              <w:rPr>
                <w:rFonts w:hint="eastAsia"/>
              </w:rPr>
              <w:t>在</w:t>
            </w:r>
            <w:r>
              <w:rPr>
                <w:rFonts w:hint="eastAsia"/>
              </w:rPr>
              <w:t>A</w:t>
            </w:r>
            <w:r>
              <w:rPr>
                <w:rFonts w:hint="eastAsia"/>
              </w:rPr>
              <w:t>集合</w:t>
            </w:r>
            <w:r>
              <w:t>但</w:t>
            </w:r>
            <w:r>
              <w:rPr>
                <w:rFonts w:hint="eastAsia"/>
              </w:rPr>
              <w:t>不包括</w:t>
            </w:r>
            <w:r>
              <w:rPr>
                <w:rFonts w:hint="eastAsia"/>
              </w:rPr>
              <w:t>B</w:t>
            </w:r>
            <w:r>
              <w:rPr>
                <w:rFonts w:hint="eastAsia"/>
              </w:rPr>
              <w:t>集合</w:t>
            </w:r>
            <w:r w:rsidR="0025131D">
              <w:rPr>
                <w:rFonts w:hint="eastAsia"/>
              </w:rPr>
              <w:t>的</w:t>
            </w:r>
            <w:r>
              <w:rPr>
                <w:rFonts w:hint="eastAsia"/>
              </w:rPr>
              <w:t>元素</w:t>
            </w:r>
          </w:p>
        </w:tc>
        <w:tc>
          <w:tcPr>
            <w:tcW w:w="911" w:type="dxa"/>
          </w:tcPr>
          <w:p w14:paraId="2DAFC53D" w14:textId="77777777" w:rsidR="00812A93" w:rsidRDefault="00812A93" w:rsidP="00812A93">
            <w:pPr>
              <w:pStyle w:val="u5"/>
              <w:spacing w:before="24" w:after="24"/>
              <w:ind w:firstLineChars="0" w:firstLine="0"/>
              <w:jc w:val="center"/>
            </w:pPr>
            <w:r>
              <w:rPr>
                <w:rFonts w:hint="eastAsia"/>
              </w:rPr>
              <w:t>-</w:t>
            </w:r>
          </w:p>
        </w:tc>
      </w:tr>
      <w:tr w:rsidR="00812A93" w14:paraId="07ADD4C5" w14:textId="77777777" w:rsidTr="00D9399B">
        <w:trPr>
          <w:jc w:val="center"/>
        </w:trPr>
        <w:tc>
          <w:tcPr>
            <w:tcW w:w="1464" w:type="dxa"/>
          </w:tcPr>
          <w:p w14:paraId="4F9EF04F" w14:textId="77777777" w:rsidR="00812A93" w:rsidRDefault="00812A93" w:rsidP="00812A93">
            <w:pPr>
              <w:pStyle w:val="u5"/>
              <w:spacing w:before="24" w:after="24"/>
              <w:ind w:firstLineChars="0" w:firstLine="0"/>
              <w:jc w:val="center"/>
            </w:pPr>
            <w:r>
              <w:rPr>
                <w:rFonts w:hint="eastAsia"/>
              </w:rPr>
              <w:t>分组</w:t>
            </w:r>
          </w:p>
        </w:tc>
        <w:tc>
          <w:tcPr>
            <w:tcW w:w="5340" w:type="dxa"/>
          </w:tcPr>
          <w:p w14:paraId="1F75F2AC" w14:textId="77777777" w:rsidR="00812A93" w:rsidRDefault="00812A93" w:rsidP="00FC4DF7">
            <w:pPr>
              <w:pStyle w:val="u5"/>
              <w:spacing w:before="24" w:after="24"/>
              <w:ind w:firstLineChars="0" w:firstLine="0"/>
              <w:jc w:val="left"/>
            </w:pPr>
            <w:r>
              <w:rPr>
                <w:rFonts w:hint="eastAsia"/>
              </w:rPr>
              <w:t>由</w:t>
            </w:r>
            <w:r>
              <w:t>符号</w:t>
            </w:r>
            <w:r>
              <w:rPr>
                <w:rFonts w:hint="eastAsia"/>
              </w:rPr>
              <w:t>()</w:t>
            </w:r>
            <w:r>
              <w:rPr>
                <w:rFonts w:hint="eastAsia"/>
              </w:rPr>
              <w:t>括起</w:t>
            </w:r>
            <w:r>
              <w:t>的</w:t>
            </w:r>
            <w:r>
              <w:rPr>
                <w:rFonts w:hint="eastAsia"/>
              </w:rPr>
              <w:t>元素作为</w:t>
            </w:r>
            <w:r>
              <w:t>整体处理</w:t>
            </w:r>
          </w:p>
        </w:tc>
        <w:tc>
          <w:tcPr>
            <w:tcW w:w="911" w:type="dxa"/>
          </w:tcPr>
          <w:p w14:paraId="0AEB8083" w14:textId="77777777" w:rsidR="00812A93" w:rsidRDefault="00812A93" w:rsidP="00812A93">
            <w:pPr>
              <w:pStyle w:val="u5"/>
              <w:spacing w:before="24" w:after="24"/>
              <w:ind w:firstLineChars="0" w:firstLine="0"/>
              <w:jc w:val="center"/>
            </w:pPr>
            <w:r>
              <w:t>(…)</w:t>
            </w:r>
          </w:p>
        </w:tc>
      </w:tr>
      <w:tr w:rsidR="00812A93" w14:paraId="7E15BB19" w14:textId="77777777" w:rsidTr="00D9399B">
        <w:trPr>
          <w:jc w:val="center"/>
        </w:trPr>
        <w:tc>
          <w:tcPr>
            <w:tcW w:w="1464" w:type="dxa"/>
          </w:tcPr>
          <w:p w14:paraId="32C83F5E" w14:textId="77777777" w:rsidR="00812A93" w:rsidRDefault="00812A93" w:rsidP="00812A93">
            <w:pPr>
              <w:pStyle w:val="u5"/>
              <w:spacing w:before="24" w:after="24"/>
              <w:ind w:firstLineChars="0" w:firstLine="0"/>
              <w:jc w:val="center"/>
            </w:pPr>
            <w:r>
              <w:rPr>
                <w:rFonts w:hint="eastAsia"/>
              </w:rPr>
              <w:t>终结字符串</w:t>
            </w:r>
          </w:p>
        </w:tc>
        <w:tc>
          <w:tcPr>
            <w:tcW w:w="5340" w:type="dxa"/>
          </w:tcPr>
          <w:p w14:paraId="4733BCA9" w14:textId="77777777" w:rsidR="00812A93" w:rsidRDefault="00812A93" w:rsidP="00FC4DF7">
            <w:pPr>
              <w:pStyle w:val="u5"/>
              <w:spacing w:before="24" w:after="24"/>
              <w:ind w:firstLineChars="0" w:firstLine="0"/>
              <w:jc w:val="left"/>
            </w:pPr>
            <w:r>
              <w:rPr>
                <w:rFonts w:hint="eastAsia"/>
              </w:rPr>
              <w:t>由</w:t>
            </w:r>
            <w:r>
              <w:t>符号</w:t>
            </w:r>
            <w:r>
              <w:t>''</w:t>
            </w:r>
            <w:r>
              <w:rPr>
                <w:rFonts w:hint="eastAsia"/>
              </w:rPr>
              <w:t>或</w:t>
            </w:r>
            <w:r>
              <w:t>""</w:t>
            </w:r>
            <w:r>
              <w:rPr>
                <w:rFonts w:hint="eastAsia"/>
              </w:rPr>
              <w:t>括起的</w:t>
            </w:r>
            <w:r>
              <w:t>元素</w:t>
            </w:r>
            <w:r>
              <w:rPr>
                <w:rFonts w:hint="eastAsia"/>
              </w:rPr>
              <w:t>作为</w:t>
            </w:r>
            <w:r>
              <w:t>一个字符串出现，不</w:t>
            </w:r>
            <w:r>
              <w:rPr>
                <w:rFonts w:hint="eastAsia"/>
              </w:rPr>
              <w:t>再</w:t>
            </w:r>
            <w:r>
              <w:t>有任何延伸定义</w:t>
            </w:r>
          </w:p>
        </w:tc>
        <w:tc>
          <w:tcPr>
            <w:tcW w:w="911" w:type="dxa"/>
          </w:tcPr>
          <w:p w14:paraId="26D96C1F" w14:textId="77777777" w:rsidR="00812A93" w:rsidRPr="004772F3" w:rsidRDefault="00812A93" w:rsidP="00812A93">
            <w:pPr>
              <w:pStyle w:val="u5"/>
              <w:spacing w:before="24" w:after="24"/>
              <w:ind w:firstLineChars="0" w:firstLine="0"/>
              <w:jc w:val="center"/>
            </w:pPr>
            <w:r>
              <w:t>'</w:t>
            </w:r>
            <w:r w:rsidRPr="004772F3">
              <w:t>.</w:t>
            </w:r>
            <w:r>
              <w:t>..</w:t>
            </w:r>
            <w:r w:rsidRPr="004772F3">
              <w:t xml:space="preserve">' </w:t>
            </w:r>
            <w:r w:rsidRPr="004772F3">
              <w:rPr>
                <w:rFonts w:hint="eastAsia"/>
              </w:rPr>
              <w:t>或</w:t>
            </w:r>
            <w:r w:rsidRPr="004772F3">
              <w:rPr>
                <w:rFonts w:hint="eastAsia"/>
              </w:rPr>
              <w:t xml:space="preserve"> </w:t>
            </w:r>
            <w:r>
              <w:t>"...</w:t>
            </w:r>
            <w:r w:rsidRPr="004772F3">
              <w:t>"</w:t>
            </w:r>
          </w:p>
        </w:tc>
      </w:tr>
    </w:tbl>
    <w:p w14:paraId="22B7A61F" w14:textId="77777777" w:rsidR="00001A0A" w:rsidRDefault="00326383" w:rsidP="00812A93">
      <w:pPr>
        <w:pStyle w:val="u5"/>
        <w:spacing w:before="24" w:after="24"/>
        <w:ind w:firstLine="480"/>
      </w:pPr>
      <w:r>
        <w:rPr>
          <w:rFonts w:hint="eastAsia"/>
        </w:rPr>
        <w:t>在</w:t>
      </w:r>
      <w:r>
        <w:rPr>
          <w:rFonts w:hint="eastAsia"/>
        </w:rPr>
        <w:t>BNF</w:t>
      </w:r>
      <w:r>
        <w:rPr>
          <w:rFonts w:hint="eastAsia"/>
        </w:rPr>
        <w:t>基础上主要扩展了</w:t>
      </w:r>
      <w:r>
        <w:t>如下规则：</w:t>
      </w:r>
    </w:p>
    <w:p w14:paraId="7A6CA66F" w14:textId="77777777" w:rsidR="00924A19" w:rsidRPr="00326383" w:rsidRDefault="00924A19" w:rsidP="00136D40">
      <w:pPr>
        <w:pStyle w:val="u5"/>
        <w:numPr>
          <w:ilvl w:val="0"/>
          <w:numId w:val="49"/>
        </w:numPr>
        <w:spacing w:before="24" w:after="24"/>
        <w:ind w:firstLineChars="0"/>
      </w:pPr>
      <w:r w:rsidRPr="009223AE">
        <w:rPr>
          <w:b/>
        </w:rPr>
        <w:t>终结符被严格的包围在引号</w:t>
      </w:r>
      <w:r w:rsidRPr="009223AE">
        <w:rPr>
          <w:b/>
        </w:rPr>
        <w:t xml:space="preserve">"..." </w:t>
      </w:r>
      <w:r w:rsidRPr="009223AE">
        <w:rPr>
          <w:b/>
        </w:rPr>
        <w:t>或</w:t>
      </w:r>
      <w:r w:rsidR="00326383" w:rsidRPr="009223AE">
        <w:rPr>
          <w:b/>
        </w:rPr>
        <w:t xml:space="preserve"> '...'</w:t>
      </w:r>
      <w:r w:rsidRPr="009223AE">
        <w:rPr>
          <w:b/>
        </w:rPr>
        <w:t xml:space="preserve"> </w:t>
      </w:r>
      <w:r w:rsidRPr="009223AE">
        <w:rPr>
          <w:b/>
        </w:rPr>
        <w:t>中</w:t>
      </w:r>
      <w:r w:rsidR="00326383">
        <w:rPr>
          <w:rFonts w:hint="eastAsia"/>
        </w:rPr>
        <w:t>，</w:t>
      </w:r>
      <w:r w:rsidRPr="00326383">
        <w:t>给非终结符的尖括号</w:t>
      </w:r>
      <w:r w:rsidRPr="00326383">
        <w:t>"</w:t>
      </w:r>
      <w:r w:rsidR="00326383">
        <w:t>&lt;...&gt;"</w:t>
      </w:r>
      <w:r w:rsidRPr="00326383">
        <w:t>可以省略</w:t>
      </w:r>
      <w:r w:rsidR="00326383">
        <w:rPr>
          <w:rFonts w:hint="eastAsia"/>
        </w:rPr>
        <w:t>；</w:t>
      </w:r>
    </w:p>
    <w:p w14:paraId="3539F2DA" w14:textId="77777777" w:rsidR="002A18D0" w:rsidRPr="00924A19" w:rsidRDefault="00077639" w:rsidP="002A18D0">
      <w:pPr>
        <w:pStyle w:val="u5"/>
        <w:numPr>
          <w:ilvl w:val="0"/>
          <w:numId w:val="49"/>
        </w:numPr>
        <w:spacing w:before="24" w:after="24"/>
        <w:ind w:firstLineChars="0"/>
      </w:pPr>
      <w:r>
        <w:t>进一步</w:t>
      </w:r>
      <w:r w:rsidR="00924A19" w:rsidRPr="00326383">
        <w:t>提供了</w:t>
      </w:r>
      <w:r w:rsidR="00924A19" w:rsidRPr="00077639">
        <w:rPr>
          <w:b/>
        </w:rPr>
        <w:t>定义</w:t>
      </w:r>
      <w:r w:rsidR="00924A19" w:rsidRPr="005C3093">
        <w:rPr>
          <w:b/>
        </w:rPr>
        <w:t>重复次数</w:t>
      </w:r>
      <w:r w:rsidR="005C3093">
        <w:rPr>
          <w:rFonts w:hint="eastAsia"/>
          <w:b/>
        </w:rPr>
        <w:t>（</w:t>
      </w:r>
      <w:r w:rsidR="005C3093">
        <w:rPr>
          <w:rFonts w:hint="eastAsia"/>
          <w:b/>
        </w:rPr>
        <w:t>*</w:t>
      </w:r>
      <w:r w:rsidR="005C3093">
        <w:rPr>
          <w:rFonts w:hint="eastAsia"/>
          <w:b/>
        </w:rPr>
        <w:t>、</w:t>
      </w:r>
      <w:r w:rsidR="005C3093">
        <w:rPr>
          <w:b/>
        </w:rPr>
        <w:t>+</w:t>
      </w:r>
      <w:r w:rsidR="005C3093">
        <w:rPr>
          <w:rFonts w:hint="eastAsia"/>
          <w:b/>
        </w:rPr>
        <w:t>、</w:t>
      </w:r>
      <w:r w:rsidR="005C3093">
        <w:rPr>
          <w:b/>
        </w:rPr>
        <w:t>[]</w:t>
      </w:r>
      <w:r w:rsidR="005C3093">
        <w:rPr>
          <w:rFonts w:hint="eastAsia"/>
          <w:b/>
        </w:rPr>
        <w:t>）</w:t>
      </w:r>
      <w:r w:rsidR="00924A19" w:rsidRPr="00326383">
        <w:t>，排除选择和注释等的增强机制。</w:t>
      </w:r>
    </w:p>
    <w:p w14:paraId="0B2658DC" w14:textId="77777777" w:rsidR="00CF26D8" w:rsidRDefault="00924A19" w:rsidP="00CF26D8">
      <w:pPr>
        <w:pStyle w:val="u5"/>
        <w:spacing w:before="24" w:after="24"/>
        <w:ind w:firstLine="480"/>
      </w:pPr>
      <w:r>
        <w:rPr>
          <w:rFonts w:hint="eastAsia"/>
        </w:rPr>
        <w:t>行为</w:t>
      </w:r>
      <w:r w:rsidRPr="00B96881">
        <w:rPr>
          <w:rFonts w:hint="eastAsia"/>
        </w:rPr>
        <w:t>约束</w:t>
      </w:r>
      <w:r w:rsidR="00427B13">
        <w:rPr>
          <w:rFonts w:hint="eastAsia"/>
        </w:rPr>
        <w:t>语法</w:t>
      </w:r>
      <w:r w:rsidR="00427B13">
        <w:t>如下所示：</w:t>
      </w:r>
    </w:p>
    <w:tbl>
      <w:tblPr>
        <w:tblStyle w:val="afff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47"/>
        <w:gridCol w:w="495"/>
        <w:gridCol w:w="5611"/>
      </w:tblGrid>
      <w:tr w:rsidR="00CF26D8" w14:paraId="45088ED3" w14:textId="77777777" w:rsidTr="009C742B">
        <w:tc>
          <w:tcPr>
            <w:tcW w:w="2047" w:type="dxa"/>
          </w:tcPr>
          <w:p w14:paraId="592BA438" w14:textId="77777777" w:rsidR="00CF26D8" w:rsidRDefault="00CF26D8" w:rsidP="004527D7">
            <w:pPr>
              <w:pStyle w:val="u5"/>
              <w:spacing w:before="24" w:after="24"/>
              <w:ind w:firstLineChars="0" w:firstLine="0"/>
              <w:jc w:val="right"/>
            </w:pPr>
            <w:r>
              <w:rPr>
                <w:rFonts w:hint="eastAsia"/>
              </w:rPr>
              <w:t>&lt;</w:t>
            </w:r>
            <w:r w:rsidRPr="00907194">
              <w:t>Constrain</w:t>
            </w:r>
            <w:r w:rsidR="009C742B">
              <w:rPr>
                <w:rFonts w:hint="eastAsia"/>
              </w:rPr>
              <w:t>t</w:t>
            </w:r>
            <w:r>
              <w:t>&gt;</w:t>
            </w:r>
          </w:p>
        </w:tc>
        <w:tc>
          <w:tcPr>
            <w:tcW w:w="495" w:type="dxa"/>
          </w:tcPr>
          <w:p w14:paraId="7A47F04D" w14:textId="77777777" w:rsidR="00CF26D8" w:rsidRDefault="00CF26D8" w:rsidP="004527D7">
            <w:pPr>
              <w:pStyle w:val="u5"/>
              <w:spacing w:before="24" w:after="24"/>
              <w:ind w:firstLineChars="0" w:firstLine="0"/>
              <w:jc w:val="center"/>
            </w:pPr>
            <w:r>
              <w:t>::=</w:t>
            </w:r>
          </w:p>
        </w:tc>
        <w:tc>
          <w:tcPr>
            <w:tcW w:w="5611" w:type="dxa"/>
          </w:tcPr>
          <w:p w14:paraId="34DAB2C2" w14:textId="77777777" w:rsidR="00CF26D8" w:rsidRPr="00CF26D8" w:rsidRDefault="00CF26D8" w:rsidP="001C50C6">
            <w:pPr>
              <w:pStyle w:val="u5"/>
              <w:spacing w:before="24" w:after="24"/>
              <w:ind w:firstLineChars="0" w:firstLine="0"/>
              <w:jc w:val="left"/>
            </w:pPr>
            <w:r w:rsidRPr="00CF26D8">
              <w:t>'</w:t>
            </w:r>
            <w:r w:rsidRPr="00CF26D8">
              <w:rPr>
                <w:rFonts w:cs="Times New Roman"/>
              </w:rPr>
              <w:t>{</w:t>
            </w:r>
            <w:r w:rsidRPr="00CF26D8">
              <w:t>'</w:t>
            </w:r>
            <w:r w:rsidRPr="00CF26D8">
              <w:rPr>
                <w:rFonts w:cs="Times New Roman"/>
              </w:rPr>
              <w:t xml:space="preserve"> (</w:t>
            </w:r>
            <w:r w:rsidRPr="00CF26D8">
              <w:rPr>
                <w:rFonts w:cs="Times New Roman" w:hint="eastAsia"/>
              </w:rPr>
              <w:t>(</w:t>
            </w:r>
            <w:r w:rsidRPr="00CF26D8">
              <w:t xml:space="preserve">'"paraRelation":' &lt;ValuePR&gt; ',' '"ipRegion":' &lt;ValueIR&gt; ',' '"invokeOp":' &lt;ValueIO&gt; ',' '"preOp":' &lt;ValuePO&gt; ',' '"Iteration":' &lt;ValueI&gt;) </w:t>
            </w:r>
            <w:r w:rsidRPr="00CF26D8">
              <w:rPr>
                <w:b/>
              </w:rPr>
              <w:t>|</w:t>
            </w:r>
            <w:r w:rsidRPr="00CF26D8">
              <w:t xml:space="preserve"> ('"eTime":' &lt;eDate&gt;)) '</w:t>
            </w:r>
            <w:r w:rsidRPr="00CF26D8">
              <w:rPr>
                <w:rFonts w:cs="Times New Roman"/>
              </w:rPr>
              <w:t>}</w:t>
            </w:r>
            <w:r w:rsidRPr="00CF26D8">
              <w:t>'</w:t>
            </w:r>
          </w:p>
        </w:tc>
      </w:tr>
      <w:tr w:rsidR="00CF26D8" w14:paraId="64A05CCC" w14:textId="77777777" w:rsidTr="009C742B">
        <w:tc>
          <w:tcPr>
            <w:tcW w:w="2047" w:type="dxa"/>
          </w:tcPr>
          <w:p w14:paraId="745C0007" w14:textId="77777777" w:rsidR="00CF26D8" w:rsidRDefault="00CF26D8" w:rsidP="004527D7">
            <w:pPr>
              <w:pStyle w:val="u5"/>
              <w:spacing w:before="24" w:after="24"/>
              <w:ind w:firstLineChars="0" w:firstLine="0"/>
              <w:jc w:val="right"/>
            </w:pPr>
            <w:r>
              <w:rPr>
                <w:rFonts w:hint="eastAsia"/>
              </w:rPr>
              <w:t>&lt;</w:t>
            </w:r>
            <w:r w:rsidRPr="00CF26D8">
              <w:t>ValuePR</w:t>
            </w:r>
            <w:r>
              <w:t>&gt;</w:t>
            </w:r>
          </w:p>
        </w:tc>
        <w:tc>
          <w:tcPr>
            <w:tcW w:w="495" w:type="dxa"/>
          </w:tcPr>
          <w:p w14:paraId="087A0269" w14:textId="77777777" w:rsidR="00CF26D8" w:rsidRDefault="00352B4A" w:rsidP="004527D7">
            <w:pPr>
              <w:pStyle w:val="u5"/>
              <w:spacing w:before="24" w:after="24"/>
              <w:ind w:firstLineChars="0" w:firstLine="0"/>
              <w:jc w:val="center"/>
            </w:pPr>
            <w:r>
              <w:t>::=</w:t>
            </w:r>
          </w:p>
        </w:tc>
        <w:tc>
          <w:tcPr>
            <w:tcW w:w="5611" w:type="dxa"/>
          </w:tcPr>
          <w:p w14:paraId="4BBB1EFB" w14:textId="77777777" w:rsidR="00CF26D8" w:rsidRDefault="00CF26D8" w:rsidP="001C50C6">
            <w:pPr>
              <w:pStyle w:val="u5"/>
              <w:spacing w:before="24" w:after="24"/>
              <w:ind w:firstLineChars="0" w:firstLine="0"/>
              <w:jc w:val="left"/>
            </w:pPr>
            <w:r w:rsidRPr="00CF26D8">
              <w:t xml:space="preserve">'[' ']' </w:t>
            </w:r>
            <w:r w:rsidRPr="00CF26D8">
              <w:rPr>
                <w:b/>
              </w:rPr>
              <w:t>|</w:t>
            </w:r>
            <w:r w:rsidRPr="00CF26D8">
              <w:t xml:space="preserve"> '['&lt;ElementsPR&gt;']'</w:t>
            </w:r>
          </w:p>
        </w:tc>
      </w:tr>
      <w:tr w:rsidR="00CF26D8" w14:paraId="6C90E44E" w14:textId="77777777" w:rsidTr="009C742B">
        <w:tc>
          <w:tcPr>
            <w:tcW w:w="2047" w:type="dxa"/>
          </w:tcPr>
          <w:p w14:paraId="7714E13D" w14:textId="77777777" w:rsidR="00CF26D8" w:rsidRDefault="00CF26D8" w:rsidP="004527D7">
            <w:pPr>
              <w:pStyle w:val="u5"/>
              <w:spacing w:before="24" w:after="24"/>
              <w:ind w:firstLineChars="0" w:firstLine="0"/>
              <w:jc w:val="right"/>
            </w:pPr>
            <w:r>
              <w:rPr>
                <w:rFonts w:hint="eastAsia"/>
              </w:rPr>
              <w:t>&lt;</w:t>
            </w:r>
            <w:r w:rsidRPr="00CF26D8">
              <w:t>ElementsPR</w:t>
            </w:r>
            <w:r>
              <w:t>&gt;</w:t>
            </w:r>
          </w:p>
        </w:tc>
        <w:tc>
          <w:tcPr>
            <w:tcW w:w="495" w:type="dxa"/>
          </w:tcPr>
          <w:p w14:paraId="7711C6E9" w14:textId="77777777" w:rsidR="00CF26D8" w:rsidRDefault="00352B4A" w:rsidP="004527D7">
            <w:pPr>
              <w:pStyle w:val="u5"/>
              <w:spacing w:before="24" w:after="24"/>
              <w:ind w:firstLineChars="0" w:firstLine="0"/>
              <w:jc w:val="center"/>
            </w:pPr>
            <w:r>
              <w:t>::=</w:t>
            </w:r>
          </w:p>
        </w:tc>
        <w:tc>
          <w:tcPr>
            <w:tcW w:w="5611" w:type="dxa"/>
          </w:tcPr>
          <w:p w14:paraId="0008CC43" w14:textId="77777777" w:rsidR="00CF26D8" w:rsidRDefault="00CF26D8" w:rsidP="00FB3C97">
            <w:pPr>
              <w:pStyle w:val="u5"/>
              <w:spacing w:before="24" w:after="24"/>
              <w:ind w:firstLineChars="0" w:firstLine="0"/>
              <w:jc w:val="left"/>
            </w:pPr>
            <w:r w:rsidRPr="00CF26D8">
              <w:t>&lt;Relation</w:t>
            </w:r>
            <w:r w:rsidR="00FB3C97">
              <w:t>ship</w:t>
            </w:r>
            <w:r w:rsidRPr="00CF26D8">
              <w:t xml:space="preserve">&gt; </w:t>
            </w:r>
            <w:r w:rsidRPr="00CF26D8">
              <w:rPr>
                <w:b/>
              </w:rPr>
              <w:t>|</w:t>
            </w:r>
            <w:r w:rsidRPr="00CF26D8">
              <w:t xml:space="preserve"> &lt;Relation</w:t>
            </w:r>
            <w:r w:rsidR="00FB3C97">
              <w:t>ship</w:t>
            </w:r>
            <w:r w:rsidRPr="00CF26D8">
              <w:t>&gt; ',' &lt;ElementsPR&gt;</w:t>
            </w:r>
          </w:p>
        </w:tc>
      </w:tr>
      <w:tr w:rsidR="00CF26D8" w14:paraId="276B1CDF" w14:textId="77777777" w:rsidTr="009C742B">
        <w:tc>
          <w:tcPr>
            <w:tcW w:w="2047" w:type="dxa"/>
          </w:tcPr>
          <w:p w14:paraId="0D93667F" w14:textId="77777777" w:rsidR="00CF26D8" w:rsidRDefault="00CF26D8" w:rsidP="00FB3C97">
            <w:pPr>
              <w:pStyle w:val="u5"/>
              <w:spacing w:before="24" w:after="24"/>
              <w:ind w:firstLineChars="0" w:firstLine="0"/>
              <w:jc w:val="right"/>
            </w:pPr>
            <w:r w:rsidRPr="00CF26D8">
              <w:t>&lt;</w:t>
            </w:r>
            <w:r w:rsidRPr="00FB3C97">
              <w:t>Relation</w:t>
            </w:r>
            <w:r w:rsidR="00FB3C97" w:rsidRPr="00FB3C97">
              <w:t>ship</w:t>
            </w:r>
            <w:r w:rsidRPr="00CF26D8">
              <w:t>&gt;</w:t>
            </w:r>
          </w:p>
        </w:tc>
        <w:tc>
          <w:tcPr>
            <w:tcW w:w="495" w:type="dxa"/>
          </w:tcPr>
          <w:p w14:paraId="6ACFD573" w14:textId="77777777" w:rsidR="00CF26D8" w:rsidRDefault="00352B4A" w:rsidP="004527D7">
            <w:pPr>
              <w:pStyle w:val="u5"/>
              <w:spacing w:before="24" w:after="24"/>
              <w:ind w:firstLineChars="0" w:firstLine="0"/>
              <w:jc w:val="center"/>
            </w:pPr>
            <w:r>
              <w:t>::=</w:t>
            </w:r>
          </w:p>
        </w:tc>
        <w:tc>
          <w:tcPr>
            <w:tcW w:w="5611" w:type="dxa"/>
          </w:tcPr>
          <w:p w14:paraId="423C8946" w14:textId="77777777" w:rsidR="00CF26D8" w:rsidRDefault="00CF26D8" w:rsidP="001C50C6">
            <w:pPr>
              <w:pStyle w:val="u5"/>
              <w:spacing w:before="24" w:after="24"/>
              <w:ind w:firstLineChars="0" w:firstLine="0"/>
              <w:jc w:val="left"/>
            </w:pPr>
            <w:r w:rsidRPr="00CF26D8">
              <w:t>'"' &lt;OpName&gt; '</w:t>
            </w:r>
            <w:r>
              <w:t>.</w:t>
            </w:r>
            <w:r w:rsidRPr="00CF26D8">
              <w:t>' &lt;OpParameter&gt;</w:t>
            </w:r>
            <w:r>
              <w:t xml:space="preserve"> </w:t>
            </w:r>
            <w:r w:rsidRPr="00CF26D8">
              <w:t>&lt;RelationSymbol&gt; &lt;OpName&gt; '</w:t>
            </w:r>
            <w:r>
              <w:t>.</w:t>
            </w:r>
            <w:r w:rsidRPr="00CF26D8">
              <w:t>' &lt;OpParameter&gt; '"'</w:t>
            </w:r>
          </w:p>
        </w:tc>
      </w:tr>
      <w:tr w:rsidR="00CF26D8" w14:paraId="3F4CE0FB" w14:textId="77777777" w:rsidTr="009C742B">
        <w:tc>
          <w:tcPr>
            <w:tcW w:w="2047" w:type="dxa"/>
          </w:tcPr>
          <w:p w14:paraId="533F53B4" w14:textId="77777777" w:rsidR="00CF26D8" w:rsidRDefault="00CF26D8" w:rsidP="004527D7">
            <w:pPr>
              <w:pStyle w:val="u5"/>
              <w:spacing w:before="24" w:after="24"/>
              <w:ind w:firstLineChars="0" w:firstLine="0"/>
              <w:jc w:val="right"/>
            </w:pPr>
            <w:r w:rsidRPr="00CF26D8">
              <w:t>&lt;RelationSymbol&gt;</w:t>
            </w:r>
          </w:p>
        </w:tc>
        <w:tc>
          <w:tcPr>
            <w:tcW w:w="495" w:type="dxa"/>
          </w:tcPr>
          <w:p w14:paraId="3F7AFF2D" w14:textId="77777777" w:rsidR="00CF26D8" w:rsidRDefault="00352B4A" w:rsidP="004527D7">
            <w:pPr>
              <w:pStyle w:val="u5"/>
              <w:spacing w:before="24" w:after="24"/>
              <w:ind w:firstLineChars="0" w:firstLine="0"/>
              <w:jc w:val="center"/>
            </w:pPr>
            <w:r>
              <w:t>::=</w:t>
            </w:r>
          </w:p>
        </w:tc>
        <w:tc>
          <w:tcPr>
            <w:tcW w:w="5611" w:type="dxa"/>
          </w:tcPr>
          <w:p w14:paraId="6C9C3291" w14:textId="77777777" w:rsidR="00CF26D8" w:rsidRDefault="00CF26D8" w:rsidP="001C50C6">
            <w:pPr>
              <w:pStyle w:val="u5"/>
              <w:spacing w:before="24" w:after="24"/>
              <w:ind w:firstLineChars="0" w:firstLine="0"/>
              <w:jc w:val="left"/>
            </w:pPr>
            <w:r w:rsidRPr="00CF26D8">
              <w:t xml:space="preserve">'=' </w:t>
            </w:r>
            <w:r w:rsidRPr="00E54BA4">
              <w:rPr>
                <w:b/>
              </w:rPr>
              <w:t>|</w:t>
            </w:r>
            <w:r w:rsidRPr="00CF26D8">
              <w:t xml:space="preserve"> '&gt;' </w:t>
            </w:r>
            <w:r w:rsidRPr="00E54BA4">
              <w:rPr>
                <w:b/>
              </w:rPr>
              <w:t>|</w:t>
            </w:r>
            <w:r w:rsidRPr="00CF26D8">
              <w:t xml:space="preserve"> '&lt;' </w:t>
            </w:r>
            <w:r w:rsidRPr="00E54BA4">
              <w:rPr>
                <w:b/>
              </w:rPr>
              <w:t>|</w:t>
            </w:r>
            <w:r w:rsidRPr="00CF26D8">
              <w:t xml:space="preserve"> '&gt;=' </w:t>
            </w:r>
            <w:r w:rsidRPr="00E54BA4">
              <w:rPr>
                <w:b/>
              </w:rPr>
              <w:t>|</w:t>
            </w:r>
            <w:r w:rsidRPr="00CF26D8">
              <w:t xml:space="preserve"> '&lt;=' </w:t>
            </w:r>
            <w:r w:rsidRPr="00E54BA4">
              <w:rPr>
                <w:b/>
              </w:rPr>
              <w:t>|</w:t>
            </w:r>
            <w:r w:rsidRPr="00CF26D8">
              <w:t xml:space="preserve"> '!='</w:t>
            </w:r>
          </w:p>
        </w:tc>
      </w:tr>
      <w:tr w:rsidR="00CF26D8" w14:paraId="0D724268" w14:textId="77777777" w:rsidTr="009C742B">
        <w:tc>
          <w:tcPr>
            <w:tcW w:w="2047" w:type="dxa"/>
          </w:tcPr>
          <w:p w14:paraId="035FE437" w14:textId="77777777" w:rsidR="00CF26D8" w:rsidRDefault="00E54BA4" w:rsidP="004527D7">
            <w:pPr>
              <w:pStyle w:val="u5"/>
              <w:spacing w:before="24" w:after="24"/>
              <w:ind w:firstLineChars="0" w:firstLine="0"/>
              <w:jc w:val="right"/>
            </w:pPr>
            <w:r w:rsidRPr="00453CA8">
              <w:lastRenderedPageBreak/>
              <w:t>&lt;ValueIR&gt;</w:t>
            </w:r>
          </w:p>
        </w:tc>
        <w:tc>
          <w:tcPr>
            <w:tcW w:w="495" w:type="dxa"/>
          </w:tcPr>
          <w:p w14:paraId="10C2BC18" w14:textId="77777777" w:rsidR="00CF26D8" w:rsidRDefault="00352B4A" w:rsidP="004527D7">
            <w:pPr>
              <w:pStyle w:val="u5"/>
              <w:spacing w:before="24" w:after="24"/>
              <w:ind w:firstLineChars="0" w:firstLine="0"/>
              <w:jc w:val="center"/>
            </w:pPr>
            <w:r>
              <w:t>::=</w:t>
            </w:r>
          </w:p>
        </w:tc>
        <w:tc>
          <w:tcPr>
            <w:tcW w:w="5611" w:type="dxa"/>
          </w:tcPr>
          <w:p w14:paraId="19B69B58" w14:textId="77777777" w:rsidR="00CF26D8" w:rsidRDefault="00E54BA4" w:rsidP="001C50C6">
            <w:pPr>
              <w:pStyle w:val="u5"/>
              <w:spacing w:before="24" w:after="24"/>
              <w:ind w:firstLineChars="0" w:firstLine="0"/>
              <w:jc w:val="left"/>
            </w:pPr>
            <w:r w:rsidRPr="00453CA8">
              <w:t>'"' &lt;Ip</w:t>
            </w:r>
            <w:r>
              <w:t>Adress</w:t>
            </w:r>
            <w:r w:rsidRPr="00453CA8">
              <w:t>&gt; '</w:t>
            </w:r>
            <w:r>
              <w:t>-</w:t>
            </w:r>
            <w:r w:rsidRPr="00453CA8">
              <w:t>'</w:t>
            </w:r>
            <w:r>
              <w:t xml:space="preserve"> </w:t>
            </w:r>
            <w:r w:rsidRPr="00453CA8">
              <w:t>&lt;Ip</w:t>
            </w:r>
            <w:r>
              <w:t>Adress</w:t>
            </w:r>
            <w:r w:rsidRPr="00453CA8">
              <w:t>&gt;</w:t>
            </w:r>
            <w:r>
              <w:t xml:space="preserve"> </w:t>
            </w:r>
            <w:r w:rsidRPr="00453CA8">
              <w:t>'"'</w:t>
            </w:r>
          </w:p>
        </w:tc>
      </w:tr>
      <w:tr w:rsidR="00CF26D8" w14:paraId="47F44D1B" w14:textId="77777777" w:rsidTr="009C742B">
        <w:tc>
          <w:tcPr>
            <w:tcW w:w="2047" w:type="dxa"/>
          </w:tcPr>
          <w:p w14:paraId="736A5589" w14:textId="77777777" w:rsidR="00CF26D8" w:rsidRDefault="00E54BA4" w:rsidP="004527D7">
            <w:pPr>
              <w:pStyle w:val="u5"/>
              <w:spacing w:before="24" w:after="24"/>
              <w:ind w:firstLineChars="0" w:firstLine="0"/>
              <w:jc w:val="right"/>
            </w:pPr>
            <w:r w:rsidRPr="00453CA8">
              <w:t>&lt;Ip</w:t>
            </w:r>
            <w:r>
              <w:t>Adress</w:t>
            </w:r>
            <w:r w:rsidRPr="00453CA8">
              <w:t>&gt;</w:t>
            </w:r>
          </w:p>
        </w:tc>
        <w:tc>
          <w:tcPr>
            <w:tcW w:w="495" w:type="dxa"/>
          </w:tcPr>
          <w:p w14:paraId="51606D18" w14:textId="77777777" w:rsidR="00CF26D8" w:rsidRDefault="00352B4A" w:rsidP="004527D7">
            <w:pPr>
              <w:pStyle w:val="u5"/>
              <w:spacing w:before="24" w:after="24"/>
              <w:ind w:firstLineChars="0" w:firstLine="0"/>
              <w:jc w:val="center"/>
            </w:pPr>
            <w:r>
              <w:t>::=</w:t>
            </w:r>
          </w:p>
        </w:tc>
        <w:tc>
          <w:tcPr>
            <w:tcW w:w="5611" w:type="dxa"/>
          </w:tcPr>
          <w:p w14:paraId="7B46032A" w14:textId="77777777" w:rsidR="00CF26D8" w:rsidRDefault="00E54BA4" w:rsidP="001C50C6">
            <w:pPr>
              <w:pStyle w:val="u5"/>
              <w:spacing w:before="24" w:after="24"/>
              <w:ind w:firstLineChars="0" w:firstLine="0"/>
              <w:jc w:val="left"/>
            </w:pPr>
            <w:r w:rsidRPr="00453CA8">
              <w:t>&lt;IpField&gt;'.' &lt;IpField&gt;'.' &lt;IpField&gt;'.' &lt;IpField&gt;</w:t>
            </w:r>
          </w:p>
        </w:tc>
      </w:tr>
      <w:tr w:rsidR="00CF26D8" w14:paraId="71BF1E47" w14:textId="77777777" w:rsidTr="009C742B">
        <w:tc>
          <w:tcPr>
            <w:tcW w:w="2047" w:type="dxa"/>
          </w:tcPr>
          <w:p w14:paraId="023EDF8D" w14:textId="77777777" w:rsidR="00CF26D8" w:rsidRDefault="00E54BA4" w:rsidP="004527D7">
            <w:pPr>
              <w:pStyle w:val="u5"/>
              <w:spacing w:before="24" w:after="24"/>
              <w:ind w:firstLineChars="0" w:firstLine="0"/>
              <w:jc w:val="right"/>
            </w:pPr>
            <w:r w:rsidRPr="00453CA8">
              <w:t>&lt;IpField&gt;</w:t>
            </w:r>
          </w:p>
        </w:tc>
        <w:tc>
          <w:tcPr>
            <w:tcW w:w="495" w:type="dxa"/>
          </w:tcPr>
          <w:p w14:paraId="4112D66D" w14:textId="77777777" w:rsidR="00CF26D8" w:rsidRDefault="00352B4A" w:rsidP="004527D7">
            <w:pPr>
              <w:pStyle w:val="u5"/>
              <w:spacing w:before="24" w:after="24"/>
              <w:ind w:firstLineChars="0" w:firstLine="0"/>
              <w:jc w:val="center"/>
            </w:pPr>
            <w:r>
              <w:t>::=</w:t>
            </w:r>
          </w:p>
        </w:tc>
        <w:tc>
          <w:tcPr>
            <w:tcW w:w="5611" w:type="dxa"/>
          </w:tcPr>
          <w:p w14:paraId="0AB8E1E7" w14:textId="77777777" w:rsidR="00CF26D8" w:rsidRDefault="00E54BA4" w:rsidP="001C50C6">
            <w:pPr>
              <w:pStyle w:val="u5"/>
              <w:spacing w:before="24" w:after="24"/>
              <w:ind w:firstLineChars="0" w:firstLine="0"/>
              <w:jc w:val="left"/>
            </w:pPr>
            <w:r w:rsidRPr="00453CA8">
              <w:t>('25'[0-5]</w:t>
            </w:r>
            <w:r w:rsidRPr="00E54BA4">
              <w:rPr>
                <w:b/>
              </w:rPr>
              <w:t>|</w:t>
            </w:r>
            <w:r w:rsidRPr="00453CA8">
              <w:t>'2'[0-4][0-9]</w:t>
            </w:r>
            <w:r w:rsidRPr="00E54BA4">
              <w:rPr>
                <w:b/>
              </w:rPr>
              <w:t>|</w:t>
            </w:r>
            <w:r w:rsidRPr="00453CA8">
              <w:t>(('1'[0-9][0-9])</w:t>
            </w:r>
            <w:r w:rsidRPr="00E54BA4">
              <w:rPr>
                <w:b/>
              </w:rPr>
              <w:t>|</w:t>
            </w:r>
            <w:r w:rsidRPr="00453CA8">
              <w:t>([1-9]?[0-9])))</w:t>
            </w:r>
          </w:p>
        </w:tc>
      </w:tr>
      <w:tr w:rsidR="00E54BA4" w14:paraId="2CF8E02A" w14:textId="77777777" w:rsidTr="009C742B">
        <w:tc>
          <w:tcPr>
            <w:tcW w:w="2047" w:type="dxa"/>
          </w:tcPr>
          <w:p w14:paraId="4BF96EF2" w14:textId="77777777" w:rsidR="00E54BA4" w:rsidRPr="00453CA8" w:rsidRDefault="00E54BA4" w:rsidP="004527D7">
            <w:pPr>
              <w:pStyle w:val="u5"/>
              <w:spacing w:before="24" w:after="24"/>
              <w:ind w:firstLineChars="0" w:firstLine="0"/>
              <w:jc w:val="right"/>
            </w:pPr>
            <w:r w:rsidRPr="00E54BA4">
              <w:t>&lt;ValueIO&gt;</w:t>
            </w:r>
          </w:p>
        </w:tc>
        <w:tc>
          <w:tcPr>
            <w:tcW w:w="495" w:type="dxa"/>
          </w:tcPr>
          <w:p w14:paraId="3B221C25" w14:textId="77777777" w:rsidR="00E54BA4" w:rsidRDefault="00352B4A" w:rsidP="004527D7">
            <w:pPr>
              <w:pStyle w:val="u5"/>
              <w:spacing w:before="24" w:after="24"/>
              <w:ind w:firstLineChars="0" w:firstLine="0"/>
              <w:jc w:val="center"/>
            </w:pPr>
            <w:r>
              <w:t>::=</w:t>
            </w:r>
          </w:p>
        </w:tc>
        <w:tc>
          <w:tcPr>
            <w:tcW w:w="5611" w:type="dxa"/>
          </w:tcPr>
          <w:p w14:paraId="269E964D" w14:textId="77777777" w:rsidR="00E54BA4" w:rsidRPr="00453CA8" w:rsidRDefault="00E54BA4" w:rsidP="001C50C6">
            <w:pPr>
              <w:pStyle w:val="u5"/>
              <w:spacing w:before="24" w:after="24"/>
              <w:ind w:firstLineChars="0" w:firstLine="0"/>
              <w:jc w:val="left"/>
            </w:pPr>
            <w:r w:rsidRPr="00E54BA4">
              <w:t xml:space="preserve">'[' ']' </w:t>
            </w:r>
            <w:r w:rsidRPr="00E54BA4">
              <w:rPr>
                <w:b/>
              </w:rPr>
              <w:t>|</w:t>
            </w:r>
            <w:r w:rsidRPr="00E54BA4">
              <w:t xml:space="preserve"> '['&lt;ElementsIO&gt;']'</w:t>
            </w:r>
          </w:p>
        </w:tc>
      </w:tr>
      <w:tr w:rsidR="00E54BA4" w14:paraId="0A8CD78C" w14:textId="77777777" w:rsidTr="009C742B">
        <w:tc>
          <w:tcPr>
            <w:tcW w:w="2047" w:type="dxa"/>
          </w:tcPr>
          <w:p w14:paraId="62BC7D14" w14:textId="77777777" w:rsidR="00E54BA4" w:rsidRPr="00453CA8" w:rsidRDefault="00352B4A" w:rsidP="004527D7">
            <w:pPr>
              <w:pStyle w:val="u5"/>
              <w:spacing w:before="24" w:after="24"/>
              <w:ind w:firstLineChars="0" w:firstLine="0"/>
              <w:jc w:val="right"/>
            </w:pPr>
            <w:r w:rsidRPr="00352B4A">
              <w:t>&lt;ElementsIO&gt;</w:t>
            </w:r>
          </w:p>
        </w:tc>
        <w:tc>
          <w:tcPr>
            <w:tcW w:w="495" w:type="dxa"/>
          </w:tcPr>
          <w:p w14:paraId="74174F97" w14:textId="77777777" w:rsidR="00E54BA4" w:rsidRDefault="00352B4A" w:rsidP="004527D7">
            <w:pPr>
              <w:pStyle w:val="u5"/>
              <w:spacing w:before="24" w:after="24"/>
              <w:ind w:firstLineChars="0" w:firstLine="0"/>
              <w:jc w:val="center"/>
            </w:pPr>
            <w:r>
              <w:t>::=</w:t>
            </w:r>
          </w:p>
        </w:tc>
        <w:tc>
          <w:tcPr>
            <w:tcW w:w="5611" w:type="dxa"/>
          </w:tcPr>
          <w:p w14:paraId="3D554034" w14:textId="77777777" w:rsidR="00E54BA4" w:rsidRPr="00453CA8" w:rsidRDefault="00352B4A" w:rsidP="001C50C6">
            <w:pPr>
              <w:pStyle w:val="u5"/>
              <w:spacing w:before="24" w:after="24"/>
              <w:ind w:firstLineChars="0" w:firstLine="0"/>
              <w:jc w:val="left"/>
            </w:pPr>
            <w:r w:rsidRPr="00352B4A">
              <w:t xml:space="preserve">'"' &lt;OpName&gt; '"' </w:t>
            </w:r>
            <w:r w:rsidRPr="00352B4A">
              <w:rPr>
                <w:b/>
              </w:rPr>
              <w:t>|</w:t>
            </w:r>
            <w:r w:rsidRPr="00352B4A">
              <w:t xml:space="preserve"> '"' &lt;OpName&gt; '"' ',' &lt;ElementsIO&gt;</w:t>
            </w:r>
          </w:p>
        </w:tc>
      </w:tr>
      <w:tr w:rsidR="00E54BA4" w14:paraId="5BAE376C" w14:textId="77777777" w:rsidTr="009C742B">
        <w:tc>
          <w:tcPr>
            <w:tcW w:w="2047" w:type="dxa"/>
          </w:tcPr>
          <w:p w14:paraId="5835C25E" w14:textId="77777777" w:rsidR="00E54BA4" w:rsidRPr="00453CA8" w:rsidRDefault="00352B4A" w:rsidP="004527D7">
            <w:pPr>
              <w:pStyle w:val="u5"/>
              <w:spacing w:before="24" w:after="24"/>
              <w:ind w:firstLineChars="0" w:firstLine="0"/>
              <w:jc w:val="right"/>
            </w:pPr>
            <w:r w:rsidRPr="00352B4A">
              <w:t>&lt;OpName&gt;</w:t>
            </w:r>
          </w:p>
        </w:tc>
        <w:tc>
          <w:tcPr>
            <w:tcW w:w="495" w:type="dxa"/>
          </w:tcPr>
          <w:p w14:paraId="216E65F2" w14:textId="77777777" w:rsidR="00E54BA4" w:rsidRDefault="00352B4A" w:rsidP="004527D7">
            <w:pPr>
              <w:pStyle w:val="u5"/>
              <w:spacing w:before="24" w:after="24"/>
              <w:ind w:firstLineChars="0" w:firstLine="0"/>
              <w:jc w:val="center"/>
            </w:pPr>
            <w:r>
              <w:t>::=</w:t>
            </w:r>
          </w:p>
        </w:tc>
        <w:tc>
          <w:tcPr>
            <w:tcW w:w="5611" w:type="dxa"/>
          </w:tcPr>
          <w:p w14:paraId="2349A791" w14:textId="77777777" w:rsidR="00E54BA4" w:rsidRPr="00453CA8" w:rsidRDefault="005F3101"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00352B4A" w:rsidRPr="00352B4A">
              <w:t>(([A-Z]</w:t>
            </w:r>
            <w:r>
              <w:t xml:space="preserve"> </w:t>
            </w:r>
            <w:r w:rsidR="00352B4A" w:rsidRPr="00890892">
              <w:rPr>
                <w:b/>
              </w:rPr>
              <w:t>|</w:t>
            </w:r>
            <w:r>
              <w:t xml:space="preserve"> </w:t>
            </w:r>
            <w:r w:rsidR="00352B4A" w:rsidRPr="00352B4A">
              <w:t>[a-z]</w:t>
            </w:r>
            <w:r>
              <w:t xml:space="preserve"> </w:t>
            </w:r>
            <w:r w:rsidR="00352B4A" w:rsidRPr="00890892">
              <w:rPr>
                <w:b/>
              </w:rPr>
              <w:t>|</w:t>
            </w:r>
            <w:r w:rsidRPr="00890892">
              <w:rPr>
                <w:b/>
              </w:rPr>
              <w:t xml:space="preserve"> </w:t>
            </w:r>
            <w:r w:rsidR="00352B4A" w:rsidRPr="00352B4A">
              <w:t>[0-9]</w:t>
            </w:r>
            <w:r>
              <w:t xml:space="preserve"> </w:t>
            </w:r>
            <w:r w:rsidR="00352B4A" w:rsidRPr="00890892">
              <w:rPr>
                <w:b/>
              </w:rPr>
              <w:t>|</w:t>
            </w:r>
            <w:r>
              <w:t xml:space="preserve"> </w:t>
            </w:r>
            <w:r w:rsidR="00352B4A" w:rsidRPr="00352B4A">
              <w:t>'_'</w:t>
            </w:r>
            <w:r>
              <w:t xml:space="preserve"> </w:t>
            </w:r>
            <w:r w:rsidR="00352B4A" w:rsidRPr="00890892">
              <w:rPr>
                <w:b/>
              </w:rPr>
              <w:t>|</w:t>
            </w:r>
            <w:r>
              <w:t xml:space="preserve"> </w:t>
            </w:r>
            <w:r w:rsidR="00352B4A" w:rsidRPr="00352B4A">
              <w:t>'$'))</w:t>
            </w:r>
            <w:r>
              <w:t>*</w:t>
            </w:r>
          </w:p>
        </w:tc>
      </w:tr>
      <w:tr w:rsidR="00E54BA4" w14:paraId="5BC9699C" w14:textId="77777777" w:rsidTr="009C742B">
        <w:tc>
          <w:tcPr>
            <w:tcW w:w="2047" w:type="dxa"/>
          </w:tcPr>
          <w:p w14:paraId="45910A98" w14:textId="77777777" w:rsidR="00E54BA4" w:rsidRPr="00453CA8" w:rsidRDefault="00DF7DA9" w:rsidP="004527D7">
            <w:pPr>
              <w:pStyle w:val="u5"/>
              <w:spacing w:before="24" w:after="24"/>
              <w:ind w:firstLineChars="0" w:firstLine="0"/>
              <w:jc w:val="right"/>
            </w:pPr>
            <w:r w:rsidRPr="00DF7DA9">
              <w:t>&lt;Op</w:t>
            </w:r>
            <w:r>
              <w:t>P</w:t>
            </w:r>
            <w:r w:rsidRPr="00B90E52">
              <w:t>arameter</w:t>
            </w:r>
            <w:r w:rsidRPr="00DF7DA9">
              <w:t>&gt;</w:t>
            </w:r>
          </w:p>
        </w:tc>
        <w:tc>
          <w:tcPr>
            <w:tcW w:w="495" w:type="dxa"/>
          </w:tcPr>
          <w:p w14:paraId="68503352" w14:textId="77777777" w:rsidR="00E54BA4" w:rsidRDefault="00890892" w:rsidP="004527D7">
            <w:pPr>
              <w:pStyle w:val="u5"/>
              <w:spacing w:before="24" w:after="24"/>
              <w:ind w:firstLineChars="0" w:firstLine="0"/>
              <w:jc w:val="center"/>
            </w:pPr>
            <w:r>
              <w:t>::=</w:t>
            </w:r>
          </w:p>
        </w:tc>
        <w:tc>
          <w:tcPr>
            <w:tcW w:w="5611" w:type="dxa"/>
          </w:tcPr>
          <w:p w14:paraId="67CDC347" w14:textId="77777777" w:rsidR="00E54BA4" w:rsidRPr="00453CA8" w:rsidRDefault="00890892" w:rsidP="001C50C6">
            <w:pPr>
              <w:pStyle w:val="u5"/>
              <w:spacing w:before="24" w:after="24"/>
              <w:ind w:firstLineChars="0" w:firstLine="0"/>
              <w:jc w:val="left"/>
            </w:pPr>
            <w:r>
              <w:t>(</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'_'</w:t>
            </w:r>
            <w:r>
              <w:t xml:space="preserve"> </w:t>
            </w:r>
            <w:r w:rsidRPr="00890892">
              <w:rPr>
                <w:b/>
              </w:rPr>
              <w:t>|</w:t>
            </w:r>
            <w:r>
              <w:t xml:space="preserve"> </w:t>
            </w:r>
            <w:r w:rsidRPr="00352B4A">
              <w:t>'$'</w:t>
            </w:r>
            <w:r>
              <w:t xml:space="preserve">) </w:t>
            </w:r>
            <w:r w:rsidRPr="00352B4A">
              <w:t>(([A-Z]</w:t>
            </w:r>
            <w:r>
              <w:t xml:space="preserve"> </w:t>
            </w:r>
            <w:r w:rsidRPr="00890892">
              <w:rPr>
                <w:b/>
              </w:rPr>
              <w:t>|</w:t>
            </w:r>
            <w:r>
              <w:t xml:space="preserve"> </w:t>
            </w:r>
            <w:r w:rsidRPr="00352B4A">
              <w:t>[a-z]</w:t>
            </w:r>
            <w:r>
              <w:t xml:space="preserve"> </w:t>
            </w:r>
            <w:r w:rsidRPr="00890892">
              <w:rPr>
                <w:b/>
              </w:rPr>
              <w:t>|</w:t>
            </w:r>
            <w:r>
              <w:t xml:space="preserve"> </w:t>
            </w:r>
            <w:r w:rsidRPr="00352B4A">
              <w:t>[0-9]</w:t>
            </w:r>
            <w:r>
              <w:t xml:space="preserve"> </w:t>
            </w:r>
            <w:r w:rsidRPr="00890892">
              <w:rPr>
                <w:b/>
              </w:rPr>
              <w:t>|</w:t>
            </w:r>
            <w:r>
              <w:t xml:space="preserve"> </w:t>
            </w:r>
            <w:r w:rsidRPr="00352B4A">
              <w:t>'_'</w:t>
            </w:r>
            <w:r>
              <w:t xml:space="preserve"> </w:t>
            </w:r>
            <w:r w:rsidRPr="00890892">
              <w:rPr>
                <w:b/>
              </w:rPr>
              <w:t>|</w:t>
            </w:r>
            <w:r>
              <w:t xml:space="preserve"> </w:t>
            </w:r>
            <w:r w:rsidRPr="00352B4A">
              <w:t>'$'))</w:t>
            </w:r>
            <w:r>
              <w:t>*</w:t>
            </w:r>
          </w:p>
        </w:tc>
      </w:tr>
      <w:tr w:rsidR="00890892" w14:paraId="65EB2446" w14:textId="77777777" w:rsidTr="009C742B">
        <w:tc>
          <w:tcPr>
            <w:tcW w:w="2047" w:type="dxa"/>
          </w:tcPr>
          <w:p w14:paraId="58E57850" w14:textId="77777777" w:rsidR="00890892" w:rsidRPr="00DF7DA9" w:rsidRDefault="00890892" w:rsidP="004527D7">
            <w:pPr>
              <w:pStyle w:val="u5"/>
              <w:spacing w:before="24" w:after="24"/>
              <w:ind w:firstLineChars="0" w:firstLine="0"/>
              <w:jc w:val="right"/>
            </w:pPr>
            <w:r w:rsidRPr="00890892">
              <w:t>&lt;ValuePO&gt;</w:t>
            </w:r>
          </w:p>
        </w:tc>
        <w:tc>
          <w:tcPr>
            <w:tcW w:w="495" w:type="dxa"/>
          </w:tcPr>
          <w:p w14:paraId="76456B74" w14:textId="77777777" w:rsidR="00890892" w:rsidRDefault="00890892" w:rsidP="004527D7">
            <w:pPr>
              <w:pStyle w:val="u5"/>
              <w:spacing w:before="24" w:after="24"/>
              <w:ind w:firstLineChars="0" w:firstLine="0"/>
              <w:jc w:val="center"/>
            </w:pPr>
            <w:r>
              <w:t>::=</w:t>
            </w:r>
          </w:p>
        </w:tc>
        <w:tc>
          <w:tcPr>
            <w:tcW w:w="5611" w:type="dxa"/>
          </w:tcPr>
          <w:p w14:paraId="60382B8A" w14:textId="77777777" w:rsidR="00890892" w:rsidRPr="00741FFF" w:rsidRDefault="00714E1F" w:rsidP="00741FFF">
            <w:pPr>
              <w:pStyle w:val="u5"/>
              <w:spacing w:before="24" w:after="24"/>
              <w:ind w:firstLineChars="0" w:firstLine="0"/>
              <w:jc w:val="left"/>
              <w:rPr>
                <w:highlight w:val="yellow"/>
              </w:rPr>
            </w:pPr>
            <w:r w:rsidRPr="00CF26D8">
              <w:t xml:space="preserve">'"' </w:t>
            </w:r>
            <w:r w:rsidR="00916879" w:rsidRPr="00026285">
              <w:rPr>
                <w:rFonts w:hint="eastAsia"/>
              </w:rPr>
              <w:t>&lt;</w:t>
            </w:r>
            <w:r w:rsidR="00916879" w:rsidRPr="00026285">
              <w:t>Exp</w:t>
            </w:r>
            <w:r w:rsidR="00916879" w:rsidRPr="00026285">
              <w:rPr>
                <w:rFonts w:hint="eastAsia"/>
              </w:rPr>
              <w:t>&gt;</w:t>
            </w:r>
            <w:r>
              <w:t xml:space="preserve"> </w:t>
            </w:r>
            <w:r w:rsidRPr="00CF26D8">
              <w:t>'"'</w:t>
            </w:r>
          </w:p>
        </w:tc>
      </w:tr>
      <w:tr w:rsidR="00026285" w14:paraId="36FF05B3" w14:textId="77777777" w:rsidTr="009C742B">
        <w:tc>
          <w:tcPr>
            <w:tcW w:w="2047" w:type="dxa"/>
          </w:tcPr>
          <w:p w14:paraId="08DB74CA" w14:textId="77777777" w:rsidR="00026285" w:rsidRPr="00890892" w:rsidRDefault="00026285" w:rsidP="00026285">
            <w:pPr>
              <w:pStyle w:val="u5"/>
              <w:spacing w:before="24" w:after="24"/>
              <w:ind w:firstLineChars="0" w:firstLine="0"/>
              <w:jc w:val="right"/>
            </w:pPr>
            <w:r w:rsidRPr="00026285">
              <w:rPr>
                <w:rFonts w:hint="eastAsia"/>
              </w:rPr>
              <w:t>&lt;</w:t>
            </w:r>
            <w:r w:rsidRPr="00026285">
              <w:t>Exp</w:t>
            </w:r>
            <w:r w:rsidRPr="00026285">
              <w:rPr>
                <w:rFonts w:hint="eastAsia"/>
              </w:rPr>
              <w:t>&gt;</w:t>
            </w:r>
          </w:p>
        </w:tc>
        <w:tc>
          <w:tcPr>
            <w:tcW w:w="495" w:type="dxa"/>
          </w:tcPr>
          <w:p w14:paraId="661C1750" w14:textId="77777777" w:rsidR="00026285" w:rsidRDefault="00026285" w:rsidP="004527D7">
            <w:pPr>
              <w:pStyle w:val="u5"/>
              <w:spacing w:before="24" w:after="24"/>
              <w:ind w:firstLineChars="0" w:firstLine="0"/>
              <w:jc w:val="center"/>
            </w:pPr>
            <w:r>
              <w:t>::=</w:t>
            </w:r>
          </w:p>
        </w:tc>
        <w:tc>
          <w:tcPr>
            <w:tcW w:w="5611" w:type="dxa"/>
          </w:tcPr>
          <w:p w14:paraId="5EB73F2A" w14:textId="77777777" w:rsidR="00026285" w:rsidRPr="00741FFF" w:rsidRDefault="0036553A" w:rsidP="00037FF2">
            <w:pPr>
              <w:pStyle w:val="u5"/>
              <w:spacing w:before="24" w:after="24"/>
              <w:ind w:firstLineChars="0" w:firstLine="0"/>
              <w:jc w:val="left"/>
              <w:rPr>
                <w:highlight w:val="yellow"/>
              </w:rPr>
            </w:pPr>
            <w:r w:rsidRPr="0036553A">
              <w:t>(</w:t>
            </w:r>
            <w:r w:rsidR="00026285" w:rsidRPr="0036553A">
              <w:t>'('</w:t>
            </w:r>
            <w:r w:rsidR="00026285" w:rsidRPr="0036553A">
              <w:rPr>
                <w:rFonts w:hint="eastAsia"/>
              </w:rPr>
              <w:t>&lt;</w:t>
            </w:r>
            <w:r w:rsidR="00026285" w:rsidRPr="0036553A">
              <w:t>Exp</w:t>
            </w:r>
            <w:r w:rsidR="00026285" w:rsidRPr="0036553A">
              <w:rPr>
                <w:rFonts w:hint="eastAsia"/>
              </w:rPr>
              <w:t>&gt;</w:t>
            </w:r>
            <w:r w:rsidR="00026285" w:rsidRPr="0036553A">
              <w:t xml:space="preserve">')*' </w:t>
            </w:r>
            <w:r w:rsidR="00026285" w:rsidRPr="0036553A">
              <w:rPr>
                <w:b/>
              </w:rPr>
              <w:t>|</w:t>
            </w:r>
            <w:r w:rsidR="00026285" w:rsidRPr="0036553A">
              <w:t xml:space="preserve"> </w:t>
            </w:r>
            <w:r w:rsidR="00037FF2" w:rsidRPr="0036553A">
              <w:t>'('</w:t>
            </w:r>
            <w:r w:rsidR="00037FF2" w:rsidRPr="0036553A">
              <w:rPr>
                <w:rFonts w:hint="eastAsia"/>
              </w:rPr>
              <w:t>&lt;</w:t>
            </w:r>
            <w:r w:rsidR="00037FF2" w:rsidRPr="0036553A">
              <w:t>Exp</w:t>
            </w:r>
            <w:r w:rsidR="00037FF2" w:rsidRPr="0036553A">
              <w:rPr>
                <w:rFonts w:hint="eastAsia"/>
              </w:rPr>
              <w:t>&gt;</w:t>
            </w:r>
            <w:r w:rsidR="00037FF2" w:rsidRPr="0036553A">
              <w:t xml:space="preserve">')+' </w:t>
            </w:r>
            <w:r w:rsidR="00037FF2" w:rsidRPr="0036553A">
              <w:rPr>
                <w:b/>
              </w:rPr>
              <w:t>|</w:t>
            </w:r>
            <w:r w:rsidR="00037FF2" w:rsidRPr="0036553A">
              <w:t xml:space="preserve"> '('</w:t>
            </w:r>
            <w:r w:rsidR="00037FF2" w:rsidRPr="0036553A">
              <w:rPr>
                <w:rFonts w:hint="eastAsia"/>
              </w:rPr>
              <w:t>&lt;</w:t>
            </w:r>
            <w:r w:rsidR="00037FF2" w:rsidRPr="0036553A">
              <w:t>Exp</w:t>
            </w:r>
            <w:r w:rsidR="00037FF2" w:rsidRPr="0036553A">
              <w:rPr>
                <w:rFonts w:hint="eastAsia"/>
              </w:rPr>
              <w:t>&gt;</w:t>
            </w:r>
            <w:r w:rsidR="00037FF2" w:rsidRPr="0036553A">
              <w:t xml:space="preserve">')|('&lt;Exp&gt;')' </w:t>
            </w:r>
            <w:r w:rsidR="00037FF2" w:rsidRPr="0036553A">
              <w:rPr>
                <w:b/>
              </w:rPr>
              <w:t>|</w:t>
            </w:r>
            <w:r w:rsidR="00037FF2" w:rsidRPr="0036553A">
              <w:t xml:space="preserve"> '('&lt;OpName&gt;')('&lt;OpName&gt;'</w:t>
            </w:r>
            <w:r w:rsidR="00916879" w:rsidRPr="0036553A">
              <w:t>Response_succ</w:t>
            </w:r>
            <w:r w:rsidR="00037FF2" w:rsidRPr="0036553A">
              <w:t>)'</w:t>
            </w:r>
            <w:r w:rsidRPr="0036553A">
              <w:t>)*</w:t>
            </w:r>
          </w:p>
        </w:tc>
      </w:tr>
      <w:tr w:rsidR="00890892" w14:paraId="3653EE2C" w14:textId="77777777" w:rsidTr="009C742B">
        <w:tc>
          <w:tcPr>
            <w:tcW w:w="2047" w:type="dxa"/>
          </w:tcPr>
          <w:p w14:paraId="708A7CE4" w14:textId="77777777" w:rsidR="00890892" w:rsidRPr="00DF7DA9" w:rsidRDefault="00890892" w:rsidP="004527D7">
            <w:pPr>
              <w:pStyle w:val="u5"/>
              <w:spacing w:before="24" w:after="24"/>
              <w:ind w:firstLineChars="0" w:firstLine="0"/>
              <w:jc w:val="right"/>
            </w:pPr>
            <w:r w:rsidRPr="00890892">
              <w:t>&lt;ValueI&gt;</w:t>
            </w:r>
          </w:p>
        </w:tc>
        <w:tc>
          <w:tcPr>
            <w:tcW w:w="495" w:type="dxa"/>
          </w:tcPr>
          <w:p w14:paraId="0BE62101" w14:textId="77777777" w:rsidR="00890892" w:rsidRDefault="00890892" w:rsidP="004527D7">
            <w:pPr>
              <w:pStyle w:val="u5"/>
              <w:spacing w:before="24" w:after="24"/>
              <w:ind w:firstLineChars="0" w:firstLine="0"/>
              <w:jc w:val="center"/>
            </w:pPr>
            <w:r>
              <w:t>::=</w:t>
            </w:r>
          </w:p>
        </w:tc>
        <w:tc>
          <w:tcPr>
            <w:tcW w:w="5611" w:type="dxa"/>
          </w:tcPr>
          <w:p w14:paraId="168CE5AD" w14:textId="77777777" w:rsidR="00890892" w:rsidRDefault="00890892" w:rsidP="001C50C6">
            <w:pPr>
              <w:pStyle w:val="u5"/>
              <w:spacing w:before="24" w:after="24"/>
              <w:ind w:firstLineChars="0" w:firstLine="0"/>
              <w:jc w:val="left"/>
            </w:pPr>
            <w:r w:rsidRPr="00890892">
              <w:t>'"true"'</w:t>
            </w:r>
            <w:r>
              <w:t xml:space="preserve"> </w:t>
            </w:r>
            <w:r w:rsidRPr="00890892">
              <w:rPr>
                <w:b/>
              </w:rPr>
              <w:t>|</w:t>
            </w:r>
            <w:r>
              <w:t xml:space="preserve"> </w:t>
            </w:r>
            <w:r w:rsidRPr="00890892">
              <w:t>'"false"'</w:t>
            </w:r>
          </w:p>
        </w:tc>
      </w:tr>
      <w:tr w:rsidR="00890892" w14:paraId="47BE7D86" w14:textId="77777777" w:rsidTr="009C742B">
        <w:tc>
          <w:tcPr>
            <w:tcW w:w="2047" w:type="dxa"/>
          </w:tcPr>
          <w:p w14:paraId="4CE4DD09" w14:textId="77777777" w:rsidR="00890892" w:rsidRPr="00DF7DA9" w:rsidRDefault="00890892" w:rsidP="004527D7">
            <w:pPr>
              <w:pStyle w:val="u5"/>
              <w:spacing w:before="24" w:after="24"/>
              <w:ind w:firstLineChars="0" w:firstLine="0"/>
              <w:jc w:val="right"/>
            </w:pPr>
            <w:r w:rsidRPr="00890892">
              <w:t>&lt;eDate&gt;</w:t>
            </w:r>
          </w:p>
        </w:tc>
        <w:tc>
          <w:tcPr>
            <w:tcW w:w="495" w:type="dxa"/>
          </w:tcPr>
          <w:p w14:paraId="03006DF3" w14:textId="77777777" w:rsidR="00890892" w:rsidRDefault="00890892" w:rsidP="004527D7">
            <w:pPr>
              <w:pStyle w:val="u5"/>
              <w:spacing w:before="24" w:after="24"/>
              <w:ind w:firstLineChars="0" w:firstLine="0"/>
              <w:jc w:val="center"/>
            </w:pPr>
            <w:r>
              <w:t>::=</w:t>
            </w:r>
          </w:p>
        </w:tc>
        <w:tc>
          <w:tcPr>
            <w:tcW w:w="5611" w:type="dxa"/>
          </w:tcPr>
          <w:p w14:paraId="4286C849" w14:textId="77777777" w:rsidR="00890892" w:rsidRDefault="00890892" w:rsidP="001C50C6">
            <w:pPr>
              <w:pStyle w:val="u5"/>
              <w:spacing w:before="24" w:after="24"/>
              <w:ind w:firstLineChars="0" w:firstLine="0"/>
              <w:jc w:val="left"/>
            </w:pPr>
            <w:r w:rsidRPr="00890892">
              <w:t>'"' &lt;DateFormat&gt; '"'</w:t>
            </w:r>
          </w:p>
        </w:tc>
      </w:tr>
      <w:tr w:rsidR="00890892" w14:paraId="3C7717E8" w14:textId="77777777" w:rsidTr="009C742B">
        <w:tc>
          <w:tcPr>
            <w:tcW w:w="2047" w:type="dxa"/>
          </w:tcPr>
          <w:p w14:paraId="71E268D3" w14:textId="77777777" w:rsidR="00890892" w:rsidRPr="00890892" w:rsidRDefault="00890892" w:rsidP="004527D7">
            <w:pPr>
              <w:pStyle w:val="u5"/>
              <w:spacing w:before="24" w:after="24"/>
              <w:ind w:firstLineChars="0" w:firstLine="0"/>
              <w:jc w:val="right"/>
            </w:pPr>
            <w:r>
              <w:t>&lt;</w:t>
            </w:r>
            <w:r w:rsidRPr="006D43A2">
              <w:t>DateFormat</w:t>
            </w:r>
            <w:r>
              <w:t>&gt;</w:t>
            </w:r>
          </w:p>
        </w:tc>
        <w:tc>
          <w:tcPr>
            <w:tcW w:w="495" w:type="dxa"/>
          </w:tcPr>
          <w:p w14:paraId="15DC5D1E" w14:textId="77777777" w:rsidR="00890892" w:rsidRDefault="00890892" w:rsidP="004527D7">
            <w:pPr>
              <w:pStyle w:val="u5"/>
              <w:spacing w:before="24" w:after="24"/>
              <w:ind w:firstLineChars="0" w:firstLine="0"/>
              <w:jc w:val="center"/>
            </w:pPr>
            <w:r>
              <w:t>::=</w:t>
            </w:r>
          </w:p>
        </w:tc>
        <w:tc>
          <w:tcPr>
            <w:tcW w:w="5611" w:type="dxa"/>
          </w:tcPr>
          <w:p w14:paraId="41ED021E" w14:textId="77777777" w:rsidR="00890892" w:rsidRPr="00890892" w:rsidRDefault="00890892" w:rsidP="00042152">
            <w:pPr>
              <w:pStyle w:val="u5"/>
              <w:spacing w:before="24" w:after="24"/>
              <w:ind w:firstLineChars="0" w:firstLine="0"/>
              <w:jc w:val="left"/>
            </w:pPr>
            <w:r w:rsidRPr="00890892">
              <w:t xml:space="preserve">the value of Date Class whose Format is </w:t>
            </w:r>
            <w:r w:rsidR="00042152">
              <w:t>yyyy</w:t>
            </w:r>
            <w:r w:rsidRPr="00890892">
              <w:t>-MM-</w:t>
            </w:r>
            <w:r w:rsidR="00042152">
              <w:t>dd</w:t>
            </w:r>
          </w:p>
        </w:tc>
      </w:tr>
    </w:tbl>
    <w:p w14:paraId="3FDD0569" w14:textId="77777777" w:rsidR="00CF26D8" w:rsidRDefault="00280ACA" w:rsidP="00136D40">
      <w:pPr>
        <w:pStyle w:val="u5"/>
        <w:numPr>
          <w:ilvl w:val="0"/>
          <w:numId w:val="50"/>
        </w:numPr>
        <w:spacing w:before="24" w:after="24"/>
        <w:ind w:firstLineChars="0"/>
      </w:pPr>
      <w:r w:rsidRPr="00907194">
        <w:t>Constrain</w:t>
      </w:r>
      <w:r w:rsidR="009C742B">
        <w:rPr>
          <w:rFonts w:hint="eastAsia"/>
        </w:rPr>
        <w:t>t</w:t>
      </w:r>
      <w:r w:rsidR="00173049">
        <w:t>标识</w:t>
      </w:r>
      <w:r>
        <w:t>行为</w:t>
      </w:r>
      <w:r>
        <w:rPr>
          <w:rFonts w:hint="eastAsia"/>
        </w:rPr>
        <w:t>约束</w:t>
      </w:r>
      <w:r>
        <w:t>，使用</w:t>
      </w:r>
      <w:r>
        <w:rPr>
          <w:rFonts w:hint="eastAsia"/>
        </w:rPr>
        <w:t>JSON</w:t>
      </w:r>
      <w:r w:rsidRPr="00280ACA">
        <w:rPr>
          <w:vertAlign w:val="superscript"/>
        </w:rPr>
        <w:t>[</w:t>
      </w:r>
      <w:r w:rsidRPr="00280ACA">
        <w:rPr>
          <w:rStyle w:val="aff9"/>
        </w:rPr>
        <w:endnoteReference w:id="64"/>
      </w:r>
      <w:r w:rsidRPr="00280ACA">
        <w:rPr>
          <w:vertAlign w:val="superscript"/>
        </w:rPr>
        <w:t>]</w:t>
      </w:r>
      <w:r>
        <w:rPr>
          <w:rFonts w:hint="eastAsia"/>
        </w:rPr>
        <w:t>键值对</w:t>
      </w:r>
      <w:r>
        <w:t>形式</w:t>
      </w:r>
      <w:r w:rsidR="00173049">
        <w:rPr>
          <w:rFonts w:hint="eastAsia"/>
        </w:rPr>
        <w:t>表示</w:t>
      </w:r>
      <w:r w:rsidR="00173049">
        <w:t>，</w:t>
      </w:r>
      <w:r w:rsidR="000707CF">
        <w:rPr>
          <w:rFonts w:hint="eastAsia"/>
        </w:rPr>
        <w:t>包含</w:t>
      </w:r>
      <w:r w:rsidR="00675148" w:rsidRPr="00F51BEF">
        <w:rPr>
          <w:rFonts w:hint="eastAsia"/>
          <w:b/>
        </w:rPr>
        <w:t>参数关系约束</w:t>
      </w:r>
      <w:r w:rsidR="002461CF" w:rsidRPr="00F51BEF">
        <w:rPr>
          <w:rFonts w:hint="eastAsia"/>
          <w:b/>
        </w:rPr>
        <w:t>（</w:t>
      </w:r>
      <w:r w:rsidR="00675148" w:rsidRPr="00F51BEF">
        <w:rPr>
          <w:b/>
        </w:rPr>
        <w:t>paraRelation</w:t>
      </w:r>
      <w:r w:rsidR="002461CF" w:rsidRPr="00F51BEF">
        <w:rPr>
          <w:rFonts w:hint="eastAsia"/>
          <w:b/>
        </w:rPr>
        <w:t>）</w:t>
      </w:r>
      <w:r w:rsidR="00675148" w:rsidRPr="00F51BEF">
        <w:rPr>
          <w:rFonts w:hint="eastAsia"/>
          <w:b/>
        </w:rPr>
        <w:t>、区域约束</w:t>
      </w:r>
      <w:r w:rsidR="002461CF" w:rsidRPr="00F51BEF">
        <w:rPr>
          <w:rFonts w:hint="eastAsia"/>
          <w:b/>
        </w:rPr>
        <w:t>（</w:t>
      </w:r>
      <w:r w:rsidR="002461CF" w:rsidRPr="00F51BEF">
        <w:rPr>
          <w:b/>
        </w:rPr>
        <w:t>ipRegion</w:t>
      </w:r>
      <w:r w:rsidR="002461CF" w:rsidRPr="00F51BEF">
        <w:rPr>
          <w:rFonts w:hint="eastAsia"/>
          <w:b/>
        </w:rPr>
        <w:t>）、</w:t>
      </w:r>
      <w:r w:rsidR="001320F7" w:rsidRPr="00F51BEF">
        <w:rPr>
          <w:rFonts w:hint="eastAsia"/>
          <w:b/>
        </w:rPr>
        <w:t>调用约束</w:t>
      </w:r>
      <w:r w:rsidR="002461CF" w:rsidRPr="00F51BEF">
        <w:rPr>
          <w:rFonts w:hint="eastAsia"/>
          <w:b/>
        </w:rPr>
        <w:t>（</w:t>
      </w:r>
      <w:r w:rsidR="001320F7" w:rsidRPr="00F51BEF">
        <w:rPr>
          <w:b/>
        </w:rPr>
        <w:t>invokeOp</w:t>
      </w:r>
      <w:r w:rsidR="002461CF" w:rsidRPr="00F51BEF">
        <w:rPr>
          <w:rFonts w:hint="eastAsia"/>
          <w:b/>
        </w:rPr>
        <w:t>）</w:t>
      </w:r>
      <w:r w:rsidR="001320F7" w:rsidRPr="00F51BEF">
        <w:rPr>
          <w:rFonts w:hint="eastAsia"/>
          <w:b/>
        </w:rPr>
        <w:t>、序列约束</w:t>
      </w:r>
      <w:r w:rsidR="002461CF" w:rsidRPr="00F51BEF">
        <w:rPr>
          <w:rFonts w:hint="eastAsia"/>
          <w:b/>
        </w:rPr>
        <w:t>（</w:t>
      </w:r>
      <w:r w:rsidR="001320F7" w:rsidRPr="00F51BEF">
        <w:rPr>
          <w:b/>
        </w:rPr>
        <w:t>preOp</w:t>
      </w:r>
      <w:r w:rsidR="001320F7" w:rsidRPr="00F51BEF">
        <w:rPr>
          <w:rFonts w:hint="eastAsia"/>
          <w:b/>
        </w:rPr>
        <w:t>、</w:t>
      </w:r>
      <w:r w:rsidR="001320F7" w:rsidRPr="00F51BEF">
        <w:rPr>
          <w:b/>
        </w:rPr>
        <w:t>Iteration</w:t>
      </w:r>
      <w:r w:rsidR="002461CF" w:rsidRPr="00F51BEF">
        <w:rPr>
          <w:rFonts w:hint="eastAsia"/>
          <w:b/>
        </w:rPr>
        <w:t>）</w:t>
      </w:r>
      <w:r w:rsidR="001320F7" w:rsidRPr="00F51BEF">
        <w:rPr>
          <w:rFonts w:hint="eastAsia"/>
          <w:b/>
        </w:rPr>
        <w:t>、时效约束</w:t>
      </w:r>
      <w:r w:rsidR="002461CF" w:rsidRPr="00F51BEF">
        <w:rPr>
          <w:rFonts w:hint="eastAsia"/>
          <w:b/>
        </w:rPr>
        <w:t>（</w:t>
      </w:r>
      <w:r w:rsidR="001320F7" w:rsidRPr="00F51BEF">
        <w:rPr>
          <w:b/>
        </w:rPr>
        <w:t>eTime</w:t>
      </w:r>
      <w:r w:rsidR="002461CF" w:rsidRPr="00F51BEF">
        <w:rPr>
          <w:rFonts w:hint="eastAsia"/>
          <w:b/>
        </w:rPr>
        <w:t>）</w:t>
      </w:r>
      <w:r w:rsidR="001320F7" w:rsidRPr="00F51BEF">
        <w:rPr>
          <w:rFonts w:hint="eastAsia"/>
        </w:rPr>
        <w:t>；</w:t>
      </w:r>
    </w:p>
    <w:p w14:paraId="1D2556BA" w14:textId="77777777" w:rsidR="001320F7" w:rsidRDefault="001320F7" w:rsidP="00136D40">
      <w:pPr>
        <w:pStyle w:val="u5"/>
        <w:numPr>
          <w:ilvl w:val="0"/>
          <w:numId w:val="50"/>
        </w:numPr>
        <w:spacing w:before="24" w:after="24"/>
        <w:ind w:firstLineChars="0"/>
      </w:pPr>
      <w:r w:rsidRPr="00CF26D8">
        <w:t>ValuePR</w:t>
      </w:r>
      <w:r>
        <w:rPr>
          <w:rFonts w:hint="eastAsia"/>
        </w:rPr>
        <w:t>标识</w:t>
      </w:r>
      <w:r>
        <w:t>参数</w:t>
      </w:r>
      <w:r>
        <w:rPr>
          <w:rFonts w:hint="eastAsia"/>
        </w:rPr>
        <w:t>关系约束</w:t>
      </w:r>
      <w:r>
        <w:t>内容，</w:t>
      </w:r>
      <w:r w:rsidR="002461CF">
        <w:rPr>
          <w:rFonts w:hint="eastAsia"/>
        </w:rPr>
        <w:t>为</w:t>
      </w:r>
      <w:r>
        <w:rPr>
          <w:rFonts w:hint="eastAsia"/>
        </w:rPr>
        <w:t>多个</w:t>
      </w:r>
      <w:r w:rsidRPr="00CF26D8">
        <w:t>Relation</w:t>
      </w:r>
      <w:r w:rsidR="00FB3C97">
        <w:t>ship</w:t>
      </w:r>
      <w:r>
        <w:rPr>
          <w:rFonts w:hint="eastAsia"/>
        </w:rPr>
        <w:t>组成</w:t>
      </w:r>
      <w:r>
        <w:t>的</w:t>
      </w:r>
      <w:r>
        <w:rPr>
          <w:rFonts w:hint="eastAsia"/>
        </w:rPr>
        <w:t>JSONArray</w:t>
      </w:r>
      <w:r>
        <w:rPr>
          <w:rFonts w:hint="eastAsia"/>
        </w:rPr>
        <w:t>，</w:t>
      </w:r>
      <w:r w:rsidR="00FB3C97" w:rsidRPr="00CF26D8">
        <w:t>Relation</w:t>
      </w:r>
      <w:r w:rsidR="00FB3C97">
        <w:t>ship</w:t>
      </w:r>
      <w:r>
        <w:rPr>
          <w:rFonts w:hint="eastAsia"/>
        </w:rPr>
        <w:t>标识两个</w:t>
      </w:r>
      <w:r>
        <w:t>参数之间的关系，由</w:t>
      </w:r>
      <w:r>
        <w:rPr>
          <w:rFonts w:hint="eastAsia"/>
        </w:rPr>
        <w:t>参数名称</w:t>
      </w:r>
      <w:r>
        <w:t>及</w:t>
      </w:r>
      <w:r>
        <w:rPr>
          <w:rFonts w:hint="eastAsia"/>
        </w:rPr>
        <w:t>关系符号</w:t>
      </w:r>
      <w:r>
        <w:t>组成，其中</w:t>
      </w:r>
      <w:r w:rsidRPr="001320F7">
        <w:t>RelationSymbol</w:t>
      </w:r>
      <w:r>
        <w:t>支持</w:t>
      </w:r>
      <w:r w:rsidRPr="00CF26D8">
        <w:t>=</w:t>
      </w:r>
      <w:r>
        <w:rPr>
          <w:rFonts w:hint="eastAsia"/>
        </w:rPr>
        <w:t>、</w:t>
      </w:r>
      <w:r w:rsidRPr="00CF26D8">
        <w:t>&gt;</w:t>
      </w:r>
      <w:r>
        <w:rPr>
          <w:rFonts w:hint="eastAsia"/>
        </w:rPr>
        <w:t>、</w:t>
      </w:r>
      <w:r w:rsidRPr="00CF26D8">
        <w:t>&lt;</w:t>
      </w:r>
      <w:r>
        <w:rPr>
          <w:rFonts w:hint="eastAsia"/>
        </w:rPr>
        <w:t>、</w:t>
      </w:r>
      <w:r w:rsidRPr="00CF26D8">
        <w:t>&gt;=</w:t>
      </w:r>
      <w:r>
        <w:rPr>
          <w:rFonts w:hint="eastAsia"/>
        </w:rPr>
        <w:t>、</w:t>
      </w:r>
      <w:r w:rsidRPr="00CF26D8">
        <w:t>&lt;=</w:t>
      </w:r>
      <w:r>
        <w:rPr>
          <w:rFonts w:hint="eastAsia"/>
        </w:rPr>
        <w:t>、</w:t>
      </w:r>
      <w:r>
        <w:t>!=</w:t>
      </w:r>
      <w:r>
        <w:rPr>
          <w:rFonts w:hint="eastAsia"/>
        </w:rPr>
        <w:t>关系</w:t>
      </w:r>
      <w:r>
        <w:t>的表达</w:t>
      </w:r>
      <w:r>
        <w:rPr>
          <w:rFonts w:hint="eastAsia"/>
        </w:rPr>
        <w:t>，</w:t>
      </w:r>
      <w:r>
        <w:t>参数名称由参数所在操作名</w:t>
      </w:r>
      <w:r w:rsidR="002461CF">
        <w:rPr>
          <w:rFonts w:hint="eastAsia"/>
        </w:rPr>
        <w:t>（</w:t>
      </w:r>
      <w:r w:rsidRPr="00CF26D8">
        <w:t>OpName</w:t>
      </w:r>
      <w:r w:rsidR="002461CF">
        <w:rPr>
          <w:rFonts w:hint="eastAsia"/>
        </w:rPr>
        <w:t>）</w:t>
      </w:r>
      <w:r w:rsidRPr="001320F7">
        <w:rPr>
          <w:rFonts w:hint="eastAsia"/>
          <w:b/>
        </w:rPr>
        <w:t>.</w:t>
      </w:r>
      <w:r>
        <w:rPr>
          <w:rFonts w:hint="eastAsia"/>
        </w:rPr>
        <w:t>参数名</w:t>
      </w:r>
      <w:r w:rsidR="002461CF">
        <w:rPr>
          <w:rFonts w:hint="eastAsia"/>
        </w:rPr>
        <w:t>（</w:t>
      </w:r>
      <w:r w:rsidRPr="00CF26D8">
        <w:t>OpParameter</w:t>
      </w:r>
      <w:r w:rsidR="002461CF">
        <w:rPr>
          <w:rFonts w:hint="eastAsia"/>
        </w:rPr>
        <w:t>）</w:t>
      </w:r>
      <w:r>
        <w:t>组成</w:t>
      </w:r>
      <w:r>
        <w:rPr>
          <w:rFonts w:hint="eastAsia"/>
        </w:rPr>
        <w:t>，</w:t>
      </w:r>
      <w:r w:rsidRPr="00CF26D8">
        <w:t>OpName</w:t>
      </w:r>
      <w:r>
        <w:rPr>
          <w:rFonts w:hint="eastAsia"/>
        </w:rPr>
        <w:t>及</w:t>
      </w:r>
      <w:r w:rsidRPr="00CF26D8">
        <w:t>OpParameter</w:t>
      </w:r>
      <w:r>
        <w:rPr>
          <w:rFonts w:hint="eastAsia"/>
        </w:rPr>
        <w:t>使用</w:t>
      </w:r>
      <w:r>
        <w:rPr>
          <w:rFonts w:hint="eastAsia"/>
        </w:rPr>
        <w:t>JAVA</w:t>
      </w:r>
      <w:r>
        <w:rPr>
          <w:rFonts w:hint="eastAsia"/>
        </w:rPr>
        <w:t>变量</w:t>
      </w:r>
      <w:r>
        <w:t>定义规则：以字母、数字、下划线及美元符组成</w:t>
      </w:r>
      <w:r>
        <w:rPr>
          <w:rFonts w:hint="eastAsia"/>
        </w:rPr>
        <w:t>；</w:t>
      </w:r>
    </w:p>
    <w:p w14:paraId="3C7CDF48" w14:textId="77777777" w:rsidR="001320F7" w:rsidRDefault="001320F7" w:rsidP="00136D40">
      <w:pPr>
        <w:pStyle w:val="u5"/>
        <w:numPr>
          <w:ilvl w:val="0"/>
          <w:numId w:val="50"/>
        </w:numPr>
        <w:spacing w:before="24" w:after="24"/>
        <w:ind w:firstLineChars="0"/>
      </w:pPr>
      <w:r w:rsidRPr="00453CA8">
        <w:t>ValueIR</w:t>
      </w:r>
      <w:r>
        <w:rPr>
          <w:rFonts w:hint="eastAsia"/>
        </w:rPr>
        <w:t>标识操作</w:t>
      </w:r>
      <w:r>
        <w:t>区域约束，</w:t>
      </w:r>
      <w:r w:rsidR="00CB655E">
        <w:rPr>
          <w:rFonts w:hint="eastAsia"/>
        </w:rPr>
        <w:t>为</w:t>
      </w:r>
      <w:r w:rsidR="002461CF">
        <w:rPr>
          <w:rFonts w:hint="eastAsia"/>
        </w:rPr>
        <w:t>可调用操作</w:t>
      </w:r>
      <w:r w:rsidR="002461CF">
        <w:t>的</w:t>
      </w:r>
      <w:r w:rsidR="002461CF">
        <w:rPr>
          <w:rFonts w:hint="eastAsia"/>
        </w:rPr>
        <w:t>IP</w:t>
      </w:r>
      <w:r w:rsidR="002461CF">
        <w:rPr>
          <w:rFonts w:hint="eastAsia"/>
        </w:rPr>
        <w:t>地址（</w:t>
      </w:r>
      <w:r w:rsidR="002461CF" w:rsidRPr="00453CA8">
        <w:t>Ip</w:t>
      </w:r>
      <w:r w:rsidR="002461CF">
        <w:t>Adress</w:t>
      </w:r>
      <w:r w:rsidR="002461CF">
        <w:rPr>
          <w:rFonts w:hint="eastAsia"/>
        </w:rPr>
        <w:t>）</w:t>
      </w:r>
      <w:r w:rsidR="002461CF">
        <w:t>范围</w:t>
      </w:r>
      <w:r w:rsidR="002461CF">
        <w:rPr>
          <w:rFonts w:hint="eastAsia"/>
        </w:rPr>
        <w:t>,</w:t>
      </w:r>
      <w:r w:rsidR="002461CF" w:rsidRPr="002461CF">
        <w:t xml:space="preserve"> </w:t>
      </w:r>
      <w:r w:rsidR="002461CF" w:rsidRPr="00453CA8">
        <w:t>Ip</w:t>
      </w:r>
      <w:r w:rsidR="002461CF">
        <w:t>Adress</w:t>
      </w:r>
      <w:r w:rsidR="002461CF">
        <w:rPr>
          <w:rFonts w:hint="eastAsia"/>
        </w:rPr>
        <w:t>标识</w:t>
      </w:r>
      <w:r w:rsidR="002461CF">
        <w:t>一个</w:t>
      </w:r>
      <w:r w:rsidR="002461CF">
        <w:rPr>
          <w:rFonts w:hint="eastAsia"/>
        </w:rPr>
        <w:t>以</w:t>
      </w:r>
      <w:r w:rsidR="002461CF" w:rsidRPr="002461CF">
        <w:t>点分十进制表示法</w:t>
      </w:r>
      <w:r w:rsidR="002461CF">
        <w:rPr>
          <w:rFonts w:hint="eastAsia"/>
        </w:rPr>
        <w:t>表示</w:t>
      </w:r>
      <w:r w:rsidR="002461CF">
        <w:t>的</w:t>
      </w:r>
      <w:r w:rsidR="002461CF">
        <w:t>IPv4</w:t>
      </w:r>
      <w:r w:rsidR="002461CF">
        <w:rPr>
          <w:rFonts w:hint="eastAsia"/>
        </w:rPr>
        <w:t>地址</w:t>
      </w:r>
      <w:r w:rsidR="002461CF">
        <w:t>，</w:t>
      </w:r>
      <w:r w:rsidR="002461CF" w:rsidRPr="00453CA8">
        <w:t>IpField</w:t>
      </w:r>
      <w:r w:rsidR="002461CF">
        <w:rPr>
          <w:rFonts w:hint="eastAsia"/>
        </w:rPr>
        <w:t>标识</w:t>
      </w:r>
      <w:r w:rsidR="002461CF">
        <w:t>其中一个字节</w:t>
      </w:r>
      <w:r w:rsidR="002461CF">
        <w:rPr>
          <w:rFonts w:hint="eastAsia"/>
        </w:rPr>
        <w:t>，</w:t>
      </w:r>
      <w:r w:rsidR="002461CF">
        <w:t>可选</w:t>
      </w:r>
      <w:r w:rsidR="002461CF">
        <w:rPr>
          <w:rFonts w:hint="eastAsia"/>
        </w:rPr>
        <w:t>数字</w:t>
      </w:r>
      <w:r w:rsidR="002461CF">
        <w:t>范围为</w:t>
      </w:r>
      <w:r w:rsidR="002461CF">
        <w:rPr>
          <w:rFonts w:hint="eastAsia"/>
        </w:rPr>
        <w:t>0</w:t>
      </w:r>
      <w:r w:rsidR="002461CF">
        <w:t>-255</w:t>
      </w:r>
      <w:r w:rsidR="002461CF">
        <w:rPr>
          <w:rFonts w:hint="eastAsia"/>
        </w:rPr>
        <w:t>；</w:t>
      </w:r>
    </w:p>
    <w:p w14:paraId="1D8EB276" w14:textId="77777777" w:rsidR="002461CF" w:rsidRDefault="002461CF" w:rsidP="00136D40">
      <w:pPr>
        <w:pStyle w:val="u5"/>
        <w:numPr>
          <w:ilvl w:val="0"/>
          <w:numId w:val="50"/>
        </w:numPr>
        <w:spacing w:before="24" w:after="24"/>
        <w:ind w:firstLineChars="0"/>
      </w:pPr>
      <w:r w:rsidRPr="00E54BA4">
        <w:t>ValueIO</w:t>
      </w:r>
      <w:r>
        <w:rPr>
          <w:rFonts w:hint="eastAsia"/>
        </w:rPr>
        <w:t>标识某</w:t>
      </w:r>
      <w:r>
        <w:t>操作调用</w:t>
      </w:r>
      <w:r>
        <w:rPr>
          <w:rFonts w:hint="eastAsia"/>
        </w:rPr>
        <w:t>的</w:t>
      </w:r>
      <w:r>
        <w:t>其他操作</w:t>
      </w:r>
      <w:r>
        <w:rPr>
          <w:rFonts w:hint="eastAsia"/>
        </w:rPr>
        <w:t>，为多个</w:t>
      </w:r>
      <w:r>
        <w:t>操作名</w:t>
      </w:r>
      <w:r>
        <w:rPr>
          <w:rFonts w:hint="eastAsia"/>
        </w:rPr>
        <w:t>（</w:t>
      </w:r>
      <w:r w:rsidRPr="00CF26D8">
        <w:t>OpName</w:t>
      </w:r>
      <w:r>
        <w:rPr>
          <w:rFonts w:hint="eastAsia"/>
        </w:rPr>
        <w:t>）组成</w:t>
      </w:r>
      <w:r>
        <w:t>的</w:t>
      </w:r>
      <w:r>
        <w:rPr>
          <w:rFonts w:hint="eastAsia"/>
        </w:rPr>
        <w:t>JSONArray</w:t>
      </w:r>
      <w:r>
        <w:rPr>
          <w:rFonts w:hint="eastAsia"/>
        </w:rPr>
        <w:t>；</w:t>
      </w:r>
    </w:p>
    <w:p w14:paraId="06612287" w14:textId="77777777" w:rsidR="00A0278C" w:rsidRDefault="00A0278C" w:rsidP="00136D40">
      <w:pPr>
        <w:pStyle w:val="u5"/>
        <w:numPr>
          <w:ilvl w:val="0"/>
          <w:numId w:val="50"/>
        </w:numPr>
        <w:spacing w:before="24" w:after="24"/>
        <w:ind w:firstLineChars="0"/>
      </w:pPr>
      <w:r w:rsidRPr="00890892">
        <w:t>ValuePO</w:t>
      </w:r>
      <w:r>
        <w:rPr>
          <w:rFonts w:hint="eastAsia"/>
        </w:rPr>
        <w:t>标识</w:t>
      </w:r>
      <w:r>
        <w:t>操作</w:t>
      </w:r>
      <w:r>
        <w:rPr>
          <w:rFonts w:hint="eastAsia"/>
        </w:rPr>
        <w:t>正确</w:t>
      </w:r>
      <w:r>
        <w:t>调用顺序</w:t>
      </w:r>
      <w:r>
        <w:rPr>
          <w:rFonts w:hint="eastAsia"/>
        </w:rPr>
        <w:t>依赖</w:t>
      </w:r>
      <w:r>
        <w:t>，</w:t>
      </w:r>
      <w:r w:rsidR="00741FFF">
        <w:rPr>
          <w:rFonts w:hint="eastAsia"/>
        </w:rPr>
        <w:t>使用正则</w:t>
      </w:r>
      <w:r w:rsidR="00741FFF">
        <w:t>表达式模式</w:t>
      </w:r>
      <w:r w:rsidR="00741FFF">
        <w:rPr>
          <w:rFonts w:hint="eastAsia"/>
        </w:rPr>
        <w:t>表示</w:t>
      </w:r>
      <w:r w:rsidR="00741FFF">
        <w:t>其顺序依赖。</w:t>
      </w:r>
    </w:p>
    <w:p w14:paraId="5776375C" w14:textId="77777777" w:rsidR="002461CF" w:rsidRDefault="002461CF" w:rsidP="00136D40">
      <w:pPr>
        <w:pStyle w:val="u5"/>
        <w:numPr>
          <w:ilvl w:val="0"/>
          <w:numId w:val="50"/>
        </w:numPr>
        <w:spacing w:before="24" w:after="24"/>
        <w:ind w:firstLineChars="0"/>
      </w:pPr>
      <w:r w:rsidRPr="00890892">
        <w:t>ValueI</w:t>
      </w:r>
      <w:r>
        <w:rPr>
          <w:rFonts w:hint="eastAsia"/>
        </w:rPr>
        <w:t>标识</w:t>
      </w:r>
      <w:r w:rsidR="00AE3A75">
        <w:rPr>
          <w:rFonts w:hint="eastAsia"/>
        </w:rPr>
        <w:t>操作是否</w:t>
      </w:r>
      <w:r w:rsidR="00AE3A75">
        <w:t>可重复调用</w:t>
      </w:r>
      <w:r w:rsidR="00AE3A75">
        <w:rPr>
          <w:rFonts w:hint="eastAsia"/>
        </w:rPr>
        <w:t>，</w:t>
      </w:r>
      <w:r w:rsidR="00AE3A75">
        <w:t>使用</w:t>
      </w:r>
      <w:r w:rsidR="00AE3A75">
        <w:t>true</w:t>
      </w:r>
      <w:r w:rsidR="00AE3A75">
        <w:rPr>
          <w:rFonts w:hint="eastAsia"/>
        </w:rPr>
        <w:t>或</w:t>
      </w:r>
      <w:r w:rsidR="00AE3A75">
        <w:t>false</w:t>
      </w:r>
      <w:r w:rsidR="00AE3A75">
        <w:t>进行标记；</w:t>
      </w:r>
    </w:p>
    <w:p w14:paraId="6D36A59A" w14:textId="77777777" w:rsidR="00AE3A75" w:rsidRDefault="00AE3A75" w:rsidP="00136D40">
      <w:pPr>
        <w:pStyle w:val="u5"/>
        <w:numPr>
          <w:ilvl w:val="0"/>
          <w:numId w:val="50"/>
        </w:numPr>
        <w:spacing w:before="24" w:after="24"/>
        <w:ind w:firstLineChars="0"/>
      </w:pPr>
      <w:r w:rsidRPr="00890892">
        <w:t>eDate</w:t>
      </w:r>
      <w:r>
        <w:rPr>
          <w:rFonts w:hint="eastAsia"/>
        </w:rPr>
        <w:t>标识服务</w:t>
      </w:r>
      <w:r>
        <w:t>时效约束，</w:t>
      </w:r>
      <w:r w:rsidR="00042152">
        <w:rPr>
          <w:rFonts w:hint="eastAsia"/>
        </w:rPr>
        <w:t>为</w:t>
      </w:r>
      <w:r w:rsidR="00042152">
        <w:t>yyyy</w:t>
      </w:r>
      <w:r w:rsidR="00042152" w:rsidRPr="00890892">
        <w:t>-MM-</w:t>
      </w:r>
      <w:r w:rsidR="00042152">
        <w:t>dd</w:t>
      </w:r>
      <w:r w:rsidR="00042152">
        <w:rPr>
          <w:rFonts w:hint="eastAsia"/>
        </w:rPr>
        <w:t>格式的日期</w:t>
      </w:r>
      <w:r w:rsidR="00D63542">
        <w:rPr>
          <w:rFonts w:hint="eastAsia"/>
        </w:rPr>
        <w:t>值；</w:t>
      </w:r>
    </w:p>
    <w:p w14:paraId="647BF556" w14:textId="77777777" w:rsidR="00D82F79" w:rsidRDefault="006D74E3" w:rsidP="00E555F0">
      <w:pPr>
        <w:pStyle w:val="u5"/>
        <w:spacing w:before="24" w:after="24"/>
        <w:ind w:firstLine="480"/>
      </w:pPr>
      <w:r w:rsidRPr="00B23415">
        <w:rPr>
          <w:rFonts w:hint="eastAsia"/>
        </w:rPr>
        <w:t>下面</w:t>
      </w:r>
      <w:r w:rsidRPr="00B23415">
        <w:t>使用一个停车</w:t>
      </w:r>
      <w:r w:rsidRPr="00B23415">
        <w:rPr>
          <w:rFonts w:hint="eastAsia"/>
        </w:rPr>
        <w:t>计费</w:t>
      </w:r>
      <w:r w:rsidRPr="00B23415">
        <w:t>系统实例，进行</w:t>
      </w:r>
      <w:r w:rsidRPr="00B23415">
        <w:rPr>
          <w:rFonts w:hint="eastAsia"/>
        </w:rPr>
        <w:t>W</w:t>
      </w:r>
      <w:r w:rsidRPr="00B23415">
        <w:t>eb</w:t>
      </w:r>
      <w:r w:rsidRPr="00B23415">
        <w:t>服务行为约束的</w:t>
      </w:r>
      <w:r w:rsidR="00B23415">
        <w:rPr>
          <w:rFonts w:hint="eastAsia"/>
        </w:rPr>
        <w:t>举例</w:t>
      </w:r>
      <w:r w:rsidR="00741FFF">
        <w:rPr>
          <w:rFonts w:hint="eastAsia"/>
        </w:rPr>
        <w:t>。</w:t>
      </w:r>
    </w:p>
    <w:p w14:paraId="027FCFC5" w14:textId="77777777" w:rsidR="006D74E3" w:rsidRDefault="00D82F79" w:rsidP="00E555F0">
      <w:pPr>
        <w:pStyle w:val="u5"/>
        <w:spacing w:before="24" w:after="24"/>
        <w:ind w:firstLine="482"/>
      </w:pPr>
      <w:r w:rsidRPr="00D82F79">
        <w:rPr>
          <w:rFonts w:hint="eastAsia"/>
          <w:b/>
        </w:rPr>
        <w:t>例</w:t>
      </w:r>
      <w:r w:rsidRPr="00D82F79">
        <w:rPr>
          <w:rFonts w:hint="eastAsia"/>
          <w:b/>
        </w:rPr>
        <w:t>3</w:t>
      </w:r>
      <w:r w:rsidRPr="00D82F79">
        <w:rPr>
          <w:b/>
        </w:rPr>
        <w:t>-1</w:t>
      </w:r>
      <w:r w:rsidRPr="00D82F79">
        <w:rPr>
          <w:rFonts w:hint="eastAsia"/>
          <w:b/>
        </w:rPr>
        <w:t>：</w:t>
      </w:r>
      <w:r w:rsidR="00741FFF">
        <w:rPr>
          <w:rFonts w:hint="eastAsia"/>
        </w:rPr>
        <w:t>假设</w:t>
      </w:r>
      <w:r w:rsidR="00E555F0">
        <w:rPr>
          <w:rFonts w:hint="eastAsia"/>
        </w:rPr>
        <w:t>一个停车</w:t>
      </w:r>
      <w:r w:rsidR="00E555F0">
        <w:t>计费服务，具有</w:t>
      </w:r>
      <w:r w:rsidR="00E555F0">
        <w:rPr>
          <w:rFonts w:hint="eastAsia"/>
        </w:rPr>
        <w:t>入库</w:t>
      </w:r>
      <w:r w:rsidR="00E555F0">
        <w:t>（</w:t>
      </w:r>
      <w:r w:rsidR="00E555F0">
        <w:t>login</w:t>
      </w:r>
      <w:r w:rsidR="00E555F0">
        <w:t>）及</w:t>
      </w:r>
      <w:r w:rsidR="00E555F0">
        <w:rPr>
          <w:rFonts w:hint="eastAsia"/>
        </w:rPr>
        <w:t>出库</w:t>
      </w:r>
      <w:r w:rsidR="00E555F0">
        <w:t>计费（</w:t>
      </w:r>
      <w:r w:rsidR="00E555F0" w:rsidRPr="00E555F0">
        <w:t>feeCalculate</w:t>
      </w:r>
      <w:r w:rsidR="00E555F0">
        <w:t>）</w:t>
      </w:r>
      <w:r w:rsidR="00E555F0">
        <w:rPr>
          <w:rFonts w:hint="eastAsia"/>
        </w:rPr>
        <w:t>操作，</w:t>
      </w:r>
      <w:r w:rsidR="00E555F0">
        <w:t>其中</w:t>
      </w:r>
      <w:r w:rsidR="00E555F0" w:rsidRPr="009B5B37">
        <w:rPr>
          <w:rFonts w:hint="eastAsia"/>
          <w:b/>
        </w:rPr>
        <w:t>出库</w:t>
      </w:r>
      <w:r w:rsidR="00E555F0" w:rsidRPr="009B5B37">
        <w:rPr>
          <w:b/>
        </w:rPr>
        <w:t>计费</w:t>
      </w:r>
      <w:r w:rsidR="00E555F0" w:rsidRPr="009B5B37">
        <w:rPr>
          <w:rFonts w:hint="eastAsia"/>
          <w:b/>
        </w:rPr>
        <w:t>操作</w:t>
      </w:r>
      <w:r w:rsidR="00E555F0" w:rsidRPr="009B5B37">
        <w:rPr>
          <w:b/>
        </w:rPr>
        <w:t>需要在</w:t>
      </w:r>
      <w:r w:rsidR="00E555F0" w:rsidRPr="009B5B37">
        <w:rPr>
          <w:rFonts w:hint="eastAsia"/>
          <w:b/>
        </w:rPr>
        <w:t>入库操作</w:t>
      </w:r>
      <w:r w:rsidR="00E555F0" w:rsidRPr="009B5B37">
        <w:rPr>
          <w:b/>
        </w:rPr>
        <w:t>执行成功后才能</w:t>
      </w:r>
      <w:r w:rsidR="00E555F0" w:rsidRPr="009B5B37">
        <w:rPr>
          <w:rFonts w:hint="eastAsia"/>
          <w:b/>
        </w:rPr>
        <w:t>执</w:t>
      </w:r>
      <w:r w:rsidR="00E555F0" w:rsidRPr="009B5B37">
        <w:rPr>
          <w:rFonts w:hint="eastAsia"/>
          <w:b/>
        </w:rPr>
        <w:lastRenderedPageBreak/>
        <w:t>行</w:t>
      </w:r>
      <w:r w:rsidR="00E555F0">
        <w:rPr>
          <w:rFonts w:hint="eastAsia"/>
        </w:rPr>
        <w:t>。</w:t>
      </w:r>
    </w:p>
    <w:p w14:paraId="7C525EC7" w14:textId="77777777" w:rsidR="00E555F0" w:rsidRDefault="00E555F0" w:rsidP="00136D40">
      <w:pPr>
        <w:pStyle w:val="u5"/>
        <w:numPr>
          <w:ilvl w:val="0"/>
          <w:numId w:val="56"/>
        </w:numPr>
        <w:spacing w:before="24" w:after="24"/>
        <w:ind w:firstLineChars="0"/>
      </w:pPr>
      <w:r>
        <w:rPr>
          <w:rFonts w:hint="eastAsia"/>
        </w:rPr>
        <w:t>对于</w:t>
      </w:r>
      <w:r>
        <w:t>login</w:t>
      </w:r>
      <w:r>
        <w:rPr>
          <w:rFonts w:hint="eastAsia"/>
        </w:rPr>
        <w:t>操作</w:t>
      </w:r>
      <w:r>
        <w:t>，输入参数</w:t>
      </w:r>
      <w:r>
        <w:rPr>
          <w:rFonts w:hint="eastAsia"/>
        </w:rPr>
        <w:t>为</w:t>
      </w:r>
      <w:r>
        <w:t>车牌号</w:t>
      </w:r>
      <w:r>
        <w:rPr>
          <w:rFonts w:hint="eastAsia"/>
        </w:rPr>
        <w:t>(</w:t>
      </w:r>
      <w:r w:rsidR="009B5B37" w:rsidRPr="00E555F0">
        <w:t>License</w:t>
      </w:r>
      <w:r>
        <w:rPr>
          <w:rFonts w:hint="eastAsia"/>
        </w:rPr>
        <w:t>)</w:t>
      </w:r>
      <w:r>
        <w:t>及入库时间</w:t>
      </w:r>
      <w:r>
        <w:rPr>
          <w:rFonts w:hint="eastAsia"/>
        </w:rPr>
        <w:t>（</w:t>
      </w:r>
      <w:r w:rsidR="009B5B37" w:rsidRPr="00E555F0">
        <w:t>loginTime</w:t>
      </w:r>
      <w:r>
        <w:rPr>
          <w:rFonts w:hint="eastAsia"/>
        </w:rPr>
        <w:t>）</w:t>
      </w:r>
      <w:r>
        <w:t>，其约束如</w:t>
      </w:r>
      <w:r w:rsidR="00077639">
        <w:rPr>
          <w:rFonts w:hint="eastAsia"/>
        </w:rPr>
        <w:t>表</w:t>
      </w:r>
      <w:r w:rsidR="00FB3C97">
        <w:rPr>
          <w:rFonts w:hint="eastAsia"/>
        </w:rPr>
        <w:t>3-2</w:t>
      </w:r>
      <w:r w:rsidR="00FB3C97">
        <w:rPr>
          <w:rFonts w:hint="eastAsia"/>
        </w:rPr>
        <w:t>所示</w:t>
      </w:r>
      <w:r>
        <w:t>：</w:t>
      </w:r>
    </w:p>
    <w:p w14:paraId="7F0AEA8F" w14:textId="77777777" w:rsidR="00207116" w:rsidRPr="00207116" w:rsidRDefault="00FB3C97" w:rsidP="00207116">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2</w:t>
      </w:r>
      <w:r>
        <w:fldChar w:fldCharType="end"/>
      </w:r>
      <w:r>
        <w:t xml:space="preserve"> login</w:t>
      </w:r>
      <w:r>
        <w:rPr>
          <w:rFonts w:hint="eastAsia"/>
        </w:rPr>
        <w:t>操作</w:t>
      </w:r>
      <w:r w:rsidR="00CE7C64">
        <w:rPr>
          <w:rFonts w:hint="eastAsia"/>
        </w:rPr>
        <w:t>参数及其范围</w:t>
      </w:r>
      <w:r w:rsidR="00CE7C64">
        <w:t>约束</w:t>
      </w:r>
    </w:p>
    <w:tbl>
      <w:tblPr>
        <w:tblStyle w:val="afff1"/>
        <w:tblW w:w="0" w:type="auto"/>
        <w:jc w:val="center"/>
        <w:tblLook w:val="04A0" w:firstRow="1" w:lastRow="0" w:firstColumn="1" w:lastColumn="0" w:noHBand="0" w:noVBand="1"/>
      </w:tblPr>
      <w:tblGrid>
        <w:gridCol w:w="2472"/>
        <w:gridCol w:w="2268"/>
        <w:gridCol w:w="2470"/>
      </w:tblGrid>
      <w:tr w:rsidR="00E555F0" w14:paraId="0B92650B" w14:textId="77777777" w:rsidTr="00136D01">
        <w:trPr>
          <w:jc w:val="center"/>
        </w:trPr>
        <w:tc>
          <w:tcPr>
            <w:tcW w:w="2472" w:type="dxa"/>
          </w:tcPr>
          <w:p w14:paraId="60D560DD" w14:textId="77777777" w:rsidR="00E555F0" w:rsidRPr="00E555F0" w:rsidRDefault="00E555F0" w:rsidP="00E555F0">
            <w:pPr>
              <w:pStyle w:val="u5"/>
              <w:spacing w:before="24" w:after="24"/>
              <w:ind w:firstLineChars="0" w:firstLine="0"/>
            </w:pPr>
            <w:r w:rsidRPr="00E555F0">
              <w:t>Input parameters</w:t>
            </w:r>
          </w:p>
        </w:tc>
        <w:tc>
          <w:tcPr>
            <w:tcW w:w="2268" w:type="dxa"/>
          </w:tcPr>
          <w:p w14:paraId="74F1F44B" w14:textId="77777777" w:rsidR="00E555F0" w:rsidRPr="00E555F0" w:rsidRDefault="00E555F0" w:rsidP="00E555F0">
            <w:pPr>
              <w:pStyle w:val="u5"/>
              <w:spacing w:before="24" w:after="24"/>
              <w:ind w:firstLineChars="0" w:firstLine="0"/>
            </w:pPr>
            <w:r w:rsidRPr="00E555F0">
              <w:rPr>
                <w:bCs/>
              </w:rPr>
              <w:t>Type</w:t>
            </w:r>
          </w:p>
        </w:tc>
        <w:tc>
          <w:tcPr>
            <w:tcW w:w="2470" w:type="dxa"/>
          </w:tcPr>
          <w:p w14:paraId="0135E4AD" w14:textId="77777777" w:rsidR="00E555F0" w:rsidRPr="00E555F0" w:rsidRDefault="00E555F0" w:rsidP="00E555F0">
            <w:pPr>
              <w:pStyle w:val="u5"/>
              <w:spacing w:before="24" w:after="24"/>
              <w:ind w:firstLineChars="0" w:firstLine="0"/>
            </w:pPr>
            <w:r w:rsidRPr="00E555F0">
              <w:t>Constraint</w:t>
            </w:r>
          </w:p>
        </w:tc>
      </w:tr>
      <w:tr w:rsidR="00E555F0" w14:paraId="529F8A67" w14:textId="77777777" w:rsidTr="00136D01">
        <w:trPr>
          <w:jc w:val="center"/>
        </w:trPr>
        <w:tc>
          <w:tcPr>
            <w:tcW w:w="2472" w:type="dxa"/>
          </w:tcPr>
          <w:p w14:paraId="0A3B0036" w14:textId="77777777" w:rsidR="00E555F0" w:rsidRDefault="00E555F0" w:rsidP="00E555F0">
            <w:pPr>
              <w:pStyle w:val="u5"/>
              <w:spacing w:before="24" w:after="24"/>
              <w:ind w:firstLineChars="0" w:firstLine="0"/>
            </w:pPr>
            <w:r w:rsidRPr="00E555F0">
              <w:t>License</w:t>
            </w:r>
          </w:p>
        </w:tc>
        <w:tc>
          <w:tcPr>
            <w:tcW w:w="2268" w:type="dxa"/>
          </w:tcPr>
          <w:p w14:paraId="1483D2DA" w14:textId="77777777" w:rsidR="00E555F0" w:rsidRDefault="00E555F0" w:rsidP="00E555F0">
            <w:pPr>
              <w:pStyle w:val="u5"/>
              <w:spacing w:before="24" w:after="24"/>
              <w:ind w:firstLineChars="0" w:firstLine="0"/>
            </w:pPr>
            <w:r w:rsidRPr="00E555F0">
              <w:t>String</w:t>
            </w:r>
          </w:p>
        </w:tc>
        <w:tc>
          <w:tcPr>
            <w:tcW w:w="2470" w:type="dxa"/>
          </w:tcPr>
          <w:p w14:paraId="203CAC02" w14:textId="77777777" w:rsidR="00E555F0" w:rsidRDefault="00E555F0" w:rsidP="00E555F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E555F0" w14:paraId="70EDD8A1" w14:textId="77777777" w:rsidTr="00136D01">
        <w:trPr>
          <w:jc w:val="center"/>
        </w:trPr>
        <w:tc>
          <w:tcPr>
            <w:tcW w:w="2472" w:type="dxa"/>
          </w:tcPr>
          <w:p w14:paraId="4D8D600E" w14:textId="77777777" w:rsidR="00E555F0" w:rsidRDefault="00E555F0" w:rsidP="00E555F0">
            <w:pPr>
              <w:pStyle w:val="u5"/>
              <w:spacing w:before="24" w:after="24"/>
              <w:ind w:firstLineChars="0" w:firstLine="0"/>
            </w:pPr>
            <w:r w:rsidRPr="00E555F0">
              <w:t>loginTime</w:t>
            </w:r>
          </w:p>
        </w:tc>
        <w:tc>
          <w:tcPr>
            <w:tcW w:w="2268" w:type="dxa"/>
          </w:tcPr>
          <w:p w14:paraId="43AAD7F2" w14:textId="77777777" w:rsidR="00E555F0" w:rsidRDefault="00EC1409" w:rsidP="00E555F0">
            <w:pPr>
              <w:pStyle w:val="u5"/>
              <w:spacing w:before="24" w:after="24"/>
              <w:ind w:firstLineChars="0" w:firstLine="0"/>
            </w:pPr>
            <w:r w:rsidRPr="00E555F0">
              <w:t>I</w:t>
            </w:r>
            <w:r w:rsidR="00E555F0" w:rsidRPr="00E555F0">
              <w:t>nt</w:t>
            </w:r>
          </w:p>
        </w:tc>
        <w:tc>
          <w:tcPr>
            <w:tcW w:w="2470" w:type="dxa"/>
          </w:tcPr>
          <w:p w14:paraId="0C2B371C" w14:textId="77777777" w:rsidR="00E555F0" w:rsidRDefault="00E555F0" w:rsidP="00E555F0">
            <w:pPr>
              <w:pStyle w:val="u5"/>
              <w:spacing w:before="24" w:after="24"/>
              <w:ind w:firstLineChars="0" w:firstLine="0"/>
            </w:pPr>
            <w:r w:rsidRPr="00E555F0">
              <w:t>[0,24]</w:t>
            </w:r>
          </w:p>
        </w:tc>
      </w:tr>
    </w:tbl>
    <w:p w14:paraId="6F9C7FD0" w14:textId="77777777" w:rsidR="00E555F0" w:rsidRDefault="00E555F0" w:rsidP="00136D40">
      <w:pPr>
        <w:pStyle w:val="u5"/>
        <w:numPr>
          <w:ilvl w:val="0"/>
          <w:numId w:val="56"/>
        </w:numPr>
        <w:spacing w:before="24" w:after="24"/>
        <w:ind w:firstLineChars="0"/>
      </w:pPr>
      <w:r w:rsidRPr="00E555F0">
        <w:t>feeCalculate</w:t>
      </w:r>
      <w:r>
        <w:rPr>
          <w:rFonts w:hint="eastAsia"/>
        </w:rPr>
        <w:t>操作</w:t>
      </w:r>
      <w:r w:rsidR="009B5B37" w:rsidRPr="00AA56A2">
        <w:rPr>
          <w:rFonts w:hint="eastAsia"/>
        </w:rPr>
        <w:t>根据司机的车辆类型</w:t>
      </w:r>
      <w:r w:rsidR="00AE04F5">
        <w:rPr>
          <w:rFonts w:hint="eastAsia"/>
        </w:rPr>
        <w:t>、停车日、</w:t>
      </w:r>
      <w:r w:rsidR="00AE04F5" w:rsidRPr="00AA56A2">
        <w:rPr>
          <w:rFonts w:hint="eastAsia"/>
        </w:rPr>
        <w:t>停车时间计算停车费用</w:t>
      </w:r>
      <w:r w:rsidR="00AE04F5">
        <w:rPr>
          <w:rFonts w:hint="eastAsia"/>
        </w:rPr>
        <w:t>。</w:t>
      </w:r>
      <w:r>
        <w:t>输入参数及其约束如</w:t>
      </w:r>
      <w:r w:rsidR="00136D01">
        <w:rPr>
          <w:rFonts w:hint="eastAsia"/>
        </w:rPr>
        <w:t>表</w:t>
      </w:r>
      <w:r w:rsidR="00136D01">
        <w:rPr>
          <w:rFonts w:hint="eastAsia"/>
        </w:rPr>
        <w:t>3</w:t>
      </w:r>
      <w:r w:rsidR="00136D01">
        <w:t>-3</w:t>
      </w:r>
      <w:r w:rsidR="00136D01">
        <w:rPr>
          <w:rFonts w:hint="eastAsia"/>
        </w:rPr>
        <w:t>所示</w:t>
      </w:r>
      <w:r>
        <w:t>：</w:t>
      </w:r>
    </w:p>
    <w:p w14:paraId="61E03AFB" w14:textId="77777777" w:rsidR="00CE7C64" w:rsidRDefault="00CE7C64" w:rsidP="00CE7C64">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3</w:t>
      </w:r>
      <w:r>
        <w:fldChar w:fldCharType="end"/>
      </w:r>
      <w:r>
        <w:t xml:space="preserve"> </w:t>
      </w:r>
      <w:r>
        <w:rPr>
          <w:rFonts w:hint="eastAsia"/>
        </w:rPr>
        <w:t>出库计费</w:t>
      </w:r>
      <w:r>
        <w:t>操作</w:t>
      </w:r>
      <w:r>
        <w:rPr>
          <w:rFonts w:hint="eastAsia"/>
        </w:rPr>
        <w:t>参数</w:t>
      </w:r>
      <w:r>
        <w:t>及其</w:t>
      </w:r>
      <w:r>
        <w:rPr>
          <w:rFonts w:hint="eastAsia"/>
        </w:rPr>
        <w:t>范围</w:t>
      </w:r>
      <w:r>
        <w:t>约束</w:t>
      </w:r>
    </w:p>
    <w:tbl>
      <w:tblPr>
        <w:tblStyle w:val="afff1"/>
        <w:tblW w:w="0" w:type="auto"/>
        <w:jc w:val="center"/>
        <w:tblLook w:val="04A0" w:firstRow="1" w:lastRow="0" w:firstColumn="1" w:lastColumn="0" w:noHBand="0" w:noVBand="1"/>
      </w:tblPr>
      <w:tblGrid>
        <w:gridCol w:w="2467"/>
        <w:gridCol w:w="2249"/>
        <w:gridCol w:w="2494"/>
      </w:tblGrid>
      <w:tr w:rsidR="009B5B37" w14:paraId="10196F3F" w14:textId="77777777" w:rsidTr="00207116">
        <w:trPr>
          <w:jc w:val="center"/>
        </w:trPr>
        <w:tc>
          <w:tcPr>
            <w:tcW w:w="2467" w:type="dxa"/>
          </w:tcPr>
          <w:p w14:paraId="7243A917" w14:textId="77777777" w:rsidR="009B5B37" w:rsidRPr="00E555F0" w:rsidRDefault="009B5B37" w:rsidP="00097A33">
            <w:pPr>
              <w:pStyle w:val="u5"/>
              <w:spacing w:before="24" w:after="24"/>
              <w:ind w:firstLineChars="0" w:firstLine="0"/>
            </w:pPr>
            <w:r w:rsidRPr="00E555F0">
              <w:t>Input parameters</w:t>
            </w:r>
          </w:p>
        </w:tc>
        <w:tc>
          <w:tcPr>
            <w:tcW w:w="2249" w:type="dxa"/>
          </w:tcPr>
          <w:p w14:paraId="28BAC580" w14:textId="77777777" w:rsidR="009B5B37" w:rsidRPr="00E555F0" w:rsidRDefault="009B5B37" w:rsidP="00097A33">
            <w:pPr>
              <w:pStyle w:val="u5"/>
              <w:spacing w:before="24" w:after="24"/>
              <w:ind w:firstLineChars="0" w:firstLine="0"/>
            </w:pPr>
            <w:r w:rsidRPr="00E555F0">
              <w:rPr>
                <w:bCs/>
              </w:rPr>
              <w:t>Type</w:t>
            </w:r>
          </w:p>
        </w:tc>
        <w:tc>
          <w:tcPr>
            <w:tcW w:w="2494" w:type="dxa"/>
          </w:tcPr>
          <w:p w14:paraId="203799F1" w14:textId="77777777" w:rsidR="009B5B37" w:rsidRPr="00E555F0" w:rsidRDefault="009B5B37" w:rsidP="00097A33">
            <w:pPr>
              <w:pStyle w:val="u5"/>
              <w:spacing w:before="24" w:after="24"/>
              <w:ind w:firstLineChars="0" w:firstLine="0"/>
            </w:pPr>
            <w:r w:rsidRPr="00E555F0">
              <w:t>Constraint</w:t>
            </w:r>
          </w:p>
        </w:tc>
      </w:tr>
      <w:tr w:rsidR="009B5B37" w14:paraId="18C4E5E0" w14:textId="77777777" w:rsidTr="00207116">
        <w:trPr>
          <w:jc w:val="center"/>
        </w:trPr>
        <w:tc>
          <w:tcPr>
            <w:tcW w:w="2467" w:type="dxa"/>
          </w:tcPr>
          <w:p w14:paraId="3ACD7C4F" w14:textId="77777777" w:rsidR="009B5B37" w:rsidRDefault="009B5B37" w:rsidP="00097A33">
            <w:pPr>
              <w:pStyle w:val="u5"/>
              <w:spacing w:before="24" w:after="24"/>
              <w:ind w:firstLineChars="0" w:firstLine="0"/>
            </w:pPr>
            <w:r w:rsidRPr="00E555F0">
              <w:t>License</w:t>
            </w:r>
          </w:p>
        </w:tc>
        <w:tc>
          <w:tcPr>
            <w:tcW w:w="2249" w:type="dxa"/>
          </w:tcPr>
          <w:p w14:paraId="7826B3EB" w14:textId="77777777" w:rsidR="009B5B37" w:rsidRDefault="009B5B37" w:rsidP="00097A33">
            <w:pPr>
              <w:pStyle w:val="u5"/>
              <w:spacing w:before="24" w:after="24"/>
              <w:ind w:firstLineChars="0" w:firstLine="0"/>
            </w:pPr>
            <w:r w:rsidRPr="00E555F0">
              <w:t>String</w:t>
            </w:r>
          </w:p>
        </w:tc>
        <w:tc>
          <w:tcPr>
            <w:tcW w:w="2494" w:type="dxa"/>
          </w:tcPr>
          <w:p w14:paraId="7FD13AAC" w14:textId="77777777" w:rsidR="009B5B37" w:rsidRDefault="009B5B37" w:rsidP="00097A33">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9B5B37" w14:paraId="0C186789" w14:textId="77777777" w:rsidTr="00207116">
        <w:trPr>
          <w:jc w:val="center"/>
        </w:trPr>
        <w:tc>
          <w:tcPr>
            <w:tcW w:w="2467" w:type="dxa"/>
          </w:tcPr>
          <w:p w14:paraId="54B392EC" w14:textId="77777777" w:rsidR="009B5B37" w:rsidRDefault="00CE7C64" w:rsidP="00097A33">
            <w:pPr>
              <w:pStyle w:val="u5"/>
              <w:spacing w:before="24" w:after="24"/>
              <w:ind w:firstLineChars="0" w:firstLine="0"/>
            </w:pPr>
            <w:r>
              <w:t>t</w:t>
            </w:r>
            <w:r w:rsidR="009B5B37" w:rsidRPr="009B5B37">
              <w:t>ype</w:t>
            </w:r>
          </w:p>
        </w:tc>
        <w:tc>
          <w:tcPr>
            <w:tcW w:w="2249" w:type="dxa"/>
          </w:tcPr>
          <w:p w14:paraId="08184BB1" w14:textId="77777777" w:rsidR="009B5B37" w:rsidRDefault="009C742B" w:rsidP="00097A33">
            <w:pPr>
              <w:pStyle w:val="u5"/>
              <w:spacing w:before="24" w:after="24"/>
              <w:ind w:firstLineChars="0" w:firstLine="0"/>
            </w:pPr>
            <w:r w:rsidRPr="00E555F0">
              <w:t>I</w:t>
            </w:r>
            <w:r w:rsidR="009B5B37" w:rsidRPr="00E555F0">
              <w:t>nt</w:t>
            </w:r>
          </w:p>
        </w:tc>
        <w:tc>
          <w:tcPr>
            <w:tcW w:w="2494" w:type="dxa"/>
          </w:tcPr>
          <w:p w14:paraId="271C849E" w14:textId="77777777" w:rsidR="009B5B37" w:rsidRDefault="009B5B37" w:rsidP="00097A33">
            <w:pPr>
              <w:pStyle w:val="u5"/>
              <w:spacing w:before="24" w:after="24"/>
              <w:ind w:firstLineChars="0" w:firstLine="0"/>
            </w:pPr>
            <w:r>
              <w:t>{0</w:t>
            </w:r>
            <w:r>
              <w:rPr>
                <w:rFonts w:hint="eastAsia"/>
              </w:rPr>
              <w:t>,1,2</w:t>
            </w:r>
            <w:r>
              <w:t>}</w:t>
            </w:r>
          </w:p>
        </w:tc>
      </w:tr>
      <w:tr w:rsidR="009B5B37" w14:paraId="48C93474" w14:textId="77777777" w:rsidTr="00101B19">
        <w:trPr>
          <w:jc w:val="center"/>
        </w:trPr>
        <w:tc>
          <w:tcPr>
            <w:tcW w:w="2467" w:type="dxa"/>
          </w:tcPr>
          <w:p w14:paraId="1F48A6D9" w14:textId="77777777" w:rsidR="009B5B37" w:rsidRPr="009B5B37" w:rsidRDefault="00CE7C64" w:rsidP="009B5B37">
            <w:pPr>
              <w:pStyle w:val="u5"/>
              <w:spacing w:before="24" w:after="24"/>
              <w:ind w:firstLineChars="0" w:firstLine="0"/>
            </w:pPr>
            <w:r>
              <w:t>t</w:t>
            </w:r>
            <w:r w:rsidR="009B5B37" w:rsidRPr="009B5B37">
              <w:t>imeout</w:t>
            </w:r>
          </w:p>
        </w:tc>
        <w:tc>
          <w:tcPr>
            <w:tcW w:w="2249" w:type="dxa"/>
          </w:tcPr>
          <w:p w14:paraId="41358F86" w14:textId="77777777" w:rsidR="009B5B37" w:rsidRPr="00E555F0" w:rsidRDefault="009C742B" w:rsidP="00097A33">
            <w:pPr>
              <w:pStyle w:val="u5"/>
              <w:spacing w:before="24" w:after="24"/>
              <w:ind w:firstLineChars="0" w:firstLine="0"/>
            </w:pPr>
            <w:r>
              <w:t>I</w:t>
            </w:r>
            <w:r w:rsidR="009B5B37">
              <w:rPr>
                <w:rFonts w:hint="eastAsia"/>
              </w:rPr>
              <w:t>nt</w:t>
            </w:r>
          </w:p>
        </w:tc>
        <w:tc>
          <w:tcPr>
            <w:tcW w:w="2494" w:type="dxa"/>
            <w:tcBorders>
              <w:bottom w:val="single" w:sz="4" w:space="0" w:color="auto"/>
            </w:tcBorders>
          </w:tcPr>
          <w:p w14:paraId="3ECFE677" w14:textId="77777777" w:rsidR="009B5B37" w:rsidRDefault="009B5B37" w:rsidP="00097A33">
            <w:pPr>
              <w:pStyle w:val="u5"/>
              <w:spacing w:before="24" w:after="24"/>
              <w:ind w:firstLineChars="0" w:firstLine="0"/>
            </w:pPr>
            <w:r w:rsidRPr="009B5B37">
              <w:t>[0,24]</w:t>
            </w:r>
          </w:p>
        </w:tc>
      </w:tr>
      <w:tr w:rsidR="009B5B37" w14:paraId="6530A908" w14:textId="77777777" w:rsidTr="00101B19">
        <w:trPr>
          <w:jc w:val="center"/>
        </w:trPr>
        <w:tc>
          <w:tcPr>
            <w:tcW w:w="2467" w:type="dxa"/>
          </w:tcPr>
          <w:p w14:paraId="69EE1C15" w14:textId="77777777" w:rsidR="009B5B37" w:rsidRPr="009B5B37" w:rsidRDefault="00AE04F5" w:rsidP="009B5B37">
            <w:pPr>
              <w:pStyle w:val="u5"/>
              <w:spacing w:before="24" w:after="24"/>
              <w:ind w:firstLineChars="0" w:firstLine="0"/>
            </w:pPr>
            <w:r w:rsidRPr="00AE04F5">
              <w:t>dayOfWeek</w:t>
            </w:r>
          </w:p>
        </w:tc>
        <w:tc>
          <w:tcPr>
            <w:tcW w:w="2249" w:type="dxa"/>
          </w:tcPr>
          <w:p w14:paraId="6EB83894" w14:textId="77777777" w:rsidR="009B5B37" w:rsidRDefault="00AE04F5" w:rsidP="00097A33">
            <w:pPr>
              <w:pStyle w:val="u5"/>
              <w:spacing w:before="24" w:after="24"/>
              <w:ind w:firstLineChars="0" w:firstLine="0"/>
            </w:pPr>
            <w:r w:rsidRPr="00AE04F5">
              <w:t>boolean</w:t>
            </w:r>
          </w:p>
        </w:tc>
        <w:tc>
          <w:tcPr>
            <w:tcW w:w="2494" w:type="dxa"/>
            <w:tcBorders>
              <w:bottom w:val="single" w:sz="4" w:space="0" w:color="auto"/>
              <w:tl2br w:val="nil"/>
            </w:tcBorders>
          </w:tcPr>
          <w:p w14:paraId="2C5F75A3" w14:textId="77777777" w:rsidR="009B5B37" w:rsidRPr="009B5B37" w:rsidRDefault="00101B19" w:rsidP="00097A33">
            <w:pPr>
              <w:pStyle w:val="u5"/>
              <w:spacing w:before="24" w:after="24"/>
              <w:ind w:firstLineChars="0" w:firstLine="0"/>
            </w:pPr>
            <w:r>
              <w:rPr>
                <w:rFonts w:hint="eastAsia"/>
              </w:rPr>
              <w:t>NA</w:t>
            </w:r>
          </w:p>
        </w:tc>
      </w:tr>
      <w:tr w:rsidR="00AE04F5" w14:paraId="7E48F982" w14:textId="77777777" w:rsidTr="00101B19">
        <w:trPr>
          <w:jc w:val="center"/>
        </w:trPr>
        <w:tc>
          <w:tcPr>
            <w:tcW w:w="2467" w:type="dxa"/>
          </w:tcPr>
          <w:p w14:paraId="16D1884D" w14:textId="77777777" w:rsidR="00AE04F5" w:rsidRPr="00AE04F5" w:rsidRDefault="00AE04F5" w:rsidP="009B5B37">
            <w:pPr>
              <w:pStyle w:val="u5"/>
              <w:spacing w:before="24" w:after="24"/>
              <w:ind w:firstLineChars="0" w:firstLine="0"/>
            </w:pPr>
            <w:r w:rsidRPr="00AE04F5">
              <w:t>discountCoupon</w:t>
            </w:r>
          </w:p>
        </w:tc>
        <w:tc>
          <w:tcPr>
            <w:tcW w:w="2249" w:type="dxa"/>
          </w:tcPr>
          <w:p w14:paraId="7F66B721" w14:textId="77777777" w:rsidR="00AE04F5" w:rsidRDefault="00AE04F5" w:rsidP="00097A33">
            <w:pPr>
              <w:pStyle w:val="u5"/>
              <w:spacing w:before="24" w:after="24"/>
              <w:ind w:firstLineChars="0" w:firstLine="0"/>
            </w:pPr>
            <w:r w:rsidRPr="00AE04F5">
              <w:t>boolean</w:t>
            </w:r>
          </w:p>
        </w:tc>
        <w:tc>
          <w:tcPr>
            <w:tcW w:w="2494" w:type="dxa"/>
            <w:tcBorders>
              <w:tl2br w:val="nil"/>
            </w:tcBorders>
          </w:tcPr>
          <w:p w14:paraId="228C5FEE" w14:textId="77777777" w:rsidR="00AE04F5" w:rsidRPr="009B5B37" w:rsidRDefault="00101B19" w:rsidP="00097A33">
            <w:pPr>
              <w:pStyle w:val="u5"/>
              <w:spacing w:before="24" w:after="24"/>
              <w:ind w:firstLineChars="0" w:firstLine="0"/>
            </w:pPr>
            <w:r>
              <w:rPr>
                <w:rFonts w:hint="eastAsia"/>
              </w:rPr>
              <w:t>NA</w:t>
            </w:r>
          </w:p>
        </w:tc>
      </w:tr>
    </w:tbl>
    <w:p w14:paraId="5098FE71" w14:textId="77777777" w:rsidR="00E555F0" w:rsidRPr="00E555F0" w:rsidRDefault="00AE04F5" w:rsidP="006D6A24">
      <w:pPr>
        <w:pStyle w:val="u5"/>
        <w:spacing w:before="24" w:after="24"/>
        <w:ind w:firstLine="480"/>
      </w:pPr>
      <w:r>
        <w:rPr>
          <w:rFonts w:hint="eastAsia"/>
        </w:rPr>
        <w:t>其中</w:t>
      </w:r>
      <w:r w:rsidR="00CE7C64" w:rsidRPr="00CE7C64">
        <w:rPr>
          <w:rFonts w:hint="eastAsia"/>
        </w:rPr>
        <w:t>“</w:t>
      </w:r>
      <w:r w:rsidR="00CE7C64" w:rsidRPr="00CE7C64">
        <w:rPr>
          <w:b/>
        </w:rPr>
        <w:t>License</w:t>
      </w:r>
      <w:r w:rsidR="00CE7C64" w:rsidRPr="00CE7C64">
        <w:rPr>
          <w:rFonts w:hint="eastAsia"/>
        </w:rPr>
        <w:t>”</w:t>
      </w:r>
      <w:r w:rsidR="00683944" w:rsidRPr="00683944">
        <w:rPr>
          <w:rFonts w:hint="eastAsia"/>
          <w:b/>
        </w:rPr>
        <w:t>代表</w:t>
      </w:r>
      <w:r w:rsidR="00683944" w:rsidRPr="00683944">
        <w:rPr>
          <w:b/>
        </w:rPr>
        <w:t>出库计费车辆</w:t>
      </w:r>
      <w:r w:rsidR="00683944" w:rsidRPr="00683944">
        <w:rPr>
          <w:rFonts w:hint="eastAsia"/>
          <w:b/>
        </w:rPr>
        <w:t>车牌号</w:t>
      </w:r>
      <w:r w:rsidR="00683944" w:rsidRPr="00683944">
        <w:rPr>
          <w:b/>
        </w:rPr>
        <w:t>，应该与入库时相同</w:t>
      </w:r>
      <w:r w:rsidR="00CE7C64">
        <w:rPr>
          <w:rFonts w:hint="eastAsia"/>
          <w:b/>
        </w:rPr>
        <w:t>；</w:t>
      </w:r>
      <w:r w:rsidR="00CE7C64" w:rsidRPr="00CE7C64">
        <w:rPr>
          <w:rFonts w:hint="eastAsia"/>
        </w:rPr>
        <w:t>“</w:t>
      </w:r>
      <w:r w:rsidR="00CE7C64">
        <w:t>t</w:t>
      </w:r>
      <w:r w:rsidR="00CE7C64" w:rsidRPr="00CE7C64">
        <w:t>ype</w:t>
      </w:r>
      <w:r w:rsidR="00CE7C64" w:rsidRPr="00CE7C64">
        <w:rPr>
          <w:rFonts w:hint="eastAsia"/>
        </w:rPr>
        <w:t>”</w:t>
      </w:r>
      <w:r w:rsidR="007B1257">
        <w:rPr>
          <w:rFonts w:hint="eastAsia"/>
        </w:rPr>
        <w:t>代表</w:t>
      </w:r>
      <w:r w:rsidR="007B1257">
        <w:t>车辆类型，由枚举值</w:t>
      </w:r>
      <w:r w:rsidR="007B1257">
        <w:rPr>
          <w:rFonts w:hint="eastAsia"/>
        </w:rPr>
        <w:t>{</w:t>
      </w:r>
      <w:r w:rsidR="007B1257">
        <w:t>0</w:t>
      </w:r>
      <w:r w:rsidR="007B1257">
        <w:rPr>
          <w:rFonts w:hint="eastAsia"/>
        </w:rPr>
        <w:t>,1,2}</w:t>
      </w:r>
      <w:r w:rsidR="007B1257">
        <w:rPr>
          <w:rFonts w:hint="eastAsia"/>
        </w:rPr>
        <w:t>分别</w:t>
      </w:r>
      <w:r w:rsidR="007B1257">
        <w:t>代表</w:t>
      </w:r>
      <w:r w:rsidR="00D82F79">
        <w:rPr>
          <w:rFonts w:hint="eastAsia"/>
        </w:rPr>
        <w:t>不同</w:t>
      </w:r>
      <w:r w:rsidR="00D82F79">
        <w:t>类型车辆</w:t>
      </w:r>
      <w:r w:rsidR="00D82F79">
        <w:rPr>
          <w:rFonts w:hint="eastAsia"/>
        </w:rPr>
        <w:t>；</w:t>
      </w:r>
      <w:r w:rsidR="00CE7C64">
        <w:rPr>
          <w:rFonts w:hint="eastAsia"/>
        </w:rPr>
        <w:t>“</w:t>
      </w:r>
      <w:r w:rsidR="00CE7C64">
        <w:t>t</w:t>
      </w:r>
      <w:r w:rsidR="00CE7C64" w:rsidRPr="009B5B37">
        <w:t>imeout</w:t>
      </w:r>
      <w:r w:rsidR="00CE7C64">
        <w:rPr>
          <w:rFonts w:hint="eastAsia"/>
        </w:rPr>
        <w:t>”</w:t>
      </w:r>
      <w:r w:rsidR="00D82F79">
        <w:rPr>
          <w:rFonts w:hint="eastAsia"/>
        </w:rPr>
        <w:t>代表车辆</w:t>
      </w:r>
      <w:r w:rsidR="00D82F79">
        <w:t>出库</w:t>
      </w:r>
      <w:r w:rsidR="00D82F79">
        <w:rPr>
          <w:rFonts w:hint="eastAsia"/>
        </w:rPr>
        <w:t>时间</w:t>
      </w:r>
      <w:r w:rsidR="00D82F79">
        <w:t>，</w:t>
      </w:r>
      <w:r w:rsidR="00D82F79">
        <w:rPr>
          <w:rFonts w:hint="eastAsia"/>
        </w:rPr>
        <w:t>停车</w:t>
      </w:r>
      <w:r w:rsidR="00D82F79">
        <w:t>时间为</w:t>
      </w:r>
      <w:r w:rsidR="00CE7C64">
        <w:rPr>
          <w:rFonts w:hint="eastAsia"/>
        </w:rPr>
        <w:t>“</w:t>
      </w:r>
      <w:r w:rsidR="00CE7C64">
        <w:t>t</w:t>
      </w:r>
      <w:r w:rsidR="00CE7C64" w:rsidRPr="009B5B37">
        <w:t>imeout</w:t>
      </w:r>
      <w:r w:rsidR="00CE7C64">
        <w:t>-</w:t>
      </w:r>
      <w:r w:rsidR="00CE7C64" w:rsidRPr="00E555F0">
        <w:t>loginTime</w:t>
      </w:r>
      <w:r w:rsidR="00CE7C64">
        <w:rPr>
          <w:rFonts w:hint="eastAsia"/>
        </w:rPr>
        <w:t>”</w:t>
      </w:r>
      <w:r w:rsidR="00D82F79">
        <w:rPr>
          <w:rFonts w:hint="eastAsia"/>
        </w:rPr>
        <w:t>，</w:t>
      </w:r>
      <w:r w:rsidR="00D82F79" w:rsidRPr="00D82F79">
        <w:rPr>
          <w:b/>
        </w:rPr>
        <w:t>因此要求</w:t>
      </w:r>
      <w:r w:rsidR="00CE7C64">
        <w:rPr>
          <w:rFonts w:hint="eastAsia"/>
          <w:b/>
        </w:rPr>
        <w:t>“</w:t>
      </w:r>
      <w:r w:rsidR="00CE7C64" w:rsidRPr="00D82F79">
        <w:rPr>
          <w:b/>
        </w:rPr>
        <w:t>timeout</w:t>
      </w:r>
      <w:r w:rsidR="00CE7C64">
        <w:rPr>
          <w:rFonts w:hint="eastAsia"/>
          <w:b/>
        </w:rPr>
        <w:t>”</w:t>
      </w:r>
      <w:r w:rsidR="00D82F79" w:rsidRPr="00D82F79">
        <w:rPr>
          <w:rFonts w:hint="eastAsia"/>
          <w:b/>
        </w:rPr>
        <w:t>大于</w:t>
      </w:r>
      <w:r w:rsidR="00D82F79" w:rsidRPr="00D82F79">
        <w:rPr>
          <w:b/>
        </w:rPr>
        <w:t>等于</w:t>
      </w:r>
      <w:r w:rsidR="00CE7C64">
        <w:rPr>
          <w:rFonts w:hint="eastAsia"/>
          <w:b/>
        </w:rPr>
        <w:t>“</w:t>
      </w:r>
      <w:r w:rsidR="00CE7C64" w:rsidRPr="00D82F79">
        <w:rPr>
          <w:b/>
        </w:rPr>
        <w:t>loginTime</w:t>
      </w:r>
      <w:r w:rsidR="00CE7C64">
        <w:rPr>
          <w:rFonts w:hint="eastAsia"/>
          <w:b/>
        </w:rPr>
        <w:t>”</w:t>
      </w:r>
      <w:r w:rsidR="00D82F79">
        <w:rPr>
          <w:rFonts w:hint="eastAsia"/>
          <w:b/>
        </w:rPr>
        <w:t>；</w:t>
      </w:r>
      <w:r w:rsidR="00CE7C64" w:rsidRPr="00CE7C64">
        <w:rPr>
          <w:rFonts w:hint="eastAsia"/>
        </w:rPr>
        <w:t>“</w:t>
      </w:r>
      <w:r w:rsidR="00CE7C64" w:rsidRPr="00AE04F5">
        <w:t>dayOfWeek</w:t>
      </w:r>
      <w:r w:rsidR="00CE7C64" w:rsidRPr="00CE7C64">
        <w:rPr>
          <w:rFonts w:hint="eastAsia"/>
        </w:rPr>
        <w:t>”</w:t>
      </w:r>
      <w:r w:rsidR="00D82F79">
        <w:rPr>
          <w:rFonts w:hint="eastAsia"/>
        </w:rPr>
        <w:t>代表</w:t>
      </w:r>
      <w:r w:rsidR="00D82F79">
        <w:t>停车日是否为工作日；</w:t>
      </w:r>
      <w:r w:rsidR="00CE7C64">
        <w:rPr>
          <w:rFonts w:hint="eastAsia"/>
        </w:rPr>
        <w:t>“</w:t>
      </w:r>
      <w:r w:rsidR="00CE7C64" w:rsidRPr="001F7CCE">
        <w:t>discountCoupon</w:t>
      </w:r>
      <w:r w:rsidR="00CE7C64">
        <w:rPr>
          <w:rFonts w:hint="eastAsia"/>
        </w:rPr>
        <w:t>”</w:t>
      </w:r>
      <w:r w:rsidR="00D82F79" w:rsidRPr="001F7CCE">
        <w:rPr>
          <w:rFonts w:hint="eastAsia"/>
        </w:rPr>
        <w:t>表示是否使用优惠券</w:t>
      </w:r>
      <w:r w:rsidR="00D82F79">
        <w:rPr>
          <w:rFonts w:hint="eastAsia"/>
        </w:rPr>
        <w:t>。</w:t>
      </w:r>
    </w:p>
    <w:p w14:paraId="1866059A" w14:textId="77777777" w:rsidR="002A3A11" w:rsidRDefault="002A3A11" w:rsidP="002A3A11">
      <w:pPr>
        <w:pStyle w:val="u5"/>
        <w:spacing w:before="24" w:after="24"/>
        <w:ind w:left="480" w:firstLineChars="0" w:firstLine="0"/>
        <w:rPr>
          <w:b/>
        </w:rPr>
      </w:pPr>
      <w:r w:rsidRPr="00FD32A6">
        <w:rPr>
          <w:rFonts w:hint="eastAsia"/>
          <w:b/>
        </w:rPr>
        <w:t>具体示例</w:t>
      </w:r>
      <w:r w:rsidRPr="00FD32A6">
        <w:rPr>
          <w:b/>
        </w:rPr>
        <w:t>如下所示：</w:t>
      </w:r>
    </w:p>
    <w:p w14:paraId="1CF1A28A" w14:textId="77777777" w:rsidR="00FD32A6" w:rsidRPr="00A84E2B" w:rsidRDefault="00FD32A6" w:rsidP="00136D40">
      <w:pPr>
        <w:pStyle w:val="u5"/>
        <w:numPr>
          <w:ilvl w:val="0"/>
          <w:numId w:val="51"/>
        </w:numPr>
        <w:spacing w:before="24" w:after="24"/>
        <w:ind w:firstLineChars="0"/>
        <w:rPr>
          <w:b/>
        </w:rPr>
      </w:pPr>
      <w:r w:rsidRPr="00A84E2B">
        <w:rPr>
          <w:rFonts w:hint="eastAsia"/>
          <w:b/>
        </w:rPr>
        <w:t>时效约束</w:t>
      </w:r>
      <w:r w:rsidR="00E41099">
        <w:rPr>
          <w:rFonts w:cs="Times New Roman" w:hint="eastAsia"/>
          <w:b/>
        </w:rPr>
        <w:t>（</w:t>
      </w:r>
      <w:r w:rsidR="00DD3332" w:rsidRPr="00F51BEF">
        <w:rPr>
          <w:b/>
        </w:rPr>
        <w:t>eTime</w:t>
      </w:r>
      <w:r w:rsidR="00E41099">
        <w:rPr>
          <w:b/>
        </w:rPr>
        <w:t xml:space="preserve"> C</w:t>
      </w:r>
      <w:r w:rsidR="00E41099" w:rsidRPr="00E41099">
        <w:rPr>
          <w:b/>
        </w:rPr>
        <w:t>onstraint</w:t>
      </w:r>
      <w:r w:rsidR="00E41099">
        <w:rPr>
          <w:rFonts w:cs="Times New Roman" w:hint="eastAsia"/>
          <w:b/>
        </w:rPr>
        <w:t>）</w:t>
      </w:r>
    </w:p>
    <w:p w14:paraId="7CF54772" w14:textId="77777777" w:rsidR="00FD32A6" w:rsidRDefault="00FD32A6" w:rsidP="00FD32A6">
      <w:pPr>
        <w:pStyle w:val="u5"/>
        <w:spacing w:before="24" w:after="24"/>
        <w:ind w:firstLine="480"/>
      </w:pPr>
      <w:r w:rsidRPr="00FD32A6">
        <w:rPr>
          <w:rFonts w:hint="eastAsia"/>
        </w:rPr>
        <w:t>需求的快速变化导致服务面临经常性的修改，被调用服务接口可能处于停用或维护状态，考虑添加时效约束，</w:t>
      </w:r>
      <w:r>
        <w:rPr>
          <w:rFonts w:hint="eastAsia"/>
        </w:rPr>
        <w:t>约束</w:t>
      </w:r>
      <w:r w:rsidRPr="00D76A8C">
        <w:rPr>
          <w:rFonts w:hint="eastAsia"/>
        </w:rPr>
        <w:t>服务有效时间，</w:t>
      </w:r>
      <w:r w:rsidR="00D76A8C" w:rsidRPr="00D76A8C">
        <w:rPr>
          <w:rFonts w:hint="eastAsia"/>
        </w:rPr>
        <w:t>超过有效期</w:t>
      </w:r>
      <w:r w:rsidR="00D76A8C" w:rsidRPr="00FD32A6">
        <w:rPr>
          <w:rFonts w:hint="eastAsia"/>
        </w:rPr>
        <w:t>可能存在</w:t>
      </w:r>
      <w:r w:rsidR="00D76A8C" w:rsidRPr="00D76A8C">
        <w:rPr>
          <w:rFonts w:hint="eastAsia"/>
        </w:rPr>
        <w:t>由于服务更新导致的</w:t>
      </w:r>
      <w:r w:rsidR="00D76A8C" w:rsidRPr="00D76A8C">
        <w:rPr>
          <w:rFonts w:hint="eastAsia"/>
        </w:rPr>
        <w:t>WSDL</w:t>
      </w:r>
      <w:r>
        <w:rPr>
          <w:rFonts w:hint="eastAsia"/>
        </w:rPr>
        <w:t>与服务实现不匹配等问题。</w:t>
      </w:r>
    </w:p>
    <w:p w14:paraId="68C2CCE8" w14:textId="77777777" w:rsidR="00FD32A6" w:rsidRDefault="00A84E2B" w:rsidP="00A84E2B">
      <w:pPr>
        <w:pStyle w:val="u5"/>
        <w:spacing w:before="24" w:after="24"/>
        <w:ind w:firstLine="480"/>
      </w:pPr>
      <w:r>
        <w:rPr>
          <w:rFonts w:hint="eastAsia"/>
        </w:rPr>
        <w:t>假设</w:t>
      </w:r>
      <w:r>
        <w:t>服务</w:t>
      </w:r>
      <w:r>
        <w:rPr>
          <w:rFonts w:hint="eastAsia"/>
        </w:rPr>
        <w:t>A</w:t>
      </w:r>
      <w:r>
        <w:rPr>
          <w:rFonts w:hint="eastAsia"/>
        </w:rPr>
        <w:t>的预计有效</w:t>
      </w:r>
      <w:r>
        <w:t>时间为</w:t>
      </w:r>
      <w:r>
        <w:rPr>
          <w:rFonts w:hint="eastAsia"/>
        </w:rPr>
        <w:t>2018.01.31</w:t>
      </w:r>
      <w:r>
        <w:rPr>
          <w:rFonts w:hint="eastAsia"/>
        </w:rPr>
        <w:t>，即服务提供商预计</w:t>
      </w:r>
      <w:r>
        <w:t>在</w:t>
      </w:r>
      <w:r>
        <w:rPr>
          <w:rFonts w:hint="eastAsia"/>
        </w:rPr>
        <w:t>2018</w:t>
      </w:r>
      <w:r>
        <w:rPr>
          <w:rFonts w:hint="eastAsia"/>
        </w:rPr>
        <w:t>年</w:t>
      </w:r>
      <w:r>
        <w:rPr>
          <w:rFonts w:hint="eastAsia"/>
        </w:rPr>
        <w:t>1</w:t>
      </w:r>
      <w:r>
        <w:rPr>
          <w:rFonts w:hint="eastAsia"/>
        </w:rPr>
        <w:t>月</w:t>
      </w:r>
      <w:r>
        <w:rPr>
          <w:rFonts w:hint="eastAsia"/>
        </w:rPr>
        <w:t>31</w:t>
      </w:r>
      <w:r>
        <w:rPr>
          <w:rFonts w:hint="eastAsia"/>
        </w:rPr>
        <w:t>日前不会</w:t>
      </w:r>
      <w:r>
        <w:t>对服务</w:t>
      </w:r>
      <w:r>
        <w:rPr>
          <w:rFonts w:hint="eastAsia"/>
        </w:rPr>
        <w:t>A</w:t>
      </w:r>
      <w:r>
        <w:rPr>
          <w:rFonts w:hint="eastAsia"/>
        </w:rPr>
        <w:t>进行</w:t>
      </w:r>
      <w:r>
        <w:t>修改</w:t>
      </w:r>
      <w:r>
        <w:rPr>
          <w:rFonts w:hint="eastAsia"/>
        </w:rPr>
        <w:t>或</w:t>
      </w:r>
      <w:r>
        <w:t>停用，其时效约束</w:t>
      </w:r>
      <w:r>
        <w:rPr>
          <w:rFonts w:hint="eastAsia"/>
        </w:rPr>
        <w:t>为</w:t>
      </w:r>
      <w:r>
        <w:t>：</w:t>
      </w:r>
    </w:p>
    <w:p w14:paraId="143BE116" w14:textId="77777777" w:rsidR="00A84E2B" w:rsidRPr="002A18D0" w:rsidRDefault="00E302F0" w:rsidP="00A84E2B">
      <w:pPr>
        <w:pStyle w:val="u5"/>
        <w:spacing w:before="24" w:after="24"/>
        <w:ind w:firstLine="480"/>
        <w:rPr>
          <w:rFonts w:cs="Times New Roman"/>
        </w:rPr>
      </w:pPr>
      <m:oMathPara>
        <m:oMath>
          <m:r>
            <m:rPr>
              <m:sty m:val="p"/>
            </m:rPr>
            <w:rPr>
              <w:rFonts w:ascii="Cambria Math" w:hAnsi="Cambria Math" w:cs="Times New Roman"/>
            </w:rPr>
            <m:t>"eTime":"2018-01-31"</m:t>
          </m:r>
        </m:oMath>
      </m:oMathPara>
    </w:p>
    <w:p w14:paraId="5836C5AF" w14:textId="77777777"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序列约束</w:t>
      </w:r>
    </w:p>
    <w:p w14:paraId="484AA95C" w14:textId="77777777" w:rsidR="005A2C38" w:rsidRDefault="00A84E2B" w:rsidP="00092FB5">
      <w:pPr>
        <w:pStyle w:val="u5"/>
        <w:spacing w:before="24" w:after="24"/>
        <w:ind w:firstLine="480"/>
      </w:pPr>
      <w:r w:rsidRPr="00D76A8C">
        <w:rPr>
          <w:rFonts w:hint="eastAsia"/>
        </w:rPr>
        <w:t>序列约束约束了操作执行的顺序依赖及操作是否可以重复执行</w:t>
      </w:r>
      <w:r w:rsidR="00092FB5">
        <w:rPr>
          <w:rFonts w:hint="eastAsia"/>
        </w:rPr>
        <w:t>。</w:t>
      </w:r>
      <w:r w:rsidR="005A2C38">
        <w:rPr>
          <w:rFonts w:hint="eastAsia"/>
        </w:rPr>
        <w:t>其中某</w:t>
      </w:r>
      <w:r w:rsidR="005A2C38">
        <w:lastRenderedPageBreak/>
        <w:t>操作的</w:t>
      </w:r>
      <w:r w:rsidR="005A2C38" w:rsidRPr="00DD3332">
        <w:rPr>
          <w:b/>
        </w:rPr>
        <w:t>顺序</w:t>
      </w:r>
      <w:r w:rsidR="00DD3332" w:rsidRPr="00DD3332">
        <w:rPr>
          <w:rFonts w:hint="eastAsia"/>
          <w:b/>
        </w:rPr>
        <w:t>约束（</w:t>
      </w:r>
      <w:r w:rsidR="00DD3332" w:rsidRPr="00F51BEF">
        <w:rPr>
          <w:b/>
        </w:rPr>
        <w:t>preOp</w:t>
      </w:r>
      <w:r w:rsidR="00DD3332">
        <w:rPr>
          <w:b/>
        </w:rPr>
        <w:t xml:space="preserve"> C</w:t>
      </w:r>
      <w:r w:rsidR="00DD3332" w:rsidRPr="00E41099">
        <w:rPr>
          <w:b/>
        </w:rPr>
        <w:t>onstraint</w:t>
      </w:r>
      <w:r w:rsidR="00DD3332" w:rsidRPr="00DD3332">
        <w:rPr>
          <w:rFonts w:hint="eastAsia"/>
          <w:b/>
        </w:rPr>
        <w:t>）</w:t>
      </w:r>
      <w:r w:rsidR="005A2C38">
        <w:t>指定</w:t>
      </w:r>
      <w:r w:rsidR="005A2C38" w:rsidRPr="00E302F0">
        <w:rPr>
          <w:rFonts w:hint="eastAsia"/>
          <w:b/>
        </w:rPr>
        <w:t>操作</w:t>
      </w:r>
      <w:r w:rsidR="005A2C38" w:rsidRPr="00E302F0">
        <w:rPr>
          <w:b/>
        </w:rPr>
        <w:t>正确</w:t>
      </w:r>
      <w:r w:rsidR="005A2C38" w:rsidRPr="00E302F0">
        <w:rPr>
          <w:rFonts w:hint="eastAsia"/>
          <w:b/>
        </w:rPr>
        <w:t>执行</w:t>
      </w:r>
      <w:r w:rsidR="00E302F0" w:rsidRPr="00E302F0">
        <w:rPr>
          <w:rFonts w:hint="eastAsia"/>
          <w:b/>
        </w:rPr>
        <w:t>前</w:t>
      </w:r>
      <w:r w:rsidR="00E302F0" w:rsidRPr="00E302F0">
        <w:rPr>
          <w:b/>
        </w:rPr>
        <w:t>需要执行的操作顺序</w:t>
      </w:r>
      <w:r w:rsidR="00E302F0">
        <w:rPr>
          <w:rFonts w:hint="eastAsia"/>
        </w:rPr>
        <w:t>；</w:t>
      </w:r>
      <w:r w:rsidR="00E302F0" w:rsidRPr="00DD3332">
        <w:rPr>
          <w:rFonts w:hint="eastAsia"/>
          <w:b/>
        </w:rPr>
        <w:t>重复调用</w:t>
      </w:r>
      <w:r w:rsidR="00E302F0" w:rsidRPr="00DD3332">
        <w:rPr>
          <w:b/>
        </w:rPr>
        <w:t>约束</w:t>
      </w:r>
      <w:r w:rsidR="00DD3332" w:rsidRPr="00DD3332">
        <w:rPr>
          <w:rFonts w:hint="eastAsia"/>
          <w:b/>
        </w:rPr>
        <w:t>（</w:t>
      </w:r>
      <w:r w:rsidR="00DD3332" w:rsidRPr="00F51BEF">
        <w:rPr>
          <w:b/>
        </w:rPr>
        <w:t>Iteration</w:t>
      </w:r>
      <w:r w:rsidR="00DD3332">
        <w:rPr>
          <w:b/>
        </w:rPr>
        <w:t xml:space="preserve"> C</w:t>
      </w:r>
      <w:r w:rsidR="00DD3332" w:rsidRPr="00E41099">
        <w:rPr>
          <w:b/>
        </w:rPr>
        <w:t>onstraint</w:t>
      </w:r>
      <w:r w:rsidR="00DD3332" w:rsidRPr="00DD3332">
        <w:rPr>
          <w:rFonts w:hint="eastAsia"/>
          <w:b/>
        </w:rPr>
        <w:t>）</w:t>
      </w:r>
      <w:r w:rsidR="00E302F0">
        <w:t>指明</w:t>
      </w:r>
      <w:r w:rsidR="00E302F0" w:rsidRPr="00E302F0">
        <w:rPr>
          <w:b/>
        </w:rPr>
        <w:t>操作</w:t>
      </w:r>
      <w:r w:rsidR="00E302F0" w:rsidRPr="00E302F0">
        <w:rPr>
          <w:rFonts w:hint="eastAsia"/>
          <w:b/>
        </w:rPr>
        <w:t>执行</w:t>
      </w:r>
      <w:r w:rsidR="00E302F0" w:rsidRPr="00E302F0">
        <w:rPr>
          <w:b/>
        </w:rPr>
        <w:t>成功后</w:t>
      </w:r>
      <w:r w:rsidR="00E302F0" w:rsidRPr="00E302F0">
        <w:rPr>
          <w:rFonts w:hint="eastAsia"/>
          <w:b/>
        </w:rPr>
        <w:t>是否可以重复</w:t>
      </w:r>
      <w:r w:rsidR="00E302F0" w:rsidRPr="00E302F0">
        <w:rPr>
          <w:b/>
        </w:rPr>
        <w:t>继续执行该操作</w:t>
      </w:r>
      <w:r w:rsidR="00E302F0">
        <w:rPr>
          <w:rFonts w:hint="eastAsia"/>
          <w:b/>
        </w:rPr>
        <w:t>。</w:t>
      </w:r>
    </w:p>
    <w:p w14:paraId="734FFFA4" w14:textId="77777777" w:rsidR="00A84E2B" w:rsidRDefault="00D82F79" w:rsidP="00092FB5">
      <w:pPr>
        <w:pStyle w:val="u5"/>
        <w:spacing w:before="24" w:after="24"/>
        <w:ind w:firstLine="480"/>
      </w:pPr>
      <w:r>
        <w:rPr>
          <w:rFonts w:hint="eastAsia"/>
        </w:rPr>
        <w:t>针对例</w:t>
      </w:r>
      <w:r>
        <w:rPr>
          <w:rFonts w:hint="eastAsia"/>
        </w:rPr>
        <w:t>3</w:t>
      </w:r>
      <w:r>
        <w:t>-1</w:t>
      </w:r>
      <w:r w:rsidR="00092FB5">
        <w:rPr>
          <w:rFonts w:hint="eastAsia"/>
        </w:rPr>
        <w:t>出库</w:t>
      </w:r>
      <w:r w:rsidR="00092FB5">
        <w:t>计费操作，其</w:t>
      </w:r>
      <w:r w:rsidR="00D621D6" w:rsidRPr="00E302F0">
        <w:rPr>
          <w:rFonts w:hint="eastAsia"/>
          <w:b/>
        </w:rPr>
        <w:t>顺序依赖</w:t>
      </w:r>
      <w:r w:rsidR="00D621D6" w:rsidRPr="00E302F0">
        <w:rPr>
          <w:b/>
        </w:rPr>
        <w:t>约束</w:t>
      </w:r>
      <w:r w:rsidR="00D621D6">
        <w:rPr>
          <w:rFonts w:hint="eastAsia"/>
        </w:rPr>
        <w:t>为：</w:t>
      </w:r>
    </w:p>
    <w:p w14:paraId="5F0F32E2" w14:textId="77777777" w:rsidR="00D621D6" w:rsidRPr="005A2C38" w:rsidRDefault="00D621D6" w:rsidP="00092FB5">
      <w:pPr>
        <w:pStyle w:val="u5"/>
        <w:spacing w:before="24" w:after="24"/>
        <w:ind w:firstLine="480"/>
      </w:pPr>
      <m:oMathPara>
        <m:oMath>
          <m:r>
            <m:rPr>
              <m:sty m:val="p"/>
            </m:rPr>
            <w:rPr>
              <w:rFonts w:ascii="Cambria Math" w:hAnsi="Cambria Math" w:cs="Times New Roman"/>
            </w:rPr>
            <m:t>"preOp":"((login)(loginResponse_succ)(fee</m:t>
          </m:r>
          <m:r>
            <m:rPr>
              <m:sty m:val="p"/>
            </m:rPr>
            <w:rPr>
              <w:rFonts w:ascii="Cambria Math" w:hAnsi="Cambria Math"/>
            </w:rPr>
            <m:t>Calculate</m:t>
          </m:r>
          <m:r>
            <m:rPr>
              <m:sty m:val="p"/>
            </m:rPr>
            <w:rPr>
              <w:rFonts w:ascii="Cambria Math" w:hAnsi="Cambria Math" w:cs="Times New Roman"/>
            </w:rPr>
            <m:t>)(fee</m:t>
          </m:r>
          <m:r>
            <m:rPr>
              <m:sty m:val="p"/>
            </m:rPr>
            <w:rPr>
              <w:rFonts w:ascii="Cambria Math" w:hAnsi="Cambria Math"/>
            </w:rPr>
            <m:t>Calculate</m:t>
          </m:r>
          <m:r>
            <m:rPr>
              <m:sty m:val="p"/>
            </m:rPr>
            <w:rPr>
              <w:rFonts w:ascii="Cambria Math" w:hAnsi="Cambria Math" w:cs="Times New Roman"/>
            </w:rPr>
            <m:t>Response_succ))*(login)(loginResponse_succ)"</m:t>
          </m:r>
        </m:oMath>
      </m:oMathPara>
    </w:p>
    <w:p w14:paraId="651FEF20" w14:textId="77777777" w:rsidR="005A2C38" w:rsidRDefault="005A2C38" w:rsidP="005A2C38">
      <w:pPr>
        <w:pStyle w:val="u5"/>
        <w:spacing w:before="24" w:after="24"/>
        <w:ind w:firstLine="480"/>
      </w:pPr>
      <w:r>
        <w:rPr>
          <w:rFonts w:hint="eastAsia"/>
        </w:rPr>
        <w:t>针对</w:t>
      </w:r>
      <w:r>
        <w:t>入库操作，若</w:t>
      </w:r>
      <w:r>
        <w:rPr>
          <w:rFonts w:hint="eastAsia"/>
        </w:rPr>
        <w:t>其</w:t>
      </w:r>
      <w:r>
        <w:t>执行成功</w:t>
      </w:r>
      <w:r w:rsidR="00E302F0">
        <w:rPr>
          <w:rFonts w:hint="eastAsia"/>
        </w:rPr>
        <w:t>，</w:t>
      </w:r>
      <w:r w:rsidR="00E302F0">
        <w:t>表明</w:t>
      </w:r>
      <w:r w:rsidR="00E302F0">
        <w:rPr>
          <w:rFonts w:hint="eastAsia"/>
        </w:rPr>
        <w:t>该</w:t>
      </w:r>
      <w:r w:rsidR="00E302F0">
        <w:t>车辆</w:t>
      </w:r>
      <w:r w:rsidR="00E302F0">
        <w:rPr>
          <w:rFonts w:hint="eastAsia"/>
        </w:rPr>
        <w:t>已</w:t>
      </w:r>
      <w:r w:rsidR="00E302F0">
        <w:t>入库</w:t>
      </w:r>
      <w:r>
        <w:t>，则无法</w:t>
      </w:r>
      <w:r w:rsidR="00E302F0">
        <w:rPr>
          <w:rFonts w:hint="eastAsia"/>
        </w:rPr>
        <w:t>对</w:t>
      </w:r>
      <w:r w:rsidR="00E302F0">
        <w:t>该车辆再一次进行</w:t>
      </w:r>
      <w:r w:rsidR="00E302F0">
        <w:rPr>
          <w:rFonts w:hint="eastAsia"/>
        </w:rPr>
        <w:t>入库</w:t>
      </w:r>
      <w:r w:rsidR="00E302F0">
        <w:t>操作，因此</w:t>
      </w:r>
      <w:r w:rsidR="00E302F0">
        <w:rPr>
          <w:rFonts w:hint="eastAsia"/>
        </w:rPr>
        <w:t>针对</w:t>
      </w:r>
      <w:r w:rsidR="00E302F0">
        <w:t>入库操作，其</w:t>
      </w:r>
      <w:r w:rsidR="00E302F0" w:rsidRPr="001968F2">
        <w:rPr>
          <w:b/>
        </w:rPr>
        <w:t>重复</w:t>
      </w:r>
      <w:r w:rsidR="00E302F0" w:rsidRPr="00E302F0">
        <w:rPr>
          <w:b/>
        </w:rPr>
        <w:t>调用</w:t>
      </w:r>
      <w:r w:rsidR="00E302F0" w:rsidRPr="00E302F0">
        <w:rPr>
          <w:rFonts w:hint="eastAsia"/>
          <w:b/>
        </w:rPr>
        <w:t>约束</w:t>
      </w:r>
      <w:r w:rsidR="00E302F0" w:rsidRPr="00E302F0">
        <w:rPr>
          <w:rFonts w:hint="eastAsia"/>
        </w:rPr>
        <w:t>为</w:t>
      </w:r>
      <w:r w:rsidR="00E302F0" w:rsidRPr="00E302F0">
        <w:t>：</w:t>
      </w:r>
    </w:p>
    <w:p w14:paraId="15259577" w14:textId="77777777" w:rsidR="00E302F0" w:rsidRPr="00E302F0" w:rsidRDefault="00E302F0" w:rsidP="005A2C38">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Iteration</m:t>
          </m:r>
          <m:r>
            <m:rPr>
              <m:sty m:val="p"/>
            </m:rPr>
            <w:rPr>
              <w:rFonts w:ascii="Cambria Math" w:hAnsi="Cambria Math" w:cs="Times New Roman"/>
            </w:rPr>
            <m:t>":"false"</m:t>
          </m:r>
        </m:oMath>
      </m:oMathPara>
    </w:p>
    <w:p w14:paraId="5DE3ACDA" w14:textId="77777777" w:rsidR="00A84E2B" w:rsidRDefault="00A84E2B" w:rsidP="00136D40">
      <w:pPr>
        <w:pStyle w:val="u5"/>
        <w:numPr>
          <w:ilvl w:val="0"/>
          <w:numId w:val="51"/>
        </w:numPr>
        <w:spacing w:before="24" w:after="24"/>
        <w:ind w:firstLineChars="0"/>
        <w:rPr>
          <w:rFonts w:cs="Times New Roman"/>
          <w:b/>
        </w:rPr>
      </w:pPr>
      <w:r w:rsidRPr="00A84E2B">
        <w:rPr>
          <w:rFonts w:cs="Times New Roman" w:hint="eastAsia"/>
          <w:b/>
        </w:rPr>
        <w:t>调用约束</w:t>
      </w:r>
      <w:r w:rsidR="00DD3332">
        <w:rPr>
          <w:rFonts w:cs="Times New Roman" w:hint="eastAsia"/>
          <w:b/>
        </w:rPr>
        <w:t>（</w:t>
      </w:r>
      <w:r w:rsidR="00DD3332" w:rsidRPr="00F51BEF">
        <w:rPr>
          <w:b/>
        </w:rPr>
        <w:t>invokeOp</w:t>
      </w:r>
      <w:r w:rsidR="00DD3332">
        <w:rPr>
          <w:b/>
        </w:rPr>
        <w:t xml:space="preserve"> C</w:t>
      </w:r>
      <w:r w:rsidR="00DD3332" w:rsidRPr="00E41099">
        <w:rPr>
          <w:b/>
        </w:rPr>
        <w:t>onstraint</w:t>
      </w:r>
      <w:r w:rsidR="00DD3332">
        <w:rPr>
          <w:rFonts w:cs="Times New Roman" w:hint="eastAsia"/>
          <w:b/>
        </w:rPr>
        <w:t>）</w:t>
      </w:r>
    </w:p>
    <w:p w14:paraId="026B1100" w14:textId="77777777" w:rsidR="00092FB5" w:rsidRDefault="001E689F" w:rsidP="001E689F">
      <w:pPr>
        <w:pStyle w:val="u5"/>
        <w:spacing w:before="24" w:after="24"/>
        <w:ind w:firstLine="480"/>
      </w:pPr>
      <w:r>
        <w:rPr>
          <w:rFonts w:hint="eastAsia"/>
        </w:rPr>
        <w:t>一个</w:t>
      </w:r>
      <w:r>
        <w:t>服务操作可调用其他操作</w:t>
      </w:r>
      <w:r>
        <w:rPr>
          <w:rFonts w:hint="eastAsia"/>
        </w:rPr>
        <w:t>用以完成</w:t>
      </w:r>
      <w:r>
        <w:t>自己的任务，</w:t>
      </w:r>
      <w:r w:rsidRPr="001E689F">
        <w:rPr>
          <w:rFonts w:hint="eastAsia"/>
        </w:rPr>
        <w:t>但该操作执行过程可能由于违反被调用操作约束而发生错误</w:t>
      </w:r>
      <w:r>
        <w:rPr>
          <w:rFonts w:hint="eastAsia"/>
        </w:rPr>
        <w:t>，</w:t>
      </w:r>
      <w:r>
        <w:t>因此</w:t>
      </w:r>
      <w:r>
        <w:rPr>
          <w:rFonts w:hint="eastAsia"/>
        </w:rPr>
        <w:t>表示</w:t>
      </w:r>
      <w:r>
        <w:t>与</w:t>
      </w:r>
      <w:r>
        <w:rPr>
          <w:rFonts w:hint="eastAsia"/>
        </w:rPr>
        <w:t>追踪这种</w:t>
      </w:r>
      <w:r>
        <w:t>调用关系十分重要</w:t>
      </w:r>
      <w:r w:rsidRPr="001E689F">
        <w:rPr>
          <w:rFonts w:hint="eastAsia"/>
        </w:rPr>
        <w:t>。</w:t>
      </w:r>
      <w:r>
        <w:rPr>
          <w:rFonts w:hint="eastAsia"/>
        </w:rPr>
        <w:t>调用</w:t>
      </w:r>
      <w:r>
        <w:t>约束</w:t>
      </w:r>
      <w:r>
        <w:rPr>
          <w:rFonts w:hint="eastAsia"/>
        </w:rPr>
        <w:t>即表示了操作之间的调用关系。</w:t>
      </w:r>
    </w:p>
    <w:p w14:paraId="6077CC65" w14:textId="77777777" w:rsidR="001E689F" w:rsidRDefault="001E689F" w:rsidP="001E689F">
      <w:pPr>
        <w:pStyle w:val="u5"/>
        <w:spacing w:before="24" w:after="24"/>
        <w:ind w:firstLine="480"/>
      </w:pPr>
      <w:r>
        <w:rPr>
          <w:rFonts w:hint="eastAsia"/>
        </w:rPr>
        <w:t>假设</w:t>
      </w:r>
      <w:r>
        <w:t>，</w:t>
      </w:r>
      <w:r>
        <w:rPr>
          <w:rFonts w:hint="eastAsia"/>
        </w:rPr>
        <w:t>操作</w:t>
      </w:r>
      <w:r>
        <w:rPr>
          <w:rFonts w:hint="eastAsia"/>
        </w:rPr>
        <w:t>A</w:t>
      </w:r>
      <w:r>
        <w:rPr>
          <w:rFonts w:hint="eastAsia"/>
        </w:rPr>
        <w:t>的</w:t>
      </w:r>
      <w:r>
        <w:t>执行过程需要调用操作</w:t>
      </w:r>
      <w:r>
        <w:rPr>
          <w:rFonts w:hint="eastAsia"/>
        </w:rPr>
        <w:t>B</w:t>
      </w:r>
      <w:r>
        <w:rPr>
          <w:rFonts w:hint="eastAsia"/>
        </w:rPr>
        <w:t>与</w:t>
      </w:r>
      <w:r>
        <w:rPr>
          <w:rFonts w:hint="eastAsia"/>
        </w:rPr>
        <w:t>C</w:t>
      </w:r>
      <w:r>
        <w:rPr>
          <w:rFonts w:hint="eastAsia"/>
        </w:rPr>
        <w:t>，</w:t>
      </w:r>
      <w:r>
        <w:t>那么操作</w:t>
      </w:r>
      <w:r>
        <w:rPr>
          <w:rFonts w:hint="eastAsia"/>
        </w:rPr>
        <w:t>A</w:t>
      </w:r>
      <w:r>
        <w:rPr>
          <w:rFonts w:hint="eastAsia"/>
        </w:rPr>
        <w:t>的</w:t>
      </w:r>
      <w:r>
        <w:t>调用约束为：</w:t>
      </w:r>
    </w:p>
    <w:p w14:paraId="6EE91CA7" w14:textId="77777777" w:rsidR="001E689F" w:rsidRPr="001E689F" w:rsidRDefault="001E689F" w:rsidP="001E689F">
      <w:pPr>
        <w:pStyle w:val="u5"/>
        <w:spacing w:before="24" w:after="24"/>
        <w:ind w:firstLine="480"/>
      </w:pPr>
      <m:oMathPara>
        <m:oMath>
          <m:r>
            <m:rPr>
              <m:sty m:val="p"/>
            </m:rPr>
            <w:rPr>
              <w:rFonts w:ascii="Cambria Math" w:hAnsi="Cambria Math" w:cs="Times New Roman"/>
            </w:rPr>
            <m:t>"</m:t>
          </m:r>
          <m:r>
            <m:rPr>
              <m:sty m:val="p"/>
            </m:rPr>
            <w:rPr>
              <w:rFonts w:ascii="Cambria Math" w:hAnsi="Cambria Math"/>
            </w:rPr>
            <m:t>invokeOp</m:t>
          </m:r>
          <m:r>
            <m:rPr>
              <m:sty m:val="p"/>
            </m:rPr>
            <w:rPr>
              <w:rFonts w:ascii="Cambria Math" w:hAnsi="Cambria Math" w:cs="Times New Roman"/>
            </w:rPr>
            <m:t>":"["B","C"]"</m:t>
          </m:r>
        </m:oMath>
      </m:oMathPara>
    </w:p>
    <w:p w14:paraId="7FFD1AF7" w14:textId="77777777" w:rsidR="0078059A" w:rsidRDefault="0078059A" w:rsidP="00136D40">
      <w:pPr>
        <w:pStyle w:val="u5"/>
        <w:numPr>
          <w:ilvl w:val="0"/>
          <w:numId w:val="51"/>
        </w:numPr>
        <w:spacing w:before="24" w:after="24"/>
        <w:ind w:firstLineChars="0"/>
        <w:rPr>
          <w:rFonts w:cs="Times New Roman"/>
          <w:b/>
        </w:rPr>
      </w:pPr>
      <w:r>
        <w:rPr>
          <w:rFonts w:cs="Times New Roman" w:hint="eastAsia"/>
          <w:b/>
        </w:rPr>
        <w:t>参数</w:t>
      </w:r>
      <w:r>
        <w:rPr>
          <w:rFonts w:cs="Times New Roman"/>
          <w:b/>
        </w:rPr>
        <w:t>关系约束</w:t>
      </w:r>
      <w:r w:rsidR="00E41099">
        <w:rPr>
          <w:rFonts w:cs="Times New Roman" w:hint="eastAsia"/>
          <w:b/>
        </w:rPr>
        <w:t>（</w:t>
      </w:r>
      <w:r w:rsidR="00E41099" w:rsidRPr="00F51BEF">
        <w:rPr>
          <w:b/>
        </w:rPr>
        <w:t>paraRelation</w:t>
      </w:r>
      <w:r w:rsidR="00E41099">
        <w:rPr>
          <w:b/>
        </w:rPr>
        <w:t xml:space="preserve"> C</w:t>
      </w:r>
      <w:r w:rsidR="00E41099" w:rsidRPr="00E41099">
        <w:rPr>
          <w:b/>
        </w:rPr>
        <w:t>onstraint</w:t>
      </w:r>
      <w:r w:rsidR="00E41099">
        <w:rPr>
          <w:rFonts w:cs="Times New Roman" w:hint="eastAsia"/>
          <w:b/>
        </w:rPr>
        <w:t>）</w:t>
      </w:r>
    </w:p>
    <w:p w14:paraId="2C006FF1" w14:textId="77777777" w:rsidR="00F13149" w:rsidRDefault="00A929F1" w:rsidP="00F13149">
      <w:pPr>
        <w:pStyle w:val="u5"/>
        <w:spacing w:before="24" w:after="24"/>
        <w:ind w:firstLine="480"/>
        <w:rPr>
          <w:rFonts w:cs="Times New Roman"/>
        </w:rPr>
      </w:pPr>
      <w:r w:rsidRPr="00A929F1">
        <w:rPr>
          <w:rFonts w:cs="Times New Roman" w:hint="eastAsia"/>
        </w:rPr>
        <w:t>参数关系约束不同服务</w:t>
      </w:r>
      <w:r>
        <w:rPr>
          <w:rFonts w:cs="Times New Roman" w:hint="eastAsia"/>
        </w:rPr>
        <w:t>操作</w:t>
      </w:r>
      <w:r w:rsidRPr="00A929F1">
        <w:rPr>
          <w:rFonts w:cs="Times New Roman" w:hint="eastAsia"/>
        </w:rPr>
        <w:t>的输入参数的关系，有些</w:t>
      </w:r>
      <w:r>
        <w:rPr>
          <w:rFonts w:cs="Times New Roman" w:hint="eastAsia"/>
        </w:rPr>
        <w:t>操作</w:t>
      </w:r>
      <w:r w:rsidRPr="00A929F1">
        <w:rPr>
          <w:rFonts w:cs="Times New Roman" w:hint="eastAsia"/>
        </w:rPr>
        <w:t>之间的输入参数存在约束关系，</w:t>
      </w:r>
      <w:r w:rsidR="002830C5">
        <w:rPr>
          <w:rFonts w:cs="Times New Roman" w:hint="eastAsia"/>
        </w:rPr>
        <w:t>调用操作时</w:t>
      </w:r>
      <w:r w:rsidR="002830C5">
        <w:rPr>
          <w:rFonts w:cs="Times New Roman"/>
        </w:rPr>
        <w:t>，</w:t>
      </w:r>
      <w:r w:rsidRPr="00A929F1">
        <w:rPr>
          <w:rFonts w:cs="Times New Roman" w:hint="eastAsia"/>
        </w:rPr>
        <w:t>即使</w:t>
      </w:r>
      <w:r w:rsidR="002830C5">
        <w:rPr>
          <w:rFonts w:cs="Times New Roman" w:hint="eastAsia"/>
        </w:rPr>
        <w:t>输入</w:t>
      </w:r>
      <w:r w:rsidRPr="00A929F1">
        <w:rPr>
          <w:rFonts w:cs="Times New Roman" w:hint="eastAsia"/>
        </w:rPr>
        <w:t>参数符合</w:t>
      </w:r>
      <w:r w:rsidR="002830C5">
        <w:rPr>
          <w:rFonts w:cs="Times New Roman" w:hint="eastAsia"/>
        </w:rPr>
        <w:t>服务操作的</w:t>
      </w:r>
      <w:r w:rsidRPr="00A929F1">
        <w:rPr>
          <w:rFonts w:cs="Times New Roman" w:hint="eastAsia"/>
        </w:rPr>
        <w:t>XMLSchema</w:t>
      </w:r>
      <w:r w:rsidRPr="00A929F1">
        <w:rPr>
          <w:rFonts w:cs="Times New Roman" w:hint="eastAsia"/>
        </w:rPr>
        <w:t>约束，但是</w:t>
      </w:r>
      <w:r w:rsidR="002830C5">
        <w:rPr>
          <w:rFonts w:cs="Times New Roman" w:hint="eastAsia"/>
        </w:rPr>
        <w:t>存在</w:t>
      </w:r>
      <w:r w:rsidRPr="00A929F1">
        <w:rPr>
          <w:rFonts w:cs="Times New Roman" w:hint="eastAsia"/>
        </w:rPr>
        <w:t>由于违反了</w:t>
      </w:r>
      <w:r w:rsidR="002830C5">
        <w:rPr>
          <w:rFonts w:cs="Times New Roman" w:hint="eastAsia"/>
        </w:rPr>
        <w:t>操作</w:t>
      </w:r>
      <w:r w:rsidR="002830C5">
        <w:rPr>
          <w:rFonts w:cs="Times New Roman"/>
        </w:rPr>
        <w:t>间的参数</w:t>
      </w:r>
      <w:r w:rsidRPr="00A929F1">
        <w:rPr>
          <w:rFonts w:cs="Times New Roman" w:hint="eastAsia"/>
        </w:rPr>
        <w:t>关系约束而导致</w:t>
      </w:r>
      <w:r w:rsidR="002830C5">
        <w:rPr>
          <w:rFonts w:cs="Times New Roman" w:hint="eastAsia"/>
        </w:rPr>
        <w:t>操作</w:t>
      </w:r>
      <w:r w:rsidRPr="00A929F1">
        <w:rPr>
          <w:rFonts w:cs="Times New Roman" w:hint="eastAsia"/>
        </w:rPr>
        <w:t>调用失败</w:t>
      </w:r>
      <w:r w:rsidR="002830C5">
        <w:rPr>
          <w:rFonts w:cs="Times New Roman" w:hint="eastAsia"/>
        </w:rPr>
        <w:t>的</w:t>
      </w:r>
      <w:r w:rsidR="002830C5">
        <w:rPr>
          <w:rFonts w:cs="Times New Roman"/>
        </w:rPr>
        <w:t>可能</w:t>
      </w:r>
      <w:r w:rsidRPr="00A929F1">
        <w:rPr>
          <w:rFonts w:cs="Times New Roman" w:hint="eastAsia"/>
        </w:rPr>
        <w:t>。由此引入参数关系约束，描述正确使用服务</w:t>
      </w:r>
      <w:r w:rsidR="002830C5">
        <w:rPr>
          <w:rFonts w:cs="Times New Roman" w:hint="eastAsia"/>
        </w:rPr>
        <w:t>操作</w:t>
      </w:r>
      <w:r w:rsidRPr="00A929F1">
        <w:rPr>
          <w:rFonts w:cs="Times New Roman" w:hint="eastAsia"/>
        </w:rPr>
        <w:t>时参数与其他相关服务</w:t>
      </w:r>
      <w:r w:rsidR="002830C5">
        <w:rPr>
          <w:rFonts w:cs="Times New Roman" w:hint="eastAsia"/>
        </w:rPr>
        <w:t>操作</w:t>
      </w:r>
      <w:r w:rsidRPr="00A929F1">
        <w:rPr>
          <w:rFonts w:cs="Times New Roman" w:hint="eastAsia"/>
        </w:rPr>
        <w:t>的参数的关系。</w:t>
      </w:r>
    </w:p>
    <w:p w14:paraId="27D32DEB" w14:textId="77777777" w:rsidR="00060B8D" w:rsidRDefault="0028057E" w:rsidP="00060B8D">
      <w:pPr>
        <w:pStyle w:val="u5"/>
        <w:spacing w:before="24" w:after="24"/>
        <w:ind w:firstLine="480"/>
        <w:rPr>
          <w:rFonts w:cs="Times New Roman"/>
        </w:rPr>
      </w:pPr>
      <w:r>
        <w:rPr>
          <w:rFonts w:cs="Times New Roman" w:hint="eastAsia"/>
        </w:rPr>
        <w:t>针对例</w:t>
      </w:r>
      <w:r w:rsidR="00097A33">
        <w:rPr>
          <w:rFonts w:cs="Times New Roman" w:hint="eastAsia"/>
        </w:rPr>
        <w:t>3-1</w:t>
      </w:r>
      <w:r w:rsidR="00097A33">
        <w:rPr>
          <w:rFonts w:cs="Times New Roman" w:hint="eastAsia"/>
        </w:rPr>
        <w:t>出库</w:t>
      </w:r>
      <w:r w:rsidR="00097A33">
        <w:rPr>
          <w:rFonts w:cs="Times New Roman"/>
        </w:rPr>
        <w:t>计费操作，</w:t>
      </w:r>
      <w:r w:rsidR="00097A33">
        <w:rPr>
          <w:rFonts w:cs="Times New Roman" w:hint="eastAsia"/>
        </w:rPr>
        <w:t>可知</w:t>
      </w:r>
      <w:r w:rsidR="00097A33">
        <w:rPr>
          <w:rFonts w:cs="Times New Roman"/>
        </w:rPr>
        <w:t>其出库车牌号与入库车牌号应该相同，出库时间大于等于入库时间，</w:t>
      </w:r>
      <w:r w:rsidR="00097A33">
        <w:rPr>
          <w:rFonts w:cs="Times New Roman" w:hint="eastAsia"/>
        </w:rPr>
        <w:t>因此</w:t>
      </w:r>
      <w:r w:rsidR="00097A33">
        <w:rPr>
          <w:rFonts w:cs="Times New Roman"/>
        </w:rPr>
        <w:t>，该操作的</w:t>
      </w:r>
      <w:r w:rsidR="00097A33" w:rsidRPr="00097A33">
        <w:rPr>
          <w:rFonts w:cs="Times New Roman" w:hint="eastAsia"/>
        </w:rPr>
        <w:t>参数关系约束</w:t>
      </w:r>
      <w:r w:rsidR="00097A33">
        <w:rPr>
          <w:rFonts w:cs="Times New Roman" w:hint="eastAsia"/>
        </w:rPr>
        <w:t>为</w:t>
      </w:r>
    </w:p>
    <w:p w14:paraId="6B956124" w14:textId="77777777" w:rsidR="00097A33" w:rsidRPr="00060B8D" w:rsidRDefault="00097A33" w:rsidP="00060B8D">
      <w:pPr>
        <w:pStyle w:val="u5"/>
        <w:spacing w:before="24" w:after="24"/>
        <w:ind w:firstLine="480"/>
        <w:rPr>
          <w:rFonts w:cs="Times New Roman"/>
        </w:rPr>
      </w:pPr>
      <m:oMathPara>
        <m:oMath>
          <m:r>
            <m:rPr>
              <m:nor/>
            </m:rPr>
            <w:rPr>
              <w:rFonts w:ascii="Cambria Math" w:hAnsi="Cambria Math"/>
            </w:rPr>
            <m:t>paraRelation</m:t>
          </m:r>
          <m:r>
            <m:rPr>
              <m:sty m:val="p"/>
            </m:rPr>
            <w:rPr>
              <w:rFonts w:ascii="Cambria Math" w:hAnsi="Cambria Math" w:cs="Times New Roman"/>
            </w:rPr>
            <m:t>:["feeCalculate.License = login.License","feeCalculate.timeout &gt;= login.loginTime"]</m:t>
          </m:r>
        </m:oMath>
      </m:oMathPara>
    </w:p>
    <w:p w14:paraId="5CBC9AF0" w14:textId="77777777" w:rsidR="00A84E2B" w:rsidRPr="00A84E2B" w:rsidRDefault="00A84E2B" w:rsidP="00136D40">
      <w:pPr>
        <w:pStyle w:val="u5"/>
        <w:numPr>
          <w:ilvl w:val="0"/>
          <w:numId w:val="51"/>
        </w:numPr>
        <w:spacing w:before="24" w:after="24"/>
        <w:ind w:firstLineChars="0"/>
        <w:rPr>
          <w:rFonts w:cs="Times New Roman"/>
          <w:b/>
        </w:rPr>
      </w:pPr>
      <w:r w:rsidRPr="00CF6EB9">
        <w:rPr>
          <w:b/>
        </w:rPr>
        <w:t>参数范围约束</w:t>
      </w:r>
      <w:r w:rsidR="00E41099">
        <w:rPr>
          <w:rFonts w:cs="Times New Roman" w:hint="eastAsia"/>
          <w:b/>
        </w:rPr>
        <w:t>（</w:t>
      </w:r>
      <w:r w:rsidR="00E41099" w:rsidRPr="00F51BEF">
        <w:rPr>
          <w:b/>
        </w:rPr>
        <w:t>paraR</w:t>
      </w:r>
      <w:r w:rsidR="00DD3332" w:rsidRPr="00DD3332">
        <w:rPr>
          <w:b/>
        </w:rPr>
        <w:t>estriction</w:t>
      </w:r>
      <w:r w:rsidR="00E41099">
        <w:rPr>
          <w:b/>
        </w:rPr>
        <w:t xml:space="preserve"> C</w:t>
      </w:r>
      <w:r w:rsidR="00E41099" w:rsidRPr="00E41099">
        <w:rPr>
          <w:b/>
        </w:rPr>
        <w:t>onstraint</w:t>
      </w:r>
      <w:r w:rsidR="00E41099">
        <w:rPr>
          <w:rFonts w:cs="Times New Roman" w:hint="eastAsia"/>
          <w:b/>
        </w:rPr>
        <w:t>）</w:t>
      </w:r>
    </w:p>
    <w:p w14:paraId="4A90C294" w14:textId="77777777" w:rsidR="00A84E2B" w:rsidRDefault="00A84E2B" w:rsidP="00A84E2B">
      <w:pPr>
        <w:pStyle w:val="u5"/>
        <w:spacing w:before="24" w:after="24"/>
        <w:ind w:firstLine="480"/>
      </w:pPr>
      <w:r w:rsidRPr="00A84E2B">
        <w:rPr>
          <w:rFonts w:hint="eastAsia"/>
        </w:rPr>
        <w:t>Web</w:t>
      </w:r>
      <w:r w:rsidRPr="00A84E2B">
        <w:rPr>
          <w:rFonts w:hint="eastAsia"/>
        </w:rPr>
        <w:t>服务可能要求在实现某项操作时用户输入的某些数据必须满足特定的取值范围。由此引入参数范围约束。描述输入数据的</w:t>
      </w:r>
      <w:r>
        <w:rPr>
          <w:rFonts w:hint="eastAsia"/>
        </w:rPr>
        <w:t>数据类型</w:t>
      </w:r>
      <w:r w:rsidRPr="00A84E2B">
        <w:rPr>
          <w:rFonts w:hint="eastAsia"/>
        </w:rPr>
        <w:t>和取值</w:t>
      </w:r>
      <w:r>
        <w:rPr>
          <w:rFonts w:hint="eastAsia"/>
        </w:rPr>
        <w:t>约束</w:t>
      </w:r>
      <w:r w:rsidRPr="00A84E2B">
        <w:rPr>
          <w:rFonts w:hint="eastAsia"/>
        </w:rPr>
        <w:t>当服务使用者输入违反该约束时，调用服务出错。</w:t>
      </w:r>
    </w:p>
    <w:p w14:paraId="2E8575FE" w14:textId="77777777" w:rsidR="00CD26AD" w:rsidRDefault="00BE2E7F" w:rsidP="002A18D0">
      <w:pPr>
        <w:pStyle w:val="u5"/>
        <w:spacing w:before="24" w:after="24"/>
        <w:ind w:firstLine="480"/>
      </w:pPr>
      <w:r>
        <w:rPr>
          <w:rFonts w:hint="eastAsia"/>
        </w:rPr>
        <w:t>由于</w:t>
      </w:r>
      <w:r w:rsidR="0082602C">
        <w:rPr>
          <w:rFonts w:hint="eastAsia"/>
        </w:rPr>
        <w:t>WSDL</w:t>
      </w:r>
      <w:r w:rsidR="00AF10ED">
        <w:rPr>
          <w:rFonts w:hint="eastAsia"/>
        </w:rPr>
        <w:t>使用</w:t>
      </w:r>
      <w:r w:rsidR="00AF10ED" w:rsidRPr="00AF10ED">
        <w:t>XSD</w:t>
      </w:r>
      <w:r w:rsidR="00AF10ED">
        <w:rPr>
          <w:rFonts w:hint="eastAsia"/>
        </w:rPr>
        <w:t>定义</w:t>
      </w:r>
      <w:r w:rsidR="00AF10ED">
        <w:t>消息</w:t>
      </w:r>
      <w:r w:rsidR="00AF10ED" w:rsidRPr="00EE7F67">
        <w:rPr>
          <w:rFonts w:hint="eastAsia"/>
        </w:rPr>
        <w:t>交换</w:t>
      </w:r>
      <w:r w:rsidR="00AF10ED">
        <w:rPr>
          <w:rFonts w:hint="eastAsia"/>
        </w:rPr>
        <w:t>所需的各种数据类型，</w:t>
      </w:r>
      <w:r w:rsidR="00AF10ED">
        <w:t>因此</w:t>
      </w:r>
      <w:r w:rsidR="00AF10ED">
        <w:rPr>
          <w:rFonts w:hint="eastAsia"/>
        </w:rPr>
        <w:t>本文</w:t>
      </w:r>
      <w:r w:rsidR="00AF10ED">
        <w:t>使用</w:t>
      </w:r>
      <w:r w:rsidR="00AF10ED">
        <w:rPr>
          <w:rFonts w:hint="eastAsia"/>
        </w:rPr>
        <w:t>XSD</w:t>
      </w:r>
      <w:r w:rsidR="00AF10ED">
        <w:rPr>
          <w:rFonts w:hint="eastAsia"/>
        </w:rPr>
        <w:t>限定</w:t>
      </w:r>
      <w:r w:rsidR="00AF10ED" w:rsidRPr="00AF10ED">
        <w:rPr>
          <w:rFonts w:hint="eastAsia"/>
        </w:rPr>
        <w:t>（</w:t>
      </w:r>
      <w:r w:rsidR="00AF10ED" w:rsidRPr="00AF10ED">
        <w:rPr>
          <w:rFonts w:hint="eastAsia"/>
        </w:rPr>
        <w:t>restriction</w:t>
      </w:r>
      <w:r w:rsidR="00AF10ED" w:rsidRPr="00AF10ED">
        <w:rPr>
          <w:rFonts w:hint="eastAsia"/>
        </w:rPr>
        <w:t>）</w:t>
      </w:r>
      <w:r w:rsidR="00AF10ED">
        <w:rPr>
          <w:rFonts w:hint="eastAsia"/>
        </w:rPr>
        <w:t>标签约束</w:t>
      </w:r>
      <w:r w:rsidR="00AF10ED">
        <w:t>参数范围</w:t>
      </w:r>
      <w:r w:rsidR="00AF10ED">
        <w:rPr>
          <w:rFonts w:hint="eastAsia"/>
        </w:rPr>
        <w:t>。</w:t>
      </w:r>
      <w:r w:rsidR="00AF10ED" w:rsidRPr="00AF10ED">
        <w:rPr>
          <w:rFonts w:hint="eastAsia"/>
        </w:rPr>
        <w:t>限定（</w:t>
      </w:r>
      <w:r w:rsidR="00AF10ED" w:rsidRPr="00AF10ED">
        <w:rPr>
          <w:rFonts w:hint="eastAsia"/>
        </w:rPr>
        <w:t>restriction</w:t>
      </w:r>
      <w:r w:rsidR="00AF10ED" w:rsidRPr="00AF10ED">
        <w:rPr>
          <w:rFonts w:hint="eastAsia"/>
        </w:rPr>
        <w:t>）用于为</w:t>
      </w:r>
      <w:r w:rsidR="00AF10ED">
        <w:rPr>
          <w:rFonts w:hint="eastAsia"/>
        </w:rPr>
        <w:t>XML</w:t>
      </w:r>
      <w:r w:rsidR="00AF10ED" w:rsidRPr="00AF10ED">
        <w:rPr>
          <w:rFonts w:hint="eastAsia"/>
        </w:rPr>
        <w:t>元素或者属性定义可接受的值</w:t>
      </w:r>
      <w:r w:rsidR="00AF10ED">
        <w:rPr>
          <w:rFonts w:hint="eastAsia"/>
        </w:rPr>
        <w:t>，</w:t>
      </w:r>
      <w:r w:rsidR="00AF10ED">
        <w:t>本文支持</w:t>
      </w:r>
      <w:r w:rsidR="00AF10ED">
        <w:rPr>
          <w:rFonts w:hint="eastAsia"/>
        </w:rPr>
        <w:t>的</w:t>
      </w:r>
      <w:r w:rsidR="00AF10ED" w:rsidRPr="00AF10ED">
        <w:rPr>
          <w:rFonts w:hint="eastAsia"/>
        </w:rPr>
        <w:t>数据类型的限定</w:t>
      </w:r>
      <w:r w:rsidR="00AF10ED">
        <w:rPr>
          <w:rFonts w:hint="eastAsia"/>
        </w:rPr>
        <w:t>及其</w:t>
      </w:r>
      <w:r w:rsidR="00AF10ED">
        <w:t>描述</w:t>
      </w:r>
      <w:r w:rsidR="00AF10ED">
        <w:rPr>
          <w:rFonts w:hint="eastAsia"/>
        </w:rPr>
        <w:t>如</w:t>
      </w:r>
      <w:r w:rsidR="00AF10ED">
        <w:t>表</w:t>
      </w:r>
      <w:r w:rsidR="00AF10ED">
        <w:rPr>
          <w:rFonts w:hint="eastAsia"/>
        </w:rPr>
        <w:t>3</w:t>
      </w:r>
      <w:r w:rsidR="00AF10ED">
        <w:t>-</w:t>
      </w:r>
      <w:r w:rsidR="003A3845">
        <w:t>4</w:t>
      </w:r>
      <w:r w:rsidR="00AF10ED">
        <w:rPr>
          <w:rFonts w:hint="eastAsia"/>
        </w:rPr>
        <w:lastRenderedPageBreak/>
        <w:t>所示</w:t>
      </w:r>
      <w:r w:rsidR="00AF10ED">
        <w:t>。</w:t>
      </w:r>
    </w:p>
    <w:p w14:paraId="510C5D06" w14:textId="77777777" w:rsidR="00AF10ED" w:rsidRDefault="00AF10ED" w:rsidP="00AF10ED">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4</w:t>
      </w:r>
      <w:r>
        <w:fldChar w:fldCharType="end"/>
      </w:r>
      <w:r>
        <w:t xml:space="preserve"> </w:t>
      </w:r>
      <w:r>
        <w:rPr>
          <w:rFonts w:hint="eastAsia"/>
        </w:rPr>
        <w:t>参数范围</w:t>
      </w:r>
      <w:r>
        <w:t>约束限定</w:t>
      </w:r>
    </w:p>
    <w:tbl>
      <w:tblPr>
        <w:tblStyle w:val="afff1"/>
        <w:tblW w:w="0" w:type="auto"/>
        <w:tblInd w:w="250" w:type="dxa"/>
        <w:tblLook w:val="04A0" w:firstRow="1" w:lastRow="0" w:firstColumn="1" w:lastColumn="0" w:noHBand="0" w:noVBand="1"/>
      </w:tblPr>
      <w:tblGrid>
        <w:gridCol w:w="1701"/>
        <w:gridCol w:w="6112"/>
      </w:tblGrid>
      <w:tr w:rsidR="00CE7C64" w14:paraId="57F6150C" w14:textId="77777777" w:rsidTr="00101B19">
        <w:tc>
          <w:tcPr>
            <w:tcW w:w="1701" w:type="dxa"/>
          </w:tcPr>
          <w:p w14:paraId="6259A185" w14:textId="77777777" w:rsidR="00CE7C64" w:rsidRPr="00101B19" w:rsidRDefault="00CE7C64" w:rsidP="00101B19">
            <w:pPr>
              <w:pStyle w:val="u5"/>
              <w:spacing w:before="24" w:after="24"/>
              <w:ind w:firstLineChars="0" w:firstLine="0"/>
              <w:jc w:val="center"/>
              <w:rPr>
                <w:b/>
              </w:rPr>
            </w:pPr>
            <w:r w:rsidRPr="00101B19">
              <w:rPr>
                <w:rFonts w:hint="eastAsia"/>
                <w:b/>
              </w:rPr>
              <w:t>限定</w:t>
            </w:r>
          </w:p>
        </w:tc>
        <w:tc>
          <w:tcPr>
            <w:tcW w:w="6112" w:type="dxa"/>
          </w:tcPr>
          <w:p w14:paraId="23964C33" w14:textId="77777777" w:rsidR="00CE7C64" w:rsidRPr="00101B19" w:rsidRDefault="00CE7C64" w:rsidP="00101B19">
            <w:pPr>
              <w:pStyle w:val="u5"/>
              <w:spacing w:before="24" w:after="24"/>
              <w:ind w:firstLineChars="0" w:firstLine="0"/>
              <w:jc w:val="center"/>
              <w:rPr>
                <w:b/>
              </w:rPr>
            </w:pPr>
            <w:r w:rsidRPr="00101B19">
              <w:rPr>
                <w:rFonts w:hint="eastAsia"/>
                <w:b/>
              </w:rPr>
              <w:t>描述</w:t>
            </w:r>
          </w:p>
        </w:tc>
      </w:tr>
      <w:tr w:rsidR="00CE7C64" w14:paraId="0BE4F10B" w14:textId="77777777" w:rsidTr="00101B19">
        <w:tc>
          <w:tcPr>
            <w:tcW w:w="1701" w:type="dxa"/>
          </w:tcPr>
          <w:p w14:paraId="16924301" w14:textId="77777777" w:rsidR="00CE7C64" w:rsidRPr="005A4C6D" w:rsidRDefault="00CE7C64" w:rsidP="00CE7C64">
            <w:pPr>
              <w:pStyle w:val="u5"/>
              <w:spacing w:before="24" w:after="24"/>
              <w:ind w:firstLineChars="0" w:firstLine="0"/>
            </w:pPr>
            <w:r w:rsidRPr="005A4C6D">
              <w:rPr>
                <w:rFonts w:hint="eastAsia"/>
              </w:rPr>
              <w:t>enumeration</w:t>
            </w:r>
          </w:p>
        </w:tc>
        <w:tc>
          <w:tcPr>
            <w:tcW w:w="6112" w:type="dxa"/>
          </w:tcPr>
          <w:p w14:paraId="04214872" w14:textId="77777777" w:rsidR="00CE7C64" w:rsidRDefault="00CE7C64" w:rsidP="00CE7C64">
            <w:pPr>
              <w:pStyle w:val="u5"/>
              <w:spacing w:before="24" w:after="24"/>
              <w:ind w:firstLineChars="0" w:firstLine="0"/>
            </w:pPr>
            <w:r w:rsidRPr="005A4C6D">
              <w:rPr>
                <w:rFonts w:hint="eastAsia"/>
              </w:rPr>
              <w:t>枚举类型，枚举输入所允许的所有值</w:t>
            </w:r>
          </w:p>
        </w:tc>
      </w:tr>
      <w:tr w:rsidR="00CE7C64" w14:paraId="305CB076" w14:textId="77777777" w:rsidTr="00101B19">
        <w:tc>
          <w:tcPr>
            <w:tcW w:w="1701" w:type="dxa"/>
          </w:tcPr>
          <w:p w14:paraId="68FFEC3D" w14:textId="77777777" w:rsidR="00CE7C64" w:rsidRDefault="00CE7C64" w:rsidP="00CE7C64">
            <w:pPr>
              <w:pStyle w:val="u5"/>
              <w:spacing w:before="24" w:after="24"/>
              <w:ind w:firstLineChars="0" w:firstLine="0"/>
            </w:pPr>
            <w:r w:rsidRPr="009C742B">
              <w:t>maxExclusive</w:t>
            </w:r>
          </w:p>
        </w:tc>
        <w:tc>
          <w:tcPr>
            <w:tcW w:w="6112" w:type="dxa"/>
          </w:tcPr>
          <w:p w14:paraId="3D16D7AC" w14:textId="77777777" w:rsidR="00CE7C64" w:rsidRDefault="00CE7C64" w:rsidP="00CE7C64">
            <w:pPr>
              <w:pStyle w:val="u5"/>
              <w:spacing w:before="24" w:after="24"/>
              <w:ind w:firstLineChars="0" w:firstLine="0"/>
            </w:pPr>
            <w:r w:rsidRPr="009C742B">
              <w:rPr>
                <w:rFonts w:hint="eastAsia"/>
              </w:rPr>
              <w:t>定义数值的上限。所允许的值必需小于此值</w:t>
            </w:r>
          </w:p>
        </w:tc>
      </w:tr>
      <w:tr w:rsidR="00CE7C64" w14:paraId="25854ED2" w14:textId="77777777" w:rsidTr="00101B19">
        <w:tc>
          <w:tcPr>
            <w:tcW w:w="1701" w:type="dxa"/>
          </w:tcPr>
          <w:p w14:paraId="6EEA6393" w14:textId="77777777" w:rsidR="00CE7C64" w:rsidRDefault="00CE7C64" w:rsidP="00CE7C64">
            <w:pPr>
              <w:pStyle w:val="u5"/>
              <w:spacing w:before="24" w:after="24"/>
              <w:ind w:firstLineChars="0" w:firstLine="0"/>
            </w:pPr>
            <w:r w:rsidRPr="009C742B">
              <w:t>minExclusive</w:t>
            </w:r>
          </w:p>
        </w:tc>
        <w:tc>
          <w:tcPr>
            <w:tcW w:w="6112" w:type="dxa"/>
          </w:tcPr>
          <w:p w14:paraId="30FAEDE6" w14:textId="77777777" w:rsidR="00CE7C64" w:rsidRDefault="00CE7C64" w:rsidP="00CE7C64">
            <w:pPr>
              <w:pStyle w:val="u5"/>
              <w:spacing w:before="24" w:after="24"/>
              <w:ind w:firstLineChars="0" w:firstLine="0"/>
            </w:pPr>
            <w:r w:rsidRPr="009C742B">
              <w:rPr>
                <w:rFonts w:hint="eastAsia"/>
              </w:rPr>
              <w:t>定义数值的下限。所允许的值必需大于此值</w:t>
            </w:r>
          </w:p>
        </w:tc>
      </w:tr>
      <w:tr w:rsidR="00CE7C64" w14:paraId="7C72ECF4" w14:textId="77777777" w:rsidTr="00101B19">
        <w:tc>
          <w:tcPr>
            <w:tcW w:w="1701" w:type="dxa"/>
          </w:tcPr>
          <w:p w14:paraId="062DA5F6" w14:textId="77777777" w:rsidR="00CE7C64" w:rsidRDefault="00CE7C64" w:rsidP="00CE7C64">
            <w:pPr>
              <w:pStyle w:val="u5"/>
              <w:spacing w:before="24" w:after="24"/>
              <w:ind w:firstLineChars="0" w:firstLine="0"/>
            </w:pPr>
            <w:r w:rsidRPr="009C742B">
              <w:t>maxInclusive</w:t>
            </w:r>
          </w:p>
        </w:tc>
        <w:tc>
          <w:tcPr>
            <w:tcW w:w="6112" w:type="dxa"/>
          </w:tcPr>
          <w:p w14:paraId="20446F6A" w14:textId="77777777" w:rsidR="00CE7C64" w:rsidRDefault="00CE7C64" w:rsidP="00CE7C64">
            <w:pPr>
              <w:pStyle w:val="u5"/>
              <w:spacing w:before="24" w:after="24"/>
              <w:ind w:firstLineChars="0" w:firstLine="0"/>
            </w:pPr>
            <w:r w:rsidRPr="00CE7C64">
              <w:rPr>
                <w:rFonts w:hint="eastAsia"/>
              </w:rPr>
              <w:t>定义数值的上限。所允许的值必需小于或等于此值</w:t>
            </w:r>
          </w:p>
        </w:tc>
      </w:tr>
      <w:tr w:rsidR="00CE7C64" w14:paraId="10F42324" w14:textId="77777777" w:rsidTr="00101B19">
        <w:tc>
          <w:tcPr>
            <w:tcW w:w="1701" w:type="dxa"/>
          </w:tcPr>
          <w:p w14:paraId="5FF9365D" w14:textId="77777777" w:rsidR="00CE7C64" w:rsidRPr="009C742B" w:rsidRDefault="00CE7C64" w:rsidP="00CE7C64">
            <w:pPr>
              <w:pStyle w:val="u5"/>
              <w:spacing w:before="24" w:after="24"/>
              <w:ind w:firstLineChars="0" w:firstLine="0"/>
            </w:pPr>
            <w:r w:rsidRPr="009C742B">
              <w:t>minInclusive</w:t>
            </w:r>
          </w:p>
        </w:tc>
        <w:tc>
          <w:tcPr>
            <w:tcW w:w="6112" w:type="dxa"/>
          </w:tcPr>
          <w:p w14:paraId="76A77303" w14:textId="77777777" w:rsidR="00CE7C64" w:rsidRDefault="00CE7C64" w:rsidP="00CE7C64">
            <w:pPr>
              <w:pStyle w:val="u5"/>
              <w:spacing w:before="24" w:after="24"/>
              <w:ind w:firstLineChars="0" w:firstLine="0"/>
            </w:pPr>
            <w:r w:rsidRPr="009C742B">
              <w:rPr>
                <w:rFonts w:hint="eastAsia"/>
              </w:rPr>
              <w:t>定义数值的下限。所允许的值必需大于或等于此值</w:t>
            </w:r>
          </w:p>
        </w:tc>
      </w:tr>
      <w:tr w:rsidR="00CE7C64" w14:paraId="69BDFC31" w14:textId="77777777" w:rsidTr="00101B19">
        <w:tc>
          <w:tcPr>
            <w:tcW w:w="1701" w:type="dxa"/>
          </w:tcPr>
          <w:p w14:paraId="00F4E909" w14:textId="77777777" w:rsidR="00CE7C64" w:rsidRPr="009C742B" w:rsidRDefault="00CE7C64" w:rsidP="00CE7C64">
            <w:pPr>
              <w:pStyle w:val="u5"/>
              <w:spacing w:before="24" w:after="24"/>
              <w:ind w:firstLineChars="0" w:firstLine="0"/>
            </w:pPr>
            <w:r w:rsidRPr="009C742B">
              <w:t>pattern</w:t>
            </w:r>
          </w:p>
        </w:tc>
        <w:tc>
          <w:tcPr>
            <w:tcW w:w="6112" w:type="dxa"/>
          </w:tcPr>
          <w:p w14:paraId="4E9CA049" w14:textId="77777777" w:rsidR="00CE7C64" w:rsidRDefault="00CE7C64" w:rsidP="00CE7C64">
            <w:pPr>
              <w:pStyle w:val="u5"/>
              <w:spacing w:before="24" w:after="24"/>
              <w:ind w:firstLineChars="0" w:firstLine="0"/>
            </w:pPr>
            <w:r w:rsidRPr="009C742B">
              <w:rPr>
                <w:rFonts w:hint="eastAsia"/>
              </w:rPr>
              <w:t>定义可接受的字符的精确序列（使用正则表达式</w:t>
            </w:r>
            <w:r w:rsidR="00163ECC">
              <w:rPr>
                <w:rFonts w:hint="eastAsia"/>
              </w:rPr>
              <w:t>表示</w:t>
            </w:r>
            <w:r w:rsidRPr="009C742B">
              <w:rPr>
                <w:rFonts w:hint="eastAsia"/>
              </w:rPr>
              <w:t>）</w:t>
            </w:r>
          </w:p>
        </w:tc>
      </w:tr>
    </w:tbl>
    <w:p w14:paraId="3880C9C7" w14:textId="77777777" w:rsidR="00504457" w:rsidRPr="00504457" w:rsidRDefault="00EB7BE8" w:rsidP="00CE7C64">
      <w:pPr>
        <w:pStyle w:val="u5"/>
        <w:spacing w:before="24" w:after="24"/>
        <w:ind w:firstLine="480"/>
      </w:pPr>
      <w:r>
        <w:rPr>
          <w:rFonts w:hint="eastAsia"/>
        </w:rPr>
        <w:t>针对</w:t>
      </w:r>
      <w:r>
        <w:t>例</w:t>
      </w:r>
      <w:r>
        <w:rPr>
          <w:rFonts w:hint="eastAsia"/>
        </w:rPr>
        <w:t>3</w:t>
      </w:r>
      <w:r>
        <w:t>-1</w:t>
      </w:r>
      <w:r>
        <w:rPr>
          <w:rFonts w:hint="eastAsia"/>
        </w:rPr>
        <w:t>，</w:t>
      </w:r>
      <w:r w:rsidR="004831CB">
        <w:rPr>
          <w:rFonts w:hint="eastAsia"/>
        </w:rPr>
        <w:t>图</w:t>
      </w:r>
      <w:r w:rsidR="004831CB">
        <w:rPr>
          <w:rFonts w:hint="eastAsia"/>
        </w:rPr>
        <w:t>3</w:t>
      </w:r>
      <w:r w:rsidR="004831CB">
        <w:t>-3</w:t>
      </w:r>
      <w:r w:rsidR="004831CB">
        <w:rPr>
          <w:rFonts w:hint="eastAsia"/>
        </w:rPr>
        <w:t>展示了</w:t>
      </w:r>
      <w:r w:rsidR="0009320F" w:rsidRPr="00E555F0">
        <w:t>feeCalculate</w:t>
      </w:r>
      <w:r w:rsidR="0009320F">
        <w:rPr>
          <w:rFonts w:hint="eastAsia"/>
        </w:rPr>
        <w:t>操作</w:t>
      </w:r>
      <w:r w:rsidR="004831CB">
        <w:t>参数</w:t>
      </w:r>
      <w:r w:rsidR="004831CB">
        <w:rPr>
          <w:rFonts w:hint="eastAsia"/>
        </w:rPr>
        <w:t>范围</w:t>
      </w:r>
      <w:r w:rsidR="004831CB">
        <w:t>约束</w:t>
      </w:r>
      <w:r w:rsidR="004831CB">
        <w:rPr>
          <w:rFonts w:hint="eastAsia"/>
        </w:rPr>
        <w:t>实例</w:t>
      </w:r>
      <w:r w:rsidR="00D13DCF">
        <w:rPr>
          <w:rFonts w:hint="eastAsia"/>
        </w:rPr>
        <w:t>，</w:t>
      </w:r>
      <w:r w:rsidR="00D13DCF">
        <w:t>其中图</w:t>
      </w:r>
      <w:r w:rsidR="00D13DCF">
        <w:rPr>
          <w:rFonts w:hint="eastAsia"/>
        </w:rPr>
        <w:t>a</w:t>
      </w:r>
      <w:r w:rsidR="00D13DCF">
        <w:rPr>
          <w:rFonts w:hint="eastAsia"/>
        </w:rPr>
        <w:t>）定义了</w:t>
      </w:r>
      <w:r w:rsidR="00D13DCF">
        <w:t>一个</w:t>
      </w:r>
      <w:r w:rsidR="00D13DCF">
        <w:rPr>
          <w:rFonts w:hint="eastAsia"/>
        </w:rPr>
        <w:t>带有</w:t>
      </w:r>
      <w:r w:rsidR="00D13DCF">
        <w:t>枚举限定的名为</w:t>
      </w:r>
      <w:r w:rsidR="00D13DCF" w:rsidRPr="00D13DCF">
        <w:rPr>
          <w:rFonts w:asciiTheme="minorEastAsia" w:eastAsiaTheme="minorEastAsia" w:hAnsiTheme="minorEastAsia" w:cs="Times New Roman"/>
        </w:rPr>
        <w:t>“</w:t>
      </w:r>
      <w:r w:rsidR="00D54D03" w:rsidRPr="009B5B37">
        <w:t>type</w:t>
      </w:r>
      <w:r w:rsidR="00D13DCF" w:rsidRPr="00D13DCF">
        <w:rPr>
          <w:rFonts w:asciiTheme="minorEastAsia" w:eastAsiaTheme="minorEastAsia" w:hAnsiTheme="minorEastAsia" w:cs="Times New Roman"/>
        </w:rPr>
        <w:t>”</w:t>
      </w:r>
      <w:r w:rsidR="00D13DCF">
        <w:rPr>
          <w:rFonts w:hint="eastAsia"/>
        </w:rPr>
        <w:t>的</w:t>
      </w:r>
      <w:r w:rsidR="00504457">
        <w:rPr>
          <w:rFonts w:hint="eastAsia"/>
        </w:rPr>
        <w:t>整型</w:t>
      </w:r>
      <w:r w:rsidR="00D13DCF">
        <w:rPr>
          <w:rFonts w:hint="eastAsia"/>
        </w:rPr>
        <w:t>参数</w:t>
      </w:r>
      <w:r w:rsidR="00D13DCF">
        <w:t>，</w:t>
      </w:r>
      <w:r w:rsidR="00D13DCF">
        <w:rPr>
          <w:rFonts w:hint="eastAsia"/>
        </w:rPr>
        <w:t>可接受</w:t>
      </w:r>
      <w:r w:rsidR="00D13DCF">
        <w:t>的值只有</w:t>
      </w:r>
      <w:r w:rsidR="00D54D03">
        <w:rPr>
          <w:rFonts w:eastAsiaTheme="minorEastAsia" w:cs="Times New Roman"/>
        </w:rPr>
        <w:t>0</w:t>
      </w:r>
      <w:r w:rsidR="00D54D03">
        <w:rPr>
          <w:rFonts w:eastAsiaTheme="minorEastAsia" w:cs="Times New Roman" w:hint="eastAsia"/>
        </w:rPr>
        <w:t>、</w:t>
      </w:r>
      <w:r w:rsidR="00D54D03">
        <w:rPr>
          <w:rFonts w:eastAsiaTheme="minorEastAsia" w:cs="Times New Roman" w:hint="eastAsia"/>
        </w:rPr>
        <w:t>1</w:t>
      </w:r>
      <w:r w:rsidR="00D54D03">
        <w:rPr>
          <w:rFonts w:eastAsiaTheme="minorEastAsia" w:cs="Times New Roman" w:hint="eastAsia"/>
        </w:rPr>
        <w:t>、</w:t>
      </w:r>
      <w:r w:rsidR="00D54D03">
        <w:rPr>
          <w:rFonts w:eastAsiaTheme="minorEastAsia" w:cs="Times New Roman" w:hint="eastAsia"/>
        </w:rPr>
        <w:t>2</w:t>
      </w:r>
      <w:r w:rsidR="00D13DCF">
        <w:rPr>
          <w:rFonts w:eastAsiaTheme="minorEastAsia" w:cs="Times New Roman" w:hint="eastAsia"/>
        </w:rPr>
        <w:t>；</w:t>
      </w:r>
      <w:r w:rsidR="00D13DCF">
        <w:rPr>
          <w:rFonts w:eastAsiaTheme="minorEastAsia" w:cs="Times New Roman"/>
        </w:rPr>
        <w:t>图</w:t>
      </w:r>
      <w:r w:rsidR="00D13DCF">
        <w:rPr>
          <w:rFonts w:eastAsiaTheme="minorEastAsia" w:cs="Times New Roman" w:hint="eastAsia"/>
        </w:rPr>
        <w:t>b</w:t>
      </w:r>
      <w:r w:rsidR="00D13DCF">
        <w:rPr>
          <w:rFonts w:eastAsiaTheme="minorEastAsia" w:cs="Times New Roman" w:hint="eastAsia"/>
        </w:rPr>
        <w:t>）定</w:t>
      </w:r>
      <w:r w:rsidR="00D13DCF">
        <w:rPr>
          <w:rFonts w:hint="eastAsia"/>
        </w:rPr>
        <w:t>义了</w:t>
      </w:r>
      <w:r w:rsidR="00D13DCF">
        <w:t>一个</w:t>
      </w:r>
      <w:r w:rsidR="00D13DCF">
        <w:rPr>
          <w:rFonts w:hint="eastAsia"/>
        </w:rPr>
        <w:t>带有模式</w:t>
      </w:r>
      <w:r w:rsidR="00D13DCF">
        <w:t>限定的名为</w:t>
      </w:r>
      <w:r w:rsidR="00D13DCF" w:rsidRPr="00D13DCF">
        <w:rPr>
          <w:rFonts w:asciiTheme="minorEastAsia" w:eastAsiaTheme="minorEastAsia" w:hAnsiTheme="minorEastAsia" w:cs="Times New Roman"/>
        </w:rPr>
        <w:t>“</w:t>
      </w:r>
      <w:r w:rsidR="0056553B" w:rsidRPr="00E555F0">
        <w:t>License</w:t>
      </w:r>
      <w:r w:rsidR="00D13DCF" w:rsidRPr="00D13DCF">
        <w:rPr>
          <w:rFonts w:asciiTheme="minorEastAsia" w:eastAsiaTheme="minorEastAsia" w:hAnsiTheme="minorEastAsia" w:cs="Times New Roman"/>
        </w:rPr>
        <w:t>”</w:t>
      </w:r>
      <w:r w:rsidR="00D13DCF">
        <w:rPr>
          <w:rFonts w:hint="eastAsia"/>
        </w:rPr>
        <w:t>的</w:t>
      </w:r>
      <w:r w:rsidR="00D13DCF">
        <w:t>字符串</w:t>
      </w:r>
      <w:r w:rsidR="00D13DCF">
        <w:rPr>
          <w:rFonts w:hint="eastAsia"/>
        </w:rPr>
        <w:t>参数，可接受</w:t>
      </w:r>
      <w:r w:rsidR="0056553B">
        <w:rPr>
          <w:rFonts w:hint="eastAsia"/>
        </w:rPr>
        <w:t>以</w:t>
      </w:r>
      <w:r w:rsidR="0056553B">
        <w:rPr>
          <w:rFonts w:hint="eastAsia"/>
        </w:rPr>
        <w:t>BJ</w:t>
      </w:r>
      <w:r w:rsidR="00504457">
        <w:t>A-BJY</w:t>
      </w:r>
      <w:r w:rsidR="0056553B">
        <w:rPr>
          <w:rFonts w:hint="eastAsia"/>
        </w:rPr>
        <w:t>开头</w:t>
      </w:r>
      <w:r w:rsidR="0056553B">
        <w:t>，</w:t>
      </w:r>
      <w:r w:rsidR="0056553B">
        <w:rPr>
          <w:rFonts w:hint="eastAsia"/>
        </w:rPr>
        <w:t>5</w:t>
      </w:r>
      <w:r w:rsidR="0056553B">
        <w:rPr>
          <w:rFonts w:hint="eastAsia"/>
        </w:rPr>
        <w:t>为</w:t>
      </w:r>
      <w:r w:rsidR="0056553B">
        <w:t>数字结尾</w:t>
      </w:r>
      <w:r w:rsidR="00504457">
        <w:rPr>
          <w:rFonts w:hint="eastAsia"/>
        </w:rPr>
        <w:t>的</w:t>
      </w:r>
      <w:r w:rsidR="00504457">
        <w:t>字符串</w:t>
      </w:r>
      <w:r w:rsidR="00D13DCF">
        <w:t>；</w:t>
      </w:r>
      <w:r w:rsidR="00D13DCF">
        <w:rPr>
          <w:rFonts w:eastAsiaTheme="minorEastAsia" w:cs="Times New Roman"/>
        </w:rPr>
        <w:t>图</w:t>
      </w:r>
      <w:r w:rsidR="00D13DCF">
        <w:rPr>
          <w:rFonts w:eastAsiaTheme="minorEastAsia" w:cs="Times New Roman"/>
        </w:rPr>
        <w:t>c</w:t>
      </w:r>
      <w:r w:rsidR="00D13DCF">
        <w:rPr>
          <w:rFonts w:eastAsiaTheme="minorEastAsia" w:cs="Times New Roman" w:hint="eastAsia"/>
        </w:rPr>
        <w:t>）</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504457">
        <w:rPr>
          <w:rFonts w:eastAsiaTheme="minorEastAsia" w:cs="Times New Roman"/>
        </w:rPr>
        <w:t>timeout</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w:t>
      </w:r>
      <w:r w:rsidR="00504457">
        <w:t>24</w:t>
      </w:r>
      <w:r w:rsidR="00D13DCF">
        <w:t>]</w:t>
      </w:r>
      <w:r w:rsidR="00D13DCF">
        <w:rPr>
          <w:rFonts w:hint="eastAsia"/>
        </w:rPr>
        <w:t>，</w:t>
      </w:r>
      <w:r w:rsidR="00D13DCF">
        <w:t>包括</w:t>
      </w:r>
      <w:r w:rsidR="00D13DCF">
        <w:rPr>
          <w:rFonts w:hint="eastAsia"/>
        </w:rPr>
        <w:t>0</w:t>
      </w:r>
      <w:r w:rsidR="00D13DCF">
        <w:rPr>
          <w:rFonts w:hint="eastAsia"/>
        </w:rPr>
        <w:t>和</w:t>
      </w:r>
      <w:r w:rsidR="00504457">
        <w:t>24</w:t>
      </w:r>
      <w:r w:rsidR="00D13DCF">
        <w:t>；</w:t>
      </w:r>
      <w:r w:rsidR="00D13DCF">
        <w:rPr>
          <w:rFonts w:eastAsiaTheme="minorEastAsia" w:cs="Times New Roman"/>
        </w:rPr>
        <w:t>图</w:t>
      </w:r>
      <w:r w:rsidR="003A3845" w:rsidRPr="003A3845">
        <w:rPr>
          <w:rFonts w:eastAsiaTheme="minorEastAsia" w:cs="Times New Roman"/>
        </w:rPr>
        <w:t>d</w:t>
      </w:r>
      <w:r w:rsidR="00D13DCF">
        <w:rPr>
          <w:rFonts w:eastAsiaTheme="minorEastAsia" w:cs="Times New Roman" w:hint="eastAsia"/>
        </w:rPr>
        <w:t>）定</w:t>
      </w:r>
      <w:r w:rsidR="00D13DCF">
        <w:rPr>
          <w:rFonts w:hint="eastAsia"/>
        </w:rPr>
        <w:t>义了</w:t>
      </w:r>
      <w:r w:rsidR="00D13DCF">
        <w:t>一个</w:t>
      </w:r>
      <w:r w:rsidR="00D13DCF">
        <w:rPr>
          <w:rFonts w:hint="eastAsia"/>
        </w:rPr>
        <w:t>带有上下界</w:t>
      </w:r>
      <w:r w:rsidR="00D13DCF">
        <w:t>限定的名为</w:t>
      </w:r>
      <w:r w:rsidR="00D13DCF" w:rsidRPr="00D13DCF">
        <w:rPr>
          <w:rFonts w:asciiTheme="minorEastAsia" w:eastAsiaTheme="minorEastAsia" w:hAnsiTheme="minorEastAsia" w:cs="Times New Roman"/>
        </w:rPr>
        <w:t>“</w:t>
      </w:r>
      <w:r w:rsidR="00D13DCF">
        <w:rPr>
          <w:rFonts w:eastAsiaTheme="minorEastAsia" w:cs="Times New Roman"/>
        </w:rPr>
        <w:t>id</w:t>
      </w:r>
      <w:r w:rsidR="00D13DCF" w:rsidRPr="00D13DCF">
        <w:rPr>
          <w:rFonts w:asciiTheme="minorEastAsia" w:eastAsiaTheme="minorEastAsia" w:hAnsiTheme="minorEastAsia" w:cs="Times New Roman"/>
        </w:rPr>
        <w:t>”</w:t>
      </w:r>
      <w:r w:rsidR="00D13DCF">
        <w:rPr>
          <w:rFonts w:hint="eastAsia"/>
        </w:rPr>
        <w:t>的整型参数，可接受</w:t>
      </w:r>
      <w:r w:rsidR="00D13DCF">
        <w:t>的值为</w:t>
      </w:r>
      <w:r w:rsidR="00D13DCF">
        <w:t>(0,10)</w:t>
      </w:r>
      <w:r w:rsidR="00D13DCF">
        <w:rPr>
          <w:rFonts w:hint="eastAsia"/>
        </w:rPr>
        <w:t>，</w:t>
      </w:r>
      <w:r w:rsidR="00D13DCF">
        <w:t>不包括</w:t>
      </w:r>
      <w:r w:rsidR="00D13DCF">
        <w:rPr>
          <w:rFonts w:hint="eastAsia"/>
        </w:rPr>
        <w:t>0</w:t>
      </w:r>
      <w:r w:rsidR="00D13DCF">
        <w:rPr>
          <w:rFonts w:hint="eastAsia"/>
        </w:rPr>
        <w:t>和</w:t>
      </w:r>
      <w:r w:rsidR="00D13DCF">
        <w:rPr>
          <w:rFonts w:hint="eastAsia"/>
        </w:rPr>
        <w:t>10</w:t>
      </w:r>
      <w:r w:rsidR="00D13DCF">
        <w:rPr>
          <w:rFonts w:hint="eastAsia"/>
        </w:rPr>
        <w:t>。</w:t>
      </w:r>
    </w:p>
    <w:p w14:paraId="3FC9B94D" w14:textId="77777777" w:rsidR="00AF10ED" w:rsidRPr="00CE7C64" w:rsidRDefault="00504457" w:rsidP="00CE7C64">
      <w:pPr>
        <w:pStyle w:val="u5"/>
        <w:spacing w:before="24" w:after="24"/>
        <w:ind w:firstLineChars="0" w:firstLine="0"/>
        <w:jc w:val="center"/>
        <w:rPr>
          <w:rFonts w:asciiTheme="minorEastAsia" w:eastAsiaTheme="minorEastAsia" w:hAnsiTheme="minorEastAsia" w:cs="Times New Roman"/>
        </w:rPr>
      </w:pPr>
      <w:r>
        <w:object w:dxaOrig="9045" w:dyaOrig="5131" w14:anchorId="4FE41342">
          <v:shape id="_x0000_i1028" type="#_x0000_t75" style="width:397pt;height:225.5pt" o:ole="">
            <v:imagedata r:id="rId26" o:title=""/>
          </v:shape>
          <o:OLEObject Type="Embed" ProgID="Visio.Drawing.15" ShapeID="_x0000_i1028" DrawAspect="Content" ObjectID="_1572162751" r:id="rId27"/>
        </w:object>
      </w:r>
      <w:r w:rsidR="004831CB" w:rsidRPr="00CE7C64">
        <w:rPr>
          <w:rFonts w:eastAsia="黑体" w:cs="Times New Roman" w:hint="eastAsia"/>
          <w:b/>
          <w:sz w:val="21"/>
          <w:szCs w:val="24"/>
        </w:rPr>
        <w:t>图</w:t>
      </w:r>
      <w:r w:rsidR="004831CB" w:rsidRPr="00CE7C64">
        <w:rPr>
          <w:rFonts w:eastAsia="黑体" w:cs="Times New Roman" w:hint="eastAsia"/>
          <w:b/>
          <w:sz w:val="21"/>
          <w:szCs w:val="24"/>
        </w:rPr>
        <w:t>3-</w:t>
      </w:r>
      <w:r w:rsidR="004831CB" w:rsidRPr="00CE7C64">
        <w:rPr>
          <w:rFonts w:eastAsia="黑体" w:cs="Times New Roman"/>
          <w:b/>
          <w:sz w:val="21"/>
          <w:szCs w:val="24"/>
        </w:rPr>
        <w:fldChar w:fldCharType="begin"/>
      </w:r>
      <w:r w:rsidR="004831CB" w:rsidRPr="00CE7C64">
        <w:rPr>
          <w:rFonts w:eastAsia="黑体" w:cs="Times New Roman"/>
          <w:b/>
          <w:sz w:val="21"/>
          <w:szCs w:val="24"/>
        </w:rPr>
        <w:instrText xml:space="preserve"> </w:instrText>
      </w:r>
      <w:r w:rsidR="004831CB" w:rsidRPr="00CE7C64">
        <w:rPr>
          <w:rFonts w:eastAsia="黑体" w:cs="Times New Roman" w:hint="eastAsia"/>
          <w:b/>
          <w:sz w:val="21"/>
          <w:szCs w:val="24"/>
        </w:rPr>
        <w:instrText xml:space="preserve">SEQ </w:instrText>
      </w:r>
      <w:r w:rsidR="004831CB" w:rsidRPr="00CE7C64">
        <w:rPr>
          <w:rFonts w:eastAsia="黑体" w:cs="Times New Roman" w:hint="eastAsia"/>
          <w:b/>
          <w:sz w:val="21"/>
          <w:szCs w:val="24"/>
        </w:rPr>
        <w:instrText>图</w:instrText>
      </w:r>
      <w:r w:rsidR="004831CB" w:rsidRPr="00CE7C64">
        <w:rPr>
          <w:rFonts w:eastAsia="黑体" w:cs="Times New Roman" w:hint="eastAsia"/>
          <w:b/>
          <w:sz w:val="21"/>
          <w:szCs w:val="24"/>
        </w:rPr>
        <w:instrText>3- \* ARABIC</w:instrText>
      </w:r>
      <w:r w:rsidR="004831CB" w:rsidRPr="00CE7C64">
        <w:rPr>
          <w:rFonts w:eastAsia="黑体" w:cs="Times New Roman"/>
          <w:b/>
          <w:sz w:val="21"/>
          <w:szCs w:val="24"/>
        </w:rPr>
        <w:instrText xml:space="preserve"> </w:instrText>
      </w:r>
      <w:r w:rsidR="004831CB" w:rsidRPr="00CE7C64">
        <w:rPr>
          <w:rFonts w:eastAsia="黑体" w:cs="Times New Roman"/>
          <w:b/>
          <w:sz w:val="21"/>
          <w:szCs w:val="24"/>
        </w:rPr>
        <w:fldChar w:fldCharType="separate"/>
      </w:r>
      <w:r w:rsidR="003A3845">
        <w:rPr>
          <w:rFonts w:eastAsia="黑体" w:cs="Times New Roman"/>
          <w:b/>
          <w:noProof/>
          <w:sz w:val="21"/>
          <w:szCs w:val="24"/>
        </w:rPr>
        <w:t>3</w:t>
      </w:r>
      <w:r w:rsidR="004831CB" w:rsidRPr="00CE7C64">
        <w:rPr>
          <w:rFonts w:eastAsia="黑体" w:cs="Times New Roman"/>
          <w:b/>
          <w:sz w:val="21"/>
          <w:szCs w:val="24"/>
        </w:rPr>
        <w:fldChar w:fldCharType="end"/>
      </w:r>
      <w:r w:rsidR="004831CB" w:rsidRPr="00CE7C64">
        <w:rPr>
          <w:rFonts w:eastAsia="黑体" w:cs="Times New Roman"/>
          <w:b/>
          <w:sz w:val="21"/>
          <w:szCs w:val="24"/>
        </w:rPr>
        <w:t xml:space="preserve"> </w:t>
      </w:r>
      <w:r w:rsidR="004831CB" w:rsidRPr="00CE7C64">
        <w:rPr>
          <w:rFonts w:eastAsia="黑体" w:cs="Times New Roman"/>
          <w:b/>
          <w:sz w:val="21"/>
          <w:szCs w:val="24"/>
        </w:rPr>
        <w:t>参数</w:t>
      </w:r>
      <w:r w:rsidR="004831CB" w:rsidRPr="00CE7C64">
        <w:rPr>
          <w:rFonts w:eastAsia="黑体" w:cs="Times New Roman" w:hint="eastAsia"/>
          <w:b/>
          <w:sz w:val="21"/>
          <w:szCs w:val="24"/>
        </w:rPr>
        <w:t>范围</w:t>
      </w:r>
      <w:r w:rsidR="004831CB" w:rsidRPr="00CE7C64">
        <w:rPr>
          <w:rFonts w:eastAsia="黑体" w:cs="Times New Roman"/>
          <w:b/>
          <w:sz w:val="21"/>
          <w:szCs w:val="24"/>
        </w:rPr>
        <w:t>约束</w:t>
      </w:r>
      <w:r w:rsidR="004831CB" w:rsidRPr="00CE7C64">
        <w:rPr>
          <w:rFonts w:eastAsia="黑体" w:cs="Times New Roman" w:hint="eastAsia"/>
          <w:b/>
          <w:sz w:val="21"/>
          <w:szCs w:val="24"/>
        </w:rPr>
        <w:t>实例</w:t>
      </w:r>
    </w:p>
    <w:p w14:paraId="38D688ED" w14:textId="77777777" w:rsidR="00A84E2B" w:rsidRPr="00A84E2B" w:rsidRDefault="002329B5" w:rsidP="00136D40">
      <w:pPr>
        <w:pStyle w:val="u5"/>
        <w:numPr>
          <w:ilvl w:val="0"/>
          <w:numId w:val="51"/>
        </w:numPr>
        <w:spacing w:before="24" w:after="24"/>
        <w:ind w:firstLineChars="0"/>
        <w:rPr>
          <w:rFonts w:cs="Times New Roman"/>
          <w:b/>
        </w:rPr>
      </w:pPr>
      <w:r w:rsidRPr="00CF6EB9">
        <w:rPr>
          <w:b/>
        </w:rPr>
        <w:t>区域约束</w:t>
      </w:r>
      <w:r w:rsidR="00E41099">
        <w:rPr>
          <w:rFonts w:cs="Times New Roman" w:hint="eastAsia"/>
          <w:b/>
        </w:rPr>
        <w:t>（</w:t>
      </w:r>
      <w:r w:rsidR="0008459D" w:rsidRPr="00F51BEF">
        <w:rPr>
          <w:b/>
        </w:rPr>
        <w:t>ipRegion</w:t>
      </w:r>
      <w:r w:rsidR="00E41099">
        <w:rPr>
          <w:b/>
        </w:rPr>
        <w:t xml:space="preserve"> C</w:t>
      </w:r>
      <w:r w:rsidR="00E41099" w:rsidRPr="00E41099">
        <w:rPr>
          <w:b/>
        </w:rPr>
        <w:t>onstraint</w:t>
      </w:r>
      <w:r w:rsidR="00E41099">
        <w:rPr>
          <w:rFonts w:cs="Times New Roman" w:hint="eastAsia"/>
          <w:b/>
        </w:rPr>
        <w:t>）</w:t>
      </w:r>
    </w:p>
    <w:p w14:paraId="194FD0A7" w14:textId="77777777" w:rsidR="0066675A" w:rsidRDefault="00581FA0" w:rsidP="0066675A">
      <w:pPr>
        <w:pStyle w:val="u5"/>
        <w:spacing w:before="24" w:after="24"/>
        <w:ind w:firstLine="480"/>
      </w:pPr>
      <w:r w:rsidRPr="00581FA0">
        <w:rPr>
          <w:rFonts w:hint="eastAsia"/>
        </w:rPr>
        <w:t>某些服务提供的操作仅仅能够在特定网络访问，区域约束定义了访问服务操作的</w:t>
      </w:r>
      <w:r w:rsidRPr="00581FA0">
        <w:rPr>
          <w:rFonts w:hint="eastAsia"/>
        </w:rPr>
        <w:t>IP</w:t>
      </w:r>
      <w:r w:rsidRPr="00581FA0">
        <w:rPr>
          <w:rFonts w:hint="eastAsia"/>
        </w:rPr>
        <w:t>地址范围。</w:t>
      </w:r>
    </w:p>
    <w:p w14:paraId="2604675E" w14:textId="77777777" w:rsidR="0066675A" w:rsidRDefault="0066675A" w:rsidP="0066675A">
      <w:pPr>
        <w:pStyle w:val="u5"/>
        <w:spacing w:before="24" w:after="24"/>
        <w:ind w:firstLine="480"/>
      </w:pPr>
      <w:r>
        <w:rPr>
          <w:rFonts w:hint="eastAsia"/>
        </w:rPr>
        <w:t>假设某个操作</w:t>
      </w:r>
      <w:r>
        <w:rPr>
          <w:rFonts w:hint="eastAsia"/>
        </w:rPr>
        <w:t>A</w:t>
      </w:r>
      <w:r>
        <w:rPr>
          <w:rFonts w:hint="eastAsia"/>
        </w:rPr>
        <w:t>只有</w:t>
      </w:r>
      <w:r>
        <w:t>特定网段</w:t>
      </w:r>
      <w:r>
        <w:rPr>
          <w:rFonts w:hint="eastAsia"/>
        </w:rPr>
        <w:t>202.204.62.0</w:t>
      </w:r>
      <w:r>
        <w:rPr>
          <w:rFonts w:hint="eastAsia"/>
        </w:rPr>
        <w:t>到</w:t>
      </w:r>
      <w:r>
        <w:t>202.204.62.255</w:t>
      </w:r>
      <w:r>
        <w:rPr>
          <w:rFonts w:hint="eastAsia"/>
        </w:rPr>
        <w:t>拥有访问</w:t>
      </w:r>
      <w:r>
        <w:lastRenderedPageBreak/>
        <w:t>权限，则该</w:t>
      </w:r>
      <w:r>
        <w:rPr>
          <w:rFonts w:hint="eastAsia"/>
        </w:rPr>
        <w:t>操作</w:t>
      </w:r>
      <w:r>
        <w:t>的</w:t>
      </w:r>
      <w:r>
        <w:rPr>
          <w:rFonts w:hint="eastAsia"/>
        </w:rPr>
        <w:t>区域约束</w:t>
      </w:r>
      <w:r>
        <w:t>为：</w:t>
      </w:r>
    </w:p>
    <w:p w14:paraId="11FE4CAE" w14:textId="77777777" w:rsidR="0066675A" w:rsidRPr="0066675A" w:rsidRDefault="0066675A" w:rsidP="0066675A">
      <w:pPr>
        <w:pStyle w:val="u5"/>
        <w:spacing w:before="24" w:after="24"/>
        <w:ind w:firstLine="480"/>
        <w:rPr>
          <w:b/>
        </w:rPr>
      </w:pPr>
      <m:oMathPara>
        <m:oMath>
          <m:r>
            <m:rPr>
              <m:sty m:val="p"/>
            </m:rPr>
            <w:rPr>
              <w:rFonts w:ascii="Cambria Math" w:hAnsi="Cambria Math" w:cs="Times New Roman"/>
            </w:rPr>
            <m:t>"</m:t>
          </m:r>
          <m:r>
            <m:rPr>
              <m:sty m:val="p"/>
            </m:rPr>
            <w:rPr>
              <w:rFonts w:ascii="Cambria Math" w:hAnsi="Cambria Math"/>
            </w:rPr>
            <m:t>ipRegion</m:t>
          </m:r>
          <m:r>
            <m:rPr>
              <m:sty m:val="p"/>
            </m:rPr>
            <w:rPr>
              <w:rFonts w:ascii="Cambria Math" w:hAnsi="Cambria Math" w:cs="Times New Roman"/>
            </w:rPr>
            <m:t>":"202.204.62.0-202.204.62.255"</m:t>
          </m:r>
        </m:oMath>
      </m:oMathPara>
    </w:p>
    <w:p w14:paraId="63D06648" w14:textId="77777777" w:rsidR="000D71D6" w:rsidRDefault="00101B19" w:rsidP="00101B19">
      <w:pPr>
        <w:pStyle w:val="u5"/>
        <w:spacing w:before="24" w:after="24"/>
        <w:ind w:firstLine="480"/>
      </w:pPr>
      <w:r w:rsidRPr="000D71D6">
        <w:rPr>
          <w:noProof/>
        </w:rPr>
        <w:drawing>
          <wp:anchor distT="0" distB="0" distL="114300" distR="114300" simplePos="0" relativeHeight="251658752" behindDoc="0" locked="0" layoutInCell="1" allowOverlap="1" wp14:anchorId="7BC3A304" wp14:editId="1B51BAB4">
            <wp:simplePos x="0" y="0"/>
            <wp:positionH relativeFrom="column">
              <wp:posOffset>-492760</wp:posOffset>
            </wp:positionH>
            <wp:positionV relativeFrom="paragraph">
              <wp:posOffset>529590</wp:posOffset>
            </wp:positionV>
            <wp:extent cx="6001200" cy="1015200"/>
            <wp:effectExtent l="0" t="0" r="0" b="0"/>
            <wp:wrapSquare wrapText="bothSides"/>
            <wp:docPr id="84" name="图片 84" descr="E:\研究生毕业设计\毕设论文\EBNF\diagram\Constr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0" descr="E:\研究生毕业设计\毕设论文\EBNF\diagram\Constrain.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1200" cy="1015200"/>
                    </a:xfrm>
                    <a:prstGeom prst="rect">
                      <a:avLst/>
                    </a:prstGeom>
                    <a:noFill/>
                    <a:ln>
                      <a:noFill/>
                    </a:ln>
                  </pic:spPr>
                </pic:pic>
              </a:graphicData>
            </a:graphic>
          </wp:anchor>
        </w:drawing>
      </w:r>
      <w:r w:rsidR="00124BF8" w:rsidRPr="00124BF8">
        <w:rPr>
          <w:rFonts w:hint="eastAsia"/>
        </w:rPr>
        <w:t>为准确描述约束类型的定义，我们使用</w:t>
      </w:r>
      <w:r w:rsidR="00ED118E" w:rsidRPr="00ED118E">
        <w:rPr>
          <w:rFonts w:hint="eastAsia"/>
        </w:rPr>
        <w:t>语法图</w:t>
      </w:r>
      <w:r w:rsidR="008433C4" w:rsidRPr="008433C4">
        <w:rPr>
          <w:rFonts w:hint="eastAsia"/>
          <w:vertAlign w:val="superscript"/>
        </w:rPr>
        <w:t>[</w:t>
      </w:r>
      <w:r w:rsidR="004B2C56" w:rsidRPr="008433C4">
        <w:rPr>
          <w:rStyle w:val="aff9"/>
        </w:rPr>
        <w:endnoteReference w:id="65"/>
      </w:r>
      <w:r w:rsidR="008433C4" w:rsidRPr="008433C4">
        <w:rPr>
          <w:vertAlign w:val="superscript"/>
        </w:rPr>
        <w:t>]</w:t>
      </w:r>
      <w:r w:rsidR="00C815FB">
        <w:rPr>
          <w:rFonts w:hint="eastAsia"/>
        </w:rPr>
        <w:t>。</w:t>
      </w:r>
      <w:r w:rsidR="00ED118E" w:rsidRPr="00ED118E">
        <w:rPr>
          <w:rFonts w:hint="eastAsia"/>
        </w:rPr>
        <w:t>图形化</w:t>
      </w:r>
      <w:r w:rsidR="00ED118E">
        <w:rPr>
          <w:rFonts w:hint="eastAsia"/>
        </w:rPr>
        <w:t>描述行为</w:t>
      </w:r>
      <w:r w:rsidR="00ED118E">
        <w:t>约束文法</w:t>
      </w:r>
      <w:r w:rsidR="003745EA">
        <w:rPr>
          <w:rFonts w:hint="eastAsia"/>
        </w:rPr>
        <w:t>，</w:t>
      </w:r>
      <w:r w:rsidR="003745EA">
        <w:t>行为约束语法图如图</w:t>
      </w:r>
      <w:r w:rsidR="003745EA">
        <w:rPr>
          <w:rFonts w:hint="eastAsia"/>
        </w:rPr>
        <w:t>3</w:t>
      </w:r>
      <w:r w:rsidR="003745EA">
        <w:t>-</w:t>
      </w:r>
      <w:r w:rsidR="00004791">
        <w:t>4</w:t>
      </w:r>
      <w:r w:rsidR="003745EA">
        <w:rPr>
          <w:rFonts w:hint="eastAsia"/>
        </w:rPr>
        <w:t>所示</w:t>
      </w:r>
      <w:r w:rsidR="00ED118E">
        <w:rPr>
          <w:rFonts w:hint="eastAsia"/>
        </w:rPr>
        <w:t>。</w:t>
      </w:r>
    </w:p>
    <w:p w14:paraId="4CF0C567" w14:textId="77777777" w:rsidR="00D45584" w:rsidRPr="00426974" w:rsidRDefault="00F940DC" w:rsidP="00F940DC">
      <w:pPr>
        <w:pStyle w:val="ub"/>
        <w:spacing w:before="120" w:after="360"/>
        <w:rPr>
          <w:b w:val="0"/>
        </w:rPr>
      </w:pPr>
      <w:r w:rsidRPr="00426974">
        <w:rPr>
          <w:rFonts w:hint="eastAsia"/>
          <w:b w:val="0"/>
        </w:rPr>
        <w:t>a)</w:t>
      </w:r>
      <w:r w:rsidRPr="00426974">
        <w:rPr>
          <w:b w:val="0"/>
        </w:rPr>
        <w:t xml:space="preserve"> Constrain</w:t>
      </w:r>
      <w:r w:rsidRPr="00426974">
        <w:rPr>
          <w:b w:val="0"/>
        </w:rPr>
        <w:t>语法图</w:t>
      </w:r>
    </w:p>
    <w:p w14:paraId="4BD1D3D0" w14:textId="77777777" w:rsidR="00004791" w:rsidRDefault="000D71D6" w:rsidP="00F940DC">
      <w:pPr>
        <w:pStyle w:val="u5"/>
        <w:spacing w:before="24" w:after="24"/>
        <w:ind w:firstLineChars="0" w:firstLine="0"/>
        <w:jc w:val="center"/>
      </w:pPr>
      <w:r w:rsidRPr="000D71D6">
        <w:rPr>
          <w:noProof/>
        </w:rPr>
        <w:drawing>
          <wp:inline distT="0" distB="0" distL="0" distR="0" wp14:anchorId="297454BF" wp14:editId="6EE3F68E">
            <wp:extent cx="2469600" cy="730800"/>
            <wp:effectExtent l="0" t="0" r="6985" b="0"/>
            <wp:docPr id="73" name="图片 73" descr="E:\研究生毕业设计\毕设论文\EBNF\diagram\Value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0" descr="E:\研究生毕业设计\毕设论文\EBNF\diagram\ValuePR.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69600" cy="730800"/>
                    </a:xfrm>
                    <a:prstGeom prst="rect">
                      <a:avLst/>
                    </a:prstGeom>
                    <a:noFill/>
                    <a:ln>
                      <a:noFill/>
                    </a:ln>
                  </pic:spPr>
                </pic:pic>
              </a:graphicData>
            </a:graphic>
          </wp:inline>
        </w:drawing>
      </w:r>
    </w:p>
    <w:p w14:paraId="4BB7B2C5" w14:textId="77777777" w:rsidR="000D71D6" w:rsidRDefault="00F940DC" w:rsidP="00F940DC">
      <w:pPr>
        <w:pStyle w:val="ub"/>
        <w:spacing w:before="120" w:after="360"/>
      </w:pPr>
      <w:r w:rsidRPr="00426974">
        <w:rPr>
          <w:b w:val="0"/>
        </w:rPr>
        <w:t>b</w:t>
      </w:r>
      <w:r w:rsidRPr="00426974">
        <w:rPr>
          <w:rFonts w:hint="eastAsia"/>
          <w:b w:val="0"/>
        </w:rPr>
        <w:t>)</w:t>
      </w:r>
      <w:r w:rsidRPr="00426974">
        <w:rPr>
          <w:b w:val="0"/>
        </w:rPr>
        <w:t xml:space="preserve"> ValuePR</w:t>
      </w:r>
      <w:r w:rsidRPr="00426974">
        <w:rPr>
          <w:b w:val="0"/>
        </w:rPr>
        <w:t>语法图</w:t>
      </w:r>
    </w:p>
    <w:p w14:paraId="61521218" w14:textId="77777777" w:rsidR="000D71D6" w:rsidRDefault="000D71D6" w:rsidP="00F940DC">
      <w:pPr>
        <w:pStyle w:val="u5"/>
        <w:spacing w:before="24" w:after="24"/>
        <w:ind w:firstLineChars="0" w:firstLine="0"/>
        <w:jc w:val="center"/>
      </w:pPr>
      <w:r w:rsidRPr="000D71D6">
        <w:rPr>
          <w:noProof/>
        </w:rPr>
        <w:drawing>
          <wp:inline distT="0" distB="0" distL="0" distR="0" wp14:anchorId="3A769741" wp14:editId="72956137">
            <wp:extent cx="5842800" cy="273600"/>
            <wp:effectExtent l="0" t="0" r="0" b="0"/>
            <wp:docPr id="74" name="图片 74" descr="E:\研究生毕业设计\毕设论文\EBNF\diagram\ParaRe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1" descr="E:\研究生毕业设计\毕设论文\EBNF\diagram\ParaRelation.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42800" cy="273600"/>
                    </a:xfrm>
                    <a:prstGeom prst="rect">
                      <a:avLst/>
                    </a:prstGeom>
                    <a:noFill/>
                    <a:ln>
                      <a:noFill/>
                    </a:ln>
                  </pic:spPr>
                </pic:pic>
              </a:graphicData>
            </a:graphic>
          </wp:inline>
        </w:drawing>
      </w:r>
    </w:p>
    <w:p w14:paraId="248D1D74" w14:textId="77777777" w:rsidR="00F940DC" w:rsidRDefault="00F940DC" w:rsidP="00F940DC">
      <w:pPr>
        <w:pStyle w:val="ub"/>
        <w:spacing w:before="120" w:after="360"/>
        <w:rPr>
          <w:noProof/>
        </w:rPr>
      </w:pPr>
      <w:r w:rsidRPr="00426974">
        <w:rPr>
          <w:b w:val="0"/>
        </w:rPr>
        <w:t>c</w:t>
      </w:r>
      <w:r w:rsidRPr="00426974">
        <w:rPr>
          <w:rFonts w:hint="eastAsia"/>
          <w:b w:val="0"/>
        </w:rPr>
        <w:t>)</w:t>
      </w:r>
      <w:r w:rsidRPr="00426974">
        <w:rPr>
          <w:b w:val="0"/>
        </w:rPr>
        <w:t xml:space="preserve"> ParaRelation</w:t>
      </w:r>
      <w:r w:rsidRPr="00426974">
        <w:rPr>
          <w:b w:val="0"/>
        </w:rPr>
        <w:t>语法图</w:t>
      </w:r>
    </w:p>
    <w:p w14:paraId="54AFB2D9" w14:textId="77777777" w:rsidR="00D45584" w:rsidRDefault="00F940DC" w:rsidP="00F940DC">
      <w:pPr>
        <w:pStyle w:val="ub"/>
        <w:spacing w:before="120" w:after="360"/>
      </w:pPr>
      <w:r w:rsidRPr="000D71D6">
        <w:rPr>
          <w:noProof/>
        </w:rPr>
        <w:drawing>
          <wp:inline distT="0" distB="0" distL="0" distR="0" wp14:anchorId="67BF7B8E" wp14:editId="37F3EB1A">
            <wp:extent cx="1051200" cy="1951200"/>
            <wp:effectExtent l="0" t="0" r="0" b="0"/>
            <wp:docPr id="75" name="图片 75" descr="E:\研究生毕业设计\毕设论文\EBNF\diagram\RelationSymb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2" descr="E:\研究生毕业设计\毕设论文\EBNF\diagram\RelationSymbol.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51200" cy="1951200"/>
                    </a:xfrm>
                    <a:prstGeom prst="rect">
                      <a:avLst/>
                    </a:prstGeom>
                    <a:noFill/>
                    <a:ln>
                      <a:noFill/>
                    </a:ln>
                  </pic:spPr>
                </pic:pic>
              </a:graphicData>
            </a:graphic>
          </wp:inline>
        </w:drawing>
      </w:r>
      <w:r>
        <w:rPr>
          <w:rFonts w:hint="eastAsia"/>
        </w:rPr>
        <w:t xml:space="preserve">           </w:t>
      </w:r>
      <w:r w:rsidRPr="000D71D6">
        <w:rPr>
          <w:noProof/>
        </w:rPr>
        <w:drawing>
          <wp:inline distT="0" distB="0" distL="0" distR="0" wp14:anchorId="238F093B" wp14:editId="4161EC88">
            <wp:extent cx="2149200" cy="2880000"/>
            <wp:effectExtent l="0" t="0" r="3810" b="0"/>
            <wp:docPr id="80" name="图片 80" descr="E:\研究生毕业设计\毕设论文\EBNF\diagram\Op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7" descr="E:\研究生毕业设计\毕设论文\EBNF\diagram\OpNa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49200" cy="2880000"/>
                    </a:xfrm>
                    <a:prstGeom prst="rect">
                      <a:avLst/>
                    </a:prstGeom>
                    <a:noFill/>
                    <a:ln>
                      <a:noFill/>
                    </a:ln>
                  </pic:spPr>
                </pic:pic>
              </a:graphicData>
            </a:graphic>
          </wp:inline>
        </w:drawing>
      </w:r>
    </w:p>
    <w:p w14:paraId="736D0226" w14:textId="77777777" w:rsidR="00F940DC" w:rsidRDefault="00F940DC" w:rsidP="00F940DC">
      <w:pPr>
        <w:pStyle w:val="ub"/>
        <w:spacing w:before="120" w:after="360"/>
        <w:ind w:firstLineChars="150" w:firstLine="315"/>
        <w:jc w:val="left"/>
        <w:rPr>
          <w:b w:val="0"/>
        </w:rPr>
      </w:pPr>
      <w:r w:rsidRPr="00426974">
        <w:rPr>
          <w:b w:val="0"/>
        </w:rPr>
        <w:t>d</w:t>
      </w:r>
      <w:r w:rsidRPr="00426974">
        <w:rPr>
          <w:rFonts w:hint="eastAsia"/>
          <w:b w:val="0"/>
        </w:rPr>
        <w:t>)</w:t>
      </w:r>
      <w:r w:rsidRPr="00426974">
        <w:rPr>
          <w:b w:val="0"/>
        </w:rPr>
        <w:t xml:space="preserve"> RelationSymbol</w:t>
      </w:r>
      <w:r w:rsidRPr="00426974">
        <w:rPr>
          <w:b w:val="0"/>
        </w:rPr>
        <w:t>语法图</w:t>
      </w:r>
      <w:r w:rsidRPr="00426974">
        <w:rPr>
          <w:rFonts w:hint="eastAsia"/>
          <w:b w:val="0"/>
        </w:rPr>
        <w:t xml:space="preserve">           </w:t>
      </w:r>
      <w:r w:rsidR="00426974">
        <w:rPr>
          <w:b w:val="0"/>
        </w:rPr>
        <w:t xml:space="preserve">  </w:t>
      </w:r>
      <w:r w:rsidRPr="00426974">
        <w:rPr>
          <w:b w:val="0"/>
        </w:rPr>
        <w:t>e</w:t>
      </w:r>
      <w:r w:rsidRPr="00426974">
        <w:rPr>
          <w:rFonts w:hint="eastAsia"/>
          <w:b w:val="0"/>
        </w:rPr>
        <w:t>)</w:t>
      </w:r>
      <w:r w:rsidRPr="00426974">
        <w:rPr>
          <w:b w:val="0"/>
        </w:rPr>
        <w:t xml:space="preserve"> OpName / OpParameter</w:t>
      </w:r>
      <w:r w:rsidRPr="00426974">
        <w:rPr>
          <w:b w:val="0"/>
        </w:rPr>
        <w:t>语法图</w:t>
      </w:r>
    </w:p>
    <w:p w14:paraId="37F86B69" w14:textId="77777777" w:rsidR="00CD26AD" w:rsidRPr="00CD26AD" w:rsidRDefault="00CD26AD" w:rsidP="00101B19">
      <w:pPr>
        <w:pStyle w:val="u5"/>
        <w:spacing w:before="24" w:after="24"/>
        <w:ind w:firstLineChars="0" w:firstLine="0"/>
      </w:pPr>
    </w:p>
    <w:p w14:paraId="503D5B82" w14:textId="77777777" w:rsidR="000D71D6" w:rsidRDefault="000D71D6" w:rsidP="00F940DC">
      <w:pPr>
        <w:pStyle w:val="u5"/>
        <w:spacing w:before="24" w:after="24"/>
        <w:ind w:firstLineChars="0" w:firstLine="0"/>
        <w:jc w:val="center"/>
      </w:pPr>
      <w:r w:rsidRPr="000D71D6">
        <w:rPr>
          <w:noProof/>
        </w:rPr>
        <w:lastRenderedPageBreak/>
        <w:drawing>
          <wp:inline distT="0" distB="0" distL="0" distR="0" wp14:anchorId="64BBFDE9" wp14:editId="1B08D20D">
            <wp:extent cx="2707200" cy="273600"/>
            <wp:effectExtent l="0" t="0" r="0" b="0"/>
            <wp:docPr id="76" name="图片 76" descr="E:\研究生毕业设计\毕设论文\EBNF\diagram\ValueI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3" descr="E:\研究生毕业设计\毕设论文\EBNF\diagram\ValueIR.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07200" cy="273600"/>
                    </a:xfrm>
                    <a:prstGeom prst="rect">
                      <a:avLst/>
                    </a:prstGeom>
                    <a:noFill/>
                    <a:ln>
                      <a:noFill/>
                    </a:ln>
                  </pic:spPr>
                </pic:pic>
              </a:graphicData>
            </a:graphic>
          </wp:inline>
        </w:drawing>
      </w:r>
    </w:p>
    <w:p w14:paraId="5CEC6530" w14:textId="77777777" w:rsidR="00D45584" w:rsidRPr="00426974" w:rsidRDefault="00F940DC" w:rsidP="00F940DC">
      <w:pPr>
        <w:pStyle w:val="ub"/>
        <w:spacing w:before="120" w:after="360"/>
        <w:rPr>
          <w:b w:val="0"/>
        </w:rPr>
      </w:pPr>
      <w:r w:rsidRPr="00426974">
        <w:rPr>
          <w:b w:val="0"/>
        </w:rPr>
        <w:t>f</w:t>
      </w:r>
      <w:r w:rsidRPr="00426974">
        <w:rPr>
          <w:rFonts w:hint="eastAsia"/>
          <w:b w:val="0"/>
        </w:rPr>
        <w:t>)</w:t>
      </w:r>
      <w:r w:rsidRPr="00426974">
        <w:rPr>
          <w:b w:val="0"/>
        </w:rPr>
        <w:t xml:space="preserve"> ValueIR</w:t>
      </w:r>
      <w:r w:rsidRPr="00426974">
        <w:rPr>
          <w:b w:val="0"/>
        </w:rPr>
        <w:t>语法图</w:t>
      </w:r>
    </w:p>
    <w:p w14:paraId="73F2CFE8" w14:textId="77777777" w:rsidR="000D71D6" w:rsidRDefault="000D71D6" w:rsidP="00F940DC">
      <w:pPr>
        <w:pStyle w:val="u5"/>
        <w:spacing w:before="24" w:after="24"/>
        <w:ind w:firstLineChars="0" w:firstLine="0"/>
        <w:jc w:val="center"/>
      </w:pPr>
      <w:r w:rsidRPr="000D71D6">
        <w:rPr>
          <w:noProof/>
        </w:rPr>
        <w:drawing>
          <wp:inline distT="0" distB="0" distL="0" distR="0" wp14:anchorId="3C6F009C" wp14:editId="097729E1">
            <wp:extent cx="3664800" cy="273600"/>
            <wp:effectExtent l="0" t="0" r="0" b="0"/>
            <wp:docPr id="77" name="图片 77" descr="E:\研究生毕业设计\毕设论文\EBNF\diagram\IpAdr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4" descr="E:\研究生毕业设计\毕设论文\EBNF\diagram\IpAdres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64800" cy="273600"/>
                    </a:xfrm>
                    <a:prstGeom prst="rect">
                      <a:avLst/>
                    </a:prstGeom>
                    <a:noFill/>
                    <a:ln>
                      <a:noFill/>
                    </a:ln>
                  </pic:spPr>
                </pic:pic>
              </a:graphicData>
            </a:graphic>
          </wp:inline>
        </w:drawing>
      </w:r>
    </w:p>
    <w:p w14:paraId="451EDF95" w14:textId="77777777" w:rsidR="000D71D6" w:rsidRPr="00426974" w:rsidRDefault="00F940DC" w:rsidP="00F940DC">
      <w:pPr>
        <w:pStyle w:val="ub"/>
        <w:spacing w:before="120" w:after="360"/>
        <w:rPr>
          <w:b w:val="0"/>
        </w:rPr>
      </w:pPr>
      <w:r w:rsidRPr="00426974">
        <w:rPr>
          <w:b w:val="0"/>
        </w:rPr>
        <w:t>g</w:t>
      </w:r>
      <w:r w:rsidRPr="00426974">
        <w:rPr>
          <w:rFonts w:hint="eastAsia"/>
          <w:b w:val="0"/>
        </w:rPr>
        <w:t>)</w:t>
      </w:r>
      <w:r w:rsidRPr="00426974">
        <w:rPr>
          <w:b w:val="0"/>
        </w:rPr>
        <w:t xml:space="preserve"> IpAdress</w:t>
      </w:r>
      <w:r w:rsidRPr="00426974">
        <w:rPr>
          <w:b w:val="0"/>
        </w:rPr>
        <w:t>语法图</w:t>
      </w:r>
    </w:p>
    <w:p w14:paraId="4C742AF9" w14:textId="77777777" w:rsidR="000D71D6" w:rsidRDefault="00F940DC" w:rsidP="00F940DC">
      <w:pPr>
        <w:pStyle w:val="u5"/>
        <w:spacing w:before="24" w:after="24"/>
        <w:ind w:firstLineChars="0" w:firstLine="0"/>
        <w:jc w:val="center"/>
      </w:pPr>
      <w:r w:rsidRPr="000D71D6">
        <w:rPr>
          <w:noProof/>
        </w:rPr>
        <w:drawing>
          <wp:inline distT="0" distB="0" distL="0" distR="0" wp14:anchorId="3B8E61F9" wp14:editId="60516100">
            <wp:extent cx="2512800" cy="1522800"/>
            <wp:effectExtent l="0" t="0" r="1905" b="1270"/>
            <wp:docPr id="78" name="图片 78" descr="E:\研究生毕业设计\毕设论文\EBNF\diagram\IpFie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5" descr="E:\研究生毕业设计\毕设论文\EBNF\diagram\IpFiel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12800" cy="1522800"/>
                    </a:xfrm>
                    <a:prstGeom prst="rect">
                      <a:avLst/>
                    </a:prstGeom>
                    <a:noFill/>
                    <a:ln>
                      <a:noFill/>
                    </a:ln>
                  </pic:spPr>
                </pic:pic>
              </a:graphicData>
            </a:graphic>
          </wp:inline>
        </w:drawing>
      </w:r>
      <w:r>
        <w:rPr>
          <w:noProof/>
        </w:rPr>
        <w:t xml:space="preserve">   </w:t>
      </w:r>
      <w:r w:rsidRPr="000D71D6">
        <w:rPr>
          <w:noProof/>
        </w:rPr>
        <w:drawing>
          <wp:inline distT="0" distB="0" distL="0" distR="0" wp14:anchorId="2D032B25" wp14:editId="6D9B04BA">
            <wp:extent cx="1249200" cy="608400"/>
            <wp:effectExtent l="0" t="0" r="8255" b="1270"/>
            <wp:docPr id="82" name="图片 82" descr="E:\研究生毕业设计\毕设论文\EBNF\diagram\Value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9" descr="E:\研究生毕业设计\毕设论文\EBNF\diagram\ValueI.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249200" cy="608400"/>
                    </a:xfrm>
                    <a:prstGeom prst="rect">
                      <a:avLst/>
                    </a:prstGeom>
                    <a:noFill/>
                    <a:ln>
                      <a:noFill/>
                    </a:ln>
                  </pic:spPr>
                </pic:pic>
              </a:graphicData>
            </a:graphic>
          </wp:inline>
        </w:drawing>
      </w:r>
    </w:p>
    <w:p w14:paraId="1FA1761D" w14:textId="77777777" w:rsidR="000D71D6" w:rsidRPr="00426974" w:rsidRDefault="00F940DC" w:rsidP="00426974">
      <w:pPr>
        <w:pStyle w:val="ub"/>
        <w:spacing w:before="120" w:after="360"/>
        <w:ind w:firstLineChars="750" w:firstLine="1575"/>
        <w:jc w:val="left"/>
        <w:rPr>
          <w:b w:val="0"/>
        </w:rPr>
      </w:pPr>
      <w:r w:rsidRPr="00426974">
        <w:rPr>
          <w:b w:val="0"/>
        </w:rPr>
        <w:t>h</w:t>
      </w:r>
      <w:r w:rsidRPr="00426974">
        <w:rPr>
          <w:rFonts w:hint="eastAsia"/>
          <w:b w:val="0"/>
        </w:rPr>
        <w:t>)</w:t>
      </w:r>
      <w:r w:rsidRPr="00426974">
        <w:rPr>
          <w:b w:val="0"/>
        </w:rPr>
        <w:t xml:space="preserve"> IpField</w:t>
      </w:r>
      <w:r w:rsidRPr="00426974">
        <w:rPr>
          <w:b w:val="0"/>
        </w:rPr>
        <w:t>语法图</w:t>
      </w:r>
      <w:r w:rsidR="00426974" w:rsidRPr="00426974">
        <w:rPr>
          <w:rFonts w:hint="eastAsia"/>
          <w:b w:val="0"/>
        </w:rPr>
        <w:t xml:space="preserve">                     </w:t>
      </w:r>
      <w:r w:rsidR="00426974">
        <w:rPr>
          <w:b w:val="0"/>
        </w:rPr>
        <w:t xml:space="preserve"> </w:t>
      </w:r>
      <w:r w:rsidR="00426974" w:rsidRPr="00426974">
        <w:rPr>
          <w:b w:val="0"/>
        </w:rPr>
        <w:t>i</w:t>
      </w:r>
      <w:r w:rsidR="00426974" w:rsidRPr="00426974">
        <w:rPr>
          <w:rFonts w:hint="eastAsia"/>
          <w:b w:val="0"/>
        </w:rPr>
        <w:t>)</w:t>
      </w:r>
      <w:r w:rsidR="00426974" w:rsidRPr="00426974">
        <w:rPr>
          <w:b w:val="0"/>
        </w:rPr>
        <w:t xml:space="preserve"> ValueI</w:t>
      </w:r>
      <w:r w:rsidR="00426974" w:rsidRPr="00426974">
        <w:rPr>
          <w:b w:val="0"/>
        </w:rPr>
        <w:t>语法图</w:t>
      </w:r>
    </w:p>
    <w:p w14:paraId="103D0058" w14:textId="77777777" w:rsidR="00522BC6" w:rsidRDefault="00522BC6" w:rsidP="00426974">
      <w:pPr>
        <w:pStyle w:val="u5"/>
        <w:spacing w:before="24" w:after="24"/>
        <w:ind w:firstLineChars="0" w:firstLine="0"/>
        <w:jc w:val="center"/>
      </w:pPr>
      <w:r w:rsidRPr="00522BC6">
        <w:rPr>
          <w:noProof/>
        </w:rPr>
        <w:drawing>
          <wp:inline distT="0" distB="0" distL="0" distR="0" wp14:anchorId="6F114F0D" wp14:editId="06128CC1">
            <wp:extent cx="1461600" cy="273600"/>
            <wp:effectExtent l="0" t="0" r="5715" b="0"/>
            <wp:docPr id="3" name="图片 3" descr="E:\研究生毕业设计\毕设论文\EBNF\diagram\ValueP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E:\研究生毕业设计\毕设论文\EBNF\diagram\ValuePO.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461600" cy="273600"/>
                    </a:xfrm>
                    <a:prstGeom prst="rect">
                      <a:avLst/>
                    </a:prstGeom>
                    <a:noFill/>
                    <a:ln>
                      <a:noFill/>
                    </a:ln>
                  </pic:spPr>
                </pic:pic>
              </a:graphicData>
            </a:graphic>
          </wp:inline>
        </w:drawing>
      </w:r>
    </w:p>
    <w:p w14:paraId="0F42E03A" w14:textId="77777777" w:rsidR="00522BC6" w:rsidRDefault="00522BC6" w:rsidP="00426974">
      <w:pPr>
        <w:pStyle w:val="u5"/>
        <w:spacing w:before="24" w:after="24"/>
        <w:ind w:firstLineChars="0" w:firstLine="0"/>
        <w:jc w:val="center"/>
      </w:pPr>
      <w:r w:rsidRPr="00522BC6">
        <w:rPr>
          <w:noProof/>
        </w:rPr>
        <w:drawing>
          <wp:inline distT="0" distB="0" distL="0" distR="0" wp14:anchorId="10AE724D" wp14:editId="0F63B191">
            <wp:extent cx="4478400" cy="1526400"/>
            <wp:effectExtent l="0" t="0" r="0" b="0"/>
            <wp:docPr id="2" name="图片 2" descr="E:\研究生毕业设计\毕设论文\EBNF\diagram\Ex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研究生毕业设计\毕设论文\EBNF\diagram\Exp.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8400" cy="1526400"/>
                    </a:xfrm>
                    <a:prstGeom prst="rect">
                      <a:avLst/>
                    </a:prstGeom>
                    <a:noFill/>
                    <a:ln>
                      <a:noFill/>
                    </a:ln>
                  </pic:spPr>
                </pic:pic>
              </a:graphicData>
            </a:graphic>
          </wp:inline>
        </w:drawing>
      </w:r>
    </w:p>
    <w:p w14:paraId="13A0C3A6" w14:textId="77777777" w:rsidR="00522BC6" w:rsidRPr="00522BC6" w:rsidRDefault="00522BC6" w:rsidP="00522BC6">
      <w:pPr>
        <w:pStyle w:val="ub"/>
        <w:spacing w:before="120" w:after="360"/>
        <w:rPr>
          <w:b w:val="0"/>
        </w:rPr>
      </w:pPr>
      <w:r w:rsidRPr="00522BC6">
        <w:rPr>
          <w:b w:val="0"/>
        </w:rPr>
        <w:t>j</w:t>
      </w:r>
      <w:r w:rsidRPr="00522BC6">
        <w:rPr>
          <w:rFonts w:hint="eastAsia"/>
          <w:b w:val="0"/>
        </w:rPr>
        <w:t>) Value</w:t>
      </w:r>
      <w:r w:rsidRPr="00522BC6">
        <w:rPr>
          <w:b w:val="0"/>
        </w:rPr>
        <w:t>P</w:t>
      </w:r>
      <w:r w:rsidRPr="00522BC6">
        <w:rPr>
          <w:rFonts w:hint="eastAsia"/>
          <w:b w:val="0"/>
        </w:rPr>
        <w:t>O</w:t>
      </w:r>
      <w:r w:rsidRPr="00522BC6">
        <w:rPr>
          <w:rFonts w:hint="eastAsia"/>
          <w:b w:val="0"/>
        </w:rPr>
        <w:t>语法图</w:t>
      </w:r>
    </w:p>
    <w:p w14:paraId="197E8216" w14:textId="77777777" w:rsidR="000D71D6" w:rsidRDefault="00F940DC" w:rsidP="00426974">
      <w:pPr>
        <w:pStyle w:val="u5"/>
        <w:spacing w:before="24" w:after="24"/>
        <w:ind w:firstLineChars="0" w:firstLine="0"/>
        <w:jc w:val="center"/>
      </w:pPr>
      <w:r w:rsidRPr="000D71D6">
        <w:rPr>
          <w:noProof/>
        </w:rPr>
        <w:drawing>
          <wp:inline distT="0" distB="0" distL="0" distR="0" wp14:anchorId="7E9FC6FD" wp14:editId="52A1C468">
            <wp:extent cx="2998800" cy="730800"/>
            <wp:effectExtent l="0" t="0" r="0" b="0"/>
            <wp:docPr id="79" name="图片 79" descr="E:\研究生毕业设计\毕设论文\EBNF\diagram\Value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6" descr="E:\研究生毕业设计\毕设论文\EBNF\diagram\ValueIO.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98800" cy="730800"/>
                    </a:xfrm>
                    <a:prstGeom prst="rect">
                      <a:avLst/>
                    </a:prstGeom>
                    <a:noFill/>
                    <a:ln>
                      <a:noFill/>
                    </a:ln>
                  </pic:spPr>
                </pic:pic>
              </a:graphicData>
            </a:graphic>
          </wp:inline>
        </w:drawing>
      </w:r>
    </w:p>
    <w:p w14:paraId="2551441C" w14:textId="77777777" w:rsidR="00426974" w:rsidRDefault="00522BC6" w:rsidP="00426974">
      <w:pPr>
        <w:pStyle w:val="ub"/>
        <w:spacing w:before="120" w:after="360"/>
      </w:pPr>
      <w:r>
        <w:rPr>
          <w:b w:val="0"/>
        </w:rPr>
        <w:t>k</w:t>
      </w:r>
      <w:r w:rsidR="00426974" w:rsidRPr="00426974">
        <w:rPr>
          <w:rFonts w:hint="eastAsia"/>
          <w:b w:val="0"/>
        </w:rPr>
        <w:t xml:space="preserve">) </w:t>
      </w:r>
      <w:r w:rsidR="00426974" w:rsidRPr="00426974">
        <w:rPr>
          <w:b w:val="0"/>
        </w:rPr>
        <w:t>ValueIO</w:t>
      </w:r>
      <w:r w:rsidR="00426974" w:rsidRPr="00426974">
        <w:rPr>
          <w:rFonts w:hint="eastAsia"/>
          <w:b w:val="0"/>
        </w:rPr>
        <w:t>语法图</w:t>
      </w:r>
    </w:p>
    <w:p w14:paraId="39AEAFE7" w14:textId="77777777" w:rsidR="003745EA" w:rsidRPr="003745EA"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D40FE">
        <w:rPr>
          <w:noProof/>
        </w:rPr>
        <w:t>4</w:t>
      </w:r>
      <w:r>
        <w:fldChar w:fldCharType="end"/>
      </w:r>
      <w:r>
        <w:t xml:space="preserve"> </w:t>
      </w:r>
      <w:r>
        <w:rPr>
          <w:rFonts w:hint="eastAsia"/>
        </w:rPr>
        <w:t>行为</w:t>
      </w:r>
      <w:r>
        <w:t>约束</w:t>
      </w:r>
      <w:r w:rsidRPr="00ED118E">
        <w:rPr>
          <w:rFonts w:hint="eastAsia"/>
        </w:rPr>
        <w:t>语法图</w:t>
      </w:r>
    </w:p>
    <w:p w14:paraId="7D9F0090" w14:textId="77777777" w:rsidR="00521139" w:rsidRDefault="00521139" w:rsidP="00521139">
      <w:pPr>
        <w:pStyle w:val="u3"/>
      </w:pPr>
      <w:bookmarkStart w:id="143" w:name="_Toc371319878"/>
      <w:bookmarkStart w:id="144" w:name="_Toc371760568"/>
      <w:bookmarkStart w:id="145" w:name="_Toc374700853"/>
      <w:bookmarkStart w:id="146" w:name="_Toc498361745"/>
      <w:r w:rsidRPr="0016614A">
        <w:rPr>
          <w:rFonts w:hint="eastAsia"/>
        </w:rPr>
        <w:lastRenderedPageBreak/>
        <w:t>扩展</w:t>
      </w:r>
      <w:r>
        <w:t>WSDL</w:t>
      </w:r>
      <w:r w:rsidRPr="0016614A">
        <w:rPr>
          <w:rFonts w:hint="eastAsia"/>
        </w:rPr>
        <w:t>支持</w:t>
      </w:r>
      <w:r w:rsidR="003721D4">
        <w:rPr>
          <w:rFonts w:hint="eastAsia"/>
        </w:rPr>
        <w:t>行为</w:t>
      </w:r>
      <w:r w:rsidRPr="0016614A">
        <w:rPr>
          <w:rFonts w:hint="eastAsia"/>
        </w:rPr>
        <w:t>约束的表达</w:t>
      </w:r>
      <w:bookmarkEnd w:id="143"/>
      <w:bookmarkEnd w:id="144"/>
      <w:bookmarkEnd w:id="145"/>
      <w:bookmarkEnd w:id="146"/>
    </w:p>
    <w:p w14:paraId="57E597BC" w14:textId="77777777" w:rsidR="00360EF7" w:rsidRDefault="00360EF7" w:rsidP="00360EF7">
      <w:pPr>
        <w:pStyle w:val="u5"/>
        <w:spacing w:before="24" w:after="24"/>
        <w:ind w:firstLine="480"/>
      </w:pPr>
      <w:r>
        <w:rPr>
          <w:rFonts w:hint="eastAsia"/>
        </w:rPr>
        <w:t>Web</w:t>
      </w:r>
      <w:r>
        <w:rPr>
          <w:rFonts w:hint="eastAsia"/>
        </w:rPr>
        <w:t>服务</w:t>
      </w:r>
      <w:r>
        <w:t>约束定义</w:t>
      </w:r>
      <w:r>
        <w:rPr>
          <w:rFonts w:hint="eastAsia"/>
        </w:rPr>
        <w:t>完成</w:t>
      </w:r>
      <w:r>
        <w:t>后，我们</w:t>
      </w:r>
      <w:r>
        <w:rPr>
          <w:rFonts w:hint="eastAsia"/>
        </w:rPr>
        <w:t>考虑</w:t>
      </w:r>
      <w:r>
        <w:t>如何在服务</w:t>
      </w:r>
      <w:r>
        <w:rPr>
          <w:rFonts w:hint="eastAsia"/>
        </w:rPr>
        <w:t>描述中</w:t>
      </w:r>
      <w:r>
        <w:t>存储</w:t>
      </w:r>
      <w:r>
        <w:rPr>
          <w:rFonts w:hint="eastAsia"/>
        </w:rPr>
        <w:t>包含约束</w:t>
      </w:r>
      <w:r>
        <w:t>的服务行为</w:t>
      </w:r>
      <w:r>
        <w:rPr>
          <w:rFonts w:hint="eastAsia"/>
        </w:rPr>
        <w:t>，</w:t>
      </w:r>
      <w:r>
        <w:t>即如何支持服务行为约束的表达。</w:t>
      </w:r>
    </w:p>
    <w:p w14:paraId="1DFAF837" w14:textId="77777777" w:rsidR="00360EF7" w:rsidRDefault="007C2963" w:rsidP="0036499A">
      <w:pPr>
        <w:pStyle w:val="u5"/>
        <w:spacing w:before="24" w:after="24"/>
        <w:ind w:firstLine="480"/>
      </w:pPr>
      <w:r>
        <w:rPr>
          <w:rFonts w:hint="eastAsia"/>
        </w:rPr>
        <w:t>现有</w:t>
      </w:r>
      <w:r>
        <w:t>两种方法</w:t>
      </w:r>
      <w:r>
        <w:rPr>
          <w:rFonts w:hint="eastAsia"/>
        </w:rPr>
        <w:t>向</w:t>
      </w:r>
      <w:r>
        <w:rPr>
          <w:rFonts w:hint="eastAsia"/>
        </w:rPr>
        <w:t>W</w:t>
      </w:r>
      <w:r>
        <w:t>eb</w:t>
      </w:r>
      <w:r>
        <w:rPr>
          <w:rFonts w:hint="eastAsia"/>
        </w:rPr>
        <w:t>服务</w:t>
      </w:r>
      <w:r>
        <w:t>描述</w:t>
      </w:r>
      <w:r>
        <w:rPr>
          <w:rFonts w:hint="eastAsia"/>
        </w:rPr>
        <w:t>中</w:t>
      </w:r>
      <w:r>
        <w:t>添加行为信息</w:t>
      </w:r>
      <w:r>
        <w:rPr>
          <w:rFonts w:hint="eastAsia"/>
        </w:rPr>
        <w:t>，</w:t>
      </w:r>
      <w:r w:rsidR="0036499A">
        <w:rPr>
          <w:rFonts w:hint="eastAsia"/>
        </w:rPr>
        <w:t>一</w:t>
      </w:r>
      <w:r w:rsidR="0036499A">
        <w:t>是扩大现有</w:t>
      </w:r>
      <w:r w:rsidR="0036499A">
        <w:rPr>
          <w:rFonts w:hint="eastAsia"/>
        </w:rPr>
        <w:t>WSDL</w:t>
      </w:r>
      <w:r w:rsidR="0036499A">
        <w:rPr>
          <w:rFonts w:hint="eastAsia"/>
        </w:rPr>
        <w:t>协议</w:t>
      </w:r>
      <w:r w:rsidR="0036499A">
        <w:t>，另一种是</w:t>
      </w:r>
      <w:r w:rsidR="0036499A">
        <w:rPr>
          <w:rFonts w:hint="eastAsia"/>
        </w:rPr>
        <w:t>实现</w:t>
      </w:r>
      <w:r w:rsidR="0036499A">
        <w:t>一个</w:t>
      </w:r>
      <w:r w:rsidR="0036499A">
        <w:rPr>
          <w:rFonts w:hint="eastAsia"/>
        </w:rPr>
        <w:t>能够</w:t>
      </w:r>
      <w:r w:rsidR="0036499A">
        <w:t>表达行为约束的</w:t>
      </w:r>
      <w:r w:rsidR="0036499A" w:rsidRPr="0036499A">
        <w:rPr>
          <w:rFonts w:hint="eastAsia"/>
        </w:rPr>
        <w:t>新的协议</w:t>
      </w:r>
      <w:r w:rsidR="0036499A">
        <w:rPr>
          <w:rFonts w:hint="eastAsia"/>
        </w:rPr>
        <w:t>。</w:t>
      </w:r>
      <w:r w:rsidR="00360EF7">
        <w:rPr>
          <w:rFonts w:hint="eastAsia"/>
        </w:rPr>
        <w:t>考虑到</w:t>
      </w:r>
      <w:r w:rsidR="0036499A">
        <w:rPr>
          <w:rFonts w:hint="eastAsia"/>
        </w:rPr>
        <w:t>当前的</w:t>
      </w:r>
      <w:r w:rsidR="0036499A">
        <w:rPr>
          <w:rFonts w:hint="eastAsia"/>
        </w:rPr>
        <w:t>WSDL</w:t>
      </w:r>
      <w:r w:rsidR="001722C8">
        <w:rPr>
          <w:rFonts w:hint="eastAsia"/>
        </w:rPr>
        <w:t>作为</w:t>
      </w:r>
      <w:r w:rsidR="001722C8" w:rsidRPr="001722C8">
        <w:rPr>
          <w:rFonts w:hint="eastAsia"/>
        </w:rPr>
        <w:t>服务描述的标准规范</w:t>
      </w:r>
      <w:r w:rsidR="0036499A">
        <w:rPr>
          <w:rFonts w:hint="eastAsia"/>
        </w:rPr>
        <w:t>广泛应用于</w:t>
      </w:r>
      <w:r w:rsidR="0036499A">
        <w:rPr>
          <w:rFonts w:hint="eastAsia"/>
        </w:rPr>
        <w:t>Web</w:t>
      </w:r>
      <w:r w:rsidR="0036499A">
        <w:rPr>
          <w:rFonts w:hint="eastAsia"/>
        </w:rPr>
        <w:t>服务描述且新</w:t>
      </w:r>
      <w:r w:rsidR="0036499A">
        <w:t>协议</w:t>
      </w:r>
      <w:r w:rsidR="0036499A">
        <w:rPr>
          <w:rFonts w:hint="eastAsia"/>
        </w:rPr>
        <w:t>没有</w:t>
      </w:r>
      <w:r w:rsidR="0036499A" w:rsidRPr="0036499A">
        <w:rPr>
          <w:rFonts w:hint="eastAsia"/>
        </w:rPr>
        <w:t>统一的标准</w:t>
      </w:r>
      <w:r w:rsidR="0036499A">
        <w:rPr>
          <w:rFonts w:hint="eastAsia"/>
        </w:rPr>
        <w:t>，</w:t>
      </w:r>
      <w:r w:rsidR="0036499A">
        <w:t>本文采取</w:t>
      </w:r>
      <w:r w:rsidR="002C48A3">
        <w:rPr>
          <w:rFonts w:hint="eastAsia"/>
        </w:rPr>
        <w:t>第一种</w:t>
      </w:r>
      <w:r w:rsidR="002C48A3">
        <w:t>方法</w:t>
      </w:r>
      <w:r w:rsidR="002C48A3">
        <w:rPr>
          <w:rFonts w:hint="eastAsia"/>
        </w:rPr>
        <w:t>，</w:t>
      </w:r>
      <w:r w:rsidR="002C48A3">
        <w:t>通过扩展</w:t>
      </w:r>
      <w:r w:rsidR="002C48A3">
        <w:rPr>
          <w:rFonts w:hint="eastAsia"/>
        </w:rPr>
        <w:t>WSDL</w:t>
      </w:r>
      <w:r w:rsidR="002C48A3">
        <w:rPr>
          <w:rFonts w:hint="eastAsia"/>
        </w:rPr>
        <w:t>支持</w:t>
      </w:r>
      <w:r w:rsidR="002C48A3">
        <w:t>服务行为约束表达。</w:t>
      </w:r>
    </w:p>
    <w:p w14:paraId="4011258E" w14:textId="77777777" w:rsidR="002C48A3" w:rsidRPr="00C34735" w:rsidRDefault="00774395" w:rsidP="0036499A">
      <w:pPr>
        <w:pStyle w:val="u5"/>
        <w:spacing w:before="24" w:after="24"/>
        <w:ind w:firstLine="480"/>
      </w:pPr>
      <w:r>
        <w:rPr>
          <w:rFonts w:hint="eastAsia"/>
        </w:rPr>
        <w:t>现有</w:t>
      </w:r>
      <w:r>
        <w:t>研究大部分</w:t>
      </w:r>
      <w:r>
        <w:rPr>
          <w:rFonts w:hint="eastAsia"/>
        </w:rPr>
        <w:t>依赖</w:t>
      </w:r>
      <w:r w:rsidR="0097526B">
        <w:t>XML</w:t>
      </w:r>
      <w:r w:rsidR="00711240">
        <w:rPr>
          <w:rFonts w:hint="eastAsia"/>
        </w:rPr>
        <w:t>可扩展标记</w:t>
      </w:r>
      <w:r w:rsidR="0097526B">
        <w:rPr>
          <w:rFonts w:hint="eastAsia"/>
        </w:rPr>
        <w:t>，</w:t>
      </w:r>
      <w:r w:rsidR="0097526B">
        <w:t>在</w:t>
      </w:r>
      <w:r w:rsidR="0097526B">
        <w:rPr>
          <w:rFonts w:hint="eastAsia"/>
        </w:rPr>
        <w:t>WSDL</w:t>
      </w:r>
      <w:r w:rsidR="0097526B">
        <w:rPr>
          <w:rFonts w:hint="eastAsia"/>
        </w:rPr>
        <w:t>中</w:t>
      </w:r>
      <w:r w:rsidR="0097526B">
        <w:t>定义</w:t>
      </w:r>
      <w:r w:rsidR="0097526B">
        <w:rPr>
          <w:rFonts w:hint="eastAsia"/>
        </w:rPr>
        <w:t>新</w:t>
      </w:r>
      <w:r w:rsidR="0097526B" w:rsidRPr="0097526B">
        <w:rPr>
          <w:rFonts w:hint="eastAsia"/>
        </w:rPr>
        <w:t>的标签</w:t>
      </w:r>
      <w:r w:rsidR="0097526B">
        <w:rPr>
          <w:rFonts w:hint="eastAsia"/>
        </w:rPr>
        <w:t>及</w:t>
      </w:r>
      <w:r w:rsidR="0097526B">
        <w:t>命名空间，由于</w:t>
      </w:r>
      <w:r w:rsidR="0097526B">
        <w:rPr>
          <w:rFonts w:hint="eastAsia"/>
        </w:rPr>
        <w:t>新定义</w:t>
      </w:r>
      <w:r w:rsidR="0097526B">
        <w:t>标签众多</w:t>
      </w:r>
      <w:r w:rsidR="0097526B">
        <w:rPr>
          <w:rFonts w:hint="eastAsia"/>
        </w:rPr>
        <w:t>且</w:t>
      </w:r>
      <w:r w:rsidR="0097526B">
        <w:t>没有</w:t>
      </w:r>
      <w:r w:rsidR="0097526B">
        <w:rPr>
          <w:rFonts w:hint="eastAsia"/>
        </w:rPr>
        <w:t>统一标准</w:t>
      </w:r>
      <w:r>
        <w:t>，</w:t>
      </w:r>
      <w:r w:rsidR="0097526B">
        <w:rPr>
          <w:rFonts w:hint="eastAsia"/>
        </w:rPr>
        <w:t>本文</w:t>
      </w:r>
      <w:r w:rsidR="0097526B">
        <w:t>考虑</w:t>
      </w:r>
      <w:r w:rsidR="0097526B">
        <w:rPr>
          <w:rFonts w:hint="eastAsia"/>
        </w:rPr>
        <w:t>使用</w:t>
      </w:r>
      <w:r w:rsidR="0097526B">
        <w:rPr>
          <w:rFonts w:hint="eastAsia"/>
        </w:rPr>
        <w:t>WSDL</w:t>
      </w:r>
      <w:r w:rsidR="0097526B">
        <w:rPr>
          <w:rFonts w:hint="eastAsia"/>
        </w:rPr>
        <w:t>标准</w:t>
      </w:r>
      <w:r w:rsidR="0097526B">
        <w:t>中包含的</w:t>
      </w:r>
      <w:r w:rsidR="0097526B">
        <w:rPr>
          <w:rFonts w:hint="eastAsia"/>
        </w:rPr>
        <w:t>&lt;</w:t>
      </w:r>
      <w:r w:rsidR="0097526B">
        <w:t>documentation</w:t>
      </w:r>
      <w:r w:rsidR="0097526B">
        <w:rPr>
          <w:rFonts w:hint="eastAsia"/>
        </w:rPr>
        <w:t>&gt;</w:t>
      </w:r>
      <w:r w:rsidR="0097526B">
        <w:rPr>
          <w:rFonts w:hint="eastAsia"/>
        </w:rPr>
        <w:t>元素支持服务</w:t>
      </w:r>
      <w:r w:rsidR="0097526B">
        <w:t>行为约束表达</w:t>
      </w:r>
      <w:r w:rsidR="0097526B">
        <w:rPr>
          <w:rFonts w:hint="eastAsia"/>
        </w:rPr>
        <w:t>。</w:t>
      </w:r>
      <w:r w:rsidR="00C34735">
        <w:rPr>
          <w:rFonts w:hint="eastAsia"/>
        </w:rPr>
        <w:t>如图</w:t>
      </w:r>
      <w:r w:rsidR="00C34735">
        <w:rPr>
          <w:rFonts w:hint="eastAsia"/>
        </w:rPr>
        <w:t>3</w:t>
      </w:r>
      <w:r w:rsidR="00C34735">
        <w:t>-</w:t>
      </w:r>
      <w:r w:rsidR="00592EF1">
        <w:t>5</w:t>
      </w:r>
      <w:r w:rsidR="00436804">
        <w:t xml:space="preserve"> a)</w:t>
      </w:r>
      <w:r w:rsidR="00C34735">
        <w:rPr>
          <w:rFonts w:hint="eastAsia"/>
        </w:rPr>
        <w:t>所示</w:t>
      </w:r>
      <w:r w:rsidR="00C34735">
        <w:t>，</w:t>
      </w:r>
      <w:r w:rsidR="00B01381">
        <w:rPr>
          <w:rFonts w:hint="eastAsia"/>
        </w:rPr>
        <w:t>WSDL</w:t>
      </w:r>
      <w:r w:rsidR="00B01381" w:rsidRPr="00C34735">
        <w:rPr>
          <w:rFonts w:hint="eastAsia"/>
          <w:highlight w:val="yellow"/>
          <w:vertAlign w:val="superscript"/>
        </w:rPr>
        <w:t>[</w:t>
      </w:r>
      <w:r w:rsidR="00C34735" w:rsidRPr="00C34735">
        <w:rPr>
          <w:highlight w:val="yellow"/>
          <w:vertAlign w:val="superscript"/>
        </w:rPr>
        <w:t>2</w:t>
      </w:r>
      <w:r w:rsidR="00B01381" w:rsidRPr="00C34735">
        <w:rPr>
          <w:rFonts w:hint="eastAsia"/>
          <w:highlight w:val="yellow"/>
          <w:vertAlign w:val="superscript"/>
        </w:rPr>
        <w:t>]</w:t>
      </w:r>
      <w:r w:rsidR="00C34735" w:rsidRPr="00C34735">
        <w:rPr>
          <w:rFonts w:hint="eastAsia"/>
        </w:rPr>
        <w:t>使用可选的</w:t>
      </w:r>
      <w:r w:rsidR="00C34735">
        <w:rPr>
          <w:rFonts w:hint="eastAsia"/>
        </w:rPr>
        <w:t>&lt;</w:t>
      </w:r>
      <w:r w:rsidR="00C34735">
        <w:t>documentation</w:t>
      </w:r>
      <w:r w:rsidR="00C34735">
        <w:rPr>
          <w:rFonts w:hint="eastAsia"/>
        </w:rPr>
        <w:t>&gt;</w:t>
      </w:r>
      <w:r w:rsidR="00436804">
        <w:rPr>
          <w:rFonts w:hint="eastAsia"/>
        </w:rPr>
        <w:t>元素</w:t>
      </w:r>
      <w:r w:rsidR="00C34735">
        <w:rPr>
          <w:rFonts w:hint="eastAsia"/>
        </w:rPr>
        <w:t>，</w:t>
      </w:r>
      <w:r w:rsidR="00C34735" w:rsidRPr="00C34735">
        <w:rPr>
          <w:rFonts w:hint="eastAsia"/>
        </w:rPr>
        <w:t>作为</w:t>
      </w:r>
      <w:r w:rsidR="00436804">
        <w:rPr>
          <w:rFonts w:hint="eastAsia"/>
        </w:rPr>
        <w:t>服务开发</w:t>
      </w:r>
      <w:r w:rsidR="00436804">
        <w:t>和</w:t>
      </w:r>
      <w:r w:rsidR="00436804">
        <w:rPr>
          <w:rFonts w:hint="eastAsia"/>
        </w:rPr>
        <w:t>使用</w:t>
      </w:r>
      <w:r w:rsidR="00436804">
        <w:t>人员</w:t>
      </w:r>
      <w:r w:rsidR="00C34735" w:rsidRPr="00C34735">
        <w:rPr>
          <w:rFonts w:hint="eastAsia"/>
        </w:rPr>
        <w:t>可读的文件的容器</w:t>
      </w:r>
      <w:r w:rsidR="00436804">
        <w:rPr>
          <w:rFonts w:hint="eastAsia"/>
        </w:rPr>
        <w:t>，</w:t>
      </w:r>
      <w:r w:rsidR="00436804" w:rsidRPr="00436804">
        <w:rPr>
          <w:rFonts w:hint="eastAsia"/>
        </w:rPr>
        <w:t>元素的内容是任意的文本</w:t>
      </w:r>
      <w:r w:rsidR="00436804">
        <w:rPr>
          <w:rFonts w:hint="eastAsia"/>
        </w:rPr>
        <w:t>，且</w:t>
      </w:r>
      <w:r w:rsidR="00436804">
        <w:rPr>
          <w:rFonts w:hint="eastAsia"/>
        </w:rPr>
        <w:t>&lt;</w:t>
      </w:r>
      <w:r w:rsidR="00436804">
        <w:t>documentation</w:t>
      </w:r>
      <w:r w:rsidR="00436804">
        <w:rPr>
          <w:rFonts w:hint="eastAsia"/>
        </w:rPr>
        <w:t>&gt;</w:t>
      </w:r>
      <w:r w:rsidR="00436804" w:rsidRPr="00436804">
        <w:rPr>
          <w:rFonts w:hint="eastAsia"/>
        </w:rPr>
        <w:t>元素被允许</w:t>
      </w:r>
      <w:r w:rsidR="00436804">
        <w:rPr>
          <w:rFonts w:hint="eastAsia"/>
        </w:rPr>
        <w:t>嵌套在</w:t>
      </w:r>
      <w:r w:rsidR="00436804" w:rsidRPr="00436804">
        <w:rPr>
          <w:rFonts w:hint="eastAsia"/>
        </w:rPr>
        <w:t>任何</w:t>
      </w:r>
      <w:r w:rsidR="00436804">
        <w:rPr>
          <w:rFonts w:hint="eastAsia"/>
        </w:rPr>
        <w:t>其他</w:t>
      </w:r>
      <w:r w:rsidR="00436804" w:rsidRPr="00436804">
        <w:rPr>
          <w:rFonts w:hint="eastAsia"/>
        </w:rPr>
        <w:t>WSDL</w:t>
      </w:r>
      <w:r w:rsidR="00436804">
        <w:rPr>
          <w:rFonts w:hint="eastAsia"/>
        </w:rPr>
        <w:t>标签</w:t>
      </w:r>
      <w:r w:rsidR="00436804" w:rsidRPr="00436804">
        <w:rPr>
          <w:rFonts w:hint="eastAsia"/>
        </w:rPr>
        <w:t>元素中。</w:t>
      </w:r>
      <w:r w:rsidR="001A5D33">
        <w:rPr>
          <w:rFonts w:hint="eastAsia"/>
        </w:rPr>
        <w:t>&lt;</w:t>
      </w:r>
      <w:r w:rsidR="001A5D33">
        <w:t>documentation</w:t>
      </w:r>
      <w:r w:rsidR="001A5D33">
        <w:rPr>
          <w:rFonts w:hint="eastAsia"/>
        </w:rPr>
        <w:t>&gt;</w:t>
      </w:r>
      <w:r w:rsidR="001A5D33">
        <w:rPr>
          <w:rFonts w:hint="eastAsia"/>
        </w:rPr>
        <w:t>标签作为</w:t>
      </w:r>
      <w:r w:rsidR="001A5D33">
        <w:rPr>
          <w:rFonts w:hint="eastAsia"/>
        </w:rPr>
        <w:t>WSDL</w:t>
      </w:r>
      <w:r w:rsidR="001A5D33">
        <w:rPr>
          <w:rFonts w:hint="eastAsia"/>
        </w:rPr>
        <w:t>标准</w:t>
      </w:r>
      <w:r w:rsidR="001A5D33">
        <w:t>中的</w:t>
      </w:r>
      <w:r w:rsidR="001A5D33">
        <w:rPr>
          <w:rFonts w:hint="eastAsia"/>
        </w:rPr>
        <w:t>元素，出于其</w:t>
      </w:r>
      <w:r w:rsidR="001A5D33">
        <w:t>灵活性</w:t>
      </w:r>
      <w:r w:rsidR="001A5D33">
        <w:rPr>
          <w:rFonts w:hint="eastAsia"/>
        </w:rPr>
        <w:t>与广泛使用</w:t>
      </w:r>
      <w:r w:rsidR="001A5D33">
        <w:t>，我们</w:t>
      </w:r>
      <w:r w:rsidR="001A5D33">
        <w:rPr>
          <w:rFonts w:hint="eastAsia"/>
        </w:rPr>
        <w:t>使用</w:t>
      </w:r>
      <w:r w:rsidR="001A5D33">
        <w:rPr>
          <w:rFonts w:hint="eastAsia"/>
        </w:rPr>
        <w:t>&lt;</w:t>
      </w:r>
      <w:r w:rsidR="001A5D33">
        <w:t>documentation</w:t>
      </w:r>
      <w:r w:rsidR="001A5D33">
        <w:rPr>
          <w:rFonts w:hint="eastAsia"/>
        </w:rPr>
        <w:t>&gt;</w:t>
      </w:r>
      <w:r w:rsidR="001A5D33">
        <w:rPr>
          <w:rFonts w:hint="eastAsia"/>
        </w:rPr>
        <w:t>标签作为</w:t>
      </w:r>
      <w:r w:rsidR="001A5D33">
        <w:t>服务行为</w:t>
      </w:r>
      <w:r w:rsidR="001A5D33">
        <w:rPr>
          <w:rFonts w:hint="eastAsia"/>
        </w:rPr>
        <w:t>约束表达</w:t>
      </w:r>
      <w:r w:rsidR="001A5D33">
        <w:t>方式。</w:t>
      </w:r>
    </w:p>
    <w:p w14:paraId="6CDA8EAD" w14:textId="77777777" w:rsidR="00860163" w:rsidRDefault="0097526B" w:rsidP="003B24DB">
      <w:pPr>
        <w:pStyle w:val="u5"/>
        <w:spacing w:before="24" w:after="24"/>
        <w:ind w:firstLineChars="0" w:firstLine="0"/>
        <w:jc w:val="center"/>
      </w:pPr>
      <w:r>
        <w:rPr>
          <w:noProof/>
        </w:rPr>
        <mc:AlternateContent>
          <mc:Choice Requires="wps">
            <w:drawing>
              <wp:anchor distT="0" distB="0" distL="114300" distR="114300" simplePos="0" relativeHeight="251675648" behindDoc="0" locked="0" layoutInCell="1" allowOverlap="1" wp14:anchorId="22F8A439" wp14:editId="37C0DB66">
                <wp:simplePos x="0" y="0"/>
                <wp:positionH relativeFrom="column">
                  <wp:posOffset>758190</wp:posOffset>
                </wp:positionH>
                <wp:positionV relativeFrom="paragraph">
                  <wp:posOffset>2615565</wp:posOffset>
                </wp:positionV>
                <wp:extent cx="3467100" cy="0"/>
                <wp:effectExtent l="0" t="19050" r="19050" b="19050"/>
                <wp:wrapNone/>
                <wp:docPr id="12" name="直接连接符 12"/>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4C2D3B1" id="直接连接符 12" o:spid="_x0000_s1026" style="position:absolute;left:0;text-align:left;z-index:251675648;visibility:visible;mso-wrap-style:square;mso-wrap-distance-left:9pt;mso-wrap-distance-top:0;mso-wrap-distance-right:9pt;mso-wrap-distance-bottom:0;mso-position-horizontal:absolute;mso-position-horizontal-relative:text;mso-position-vertical:absolute;mso-position-vertical-relative:text" from="59.7pt,205.95pt" to="332.7pt,20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" strokecolor="black [3213]" strokeweight="2.25pt"/>
            </w:pict>
          </mc:Fallback>
        </mc:AlternateContent>
      </w:r>
      <w:r>
        <w:rPr>
          <w:noProof/>
        </w:rPr>
        <mc:AlternateContent>
          <mc:Choice Requires="wps">
            <w:drawing>
              <wp:anchor distT="0" distB="0" distL="114300" distR="114300" simplePos="0" relativeHeight="251655168" behindDoc="0" locked="0" layoutInCell="1" allowOverlap="1" wp14:anchorId="7CADB6D6" wp14:editId="2F4C2754">
                <wp:simplePos x="0" y="0"/>
                <wp:positionH relativeFrom="column">
                  <wp:posOffset>1272540</wp:posOffset>
                </wp:positionH>
                <wp:positionV relativeFrom="paragraph">
                  <wp:posOffset>1882140</wp:posOffset>
                </wp:positionV>
                <wp:extent cx="3467100" cy="0"/>
                <wp:effectExtent l="0" t="19050" r="19050" b="19050"/>
                <wp:wrapNone/>
                <wp:docPr id="10" name="直接连接符 10"/>
                <wp:cNvGraphicFramePr/>
                <a:graphic xmlns:a="http://schemas.openxmlformats.org/drawingml/2006/main">
                  <a:graphicData uri="http://schemas.microsoft.com/office/word/2010/wordprocessingShape">
                    <wps:wsp>
                      <wps:cNvCnPr/>
                      <wps:spPr>
                        <a:xfrm>
                          <a:off x="0" y="0"/>
                          <a:ext cx="3467100" cy="0"/>
                        </a:xfrm>
                        <a:prstGeom prst="lin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9F5A81B" id="直接连接符 10" o:spid="_x0000_s1026" style="position:absolute;left:0;text-align:left;z-index:251655168;visibility:visible;mso-wrap-style:square;mso-wrap-distance-left:9pt;mso-wrap-distance-top:0;mso-wrap-distance-right:9pt;mso-wrap-distance-bottom:0;mso-position-horizontal:absolute;mso-position-horizontal-relative:text;mso-position-vertical:absolute;mso-position-vertical-relative:text" from="100.2pt,148.2pt" to="373.2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" strokecolor="black [3213]" strokeweight="2.25pt"/>
            </w:pict>
          </mc:Fallback>
        </mc:AlternateContent>
      </w:r>
      <w:r w:rsidR="003B24DB">
        <w:object w:dxaOrig="7710" w:dyaOrig="5145" w14:anchorId="178D9776">
          <v:shape id="_x0000_i1029" type="#_x0000_t75" style="width:384.75pt;height:257.45pt" o:ole="">
            <v:imagedata r:id="rId40" o:title=""/>
          </v:shape>
          <o:OLEObject Type="Embed" ProgID="Visio.Drawing.15" ShapeID="_x0000_i1029" DrawAspect="Content" ObjectID="_1572162752" r:id="rId41"/>
        </w:object>
      </w:r>
    </w:p>
    <w:p w14:paraId="17A077BD" w14:textId="77777777" w:rsidR="00C34735" w:rsidRPr="00C34735" w:rsidRDefault="00C34735" w:rsidP="00606565">
      <w:pPr>
        <w:pStyle w:val="ub"/>
        <w:spacing w:before="120" w:after="360"/>
        <w:rPr>
          <w:rFonts w:eastAsia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0E29D9">
        <w:rPr>
          <w:noProof/>
        </w:rPr>
        <w:t>5</w:t>
      </w:r>
      <w:r w:rsidRPr="00606565">
        <w:fldChar w:fldCharType="end"/>
      </w:r>
      <w:r w:rsidRPr="00606565">
        <w:t xml:space="preserve"> WSDL</w:t>
      </w:r>
      <w:r w:rsidRPr="00606565">
        <w:rPr>
          <w:rFonts w:hint="eastAsia"/>
        </w:rPr>
        <w:t>扩展</w:t>
      </w:r>
      <w:r w:rsidRPr="00606565">
        <w:t>前后</w:t>
      </w:r>
      <w:r w:rsidR="00436804" w:rsidRPr="00606565">
        <w:rPr>
          <w:rFonts w:hint="eastAsia"/>
        </w:rPr>
        <w:t>元素</w:t>
      </w:r>
      <w:r w:rsidRPr="00606565">
        <w:t>对比</w:t>
      </w:r>
    </w:p>
    <w:p w14:paraId="021E4EED" w14:textId="77777777" w:rsidR="00E70BD9" w:rsidRDefault="00FF7EE0" w:rsidP="00CD26AD">
      <w:pPr>
        <w:pStyle w:val="u5"/>
        <w:spacing w:before="24" w:after="24"/>
        <w:ind w:firstLine="480"/>
      </w:pPr>
      <w:r>
        <w:rPr>
          <w:rFonts w:hint="eastAsia"/>
        </w:rPr>
        <w:t>我们</w:t>
      </w:r>
      <w:r w:rsidR="00C75272">
        <w:rPr>
          <w:rFonts w:hint="eastAsia"/>
        </w:rPr>
        <w:t>针对</w:t>
      </w:r>
      <w:r w:rsidR="00C75272">
        <w:t>标准</w:t>
      </w:r>
      <w:r w:rsidR="00C75272">
        <w:rPr>
          <w:rFonts w:hint="eastAsia"/>
        </w:rPr>
        <w:t>WSDL</w:t>
      </w:r>
      <w:r w:rsidR="00C75272">
        <w:rPr>
          <w:rFonts w:hint="eastAsia"/>
        </w:rPr>
        <w:t>服务层</w:t>
      </w:r>
      <w:r w:rsidR="00C75272">
        <w:t>与操作层进行</w:t>
      </w:r>
      <w:r w:rsidR="001C1753">
        <w:rPr>
          <w:rFonts w:hint="eastAsia"/>
        </w:rPr>
        <w:t>扩展，</w:t>
      </w:r>
      <w:r w:rsidR="001C1753">
        <w:t>将</w:t>
      </w:r>
      <w:r w:rsidR="005A4404">
        <w:rPr>
          <w:rFonts w:hint="eastAsia"/>
        </w:rPr>
        <w:t>&lt;</w:t>
      </w:r>
      <w:r w:rsidR="005A4404">
        <w:t>service</w:t>
      </w:r>
      <w:r w:rsidR="005A4404">
        <w:rPr>
          <w:rFonts w:hint="eastAsia"/>
        </w:rPr>
        <w:t>&gt;</w:t>
      </w:r>
      <w:r w:rsidR="005A4404">
        <w:rPr>
          <w:rFonts w:hint="eastAsia"/>
        </w:rPr>
        <w:t>与</w:t>
      </w:r>
      <w:r w:rsidR="005A4404">
        <w:t>&lt;operation&gt;</w:t>
      </w:r>
      <w:r w:rsidR="005A4404">
        <w:rPr>
          <w:rFonts w:hint="eastAsia"/>
        </w:rPr>
        <w:t>标签</w:t>
      </w:r>
      <w:r w:rsidR="005A4404">
        <w:t>内的</w:t>
      </w:r>
      <w:r w:rsidR="001C1753">
        <w:rPr>
          <w:rFonts w:hint="eastAsia"/>
        </w:rPr>
        <w:t>可选</w:t>
      </w:r>
      <w:r w:rsidR="001C1753">
        <w:t>元素</w:t>
      </w:r>
      <w:r w:rsidR="005A4404">
        <w:rPr>
          <w:rFonts w:hint="eastAsia"/>
        </w:rPr>
        <w:t>&lt;</w:t>
      </w:r>
      <w:r w:rsidR="005A4404">
        <w:t>documentation</w:t>
      </w:r>
      <w:r w:rsidR="005A4404">
        <w:rPr>
          <w:rFonts w:hint="eastAsia"/>
        </w:rPr>
        <w:t>&gt;</w:t>
      </w:r>
      <w:r w:rsidR="005A4404">
        <w:rPr>
          <w:rFonts w:hint="eastAsia"/>
        </w:rPr>
        <w:t>定为</w:t>
      </w:r>
      <w:r w:rsidR="005A4404" w:rsidRPr="00714E1F">
        <w:rPr>
          <w:b/>
        </w:rPr>
        <w:t>必选元素</w:t>
      </w:r>
      <w:r w:rsidR="0097526B">
        <w:rPr>
          <w:rFonts w:hint="eastAsia"/>
        </w:rPr>
        <w:t>，</w:t>
      </w:r>
      <w:r w:rsidR="0097526B">
        <w:t>如图</w:t>
      </w:r>
      <w:r w:rsidR="0097526B">
        <w:rPr>
          <w:rFonts w:hint="eastAsia"/>
        </w:rPr>
        <w:t>3</w:t>
      </w:r>
      <w:r w:rsidR="0097526B">
        <w:t>-</w:t>
      </w:r>
      <w:r w:rsidR="008538C9">
        <w:t>5</w:t>
      </w:r>
      <w:r w:rsidR="0097526B">
        <w:t xml:space="preserve"> b)</w:t>
      </w:r>
      <w:r w:rsidR="0097526B">
        <w:rPr>
          <w:rFonts w:hint="eastAsia"/>
        </w:rPr>
        <w:t>所示</w:t>
      </w:r>
      <w:r w:rsidR="005A4404">
        <w:t>，在其中</w:t>
      </w:r>
      <w:r w:rsidR="005A4404">
        <w:rPr>
          <w:rFonts w:hint="eastAsia"/>
        </w:rPr>
        <w:t>添加</w:t>
      </w:r>
      <w:r w:rsidR="005A4404">
        <w:t>服务及操作的相关</w:t>
      </w:r>
      <w:r w:rsidR="005A4404">
        <w:rPr>
          <w:rFonts w:hint="eastAsia"/>
        </w:rPr>
        <w:t>行为约束</w:t>
      </w:r>
      <w:r w:rsidR="005A4404">
        <w:t>。</w:t>
      </w:r>
      <w:r w:rsidR="00CE25AA">
        <w:rPr>
          <w:rFonts w:hint="eastAsia"/>
        </w:rPr>
        <w:t>例</w:t>
      </w:r>
      <w:r w:rsidR="00CE25AA">
        <w:rPr>
          <w:rFonts w:hint="eastAsia"/>
        </w:rPr>
        <w:t>3</w:t>
      </w:r>
      <w:r w:rsidR="00CE25AA">
        <w:t>-1</w:t>
      </w:r>
      <w:r w:rsidR="00852EB3">
        <w:rPr>
          <w:rFonts w:hint="eastAsia"/>
        </w:rPr>
        <w:t>（停车</w:t>
      </w:r>
      <w:r w:rsidR="00852EB3">
        <w:t>计费服务</w:t>
      </w:r>
      <w:r w:rsidR="00852EB3">
        <w:rPr>
          <w:rFonts w:hint="eastAsia"/>
        </w:rPr>
        <w:t>）</w:t>
      </w:r>
      <w:r w:rsidR="005A4404">
        <w:rPr>
          <w:rFonts w:hint="eastAsia"/>
        </w:rPr>
        <w:t>扩展</w:t>
      </w:r>
      <w:r w:rsidR="005A4404">
        <w:lastRenderedPageBreak/>
        <w:t>后的</w:t>
      </w:r>
      <w:r w:rsidR="005A4404">
        <w:rPr>
          <w:rFonts w:hint="eastAsia"/>
        </w:rPr>
        <w:t>WSDL</w:t>
      </w:r>
      <w:r w:rsidR="005A4404">
        <w:rPr>
          <w:rFonts w:hint="eastAsia"/>
        </w:rPr>
        <w:t>文档</w:t>
      </w:r>
      <w:r w:rsidR="005A4404">
        <w:t>如</w:t>
      </w:r>
      <w:r w:rsidR="003B0181">
        <w:rPr>
          <w:rFonts w:hint="eastAsia"/>
        </w:rPr>
        <w:t>图</w:t>
      </w:r>
      <w:r w:rsidR="005F72EC">
        <w:rPr>
          <w:rFonts w:hint="eastAsia"/>
        </w:rPr>
        <w:t>3</w:t>
      </w:r>
      <w:r w:rsidR="005F72EC">
        <w:t>-</w:t>
      </w:r>
      <w:r w:rsidR="008538C9">
        <w:t xml:space="preserve">6 </w:t>
      </w:r>
      <w:r w:rsidR="001638E5">
        <w:t>b</w:t>
      </w:r>
      <w:r w:rsidR="008538C9">
        <w:t>)</w:t>
      </w:r>
      <w:r w:rsidR="005A4404">
        <w:t>所示</w:t>
      </w:r>
      <w:r w:rsidR="008538C9">
        <w:rPr>
          <w:rFonts w:hint="eastAsia"/>
        </w:rPr>
        <w:t>，</w:t>
      </w:r>
      <w:r w:rsidR="00852EB3">
        <w:rPr>
          <w:rFonts w:hint="eastAsia"/>
        </w:rPr>
        <w:t>该服务</w:t>
      </w:r>
      <w:r w:rsidR="00B727E1">
        <w:rPr>
          <w:rFonts w:hint="eastAsia"/>
        </w:rPr>
        <w:t>操作</w:t>
      </w:r>
      <w:r w:rsidR="00B727E1">
        <w:t>输入</w:t>
      </w:r>
      <w:r w:rsidR="0016783B">
        <w:t>S</w:t>
      </w:r>
      <w:r w:rsidR="00B727E1" w:rsidRPr="00B727E1">
        <w:t>chema</w:t>
      </w:r>
      <w:r w:rsidR="00852EB3">
        <w:rPr>
          <w:rFonts w:hint="eastAsia"/>
        </w:rPr>
        <w:t>格式</w:t>
      </w:r>
      <w:r w:rsidR="00852EB3">
        <w:t>如图</w:t>
      </w:r>
      <w:r w:rsidR="008A1647">
        <w:rPr>
          <w:rFonts w:hint="eastAsia"/>
        </w:rPr>
        <w:t>3</w:t>
      </w:r>
      <w:r w:rsidR="008A1647">
        <w:t xml:space="preserve">-6 </w:t>
      </w:r>
      <w:r w:rsidR="001638E5">
        <w:t>a</w:t>
      </w:r>
      <w:r w:rsidR="008A1647">
        <w:t>)</w:t>
      </w:r>
      <w:r w:rsidR="008A1647">
        <w:t>所示</w:t>
      </w:r>
      <w:r w:rsidR="005A4404">
        <w:t>：</w:t>
      </w:r>
    </w:p>
    <w:tbl>
      <w:tblPr>
        <w:tblStyle w:val="afff1"/>
        <w:tblW w:w="0" w:type="auto"/>
        <w:jc w:val="center"/>
        <w:tblLook w:val="04A0" w:firstRow="1" w:lastRow="0" w:firstColumn="1" w:lastColumn="0" w:noHBand="0" w:noVBand="1"/>
      </w:tblPr>
      <w:tblGrid>
        <w:gridCol w:w="6629"/>
      </w:tblGrid>
      <w:tr w:rsidR="00CB7C0A" w14:paraId="3BEBFBDC" w14:textId="77777777" w:rsidTr="006468AE">
        <w:trPr>
          <w:jc w:val="center"/>
        </w:trPr>
        <w:tc>
          <w:tcPr>
            <w:tcW w:w="6629" w:type="dxa"/>
          </w:tcPr>
          <w:p w14:paraId="5FC69597" w14:textId="77777777" w:rsidR="00CB7C0A" w:rsidRPr="00B727E1" w:rsidRDefault="00CB7C0A" w:rsidP="00214DFF">
            <w:pPr>
              <w:pStyle w:val="u5"/>
              <w:spacing w:before="24" w:after="24" w:line="200" w:lineRule="exact"/>
              <w:ind w:firstLineChars="0" w:firstLine="0"/>
              <w:rPr>
                <w:sz w:val="21"/>
              </w:rPr>
            </w:pPr>
            <w:r w:rsidRPr="00B727E1">
              <w:rPr>
                <w:sz w:val="21"/>
              </w:rPr>
              <w:t>&lt;element name="</w:t>
            </w:r>
            <w:r w:rsidRPr="00B727E1">
              <w:rPr>
                <w:b/>
                <w:sz w:val="21"/>
              </w:rPr>
              <w:t>login</w:t>
            </w:r>
            <w:r w:rsidRPr="00B727E1">
              <w:rPr>
                <w:sz w:val="21"/>
              </w:rPr>
              <w:t>"&gt;</w:t>
            </w:r>
          </w:p>
          <w:p w14:paraId="6065A43D" w14:textId="77777777" w:rsidR="00CB7C0A" w:rsidRPr="00B727E1" w:rsidRDefault="00CB7C0A" w:rsidP="00214DFF">
            <w:pPr>
              <w:pStyle w:val="u5"/>
              <w:spacing w:before="24" w:after="24" w:line="200" w:lineRule="exact"/>
              <w:ind w:firstLine="420"/>
              <w:rPr>
                <w:sz w:val="21"/>
              </w:rPr>
            </w:pPr>
            <w:r w:rsidRPr="00B727E1">
              <w:rPr>
                <w:sz w:val="21"/>
              </w:rPr>
              <w:t>&lt;complexType&gt;</w:t>
            </w:r>
          </w:p>
          <w:p w14:paraId="365A9599" w14:textId="77777777" w:rsidR="00CB7C0A" w:rsidRPr="00B727E1" w:rsidRDefault="00CB7C0A" w:rsidP="00214DFF">
            <w:pPr>
              <w:pStyle w:val="u5"/>
              <w:spacing w:before="24" w:after="24" w:line="200" w:lineRule="exact"/>
              <w:ind w:firstLineChars="400" w:firstLine="840"/>
              <w:rPr>
                <w:sz w:val="21"/>
              </w:rPr>
            </w:pPr>
            <w:r w:rsidRPr="00B727E1">
              <w:rPr>
                <w:sz w:val="21"/>
              </w:rPr>
              <w:t>&lt;sequence&gt;</w:t>
            </w:r>
          </w:p>
          <w:p w14:paraId="4C29D577" w14:textId="77777777"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B727E1">
              <w:rPr>
                <w:b/>
                <w:sz w:val="21"/>
              </w:rPr>
              <w:t>License</w:t>
            </w:r>
            <w:r w:rsidRPr="00B727E1">
              <w:rPr>
                <w:sz w:val="21"/>
              </w:rPr>
              <w:t>"&gt;</w:t>
            </w:r>
          </w:p>
          <w:p w14:paraId="7BEF099F" w14:textId="77777777" w:rsidR="00CB7C0A" w:rsidRPr="00B727E1" w:rsidRDefault="00CB7C0A" w:rsidP="00214DFF">
            <w:pPr>
              <w:pStyle w:val="u5"/>
              <w:spacing w:before="24" w:after="24" w:line="200" w:lineRule="exact"/>
              <w:ind w:firstLineChars="800" w:firstLine="1680"/>
              <w:rPr>
                <w:sz w:val="21"/>
              </w:rPr>
            </w:pPr>
            <w:r w:rsidRPr="00B727E1">
              <w:rPr>
                <w:sz w:val="21"/>
              </w:rPr>
              <w:t>&lt;simpleType&gt;</w:t>
            </w:r>
          </w:p>
          <w:p w14:paraId="1C511F56" w14:textId="77777777" w:rsidR="00CB7C0A" w:rsidRPr="00B727E1" w:rsidRDefault="00CB7C0A" w:rsidP="00214DFF">
            <w:pPr>
              <w:pStyle w:val="u5"/>
              <w:spacing w:before="24" w:after="24" w:line="200" w:lineRule="exact"/>
              <w:ind w:firstLineChars="1000" w:firstLine="2108"/>
              <w:rPr>
                <w:b/>
                <w:sz w:val="21"/>
              </w:rPr>
            </w:pPr>
            <w:r w:rsidRPr="00B727E1">
              <w:rPr>
                <w:b/>
                <w:sz w:val="21"/>
              </w:rPr>
              <w:t>&lt;restriction base="string"&gt;</w:t>
            </w:r>
          </w:p>
          <w:p w14:paraId="6F2BE268" w14:textId="77777777" w:rsidR="00CB7C0A" w:rsidRPr="00B727E1" w:rsidRDefault="00CB7C0A" w:rsidP="00214DFF">
            <w:pPr>
              <w:pStyle w:val="u5"/>
              <w:spacing w:before="24" w:after="24" w:line="200" w:lineRule="exact"/>
              <w:ind w:firstLineChars="1200" w:firstLine="2530"/>
              <w:rPr>
                <w:b/>
                <w:sz w:val="21"/>
              </w:rPr>
            </w:pPr>
            <w:r w:rsidRPr="00B727E1">
              <w:rPr>
                <w:b/>
                <w:sz w:val="21"/>
              </w:rPr>
              <w:t>&lt;pattern value="[B][J][A-Y][0-9]{5}"/&gt;</w:t>
            </w:r>
          </w:p>
          <w:p w14:paraId="0199AA85" w14:textId="77777777" w:rsidR="00CB7C0A" w:rsidRPr="00B727E1" w:rsidRDefault="00CB7C0A" w:rsidP="00214DFF">
            <w:pPr>
              <w:pStyle w:val="u5"/>
              <w:spacing w:before="24" w:after="24" w:line="200" w:lineRule="exact"/>
              <w:ind w:firstLineChars="1000" w:firstLine="2108"/>
              <w:rPr>
                <w:sz w:val="21"/>
              </w:rPr>
            </w:pPr>
            <w:r w:rsidRPr="00B727E1">
              <w:rPr>
                <w:b/>
                <w:sz w:val="21"/>
              </w:rPr>
              <w:t>&lt;/restriction&gt;</w:t>
            </w:r>
          </w:p>
          <w:p w14:paraId="7F2F51CE" w14:textId="77777777" w:rsidR="00CB7C0A" w:rsidRPr="00B727E1" w:rsidRDefault="00CB7C0A" w:rsidP="00214DFF">
            <w:pPr>
              <w:pStyle w:val="u5"/>
              <w:spacing w:before="24" w:after="24" w:line="200" w:lineRule="exact"/>
              <w:ind w:firstLineChars="800" w:firstLine="1680"/>
              <w:rPr>
                <w:sz w:val="21"/>
              </w:rPr>
            </w:pPr>
            <w:r w:rsidRPr="00B727E1">
              <w:rPr>
                <w:sz w:val="21"/>
              </w:rPr>
              <w:t>&lt;/simpleType&gt;</w:t>
            </w:r>
          </w:p>
          <w:p w14:paraId="55625375" w14:textId="77777777" w:rsidR="00CB7C0A" w:rsidRPr="00B727E1" w:rsidRDefault="00CB7C0A" w:rsidP="00214DFF">
            <w:pPr>
              <w:pStyle w:val="u5"/>
              <w:spacing w:before="24" w:after="24" w:line="200" w:lineRule="exact"/>
              <w:ind w:firstLineChars="600" w:firstLine="1260"/>
              <w:rPr>
                <w:sz w:val="21"/>
              </w:rPr>
            </w:pPr>
            <w:r w:rsidRPr="00B727E1">
              <w:rPr>
                <w:sz w:val="21"/>
              </w:rPr>
              <w:t>&lt;/element&gt;</w:t>
            </w:r>
          </w:p>
          <w:p w14:paraId="38288C0B" w14:textId="77777777" w:rsidR="00CB7C0A" w:rsidRPr="00B727E1" w:rsidRDefault="00CB7C0A" w:rsidP="00214DFF">
            <w:pPr>
              <w:pStyle w:val="u5"/>
              <w:spacing w:before="24" w:after="24" w:line="200" w:lineRule="exact"/>
              <w:ind w:firstLineChars="600" w:firstLine="1260"/>
              <w:rPr>
                <w:sz w:val="21"/>
              </w:rPr>
            </w:pPr>
            <w:r w:rsidRPr="00B727E1">
              <w:rPr>
                <w:sz w:val="21"/>
              </w:rPr>
              <w:t>&lt;element name="</w:t>
            </w:r>
            <w:r w:rsidRPr="0016783B">
              <w:rPr>
                <w:b/>
                <w:sz w:val="21"/>
              </w:rPr>
              <w:t>loginTime</w:t>
            </w:r>
            <w:r w:rsidRPr="00B727E1">
              <w:rPr>
                <w:sz w:val="21"/>
              </w:rPr>
              <w:t>"&gt;</w:t>
            </w:r>
          </w:p>
          <w:p w14:paraId="069141FD" w14:textId="77777777" w:rsidR="00CB7C0A" w:rsidRPr="00B727E1" w:rsidRDefault="00CB7C0A" w:rsidP="00214DFF">
            <w:pPr>
              <w:pStyle w:val="u5"/>
              <w:spacing w:before="24" w:after="24" w:line="200" w:lineRule="exact"/>
              <w:ind w:firstLineChars="800" w:firstLine="1680"/>
              <w:rPr>
                <w:sz w:val="21"/>
              </w:rPr>
            </w:pPr>
            <w:r w:rsidRPr="00B727E1">
              <w:rPr>
                <w:sz w:val="21"/>
              </w:rPr>
              <w:t>&lt;simpleType&gt;</w:t>
            </w:r>
          </w:p>
          <w:p w14:paraId="0D9D3F09" w14:textId="77777777" w:rsidR="00CB7C0A" w:rsidRPr="0016783B" w:rsidRDefault="00CB7C0A" w:rsidP="00214DFF">
            <w:pPr>
              <w:pStyle w:val="u5"/>
              <w:spacing w:before="24" w:after="24" w:line="200" w:lineRule="exact"/>
              <w:ind w:firstLineChars="1000" w:firstLine="2108"/>
              <w:rPr>
                <w:b/>
                <w:sz w:val="21"/>
              </w:rPr>
            </w:pPr>
            <w:r w:rsidRPr="0016783B">
              <w:rPr>
                <w:b/>
                <w:sz w:val="21"/>
              </w:rPr>
              <w:t>&lt;restriction base="int"&gt;</w:t>
            </w:r>
          </w:p>
          <w:p w14:paraId="6487F19E" w14:textId="77777777" w:rsidR="00CB7C0A" w:rsidRPr="0016783B" w:rsidRDefault="00CB7C0A" w:rsidP="00214DFF">
            <w:pPr>
              <w:pStyle w:val="u5"/>
              <w:spacing w:before="24" w:after="24" w:line="200" w:lineRule="exact"/>
              <w:ind w:firstLineChars="1200" w:firstLine="2530"/>
              <w:rPr>
                <w:b/>
                <w:sz w:val="21"/>
              </w:rPr>
            </w:pPr>
            <w:r w:rsidRPr="0016783B">
              <w:rPr>
                <w:b/>
                <w:sz w:val="21"/>
              </w:rPr>
              <w:t>&lt;minInclusive value="0"/&gt;</w:t>
            </w:r>
          </w:p>
          <w:p w14:paraId="4E4D20D3" w14:textId="77777777" w:rsidR="00CB7C0A" w:rsidRPr="0016783B" w:rsidRDefault="00CB7C0A" w:rsidP="00214DFF">
            <w:pPr>
              <w:pStyle w:val="u5"/>
              <w:spacing w:before="24" w:after="24" w:line="200" w:lineRule="exact"/>
              <w:ind w:firstLineChars="1200" w:firstLine="2530"/>
              <w:rPr>
                <w:b/>
                <w:sz w:val="21"/>
              </w:rPr>
            </w:pPr>
            <w:r w:rsidRPr="0016783B">
              <w:rPr>
                <w:b/>
                <w:sz w:val="21"/>
              </w:rPr>
              <w:t>&lt;maxInclusive value="24"/&gt;</w:t>
            </w:r>
          </w:p>
          <w:p w14:paraId="7FF1241A" w14:textId="77777777" w:rsidR="00CB7C0A" w:rsidRPr="00B727E1" w:rsidRDefault="00CB7C0A" w:rsidP="00214DFF">
            <w:pPr>
              <w:pStyle w:val="u5"/>
              <w:spacing w:before="24" w:after="24" w:line="200" w:lineRule="exact"/>
              <w:ind w:firstLineChars="1000" w:firstLine="2108"/>
              <w:rPr>
                <w:sz w:val="21"/>
              </w:rPr>
            </w:pPr>
            <w:r w:rsidRPr="0016783B">
              <w:rPr>
                <w:b/>
                <w:sz w:val="21"/>
              </w:rPr>
              <w:t>&lt;/restriction&gt;</w:t>
            </w:r>
          </w:p>
          <w:p w14:paraId="6102F766" w14:textId="77777777" w:rsidR="00CB7C0A" w:rsidRPr="00B727E1" w:rsidRDefault="00CB7C0A" w:rsidP="00214DFF">
            <w:pPr>
              <w:pStyle w:val="u5"/>
              <w:spacing w:before="24" w:after="24" w:line="200" w:lineRule="exact"/>
              <w:ind w:firstLineChars="800" w:firstLine="1680"/>
              <w:rPr>
                <w:sz w:val="21"/>
              </w:rPr>
            </w:pPr>
            <w:r w:rsidRPr="00B727E1">
              <w:rPr>
                <w:sz w:val="21"/>
              </w:rPr>
              <w:t>&lt;/simpleType&gt;</w:t>
            </w:r>
          </w:p>
          <w:p w14:paraId="49D9EAEE" w14:textId="77777777" w:rsidR="00CB7C0A" w:rsidRPr="00B727E1" w:rsidRDefault="00CB7C0A" w:rsidP="00214DFF">
            <w:pPr>
              <w:pStyle w:val="u5"/>
              <w:spacing w:before="24" w:after="24" w:line="200" w:lineRule="exact"/>
              <w:ind w:firstLineChars="600" w:firstLine="1260"/>
              <w:rPr>
                <w:sz w:val="21"/>
              </w:rPr>
            </w:pPr>
            <w:r w:rsidRPr="00B727E1">
              <w:rPr>
                <w:sz w:val="21"/>
              </w:rPr>
              <w:t>&lt;/element&gt;</w:t>
            </w:r>
          </w:p>
          <w:p w14:paraId="4816955C" w14:textId="77777777" w:rsidR="00CB7C0A" w:rsidRPr="00B727E1" w:rsidRDefault="00CB7C0A" w:rsidP="00214DFF">
            <w:pPr>
              <w:pStyle w:val="u5"/>
              <w:spacing w:before="24" w:after="24" w:line="200" w:lineRule="exact"/>
              <w:ind w:firstLineChars="400" w:firstLine="840"/>
              <w:rPr>
                <w:sz w:val="21"/>
              </w:rPr>
            </w:pPr>
            <w:r w:rsidRPr="00B727E1">
              <w:rPr>
                <w:sz w:val="21"/>
              </w:rPr>
              <w:t>&lt;/sequence&gt;</w:t>
            </w:r>
          </w:p>
          <w:p w14:paraId="256CCFA7" w14:textId="77777777" w:rsidR="00CB7C0A" w:rsidRPr="00B727E1" w:rsidRDefault="00CB7C0A" w:rsidP="00214DFF">
            <w:pPr>
              <w:pStyle w:val="u5"/>
              <w:spacing w:before="24" w:after="24" w:line="200" w:lineRule="exact"/>
              <w:ind w:firstLine="420"/>
              <w:rPr>
                <w:sz w:val="21"/>
              </w:rPr>
            </w:pPr>
            <w:r w:rsidRPr="00B727E1">
              <w:rPr>
                <w:sz w:val="21"/>
              </w:rPr>
              <w:t>&lt;/complexType&gt;</w:t>
            </w:r>
          </w:p>
          <w:p w14:paraId="5A66FC5A" w14:textId="77777777" w:rsidR="00CB7C0A" w:rsidRPr="0016783B" w:rsidRDefault="00CB7C0A" w:rsidP="00214DFF">
            <w:pPr>
              <w:pStyle w:val="u5"/>
              <w:spacing w:before="24" w:after="24" w:line="200" w:lineRule="exact"/>
              <w:ind w:firstLineChars="0" w:firstLine="0"/>
              <w:rPr>
                <w:sz w:val="21"/>
              </w:rPr>
            </w:pPr>
            <w:r w:rsidRPr="00B727E1">
              <w:rPr>
                <w:sz w:val="21"/>
              </w:rPr>
              <w:t>&lt;/element&gt;</w:t>
            </w:r>
          </w:p>
        </w:tc>
      </w:tr>
      <w:tr w:rsidR="00CB7C0A" w14:paraId="25FB99E6" w14:textId="77777777" w:rsidTr="006468AE">
        <w:trPr>
          <w:jc w:val="center"/>
        </w:trPr>
        <w:tc>
          <w:tcPr>
            <w:tcW w:w="6629" w:type="dxa"/>
          </w:tcPr>
          <w:p w14:paraId="672A07BA" w14:textId="77777777" w:rsidR="00CB7C0A" w:rsidRPr="0016783B" w:rsidRDefault="00CB7C0A" w:rsidP="00214DFF">
            <w:pPr>
              <w:pStyle w:val="u5"/>
              <w:spacing w:before="24" w:after="24" w:line="200" w:lineRule="exact"/>
              <w:ind w:firstLineChars="0" w:firstLine="0"/>
              <w:rPr>
                <w:sz w:val="21"/>
              </w:rPr>
            </w:pPr>
            <w:r w:rsidRPr="0016783B">
              <w:rPr>
                <w:sz w:val="21"/>
              </w:rPr>
              <w:t>&lt;element name="</w:t>
            </w:r>
            <w:r w:rsidRPr="00CB7C0A">
              <w:rPr>
                <w:b/>
                <w:sz w:val="21"/>
              </w:rPr>
              <w:t>feeCalculate</w:t>
            </w:r>
            <w:r w:rsidRPr="0016783B">
              <w:rPr>
                <w:sz w:val="21"/>
              </w:rPr>
              <w:t>"&gt;</w:t>
            </w:r>
          </w:p>
          <w:p w14:paraId="52775E7C" w14:textId="77777777" w:rsidR="00CB7C0A" w:rsidRPr="0016783B" w:rsidRDefault="00CB7C0A" w:rsidP="00214DFF">
            <w:pPr>
              <w:pStyle w:val="u5"/>
              <w:spacing w:before="24" w:after="24" w:line="200" w:lineRule="exact"/>
              <w:ind w:firstLine="420"/>
              <w:rPr>
                <w:sz w:val="21"/>
              </w:rPr>
            </w:pPr>
            <w:r w:rsidRPr="0016783B">
              <w:rPr>
                <w:sz w:val="21"/>
              </w:rPr>
              <w:t>&lt;complexType&gt;</w:t>
            </w:r>
          </w:p>
          <w:p w14:paraId="487094D0"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14:paraId="2209BA45" w14:textId="77777777"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License</w:t>
            </w:r>
            <w:r w:rsidRPr="0016783B">
              <w:rPr>
                <w:sz w:val="21"/>
              </w:rPr>
              <w:t>"&gt;</w:t>
            </w:r>
          </w:p>
          <w:p w14:paraId="6A3BA036" w14:textId="77777777"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14:paraId="0C7E2BD6" w14:textId="77777777"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base="string"&gt;</w:t>
            </w:r>
          </w:p>
          <w:p w14:paraId="5F6459A7" w14:textId="77777777"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&lt;pattern value="[B][J][A-Y][0-9]{5}"/&gt;</w:t>
            </w:r>
          </w:p>
          <w:p w14:paraId="27D03C41" w14:textId="77777777"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14:paraId="7AA44241" w14:textId="77777777"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14:paraId="0A8EC41B" w14:textId="77777777"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&lt;/element&gt;</w:t>
            </w:r>
          </w:p>
          <w:p w14:paraId="22060977" w14:textId="77777777" w:rsidR="00CB7C0A" w:rsidRPr="0016783B" w:rsidRDefault="00CB7C0A" w:rsidP="00214DFF">
            <w:pPr>
              <w:pStyle w:val="u5"/>
              <w:spacing w:before="24" w:after="24" w:line="200" w:lineRule="exact"/>
              <w:ind w:firstLine="420"/>
              <w:rPr>
                <w:sz w:val="21"/>
              </w:rPr>
            </w:pPr>
            <w:r>
              <w:rPr>
                <w:sz w:val="21"/>
              </w:rPr>
              <w:tab/>
            </w:r>
            <w:r>
              <w:rPr>
                <w:sz w:val="21"/>
              </w:rPr>
              <w:tab/>
            </w:r>
            <w:r w:rsidRPr="0016783B">
              <w:rPr>
                <w:sz w:val="21"/>
              </w:rPr>
              <w:t>&lt;element name="</w:t>
            </w:r>
            <w:r w:rsidRPr="00CB7C0A">
              <w:rPr>
                <w:b/>
                <w:sz w:val="21"/>
              </w:rPr>
              <w:t>type</w:t>
            </w:r>
            <w:r w:rsidRPr="0016783B">
              <w:rPr>
                <w:sz w:val="21"/>
              </w:rPr>
              <w:t>"&gt;</w:t>
            </w:r>
          </w:p>
          <w:p w14:paraId="5CA5E2E9" w14:textId="77777777" w:rsidR="00CB7C0A" w:rsidRPr="0016783B" w:rsidRDefault="00CB7C0A" w:rsidP="00214DFF">
            <w:pPr>
              <w:pStyle w:val="u5"/>
              <w:spacing w:before="24" w:after="24" w:line="200" w:lineRule="exact"/>
              <w:ind w:firstLine="420"/>
              <w:rPr>
                <w:sz w:val="21"/>
              </w:rPr>
            </w:pPr>
            <w:r>
              <w:rPr>
                <w:sz w:val="21"/>
              </w:rPr>
              <w:tab/>
            </w:r>
            <w:r>
              <w:rPr>
                <w:sz w:val="21"/>
              </w:rPr>
              <w:tab/>
            </w:r>
            <w:r>
              <w:rPr>
                <w:sz w:val="21"/>
              </w:rPr>
              <w:tab/>
            </w:r>
            <w:r w:rsidRPr="0016783B">
              <w:rPr>
                <w:sz w:val="21"/>
              </w:rPr>
              <w:t>&lt;simpleType&gt;</w:t>
            </w:r>
          </w:p>
          <w:p w14:paraId="62FEE5D3" w14:textId="77777777" w:rsidR="00CB7C0A" w:rsidRPr="00CB7C0A" w:rsidRDefault="00CB7C0A" w:rsidP="00214DFF">
            <w:pPr>
              <w:pStyle w:val="u5"/>
              <w:spacing w:before="24" w:after="24" w:line="200" w:lineRule="exact"/>
              <w:ind w:firstLine="420"/>
              <w:rPr>
                <w:b/>
                <w:sz w:val="21"/>
              </w:rPr>
            </w:pPr>
            <w:r>
              <w:rPr>
                <w:sz w:val="21"/>
              </w:rPr>
              <w:tab/>
            </w:r>
            <w:r>
              <w:rPr>
                <w:sz w:val="21"/>
              </w:rPr>
              <w:tab/>
            </w:r>
            <w:r>
              <w:rPr>
                <w:sz w:val="21"/>
              </w:rPr>
              <w:tab/>
            </w:r>
            <w:r>
              <w:rPr>
                <w:sz w:val="21"/>
              </w:rPr>
              <w:tab/>
            </w:r>
            <w:r w:rsidRPr="00CB7C0A">
              <w:rPr>
                <w:b/>
                <w:sz w:val="21"/>
              </w:rPr>
              <w:t>&lt;restriction base="int"&gt;</w:t>
            </w:r>
          </w:p>
          <w:p w14:paraId="67C3C00B" w14:textId="77777777"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value="0"/&gt;</w:t>
            </w:r>
          </w:p>
          <w:p w14:paraId="5BAB5184" w14:textId="77777777"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value="1"/&gt;</w:t>
            </w:r>
          </w:p>
          <w:p w14:paraId="566327E4" w14:textId="77777777"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&lt;enumeration value="2"/&gt;</w:t>
            </w:r>
          </w:p>
          <w:p w14:paraId="34FE4818" w14:textId="77777777"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14:paraId="1A209AA3"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14:paraId="6FD9117D"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14:paraId="7580E40A"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timeout</w:t>
            </w:r>
            <w:r w:rsidRPr="0016783B">
              <w:rPr>
                <w:sz w:val="21"/>
              </w:rPr>
              <w:t>"&gt;</w:t>
            </w:r>
          </w:p>
          <w:p w14:paraId="6CB948BE"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14:paraId="1B289DA2" w14:textId="77777777" w:rsidR="00CB7C0A" w:rsidRPr="00CB7C0A" w:rsidRDefault="00CB7C0A" w:rsidP="00214DFF">
            <w:pPr>
              <w:pStyle w:val="u5"/>
              <w:spacing w:before="24" w:after="24" w:line="200" w:lineRule="exact"/>
              <w:ind w:firstLine="420"/>
              <w:rPr>
                <w:b/>
                <w:sz w:val="21"/>
              </w:rPr>
            </w:pPr>
            <w:r>
              <w:rPr>
                <w:sz w:val="21"/>
              </w:rPr>
              <w:tab/>
            </w:r>
            <w:r w:rsidRPr="0016783B">
              <w:rPr>
                <w:sz w:val="21"/>
              </w:rPr>
              <w:tab/>
            </w:r>
            <w:r w:rsidRPr="0016783B">
              <w:rPr>
                <w:sz w:val="21"/>
              </w:rPr>
              <w:tab/>
            </w:r>
            <w:r w:rsidRPr="0016783B">
              <w:rPr>
                <w:sz w:val="21"/>
              </w:rPr>
              <w:tab/>
            </w:r>
            <w:r w:rsidRPr="00CB7C0A">
              <w:rPr>
                <w:b/>
                <w:sz w:val="21"/>
              </w:rPr>
              <w:t>&lt;restriction base="int"&gt;</w:t>
            </w:r>
          </w:p>
          <w:p w14:paraId="00340607" w14:textId="77777777"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&lt;minInclusive value="0"/&gt;</w:t>
            </w:r>
          </w:p>
          <w:p w14:paraId="66D7FA88" w14:textId="77777777" w:rsidR="00CB7C0A" w:rsidRPr="00CB7C0A" w:rsidRDefault="00CB7C0A" w:rsidP="00214DFF">
            <w:pPr>
              <w:pStyle w:val="u5"/>
              <w:spacing w:before="24" w:after="24" w:line="200" w:lineRule="exact"/>
              <w:ind w:firstLine="422"/>
              <w:rPr>
                <w:b/>
                <w:sz w:val="21"/>
              </w:rPr>
            </w:pPr>
            <w:r w:rsidRPr="00CB7C0A">
              <w:rPr>
                <w:b/>
                <w:sz w:val="21"/>
              </w:rPr>
              <w:tab/>
            </w:r>
            <w:r w:rsidRPr="00CB7C0A">
              <w:rPr>
                <w:b/>
                <w:sz w:val="21"/>
              </w:rPr>
              <w:tab/>
            </w:r>
            <w:r w:rsidRPr="00CB7C0A">
              <w:rPr>
                <w:b/>
                <w:sz w:val="21"/>
              </w:rPr>
              <w:tab/>
            </w:r>
            <w:r w:rsidRPr="00CB7C0A">
              <w:rPr>
                <w:b/>
                <w:sz w:val="21"/>
              </w:rPr>
              <w:tab/>
            </w:r>
            <w:r w:rsidRPr="00CB7C0A">
              <w:rPr>
                <w:b/>
                <w:sz w:val="21"/>
              </w:rPr>
              <w:tab/>
              <w:t>&lt;maxInclusive value="24"/&gt;</w:t>
            </w:r>
          </w:p>
          <w:p w14:paraId="06B311E5" w14:textId="77777777" w:rsidR="00CB7C0A" w:rsidRPr="0016783B" w:rsidRDefault="00CB7C0A" w:rsidP="00214DFF">
            <w:pPr>
              <w:pStyle w:val="u5"/>
              <w:spacing w:before="24" w:after="24" w:line="200" w:lineRule="exact"/>
              <w:ind w:firstLine="422"/>
              <w:rPr>
                <w:sz w:val="21"/>
              </w:rPr>
            </w:pPr>
            <w:r w:rsidRPr="00CB7C0A">
              <w:rPr>
                <w:b/>
                <w:sz w:val="21"/>
              </w:rPr>
              <w:tab/>
            </w:r>
            <w:r w:rsidRPr="00CB7C0A">
              <w:rPr>
                <w:b/>
                <w:sz w:val="21"/>
              </w:rPr>
              <w:tab/>
            </w:r>
            <w:r w:rsidRPr="00CB7C0A">
              <w:rPr>
                <w:b/>
                <w:sz w:val="21"/>
              </w:rPr>
              <w:tab/>
            </w:r>
            <w:r w:rsidRPr="00CB7C0A">
              <w:rPr>
                <w:b/>
                <w:sz w:val="21"/>
              </w:rPr>
              <w:tab/>
              <w:t>&lt;/restriction&gt;</w:t>
            </w:r>
          </w:p>
          <w:p w14:paraId="1EC241EE"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r>
            <w:r w:rsidRPr="0016783B">
              <w:rPr>
                <w:sz w:val="21"/>
              </w:rPr>
              <w:tab/>
              <w:t>&lt;/simpleType&gt;</w:t>
            </w:r>
          </w:p>
          <w:p w14:paraId="1D6802BB"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t>&lt;/element&gt;</w:t>
            </w:r>
          </w:p>
          <w:p w14:paraId="3A3D8D69"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dayOfWeek</w:t>
            </w:r>
            <w:r w:rsidRPr="0016783B">
              <w:rPr>
                <w:sz w:val="21"/>
              </w:rPr>
              <w:t>" type="</w:t>
            </w:r>
            <w:r w:rsidRPr="00CB7C0A">
              <w:rPr>
                <w:b/>
                <w:sz w:val="21"/>
              </w:rPr>
              <w:t>xsd:boolean</w:t>
            </w:r>
            <w:r w:rsidRPr="0016783B">
              <w:rPr>
                <w:sz w:val="21"/>
              </w:rPr>
              <w:t>"/&gt;</w:t>
            </w:r>
          </w:p>
          <w:p w14:paraId="6666C7F0"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ab/>
              <w:t>&lt;element name="</w:t>
            </w:r>
            <w:r w:rsidRPr="00CB7C0A">
              <w:rPr>
                <w:b/>
                <w:sz w:val="21"/>
              </w:rPr>
              <w:t>discountCoupon</w:t>
            </w:r>
            <w:r w:rsidRPr="0016783B">
              <w:rPr>
                <w:sz w:val="21"/>
              </w:rPr>
              <w:t>" type="</w:t>
            </w:r>
            <w:r w:rsidRPr="00CB7C0A">
              <w:rPr>
                <w:b/>
                <w:sz w:val="21"/>
              </w:rPr>
              <w:t>xsd:boolean</w:t>
            </w:r>
            <w:r w:rsidRPr="0016783B">
              <w:rPr>
                <w:sz w:val="21"/>
              </w:rPr>
              <w:t>"/&gt;</w:t>
            </w:r>
          </w:p>
          <w:p w14:paraId="10113761" w14:textId="77777777" w:rsidR="00CB7C0A" w:rsidRPr="0016783B" w:rsidRDefault="00CB7C0A" w:rsidP="00214DFF">
            <w:pPr>
              <w:pStyle w:val="u5"/>
              <w:spacing w:before="24" w:after="24" w:line="200" w:lineRule="exact"/>
              <w:ind w:firstLine="420"/>
              <w:rPr>
                <w:sz w:val="21"/>
              </w:rPr>
            </w:pPr>
            <w:r>
              <w:rPr>
                <w:sz w:val="21"/>
              </w:rPr>
              <w:tab/>
            </w:r>
            <w:r w:rsidRPr="0016783B">
              <w:rPr>
                <w:sz w:val="21"/>
              </w:rPr>
              <w:t>&lt;/sequence&gt;</w:t>
            </w:r>
          </w:p>
          <w:p w14:paraId="7F863B02" w14:textId="77777777" w:rsidR="00CB7C0A" w:rsidRPr="0016783B" w:rsidRDefault="00CB7C0A" w:rsidP="00214DFF">
            <w:pPr>
              <w:pStyle w:val="u5"/>
              <w:spacing w:before="24" w:after="24" w:line="200" w:lineRule="exact"/>
              <w:ind w:firstLine="420"/>
              <w:rPr>
                <w:sz w:val="21"/>
              </w:rPr>
            </w:pPr>
            <w:r w:rsidRPr="0016783B">
              <w:rPr>
                <w:sz w:val="21"/>
              </w:rPr>
              <w:t>&lt;/complexType&gt;</w:t>
            </w:r>
          </w:p>
          <w:p w14:paraId="5B92B376" w14:textId="77777777" w:rsidR="00CB7C0A" w:rsidRPr="00B727E1" w:rsidRDefault="00CB7C0A" w:rsidP="00214DFF">
            <w:pPr>
              <w:pStyle w:val="u5"/>
              <w:spacing w:before="24" w:after="24" w:line="200" w:lineRule="exact"/>
              <w:ind w:firstLineChars="0" w:firstLine="0"/>
              <w:rPr>
                <w:sz w:val="21"/>
              </w:rPr>
            </w:pPr>
            <w:r w:rsidRPr="0016783B">
              <w:rPr>
                <w:sz w:val="21"/>
              </w:rPr>
              <w:t>&lt;/element&gt;</w:t>
            </w:r>
          </w:p>
        </w:tc>
      </w:tr>
    </w:tbl>
    <w:p w14:paraId="404BD2D6" w14:textId="77777777" w:rsidR="00CB7C0A" w:rsidRPr="00CD26AD" w:rsidRDefault="00614B52" w:rsidP="00CD26AD">
      <w:pPr>
        <w:pStyle w:val="ub"/>
        <w:spacing w:before="120" w:after="360"/>
        <w:rPr>
          <w:b w:val="0"/>
        </w:rPr>
      </w:pPr>
      <w:r w:rsidRPr="001779F2">
        <w:rPr>
          <w:rFonts w:hint="eastAsia"/>
          <w:b w:val="0"/>
        </w:rPr>
        <w:t xml:space="preserve">a) </w:t>
      </w:r>
      <w:r w:rsidR="001779F2" w:rsidRPr="001779F2">
        <w:rPr>
          <w:rFonts w:hint="eastAsia"/>
          <w:b w:val="0"/>
        </w:rPr>
        <w:t>停车计费服务入库及出库计费操作</w:t>
      </w:r>
      <w:r w:rsidR="001779F2">
        <w:rPr>
          <w:rFonts w:hint="eastAsia"/>
          <w:b w:val="0"/>
        </w:rPr>
        <w:t>参数</w:t>
      </w:r>
      <w:r w:rsidR="001779F2">
        <w:rPr>
          <w:b w:val="0"/>
        </w:rPr>
        <w:t>范围约束</w:t>
      </w:r>
    </w:p>
    <w:tbl>
      <w:tblPr>
        <w:tblStyle w:val="afff1"/>
        <w:tblW w:w="0" w:type="auto"/>
        <w:jc w:val="center"/>
        <w:tblLook w:val="04A0" w:firstRow="1" w:lastRow="0" w:firstColumn="1" w:lastColumn="0" w:noHBand="0" w:noVBand="1"/>
      </w:tblPr>
      <w:tblGrid>
        <w:gridCol w:w="8153"/>
      </w:tblGrid>
      <w:tr w:rsidR="0037411E" w14:paraId="24987F22" w14:textId="77777777" w:rsidTr="0016783B">
        <w:trPr>
          <w:jc w:val="center"/>
        </w:trPr>
        <w:tc>
          <w:tcPr>
            <w:tcW w:w="8128" w:type="dxa"/>
          </w:tcPr>
          <w:p w14:paraId="37E4441E" w14:textId="77777777" w:rsidR="00E70BD9" w:rsidRPr="00E70BD9" w:rsidRDefault="00E70BD9" w:rsidP="00CB7C0A">
            <w:pPr>
              <w:pStyle w:val="u5"/>
              <w:spacing w:before="24" w:after="24" w:line="200" w:lineRule="exact"/>
              <w:ind w:firstLineChars="0" w:firstLine="0"/>
              <w:jc w:val="left"/>
              <w:rPr>
                <w:sz w:val="21"/>
              </w:rPr>
            </w:pPr>
            <w:r w:rsidRPr="00E70BD9">
              <w:rPr>
                <w:sz w:val="21"/>
              </w:rPr>
              <w:lastRenderedPageBreak/>
              <w:t>&lt;wsdl:definitions...&gt;</w:t>
            </w:r>
          </w:p>
          <w:p w14:paraId="4B160DB6" w14:textId="77777777" w:rsidR="00E70BD9" w:rsidRPr="00807B39" w:rsidRDefault="00E70BD9" w:rsidP="00CB7C0A">
            <w:pPr>
              <w:pStyle w:val="u5"/>
              <w:spacing w:before="24" w:after="24" w:line="200" w:lineRule="exact"/>
              <w:ind w:firstLine="422"/>
              <w:jc w:val="left"/>
              <w:rPr>
                <w:b/>
                <w:sz w:val="21"/>
              </w:rPr>
            </w:pPr>
            <w:r w:rsidRPr="00807B39">
              <w:rPr>
                <w:b/>
                <w:sz w:val="21"/>
              </w:rPr>
              <w:t>&lt;wsdl:types&gt;...&lt;/wsdl:types&gt;</w:t>
            </w:r>
          </w:p>
          <w:p w14:paraId="2818DEA7" w14:textId="77777777" w:rsidR="00E70BD9" w:rsidRPr="00E70BD9" w:rsidRDefault="00E70BD9" w:rsidP="00CB7C0A">
            <w:pPr>
              <w:pStyle w:val="u5"/>
              <w:spacing w:before="24" w:after="24" w:line="200" w:lineRule="exact"/>
              <w:ind w:firstLine="420"/>
              <w:jc w:val="left"/>
              <w:rPr>
                <w:sz w:val="21"/>
              </w:rPr>
            </w:pPr>
            <w:r w:rsidRPr="00E70BD9">
              <w:rPr>
                <w:sz w:val="21"/>
              </w:rPr>
              <w:t>&lt;wsdl:message name="feeCalculateRequest"&gt;...&lt;/wsdl:message&gt;</w:t>
            </w:r>
          </w:p>
          <w:p w14:paraId="5D2276D8" w14:textId="77777777" w:rsidR="00E70BD9" w:rsidRPr="00E70BD9" w:rsidRDefault="00E70BD9" w:rsidP="00CB7C0A">
            <w:pPr>
              <w:pStyle w:val="u5"/>
              <w:spacing w:before="24" w:after="24" w:line="200" w:lineRule="exact"/>
              <w:ind w:firstLine="420"/>
              <w:jc w:val="left"/>
              <w:rPr>
                <w:sz w:val="21"/>
              </w:rPr>
            </w:pPr>
            <w:r w:rsidRPr="00E70BD9">
              <w:rPr>
                <w:sz w:val="21"/>
              </w:rPr>
              <w:t>&lt;wsdl:message name="loginRequest"&gt;...&lt;/wsdl:message&gt;</w:t>
            </w:r>
          </w:p>
          <w:p w14:paraId="0E3635EE" w14:textId="77777777" w:rsidR="00E70BD9" w:rsidRPr="00E70BD9" w:rsidRDefault="00E70BD9" w:rsidP="00CB7C0A">
            <w:pPr>
              <w:pStyle w:val="u5"/>
              <w:spacing w:before="24" w:after="24" w:line="200" w:lineRule="exact"/>
              <w:ind w:firstLine="420"/>
              <w:jc w:val="left"/>
              <w:rPr>
                <w:sz w:val="21"/>
              </w:rPr>
            </w:pPr>
            <w:r w:rsidRPr="00E70BD9">
              <w:rPr>
                <w:sz w:val="21"/>
              </w:rPr>
              <w:t>&lt;wsdl:message name="feeCalculateResponse"&gt;...&lt;/wsdl:message&gt;</w:t>
            </w:r>
          </w:p>
          <w:p w14:paraId="50BFAFCB" w14:textId="77777777" w:rsidR="00E70BD9" w:rsidRPr="00E70BD9" w:rsidRDefault="00E70BD9" w:rsidP="00CB7C0A">
            <w:pPr>
              <w:pStyle w:val="u5"/>
              <w:spacing w:before="24" w:after="24" w:line="200" w:lineRule="exact"/>
              <w:ind w:firstLine="420"/>
              <w:jc w:val="left"/>
              <w:rPr>
                <w:sz w:val="21"/>
              </w:rPr>
            </w:pPr>
            <w:r w:rsidRPr="00E70BD9">
              <w:rPr>
                <w:sz w:val="21"/>
              </w:rPr>
              <w:t>&lt;wsdl:message name="loginResponse"&gt;...&lt;/wsdl:message&gt;</w:t>
            </w:r>
          </w:p>
          <w:p w14:paraId="64C7F1C2" w14:textId="77777777" w:rsidR="00E70BD9" w:rsidRPr="00E70BD9" w:rsidRDefault="00E70BD9" w:rsidP="00CB7C0A">
            <w:pPr>
              <w:pStyle w:val="u5"/>
              <w:spacing w:before="24" w:after="24" w:line="200" w:lineRule="exact"/>
              <w:ind w:firstLine="420"/>
              <w:jc w:val="left"/>
              <w:rPr>
                <w:sz w:val="21"/>
              </w:rPr>
            </w:pPr>
            <w:r w:rsidRPr="00E70BD9">
              <w:rPr>
                <w:sz w:val="21"/>
              </w:rPr>
              <w:t>&lt;wsdl:portType name="ParkingFeeCalculator"&gt;</w:t>
            </w:r>
          </w:p>
          <w:p w14:paraId="659298B5" w14:textId="77777777"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login</w:t>
            </w:r>
            <w:r w:rsidRPr="00E70BD9">
              <w:rPr>
                <w:sz w:val="21"/>
              </w:rPr>
              <w:t>"&gt;</w:t>
            </w:r>
          </w:p>
          <w:p w14:paraId="43F953E9" w14:textId="77777777"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14:paraId="4F14EAA9" w14:textId="77777777"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{"paraRelation":[],"ipRegion":"","invokeOp":[],"preOp":"","Iteration":"false"}</w:t>
            </w:r>
          </w:p>
          <w:p w14:paraId="707B2723" w14:textId="77777777"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14:paraId="3F997070" w14:textId="77777777" w:rsidR="00E70BD9" w:rsidRPr="00E70BD9" w:rsidRDefault="00E70BD9" w:rsidP="00CB7C0A">
            <w:pPr>
              <w:pStyle w:val="u5"/>
              <w:spacing w:before="24" w:after="24" w:line="200" w:lineRule="exact"/>
              <w:ind w:firstLineChars="600" w:firstLine="1260"/>
              <w:jc w:val="left"/>
              <w:rPr>
                <w:sz w:val="21"/>
              </w:rPr>
            </w:pPr>
            <w:r w:rsidRPr="00E70BD9">
              <w:rPr>
                <w:sz w:val="21"/>
              </w:rPr>
              <w:t>&lt;wsdl:input name="loginRequest" message="impl:loginRequest"&gt;&lt;/wsdl:input&gt;</w:t>
            </w:r>
          </w:p>
          <w:p w14:paraId="7C7B42F0" w14:textId="77777777"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name="loginResponse" message="impl:loginResponse"&gt;&lt;/wsdl:output&gt;</w:t>
            </w:r>
          </w:p>
          <w:p w14:paraId="1FC3F19E" w14:textId="77777777"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14:paraId="3B18FAC3" w14:textId="77777777" w:rsidR="00E70BD9" w:rsidRPr="00E70BD9" w:rsidRDefault="00E70BD9" w:rsidP="00CB7C0A">
            <w:pPr>
              <w:pStyle w:val="u5"/>
              <w:spacing w:before="24" w:after="24" w:line="200" w:lineRule="exact"/>
              <w:ind w:firstLineChars="400" w:firstLine="840"/>
              <w:jc w:val="left"/>
              <w:rPr>
                <w:sz w:val="21"/>
              </w:rPr>
            </w:pPr>
            <w:r w:rsidRPr="00E70BD9">
              <w:rPr>
                <w:sz w:val="21"/>
              </w:rPr>
              <w:t>&lt;wsdl:operation name="</w:t>
            </w:r>
            <w:r w:rsidRPr="00F94E04">
              <w:rPr>
                <w:b/>
                <w:sz w:val="21"/>
              </w:rPr>
              <w:t>feeCalculate</w:t>
            </w:r>
            <w:r w:rsidRPr="00E70BD9">
              <w:rPr>
                <w:sz w:val="21"/>
              </w:rPr>
              <w:t>"&gt;</w:t>
            </w:r>
          </w:p>
          <w:p w14:paraId="4858E5CD" w14:textId="77777777" w:rsidR="00E70BD9" w:rsidRPr="00E70BD9" w:rsidRDefault="00E70BD9" w:rsidP="00CB7C0A">
            <w:pPr>
              <w:pStyle w:val="u5"/>
              <w:spacing w:before="24" w:after="24" w:line="200" w:lineRule="exact"/>
              <w:ind w:firstLineChars="600" w:firstLine="1265"/>
              <w:jc w:val="left"/>
              <w:rPr>
                <w:b/>
                <w:sz w:val="21"/>
              </w:rPr>
            </w:pPr>
            <w:r w:rsidRPr="00E70BD9">
              <w:rPr>
                <w:b/>
                <w:sz w:val="21"/>
              </w:rPr>
              <w:t>&lt;wsdl:documentation&gt;</w:t>
            </w:r>
          </w:p>
          <w:p w14:paraId="1574D6F2" w14:textId="77777777" w:rsidR="00E70BD9" w:rsidRPr="00E70BD9" w:rsidRDefault="00E70BD9" w:rsidP="00CB7C0A">
            <w:pPr>
              <w:pStyle w:val="u5"/>
              <w:spacing w:before="24" w:after="24" w:line="200" w:lineRule="exact"/>
              <w:ind w:firstLineChars="600" w:firstLine="1265"/>
              <w:jc w:val="left"/>
              <w:rPr>
                <w:b/>
                <w:sz w:val="21"/>
              </w:rPr>
            </w:pPr>
            <w:r w:rsidRPr="00E70BD9">
              <w:rPr>
                <w:b/>
                <w:sz w:val="21"/>
              </w:rPr>
              <w:t>{"paraRelation":["feeCalculate.License = login.License","feeCalculate.timeout &gt;= login.loginTime"],"ipRegion":"","invokeOp":[],"preOp":"((login)(loginResponse_succ)(feeCalculate)(feeCalculateResponse_succ))*(login)(loginResponse_succ)","Iteration":"false"}</w:t>
            </w:r>
          </w:p>
          <w:p w14:paraId="3E66C3DA" w14:textId="77777777" w:rsidR="00E70BD9" w:rsidRPr="00E70BD9" w:rsidRDefault="00E70BD9" w:rsidP="00CB7C0A">
            <w:pPr>
              <w:pStyle w:val="u5"/>
              <w:spacing w:before="24" w:after="24" w:line="200" w:lineRule="exact"/>
              <w:ind w:firstLineChars="600" w:firstLine="1265"/>
              <w:jc w:val="left"/>
              <w:rPr>
                <w:sz w:val="21"/>
              </w:rPr>
            </w:pPr>
            <w:r w:rsidRPr="00E70BD9">
              <w:rPr>
                <w:b/>
                <w:sz w:val="21"/>
              </w:rPr>
              <w:t>&lt;/wsdl:documentation&gt;</w:t>
            </w:r>
          </w:p>
          <w:p w14:paraId="0774560B" w14:textId="77777777" w:rsidR="00E70BD9" w:rsidRPr="00E70BD9" w:rsidRDefault="00E70BD9" w:rsidP="00CB7C0A">
            <w:pPr>
              <w:pStyle w:val="u5"/>
              <w:spacing w:before="24" w:after="24" w:line="200" w:lineRule="exact"/>
              <w:ind w:firstLineChars="600" w:firstLine="1260"/>
              <w:jc w:val="left"/>
              <w:rPr>
                <w:sz w:val="21"/>
              </w:rPr>
            </w:pPr>
            <w:r w:rsidRPr="00E70BD9">
              <w:rPr>
                <w:sz w:val="21"/>
              </w:rPr>
              <w:t>&lt;wsdl:input name="feeCalculateRequest" message="impl:feeCalculateRequest"&gt;&lt;/wsdl:input&gt;</w:t>
            </w:r>
          </w:p>
          <w:p w14:paraId="1515A14A" w14:textId="77777777" w:rsidR="00E70BD9" w:rsidRPr="00E70BD9" w:rsidRDefault="00E70BD9" w:rsidP="00CB7C0A">
            <w:pPr>
              <w:pStyle w:val="u5"/>
              <w:spacing w:before="24" w:after="24" w:line="200" w:lineRule="exact"/>
              <w:ind w:firstLineChars="600" w:firstLine="1260"/>
              <w:jc w:val="left"/>
              <w:rPr>
                <w:sz w:val="21"/>
              </w:rPr>
            </w:pPr>
            <w:r w:rsidRPr="00E70BD9">
              <w:rPr>
                <w:sz w:val="21"/>
              </w:rPr>
              <w:t>&lt;wsdl:output name="feeCalculateResponse" message="impl:feeCalculateResponse"&gt;&lt;/wsdl:output&gt;</w:t>
            </w:r>
          </w:p>
          <w:p w14:paraId="79D95DAF" w14:textId="77777777" w:rsidR="00E70BD9" w:rsidRPr="00E70BD9" w:rsidRDefault="00E70BD9" w:rsidP="00CB7C0A">
            <w:pPr>
              <w:pStyle w:val="u5"/>
              <w:spacing w:before="24" w:after="24" w:line="200" w:lineRule="exact"/>
              <w:ind w:firstLineChars="400" w:firstLine="840"/>
              <w:jc w:val="left"/>
              <w:rPr>
                <w:sz w:val="21"/>
              </w:rPr>
            </w:pPr>
            <w:r w:rsidRPr="00E70BD9">
              <w:rPr>
                <w:sz w:val="21"/>
              </w:rPr>
              <w:t>&lt;/wsdl:operation&gt;</w:t>
            </w:r>
          </w:p>
          <w:p w14:paraId="22EBFF8F" w14:textId="77777777" w:rsidR="00E70BD9" w:rsidRPr="00E70BD9" w:rsidRDefault="00E70BD9" w:rsidP="00CB7C0A">
            <w:pPr>
              <w:pStyle w:val="u5"/>
              <w:spacing w:before="24" w:after="24" w:line="200" w:lineRule="exact"/>
              <w:ind w:firstLine="420"/>
              <w:jc w:val="left"/>
              <w:rPr>
                <w:sz w:val="21"/>
              </w:rPr>
            </w:pPr>
            <w:r w:rsidRPr="00E70BD9">
              <w:rPr>
                <w:sz w:val="21"/>
              </w:rPr>
              <w:t>&lt;/wsdl:portType&gt;</w:t>
            </w:r>
          </w:p>
          <w:p w14:paraId="52B7C386" w14:textId="77777777" w:rsidR="00E70BD9" w:rsidRPr="00E70BD9" w:rsidRDefault="00E70BD9" w:rsidP="00CB7C0A">
            <w:pPr>
              <w:pStyle w:val="u5"/>
              <w:spacing w:before="24" w:after="24" w:line="200" w:lineRule="exact"/>
              <w:ind w:firstLine="420"/>
              <w:jc w:val="left"/>
              <w:rPr>
                <w:sz w:val="21"/>
              </w:rPr>
            </w:pPr>
            <w:r w:rsidRPr="00E70BD9">
              <w:rPr>
                <w:sz w:val="21"/>
              </w:rPr>
              <w:t>&lt;wsdl:binding name="ParkingFeeCalculatorSoapBinding" type="impl:ParkingFeeCalculator"&gt;...&lt;/wsdl:binding&gt;</w:t>
            </w:r>
          </w:p>
          <w:p w14:paraId="6ED4DCD2" w14:textId="77777777" w:rsidR="00E70BD9" w:rsidRPr="00E70BD9" w:rsidRDefault="00E70BD9" w:rsidP="00CB7C0A">
            <w:pPr>
              <w:pStyle w:val="u5"/>
              <w:spacing w:before="24" w:after="24" w:line="200" w:lineRule="exact"/>
              <w:ind w:firstLine="420"/>
              <w:jc w:val="left"/>
              <w:rPr>
                <w:sz w:val="21"/>
              </w:rPr>
            </w:pPr>
            <w:r w:rsidRPr="00E70BD9">
              <w:rPr>
                <w:sz w:val="21"/>
              </w:rPr>
              <w:t>&lt;wsdl:service name="ParkingFeeCalculator"&gt;</w:t>
            </w:r>
          </w:p>
          <w:p w14:paraId="772848C4" w14:textId="77777777" w:rsidR="00E70BD9" w:rsidRPr="00E70BD9" w:rsidRDefault="00E70BD9" w:rsidP="00CB7C0A">
            <w:pPr>
              <w:pStyle w:val="u5"/>
              <w:spacing w:before="24" w:after="24" w:line="200" w:lineRule="exact"/>
              <w:ind w:firstLineChars="400" w:firstLine="843"/>
              <w:jc w:val="left"/>
              <w:rPr>
                <w:b/>
                <w:sz w:val="21"/>
              </w:rPr>
            </w:pPr>
            <w:r w:rsidRPr="00E70BD9">
              <w:rPr>
                <w:b/>
                <w:sz w:val="21"/>
              </w:rPr>
              <w:t>&lt;wsdl:documentation&gt;{"eTime":"2018-01-31"}&lt;/wsdl:documentation&gt;</w:t>
            </w:r>
          </w:p>
          <w:p w14:paraId="5F7C775F" w14:textId="77777777" w:rsidR="00E70BD9" w:rsidRPr="00E70BD9" w:rsidRDefault="00E70BD9" w:rsidP="00CB7C0A">
            <w:pPr>
              <w:pStyle w:val="u5"/>
              <w:spacing w:before="24" w:after="24" w:line="200" w:lineRule="exact"/>
              <w:ind w:firstLineChars="400" w:firstLine="840"/>
              <w:jc w:val="left"/>
              <w:rPr>
                <w:sz w:val="21"/>
              </w:rPr>
            </w:pPr>
            <w:r w:rsidRPr="00E70BD9">
              <w:rPr>
                <w:sz w:val="21"/>
              </w:rPr>
              <w:t>&lt;wsdl:port name="ParkingFeeCalculator" binding="impl:ParkingFeeCalculatorSoapBinding"&gt;...&lt;/wsdl:port&gt;</w:t>
            </w:r>
          </w:p>
          <w:p w14:paraId="44FC4E34" w14:textId="77777777" w:rsidR="00E70BD9" w:rsidRPr="00E70BD9" w:rsidRDefault="00E70BD9" w:rsidP="00CB7C0A">
            <w:pPr>
              <w:pStyle w:val="u5"/>
              <w:spacing w:before="24" w:after="24" w:line="200" w:lineRule="exact"/>
              <w:ind w:firstLine="420"/>
              <w:jc w:val="left"/>
              <w:rPr>
                <w:sz w:val="21"/>
              </w:rPr>
            </w:pPr>
            <w:r w:rsidRPr="00E70BD9">
              <w:rPr>
                <w:sz w:val="21"/>
              </w:rPr>
              <w:t>&lt;/wsdl:service&gt;</w:t>
            </w:r>
          </w:p>
          <w:p w14:paraId="1E5100CD" w14:textId="77777777" w:rsidR="0037411E" w:rsidRPr="00E70BD9" w:rsidRDefault="00E70BD9" w:rsidP="00CB7C0A">
            <w:pPr>
              <w:pStyle w:val="u5"/>
              <w:spacing w:before="24" w:after="24" w:line="200" w:lineRule="exact"/>
              <w:ind w:firstLineChars="0" w:firstLine="0"/>
              <w:jc w:val="left"/>
              <w:rPr>
                <w:sz w:val="21"/>
              </w:rPr>
            </w:pPr>
            <w:r w:rsidRPr="00E70BD9">
              <w:rPr>
                <w:sz w:val="21"/>
              </w:rPr>
              <w:t>&lt;/wsdl:definitions&gt;</w:t>
            </w:r>
          </w:p>
        </w:tc>
      </w:tr>
    </w:tbl>
    <w:p w14:paraId="0951F9D8" w14:textId="77777777" w:rsidR="006538E2" w:rsidRPr="001779F2" w:rsidRDefault="006538E2" w:rsidP="001779F2">
      <w:pPr>
        <w:pStyle w:val="ub"/>
        <w:spacing w:before="120" w:after="360"/>
        <w:rPr>
          <w:b w:val="0"/>
        </w:rPr>
      </w:pPr>
      <w:r w:rsidRPr="001779F2">
        <w:rPr>
          <w:b w:val="0"/>
        </w:rPr>
        <w:t>b)</w:t>
      </w:r>
      <w:r w:rsidR="00614B52" w:rsidRPr="001779F2">
        <w:rPr>
          <w:b w:val="0"/>
        </w:rPr>
        <w:t xml:space="preserve"> </w:t>
      </w:r>
      <w:r w:rsidR="001779F2" w:rsidRPr="001779F2">
        <w:rPr>
          <w:rFonts w:hint="eastAsia"/>
          <w:b w:val="0"/>
        </w:rPr>
        <w:t>停车计费服务</w:t>
      </w:r>
      <w:r w:rsidR="002460FB">
        <w:rPr>
          <w:rFonts w:hint="eastAsia"/>
          <w:b w:val="0"/>
        </w:rPr>
        <w:t>行为约束</w:t>
      </w:r>
      <w:r w:rsidR="002460FB">
        <w:rPr>
          <w:b w:val="0"/>
        </w:rPr>
        <w:t>扩展</w:t>
      </w:r>
    </w:p>
    <w:p w14:paraId="28EA99AE" w14:textId="77777777" w:rsidR="003B0181" w:rsidRPr="00F25BF0" w:rsidRDefault="005F72EC" w:rsidP="005F72EC">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D40FE">
        <w:rPr>
          <w:noProof/>
        </w:rPr>
        <w:t>6</w:t>
      </w:r>
      <w:r>
        <w:fldChar w:fldCharType="end"/>
      </w:r>
      <w:r>
        <w:t xml:space="preserve"> </w:t>
      </w:r>
      <w:r>
        <w:rPr>
          <w:rFonts w:hint="eastAsia"/>
        </w:rPr>
        <w:t>加入</w:t>
      </w:r>
      <w:r>
        <w:t>行为约束后的</w:t>
      </w:r>
      <w:r w:rsidR="008538C9">
        <w:rPr>
          <w:rFonts w:hint="eastAsia"/>
        </w:rPr>
        <w:t>停车</w:t>
      </w:r>
      <w:r w:rsidR="008538C9">
        <w:t>计费服务</w:t>
      </w:r>
      <w:r w:rsidR="008538C9">
        <w:rPr>
          <w:rFonts w:hint="eastAsia"/>
        </w:rPr>
        <w:t>扩展</w:t>
      </w:r>
      <w:r>
        <w:rPr>
          <w:rFonts w:hint="eastAsia"/>
        </w:rPr>
        <w:t>WSDL</w:t>
      </w:r>
      <w:r>
        <w:rPr>
          <w:rFonts w:hint="eastAsia"/>
        </w:rPr>
        <w:t>实例</w:t>
      </w:r>
    </w:p>
    <w:p w14:paraId="4B166341" w14:textId="77777777" w:rsidR="00E41B09" w:rsidRPr="00937285" w:rsidRDefault="00342D81" w:rsidP="005167FC">
      <w:pPr>
        <w:pStyle w:val="u2"/>
      </w:pPr>
      <w:bookmarkStart w:id="147" w:name="_Toc498361746"/>
      <w:r w:rsidRPr="00937285">
        <w:rPr>
          <w:rFonts w:hint="eastAsia"/>
        </w:rPr>
        <w:t>基于</w:t>
      </w:r>
      <w:r w:rsidRPr="00937285">
        <w:t>扩展</w:t>
      </w:r>
      <w:r w:rsidRPr="00937285">
        <w:rPr>
          <w:rFonts w:hint="eastAsia"/>
        </w:rPr>
        <w:t>WSDL</w:t>
      </w:r>
      <w:r w:rsidRPr="00937285">
        <w:rPr>
          <w:rFonts w:hint="eastAsia"/>
        </w:rPr>
        <w:t>文档</w:t>
      </w:r>
      <w:r w:rsidRPr="00937285">
        <w:t>的</w:t>
      </w:r>
      <w:r w:rsidR="00E41B09" w:rsidRPr="00937285">
        <w:rPr>
          <w:rFonts w:hint="eastAsia"/>
        </w:rPr>
        <w:t>Web</w:t>
      </w:r>
      <w:r w:rsidR="00E41B09" w:rsidRPr="00937285">
        <w:rPr>
          <w:rFonts w:hint="eastAsia"/>
        </w:rPr>
        <w:t>服务行为模型</w:t>
      </w:r>
      <w:r w:rsidR="00117818" w:rsidRPr="00937285">
        <w:rPr>
          <w:rFonts w:hint="eastAsia"/>
        </w:rPr>
        <w:t>生成方法</w:t>
      </w:r>
      <w:bookmarkEnd w:id="147"/>
    </w:p>
    <w:p w14:paraId="34EA938C" w14:textId="77777777" w:rsidR="000B3474" w:rsidRDefault="000B3474" w:rsidP="000B3474">
      <w:pPr>
        <w:pStyle w:val="u5"/>
        <w:spacing w:before="24" w:after="24"/>
        <w:ind w:firstLine="480"/>
      </w:pPr>
      <w:r w:rsidRPr="000B3474">
        <w:rPr>
          <w:rFonts w:hint="eastAsia"/>
        </w:rPr>
        <w:t>定义了服务约束</w:t>
      </w:r>
      <w:r>
        <w:rPr>
          <w:rFonts w:hint="eastAsia"/>
        </w:rPr>
        <w:t>并扩展</w:t>
      </w:r>
      <w:r>
        <w:rPr>
          <w:rFonts w:hint="eastAsia"/>
        </w:rPr>
        <w:t>WSDL</w:t>
      </w:r>
      <w:r>
        <w:rPr>
          <w:rFonts w:hint="eastAsia"/>
        </w:rPr>
        <w:t>文档</w:t>
      </w:r>
      <w:r>
        <w:t>后</w:t>
      </w:r>
      <w:r w:rsidRPr="000B3474">
        <w:rPr>
          <w:rFonts w:hint="eastAsia"/>
        </w:rPr>
        <w:t>，考虑基于服务行为的形式化描述模型的建立</w:t>
      </w:r>
      <w:r w:rsidR="00A84BDA">
        <w:rPr>
          <w:rFonts w:hint="eastAsia"/>
        </w:rPr>
        <w:t>。本课题采用</w:t>
      </w:r>
      <w:r w:rsidR="00A84BDA" w:rsidRPr="00A84BDA">
        <w:rPr>
          <w:b/>
        </w:rPr>
        <w:t>事件序列图</w:t>
      </w:r>
      <w:r w:rsidR="00A84BDA">
        <w:rPr>
          <w:rFonts w:hint="eastAsia"/>
          <w:b/>
        </w:rPr>
        <w:t>(</w:t>
      </w:r>
      <w:r w:rsidR="00A84BDA" w:rsidRPr="00A84BDA">
        <w:rPr>
          <w:b/>
        </w:rPr>
        <w:t>ESG</w:t>
      </w:r>
      <w:r w:rsidR="00A84BDA">
        <w:rPr>
          <w:rFonts w:hint="eastAsia"/>
          <w:b/>
        </w:rPr>
        <w:t>)</w:t>
      </w:r>
      <w:r w:rsidR="00EC20D7" w:rsidRPr="00EC20D7">
        <w:rPr>
          <w:rFonts w:hint="eastAsia"/>
          <w:vertAlign w:val="superscript"/>
        </w:rPr>
        <w:t>[</w:t>
      </w:r>
      <w:r w:rsidR="00EC20D7" w:rsidRPr="00EC20D7">
        <w:rPr>
          <w:rStyle w:val="aff9"/>
        </w:rPr>
        <w:endnoteReference w:id="66"/>
      </w:r>
      <w:r w:rsidR="00EC20D7" w:rsidRPr="00EC20D7">
        <w:rPr>
          <w:rFonts w:hint="eastAsia"/>
          <w:vertAlign w:val="superscript"/>
        </w:rPr>
        <w:t>]</w:t>
      </w:r>
      <w:r w:rsidR="00A84BDA" w:rsidRPr="00A84BDA">
        <w:rPr>
          <w:rFonts w:hint="eastAsia"/>
        </w:rPr>
        <w:t>对</w:t>
      </w:r>
      <w:r w:rsidR="00A84BDA">
        <w:t>服务行为进行</w:t>
      </w:r>
      <w:r w:rsidR="00A84BDA" w:rsidRPr="00DE3F9B">
        <w:rPr>
          <w:rFonts w:hint="eastAsia"/>
          <w:b/>
        </w:rPr>
        <w:t>行为描述</w:t>
      </w:r>
      <w:r w:rsidR="00A84BDA" w:rsidRPr="00DE3F9B">
        <w:rPr>
          <w:b/>
        </w:rPr>
        <w:t>建模</w:t>
      </w:r>
      <w:r w:rsidR="00A84BDA">
        <w:rPr>
          <w:rFonts w:hint="eastAsia"/>
        </w:rPr>
        <w:t>，</w:t>
      </w:r>
      <w:r w:rsidR="00A84BDA" w:rsidRPr="00A84BDA">
        <w:rPr>
          <w:rFonts w:hint="eastAsia"/>
        </w:rPr>
        <w:t>重点关注</w:t>
      </w:r>
      <w:r w:rsidR="00A84BDA" w:rsidRPr="00A84BDA">
        <w:rPr>
          <w:rFonts w:hint="eastAsia"/>
          <w:b/>
        </w:rPr>
        <w:t>服务进行了何种操作</w:t>
      </w:r>
      <w:r w:rsidR="00A84BDA" w:rsidRPr="00A84BDA">
        <w:rPr>
          <w:rFonts w:hint="eastAsia"/>
        </w:rPr>
        <w:t>，</w:t>
      </w:r>
      <w:r w:rsidR="00A84BDA" w:rsidRPr="00A84BDA">
        <w:rPr>
          <w:rFonts w:hint="eastAsia"/>
          <w:b/>
        </w:rPr>
        <w:t>操作的数据状态</w:t>
      </w:r>
      <w:r w:rsidR="00A84BDA" w:rsidRPr="00A84BDA">
        <w:rPr>
          <w:rFonts w:hint="eastAsia"/>
        </w:rPr>
        <w:t>及</w:t>
      </w:r>
      <w:r w:rsidR="00A84BDA" w:rsidRPr="00A84BDA">
        <w:rPr>
          <w:rFonts w:hint="eastAsia"/>
          <w:b/>
        </w:rPr>
        <w:t>操作之间的依赖</w:t>
      </w:r>
      <w:r w:rsidR="00A84BDA" w:rsidRPr="00A84BDA">
        <w:rPr>
          <w:rFonts w:hint="eastAsia"/>
        </w:rPr>
        <w:t>。</w:t>
      </w:r>
      <w:r w:rsidR="00A84BDA">
        <w:t>事件序列图提供一种</w:t>
      </w:r>
      <w:r w:rsidR="00A84BDA">
        <w:rPr>
          <w:rFonts w:hint="eastAsia"/>
        </w:rPr>
        <w:t>简洁、</w:t>
      </w:r>
      <w:r w:rsidR="00A84BDA">
        <w:t>易于理解的形式</w:t>
      </w:r>
      <w:r w:rsidR="00A84BDA">
        <w:rPr>
          <w:rFonts w:hint="eastAsia"/>
        </w:rPr>
        <w:t>化</w:t>
      </w:r>
      <w:r w:rsidR="00A84BDA">
        <w:t>表达手段，</w:t>
      </w:r>
      <w:r w:rsidR="00A84BDA">
        <w:rPr>
          <w:rFonts w:hint="eastAsia"/>
        </w:rPr>
        <w:t>由节点</w:t>
      </w:r>
      <w:r w:rsidR="00A84BDA">
        <w:t>及边组成，</w:t>
      </w:r>
      <w:r w:rsidR="00A84BDA">
        <w:rPr>
          <w:rFonts w:hint="eastAsia"/>
        </w:rPr>
        <w:t>节点</w:t>
      </w:r>
      <w:r w:rsidR="00A84BDA">
        <w:t>代表触发的事件，边代表事件的转移</w:t>
      </w:r>
      <w:r w:rsidR="00A84BDA">
        <w:rPr>
          <w:rFonts w:hint="eastAsia"/>
        </w:rPr>
        <w:t>，</w:t>
      </w:r>
      <w:r w:rsidR="00A84BDA">
        <w:t>同时具有较强的</w:t>
      </w:r>
      <w:r w:rsidR="00A84BDA">
        <w:rPr>
          <w:rFonts w:hint="eastAsia"/>
        </w:rPr>
        <w:t>理论</w:t>
      </w:r>
      <w:r w:rsidR="00A84BDA">
        <w:t>技术，</w:t>
      </w:r>
      <w:r w:rsidR="00A84BDA">
        <w:rPr>
          <w:rFonts w:hint="eastAsia"/>
        </w:rPr>
        <w:t>能够表达</w:t>
      </w:r>
      <w:r w:rsidR="00A84BDA">
        <w:t>数据约束</w:t>
      </w:r>
      <w:r w:rsidR="00BF377F">
        <w:rPr>
          <w:rFonts w:hint="eastAsia"/>
        </w:rPr>
        <w:t>及</w:t>
      </w:r>
      <w:r w:rsidR="00A84BDA">
        <w:t>控制依赖</w:t>
      </w:r>
      <w:r w:rsidR="008D2565">
        <w:rPr>
          <w:rFonts w:hint="eastAsia"/>
        </w:rPr>
        <w:t>，</w:t>
      </w:r>
      <w:r w:rsidR="008D2565">
        <w:t>有如下定义</w:t>
      </w:r>
      <w:r w:rsidR="008D2565" w:rsidRPr="008D2565">
        <w:rPr>
          <w:rFonts w:hint="eastAsia"/>
          <w:vertAlign w:val="superscript"/>
        </w:rPr>
        <w:t>[</w:t>
      </w:r>
      <w:r w:rsidR="008D2565" w:rsidRPr="008D2565">
        <w:rPr>
          <w:vertAlign w:val="superscript"/>
        </w:rPr>
        <w:t>32</w:t>
      </w:r>
      <w:r w:rsidR="008D2565" w:rsidRPr="008D2565">
        <w:rPr>
          <w:rFonts w:hint="eastAsia"/>
          <w:vertAlign w:val="superscript"/>
        </w:rPr>
        <w:t>]</w:t>
      </w:r>
      <w:r w:rsidR="00A84BDA">
        <w:t>。</w:t>
      </w:r>
    </w:p>
    <w:p w14:paraId="262B4105" w14:textId="77777777" w:rsidR="00D57DA2" w:rsidRPr="009E7083" w:rsidRDefault="00CA7958" w:rsidP="00136D40">
      <w:pPr>
        <w:pStyle w:val="u5"/>
        <w:numPr>
          <w:ilvl w:val="0"/>
          <w:numId w:val="45"/>
        </w:numPr>
        <w:spacing w:before="24" w:after="24"/>
        <w:ind w:firstLineChars="0"/>
      </w:pPr>
      <w:r>
        <w:rPr>
          <w:rFonts w:hint="eastAsia"/>
        </w:rPr>
        <w:t>事件序列图</w:t>
      </w:r>
      <w:r>
        <w:rPr>
          <w:rFonts w:hint="eastAsia"/>
        </w:rPr>
        <w:t>(</w:t>
      </w:r>
      <w:r>
        <w:t>ESG</w:t>
      </w:r>
      <w:r>
        <w:rPr>
          <w:rFonts w:hint="eastAsia"/>
        </w:rPr>
        <w:t>)</w:t>
      </w:r>
      <w:r>
        <w:rPr>
          <w:rFonts w:hint="eastAsia"/>
        </w:rPr>
        <w:t>定义为</w:t>
      </w:r>
      <w:r>
        <w:rPr>
          <w:rFonts w:hint="eastAsia"/>
        </w:rPr>
        <w:t>2</w:t>
      </w:r>
      <w:r>
        <w:rPr>
          <w:rFonts w:hint="eastAsia"/>
        </w:rPr>
        <w:t>元组</w:t>
      </w:r>
      <w:r w:rsidRPr="00A963E5">
        <w:rPr>
          <w:rFonts w:hint="eastAsia"/>
          <w:i/>
        </w:rPr>
        <w:t>ESG =</w:t>
      </w:r>
      <w:r w:rsidRPr="00A963E5">
        <w:rPr>
          <w:i/>
        </w:rPr>
        <w:t>&lt;V</w:t>
      </w:r>
      <w:r w:rsidRPr="00A963E5">
        <w:rPr>
          <w:rFonts w:hint="eastAsia"/>
          <w:i/>
        </w:rPr>
        <w:t xml:space="preserve">, </w:t>
      </w:r>
      <w:r w:rsidRPr="00A963E5">
        <w:rPr>
          <w:i/>
        </w:rPr>
        <w:t>E&gt;</w:t>
      </w:r>
      <w:r>
        <w:rPr>
          <w:rFonts w:hint="eastAsia"/>
        </w:rPr>
        <w:t>。</w:t>
      </w:r>
      <w:r w:rsidRPr="00A963E5">
        <w:rPr>
          <w:rFonts w:hint="eastAsia"/>
          <w:i/>
        </w:rPr>
        <w:t>V</w:t>
      </w:r>
      <w:r w:rsidR="007C2B4E">
        <w:rPr>
          <w:rFonts w:hint="eastAsia"/>
        </w:rPr>
        <w:t>表示</w:t>
      </w:r>
      <w:r w:rsidR="003D7A06" w:rsidRPr="00A963E5">
        <w:rPr>
          <w:rFonts w:hint="eastAsia"/>
          <w:i/>
        </w:rPr>
        <w:t>ESG</w:t>
      </w:r>
      <w:r>
        <w:t>中</w:t>
      </w:r>
      <w:r w:rsidR="003D7A06">
        <w:rPr>
          <w:rFonts w:hint="eastAsia"/>
        </w:rPr>
        <w:t>全部</w:t>
      </w:r>
      <w:r w:rsidR="003D7A06">
        <w:t>（</w:t>
      </w:r>
      <w:r w:rsidR="003D7A06">
        <w:rPr>
          <w:rFonts w:hint="eastAsia"/>
        </w:rPr>
        <w:t>有</w:t>
      </w:r>
      <w:r w:rsidR="003D7A06">
        <w:rPr>
          <w:rFonts w:hint="eastAsia"/>
        </w:rPr>
        <w:lastRenderedPageBreak/>
        <w:t>限</w:t>
      </w:r>
      <w:r w:rsidR="003D7A06">
        <w:t>）</w:t>
      </w:r>
      <w:r>
        <w:t>节点</w:t>
      </w:r>
      <w:r w:rsidR="003D7A06">
        <w:rPr>
          <w:rFonts w:hint="eastAsia"/>
        </w:rPr>
        <w:t>集合</w:t>
      </w:r>
      <w:r>
        <w:t>，</w:t>
      </w:r>
      <w:r w:rsidR="009E7083">
        <w:t>代表</w:t>
      </w:r>
      <w:r w:rsidR="009E7083">
        <w:rPr>
          <w:rFonts w:hint="eastAsia"/>
        </w:rPr>
        <w:t>用户输入</w:t>
      </w:r>
      <w:r w:rsidR="009E7083">
        <w:t>或系统响应的事件</w:t>
      </w:r>
      <w:r w:rsidR="009E7083">
        <w:rPr>
          <w:rFonts w:hint="eastAsia"/>
        </w:rPr>
        <w:t>且</w:t>
      </w:r>
      <w:r w:rsidR="009E7083" w:rsidRPr="00CA7958">
        <w:t>V</w:t>
      </w:r>
      <w:r w:rsidR="009E7083" w:rsidRPr="00CA7958">
        <w:rPr>
          <w:rFonts w:hint="eastAsia"/>
        </w:rPr>
        <w:t>≠</w:t>
      </w:r>
      <w:r w:rsidR="009E7083" w:rsidRPr="00CA7958">
        <w:rPr>
          <w:rFonts w:ascii="Cambria Math" w:hAnsi="Cambria Math" w:cs="Cambria Math"/>
        </w:rPr>
        <w:t>∅</w:t>
      </w:r>
      <w:r w:rsidR="009E7083">
        <w:rPr>
          <w:rFonts w:ascii="Cambria Math" w:hAnsi="Cambria Math" w:cs="Cambria Math" w:hint="eastAsia"/>
        </w:rPr>
        <w:t>；</w:t>
      </w:r>
      <w:r w:rsidR="009E7083">
        <w:rPr>
          <w:rFonts w:cs="Times New Roman"/>
        </w:rPr>
        <w:t>Ξ</w:t>
      </w:r>
      <w:r w:rsidR="009E7083" w:rsidRPr="008D2565">
        <w:rPr>
          <w:rFonts w:ascii="Cambria Math" w:hAnsi="Cambria Math" w:cs="Cambria Math"/>
        </w:rPr>
        <w:t>⊆</w:t>
      </w:r>
      <w:r w:rsidR="009E7083" w:rsidRPr="00CA7958">
        <w:t>V</w:t>
      </w:r>
      <w:r w:rsidR="009E7083">
        <w:rPr>
          <w:rFonts w:hint="eastAsia"/>
        </w:rPr>
        <w:t>，</w:t>
      </w:r>
      <w:r w:rsidR="009E7083">
        <w:t>代表</w:t>
      </w:r>
      <w:r w:rsidR="009E7083" w:rsidRPr="00A963E5">
        <w:rPr>
          <w:rFonts w:hint="eastAsia"/>
          <w:i/>
        </w:rPr>
        <w:t>ESG</w:t>
      </w:r>
      <w:r w:rsidR="009E7083">
        <w:rPr>
          <w:rFonts w:hint="eastAsia"/>
        </w:rPr>
        <w:t>中</w:t>
      </w:r>
      <w:r w:rsidR="009E7083">
        <w:t>有限入口节点</w:t>
      </w:r>
      <w:r w:rsidR="009E7083">
        <w:rPr>
          <w:rFonts w:hint="eastAsia"/>
        </w:rPr>
        <w:t>集合；</w:t>
      </w:r>
      <w:r w:rsidR="009E7083">
        <w:rPr>
          <w:rFonts w:cs="Times New Roman"/>
        </w:rPr>
        <w:t>Γ</w:t>
      </w:r>
      <w:r w:rsidR="009E7083" w:rsidRPr="008D2565">
        <w:rPr>
          <w:rFonts w:ascii="Cambria Math" w:hAnsi="Cambria Math" w:cs="Cambria Math"/>
        </w:rPr>
        <w:t>⊆</w:t>
      </w:r>
      <w:r w:rsidR="009E7083" w:rsidRPr="00CA7958">
        <w:t>V</w:t>
      </w:r>
      <w:r w:rsidR="009E7083">
        <w:rPr>
          <w:rFonts w:hint="eastAsia"/>
        </w:rPr>
        <w:t>，</w:t>
      </w:r>
      <w:r w:rsidR="009E7083">
        <w:t>代表</w:t>
      </w:r>
      <w:r w:rsidR="009E7083" w:rsidRPr="00A963E5">
        <w:rPr>
          <w:rFonts w:hint="eastAsia"/>
          <w:i/>
        </w:rPr>
        <w:t>ESG</w:t>
      </w:r>
      <w:r w:rsidR="009E7083">
        <w:rPr>
          <w:rFonts w:hint="eastAsia"/>
        </w:rPr>
        <w:t>中</w:t>
      </w:r>
      <w:r w:rsidR="009E7083">
        <w:t>有限</w:t>
      </w:r>
      <w:r w:rsidR="009E7083">
        <w:rPr>
          <w:rFonts w:hint="eastAsia"/>
        </w:rPr>
        <w:t>出口</w:t>
      </w:r>
      <w:r w:rsidR="009E7083">
        <w:t>节点</w:t>
      </w:r>
      <w:r w:rsidR="009E7083">
        <w:rPr>
          <w:rFonts w:hint="eastAsia"/>
        </w:rPr>
        <w:t>集合；</w:t>
      </w:r>
      <w:r w:rsidRPr="00A963E5">
        <w:rPr>
          <w:rFonts w:cs="Times New Roman"/>
          <w:i/>
        </w:rPr>
        <w:t>E</w:t>
      </w:r>
      <w:r w:rsidR="007C2B4E">
        <w:rPr>
          <w:rFonts w:hint="eastAsia"/>
        </w:rPr>
        <w:t>表示</w:t>
      </w:r>
      <w:r w:rsidR="003D7A06" w:rsidRPr="00A963E5">
        <w:rPr>
          <w:rFonts w:hint="eastAsia"/>
          <w:i/>
        </w:rPr>
        <w:t>ESG</w:t>
      </w:r>
      <w:r w:rsidR="00701EED">
        <w:rPr>
          <w:rFonts w:ascii="Cambria Math" w:hAnsi="Cambria Math" w:cs="Cambria Math"/>
        </w:rPr>
        <w:t>中的</w:t>
      </w:r>
      <w:r w:rsidR="003D7A06">
        <w:rPr>
          <w:rFonts w:hint="eastAsia"/>
        </w:rPr>
        <w:t>全部</w:t>
      </w:r>
      <w:r w:rsidR="003D7A06">
        <w:t>（</w:t>
      </w:r>
      <w:r w:rsidR="003D7A06">
        <w:rPr>
          <w:rFonts w:hint="eastAsia"/>
        </w:rPr>
        <w:t>有限</w:t>
      </w:r>
      <w:r w:rsidR="003D7A06">
        <w:t>）</w:t>
      </w:r>
      <w:r w:rsidR="00701EED">
        <w:rPr>
          <w:rFonts w:ascii="Cambria Math" w:hAnsi="Cambria Math" w:cs="Cambria Math"/>
        </w:rPr>
        <w:t>边</w:t>
      </w:r>
      <w:r w:rsidR="003D7A06">
        <w:rPr>
          <w:rFonts w:ascii="Cambria Math" w:hAnsi="Cambria Math" w:cs="Cambria Math" w:hint="eastAsia"/>
        </w:rPr>
        <w:t>集合</w:t>
      </w:r>
      <w:r w:rsidR="009E7083">
        <w:rPr>
          <w:rFonts w:ascii="Cambria Math" w:hAnsi="Cambria Math" w:cs="Cambria Math" w:hint="eastAsia"/>
        </w:rPr>
        <w:t>，</w:t>
      </w:r>
      <w:r w:rsidR="009E7083">
        <w:t>代表事件的</w:t>
      </w:r>
      <w:r w:rsidR="009E7083">
        <w:rPr>
          <w:rFonts w:hint="eastAsia"/>
        </w:rPr>
        <w:t>有向</w:t>
      </w:r>
      <w:r w:rsidR="009E7083">
        <w:t>转移</w:t>
      </w:r>
      <w:r w:rsidR="009E7083">
        <w:rPr>
          <w:rFonts w:hint="eastAsia"/>
        </w:rPr>
        <w:t>——</w:t>
      </w:r>
      <w:r w:rsidR="009E7083" w:rsidRPr="008D2565">
        <w:t>E</w:t>
      </w:r>
      <w:r w:rsidR="009E7083" w:rsidRPr="008D2565">
        <w:rPr>
          <w:rFonts w:ascii="Cambria Math" w:hAnsi="Cambria Math" w:cs="Cambria Math"/>
        </w:rPr>
        <w:t>⊆</w:t>
      </w:r>
      <w:r w:rsidR="009E7083" w:rsidRPr="008D2565">
        <w:t>V</w:t>
      </w:r>
      <w:r w:rsidR="009E7083" w:rsidRPr="008D2565">
        <w:rPr>
          <w:rFonts w:cs="Times New Roman"/>
        </w:rPr>
        <w:t>×</w:t>
      </w:r>
      <w:r w:rsidR="009E7083">
        <w:t>V</w:t>
      </w:r>
      <w:r w:rsidR="009E7083">
        <w:rPr>
          <w:rFonts w:hint="eastAsia"/>
        </w:rPr>
        <w:t>；</w:t>
      </w:r>
    </w:p>
    <w:p w14:paraId="646A2A84" w14:textId="77777777" w:rsidR="00397B42" w:rsidRDefault="00D57DA2" w:rsidP="00136D40">
      <w:pPr>
        <w:pStyle w:val="u5"/>
        <w:numPr>
          <w:ilvl w:val="0"/>
          <w:numId w:val="45"/>
        </w:numPr>
        <w:spacing w:before="24" w:after="24"/>
        <w:ind w:firstLineChars="0"/>
        <w:rPr>
          <w:rFonts w:cs="Times New Roman"/>
        </w:rPr>
      </w:pPr>
      <w:r>
        <w:rPr>
          <w:rFonts w:hint="eastAsia"/>
        </w:rPr>
        <w:t>事件</w:t>
      </w:r>
      <w:r>
        <w:t>序列</w:t>
      </w:r>
      <w:r w:rsidRPr="00D57DA2">
        <w:rPr>
          <w:rFonts w:cs="Times New Roman"/>
        </w:rPr>
        <w:t>(</w:t>
      </w:r>
      <w:r w:rsidRPr="00A963E5">
        <w:rPr>
          <w:rFonts w:cs="Times New Roman" w:hint="eastAsia"/>
          <w:i/>
        </w:rPr>
        <w:t>ES</w:t>
      </w:r>
      <w:r w:rsidRPr="00D57DA2">
        <w:rPr>
          <w:rFonts w:cs="Times New Roman"/>
        </w:rPr>
        <w:t>)</w:t>
      </w:r>
      <w:r>
        <w:rPr>
          <w:rFonts w:cs="Times New Roman" w:hint="eastAsia"/>
        </w:rPr>
        <w:t>：</w:t>
      </w:r>
      <w:r w:rsidR="008E0E40">
        <w:rPr>
          <w:rFonts w:cs="Times New Roman" w:hint="eastAsia"/>
        </w:rPr>
        <w:t>对于</w:t>
      </w:r>
      <w:r>
        <w:rPr>
          <w:rFonts w:cs="Times New Roman" w:hint="eastAsia"/>
        </w:rPr>
        <w:t>一个序列</w:t>
      </w:r>
      <w:r>
        <w:rPr>
          <w:rFonts w:cs="Times New Roman"/>
        </w:rPr>
        <w:t>&lt;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0</m:t>
            </m:r>
          </m:sub>
        </m:sSub>
        <m:r>
          <w:rPr>
            <w:rFonts w:ascii="Cambria Math" w:hAnsi="Cambria Math" w:cs="Times New Roman"/>
          </w:rPr>
          <m:t xml:space="preserve">, …, </m:t>
        </m:r>
        <m:sSub>
          <m:sSubPr>
            <m:ctrlPr>
              <w:rPr>
                <w:rFonts w:ascii="Cambria Math" w:hAnsi="Cambria Math" w:cs="Times New Roman"/>
                <w:i/>
              </w:rPr>
            </m:ctrlPr>
          </m:sSubPr>
          <m:e>
            <m:r>
              <w:rPr>
                <w:rFonts w:ascii="Cambria Math" w:hAnsi="Cambria Math" w:cs="Times New Roman"/>
              </w:rPr>
              <m:t>v</m:t>
            </m:r>
          </m:e>
          <m:sub>
            <m:r>
              <w:rPr>
                <w:rFonts w:ascii="Cambria Math" w:hAnsi="Cambria Math" w:cs="Times New Roman"/>
              </w:rPr>
              <m:t>K</m:t>
            </m:r>
          </m:sub>
        </m:sSub>
      </m:oMath>
      <w:r>
        <w:rPr>
          <w:rFonts w:cs="Times New Roman"/>
        </w:rPr>
        <w:t>&gt;</w:t>
      </w:r>
      <w:r w:rsidR="008E0E40">
        <w:rPr>
          <w:rFonts w:cs="Times New Roman" w:hint="eastAsia"/>
        </w:rPr>
        <w:t>，</w:t>
      </w:r>
      <w:r w:rsidR="008E0E40">
        <w:rPr>
          <w:rFonts w:cs="Times New Roman"/>
        </w:rPr>
        <w:t>如果</w:t>
      </w: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i+1</m:t>
                </m:r>
              </m:sub>
            </m:sSub>
          </m:e>
        </m:d>
        <m:r>
          <w:rPr>
            <w:rFonts w:ascii="Cambria Math" w:hAnsi="Cambria Math" w:cs="Times New Roman"/>
          </w:rPr>
          <m:t>∈E,i=0,…,k-1</m:t>
        </m:r>
      </m:oMath>
      <w:r w:rsidR="00886D21">
        <w:rPr>
          <w:rFonts w:cs="Times New Roman" w:hint="eastAsia"/>
        </w:rPr>
        <w:t>，</w:t>
      </w:r>
      <w:r w:rsidR="007C2B4E">
        <w:rPr>
          <w:rFonts w:cs="Times New Roman" w:hint="eastAsia"/>
        </w:rPr>
        <w:t>则</w:t>
      </w:r>
      <w:r w:rsidR="00886D21">
        <w:rPr>
          <w:rFonts w:cs="Times New Roman"/>
        </w:rPr>
        <w:t>称该序列是事件序列；</w:t>
      </w:r>
    </w:p>
    <w:p w14:paraId="57EDF1A7" w14:textId="77777777" w:rsidR="00886D21" w:rsidRPr="00032511" w:rsidRDefault="00623150" w:rsidP="00136D40">
      <w:pPr>
        <w:pStyle w:val="u5"/>
        <w:numPr>
          <w:ilvl w:val="0"/>
          <w:numId w:val="45"/>
        </w:numPr>
        <w:spacing w:before="24" w:after="24"/>
        <w:ind w:firstLineChars="0"/>
        <w:rPr>
          <w:rFonts w:cs="Times New Roman"/>
        </w:rPr>
      </w:pPr>
      <w:r>
        <w:rPr>
          <w:rFonts w:cs="Times New Roman" w:hint="eastAsia"/>
        </w:rPr>
        <w:t>完整</w:t>
      </w:r>
      <w:r>
        <w:rPr>
          <w:rFonts w:cs="Times New Roman"/>
        </w:rPr>
        <w:t>事件序列</w:t>
      </w:r>
      <w:r w:rsidR="00886D21">
        <w:rPr>
          <w:rFonts w:cs="Times New Roman"/>
        </w:rPr>
        <w:t>(</w:t>
      </w:r>
      <w:r w:rsidR="00886D21" w:rsidRPr="00A963E5">
        <w:rPr>
          <w:rFonts w:cs="Times New Roman" w:hint="eastAsia"/>
          <w:i/>
        </w:rPr>
        <w:t>CES</w:t>
      </w:r>
      <w:r w:rsidR="00886D21">
        <w:rPr>
          <w:rFonts w:cs="Times New Roman"/>
        </w:rPr>
        <w:t>)</w:t>
      </w:r>
      <w:r w:rsidR="009E7083">
        <w:rPr>
          <w:rFonts w:cs="Times New Roman" w:hint="eastAsia"/>
        </w:rPr>
        <w:t>：</w:t>
      </w:r>
      <w:r w:rsidR="00474255">
        <w:rPr>
          <w:rFonts w:cs="Times New Roman" w:hint="eastAsia"/>
        </w:rPr>
        <w:t>事件</w:t>
      </w:r>
      <w:r w:rsidR="00474255">
        <w:rPr>
          <w:rFonts w:cs="Times New Roman"/>
        </w:rPr>
        <w:t>序列的</w:t>
      </w:r>
      <w:r w:rsidR="00474255">
        <w:rPr>
          <w:rFonts w:cs="Times New Roman" w:hint="eastAsia"/>
        </w:rPr>
        <w:t>起点</w:t>
      </w:r>
      <w:r w:rsidR="00474255">
        <w:rPr>
          <w:rFonts w:cs="Times New Roman"/>
        </w:rPr>
        <w:t>为</w:t>
      </w:r>
      <w:r w:rsidR="00F36A1F">
        <w:t>入口节点</w:t>
      </w:r>
      <w:r w:rsidR="00F36A1F">
        <w:rPr>
          <w:rFonts w:hint="eastAsia"/>
        </w:rPr>
        <w:t>且</w:t>
      </w:r>
      <w:r w:rsidR="00F36A1F">
        <w:t>结束节点为</w:t>
      </w:r>
      <w:r w:rsidR="00F36A1F">
        <w:rPr>
          <w:rFonts w:hint="eastAsia"/>
        </w:rPr>
        <w:t>出口</w:t>
      </w:r>
      <w:r w:rsidR="00F36A1F">
        <w:t>节点</w:t>
      </w:r>
      <w:r w:rsidR="00F36A1F">
        <w:rPr>
          <w:rFonts w:hint="eastAsia"/>
        </w:rPr>
        <w:t>，</w:t>
      </w:r>
      <w:r w:rsidR="00F36A1F">
        <w:t>称</w:t>
      </w:r>
      <w:r w:rsidR="00F36A1F">
        <w:rPr>
          <w:rFonts w:hint="eastAsia"/>
        </w:rPr>
        <w:t>该</w:t>
      </w:r>
      <w:r w:rsidR="00F36A1F">
        <w:t>事件序列</w:t>
      </w:r>
      <w:r w:rsidR="00F36A1F">
        <w:rPr>
          <w:rFonts w:hint="eastAsia"/>
        </w:rPr>
        <w:t>为</w:t>
      </w:r>
      <w:r w:rsidR="00F36A1F">
        <w:t>完整事件序列</w:t>
      </w:r>
      <w:r w:rsidR="00F36A1F">
        <w:rPr>
          <w:rFonts w:hint="eastAsia"/>
        </w:rPr>
        <w:t>。</w:t>
      </w:r>
    </w:p>
    <w:p w14:paraId="5E5C7C7E" w14:textId="77777777" w:rsidR="00515915" w:rsidRDefault="008D2565" w:rsidP="006D728F">
      <w:pPr>
        <w:pStyle w:val="u5"/>
        <w:spacing w:before="24" w:after="24"/>
        <w:ind w:firstLine="482"/>
      </w:pPr>
      <w:r w:rsidRPr="005B4B52">
        <w:rPr>
          <w:rFonts w:hint="eastAsia"/>
          <w:b/>
        </w:rPr>
        <w:t>我们对</w:t>
      </w:r>
      <w:r w:rsidRPr="005B4B52">
        <w:rPr>
          <w:b/>
        </w:rPr>
        <w:t>事件序列图进行扩展</w:t>
      </w:r>
      <w:r w:rsidR="00E13F3A" w:rsidRPr="005B4B52">
        <w:rPr>
          <w:rFonts w:hint="eastAsia"/>
          <w:b/>
        </w:rPr>
        <w:t>，</w:t>
      </w:r>
      <w:r w:rsidRPr="005B4B52">
        <w:rPr>
          <w:b/>
        </w:rPr>
        <w:t>定义</w:t>
      </w:r>
      <w:r w:rsidR="00E13F3A" w:rsidRPr="005B4B52">
        <w:rPr>
          <w:b/>
        </w:rPr>
        <w:t>W</w:t>
      </w:r>
      <w:r w:rsidRPr="005B4B52">
        <w:rPr>
          <w:rFonts w:hint="eastAsia"/>
          <w:b/>
        </w:rPr>
        <w:t>eb</w:t>
      </w:r>
      <w:r w:rsidRPr="005B4B52">
        <w:rPr>
          <w:b/>
        </w:rPr>
        <w:t>服务</w:t>
      </w:r>
      <w:r w:rsidRPr="005B4B52">
        <w:rPr>
          <w:rFonts w:hint="eastAsia"/>
          <w:b/>
        </w:rPr>
        <w:t>行为</w:t>
      </w:r>
      <w:r w:rsidRPr="005B4B52">
        <w:rPr>
          <w:b/>
        </w:rPr>
        <w:t>模型</w:t>
      </w:r>
      <w:r w:rsidR="00E13F3A" w:rsidRPr="005B4B52">
        <w:rPr>
          <w:rFonts w:hint="eastAsia"/>
          <w:b/>
        </w:rPr>
        <w:t>（</w:t>
      </w:r>
      <w:r w:rsidR="00E13F3A" w:rsidRPr="00A963E5">
        <w:rPr>
          <w:b/>
          <w:i/>
        </w:rPr>
        <w:t>WSBM</w:t>
      </w:r>
      <w:r w:rsidR="00E13F3A" w:rsidRPr="005B4B52">
        <w:rPr>
          <w:rFonts w:hint="eastAsia"/>
          <w:b/>
        </w:rPr>
        <w:t>）</w:t>
      </w:r>
      <w:r>
        <w:rPr>
          <w:rFonts w:hint="eastAsia"/>
        </w:rPr>
        <w:t>，</w:t>
      </w:r>
      <w:r w:rsidR="00515915">
        <w:rPr>
          <w:rFonts w:hint="eastAsia"/>
        </w:rPr>
        <w:t>下面</w:t>
      </w:r>
      <w:r w:rsidR="00515915">
        <w:t>我们介绍</w:t>
      </w:r>
      <w:r w:rsidR="00515915" w:rsidRPr="00A963E5">
        <w:rPr>
          <w:rFonts w:hint="eastAsia"/>
          <w:i/>
        </w:rPr>
        <w:t>WSBM</w:t>
      </w:r>
      <w:r w:rsidR="00515915">
        <w:rPr>
          <w:rFonts w:hint="eastAsia"/>
        </w:rPr>
        <w:t>相关</w:t>
      </w:r>
      <w:r w:rsidR="00515915">
        <w:t>的</w:t>
      </w:r>
      <w:r w:rsidR="00515915">
        <w:rPr>
          <w:rFonts w:hint="eastAsia"/>
        </w:rPr>
        <w:t>基本</w:t>
      </w:r>
      <w:r w:rsidR="00515915">
        <w:t>定义</w:t>
      </w:r>
      <w:r w:rsidR="00C45AD5" w:rsidRPr="00D66C9C">
        <w:rPr>
          <w:rFonts w:hint="eastAsia"/>
        </w:rPr>
        <w:t>并</w:t>
      </w:r>
      <w:r w:rsidR="001C0CF5" w:rsidRPr="005B4B52">
        <w:rPr>
          <w:b/>
        </w:rPr>
        <w:t>通过例</w:t>
      </w:r>
      <w:r w:rsidR="001C0CF5" w:rsidRPr="005B4B52">
        <w:rPr>
          <w:rFonts w:hint="eastAsia"/>
          <w:b/>
        </w:rPr>
        <w:t>3</w:t>
      </w:r>
      <w:r w:rsidR="001C0CF5" w:rsidRPr="005B4B52">
        <w:rPr>
          <w:b/>
        </w:rPr>
        <w:t>-1</w:t>
      </w:r>
      <w:r w:rsidR="001C0CF5" w:rsidRPr="005B4B52">
        <w:rPr>
          <w:rFonts w:hint="eastAsia"/>
          <w:b/>
        </w:rPr>
        <w:t>进行</w:t>
      </w:r>
      <w:r w:rsidR="001C0CF5" w:rsidRPr="005B4B52">
        <w:rPr>
          <w:b/>
        </w:rPr>
        <w:t>举例</w:t>
      </w:r>
      <w:r w:rsidR="001C0CF5" w:rsidRPr="005B4B52">
        <w:rPr>
          <w:rFonts w:hint="eastAsia"/>
          <w:b/>
        </w:rPr>
        <w:t>说明</w:t>
      </w:r>
      <w:r w:rsidR="0034704F" w:rsidRPr="00D66C9C">
        <w:rPr>
          <w:rFonts w:hint="eastAsia"/>
        </w:rPr>
        <w:t>（</w:t>
      </w:r>
      <w:r w:rsidR="0034704F" w:rsidRPr="00D66C9C">
        <w:rPr>
          <w:rFonts w:cs="Times New Roman" w:hint="eastAsia"/>
        </w:rPr>
        <w:t>例</w:t>
      </w:r>
      <w:r w:rsidR="0034704F" w:rsidRPr="00D66C9C">
        <w:rPr>
          <w:rFonts w:cs="Times New Roman" w:hint="eastAsia"/>
        </w:rPr>
        <w:t>3</w:t>
      </w:r>
      <w:r w:rsidR="0034704F" w:rsidRPr="00D66C9C">
        <w:rPr>
          <w:rFonts w:cs="Times New Roman"/>
        </w:rPr>
        <w:t>-1</w:t>
      </w:r>
      <w:r w:rsidR="0034704F" w:rsidRPr="00D66C9C">
        <w:rPr>
          <w:rFonts w:cs="Times New Roman" w:hint="eastAsia"/>
        </w:rPr>
        <w:t>为停车</w:t>
      </w:r>
      <w:r w:rsidR="0034704F" w:rsidRPr="00D66C9C">
        <w:rPr>
          <w:rFonts w:cs="Times New Roman"/>
        </w:rPr>
        <w:t>计费</w:t>
      </w:r>
      <w:r w:rsidR="0034704F" w:rsidRPr="00D66C9C">
        <w:rPr>
          <w:rFonts w:cs="Times New Roman" w:hint="eastAsia"/>
        </w:rPr>
        <w:t>服务（</w:t>
      </w:r>
      <w:r w:rsidR="0034704F" w:rsidRPr="00D66C9C">
        <w:rPr>
          <w:rFonts w:cs="Times New Roman"/>
        </w:rPr>
        <w:t>ParkingFeeCalculator</w:t>
      </w:r>
      <w:r w:rsidR="0034704F" w:rsidRPr="00D66C9C">
        <w:rPr>
          <w:rFonts w:cs="Times New Roman" w:hint="eastAsia"/>
        </w:rPr>
        <w:t>）</w:t>
      </w:r>
      <w:r w:rsidR="00C45AD5" w:rsidRPr="00D66C9C">
        <w:rPr>
          <w:rFonts w:cs="Times New Roman" w:hint="eastAsia"/>
        </w:rPr>
        <w:t>其</w:t>
      </w:r>
      <w:r w:rsidR="0034704F" w:rsidRPr="00D66C9C">
        <w:rPr>
          <w:rFonts w:cs="Times New Roman" w:hint="eastAsia"/>
        </w:rPr>
        <w:t>行为</w:t>
      </w:r>
      <w:r w:rsidR="0034704F" w:rsidRPr="00D66C9C">
        <w:rPr>
          <w:rFonts w:cs="Times New Roman"/>
        </w:rPr>
        <w:t>模型</w:t>
      </w:r>
      <w:r w:rsidR="00C45AD5" w:rsidRPr="00D66C9C">
        <w:rPr>
          <w:rFonts w:cs="Times New Roman" w:hint="eastAsia"/>
        </w:rPr>
        <w:t>如图</w:t>
      </w:r>
      <w:r w:rsidR="00C45AD5" w:rsidRPr="00DD40FE">
        <w:rPr>
          <w:rFonts w:cs="Times New Roman" w:hint="eastAsia"/>
        </w:rPr>
        <w:t>3</w:t>
      </w:r>
      <w:r w:rsidR="00C45AD5" w:rsidRPr="00DD40FE">
        <w:rPr>
          <w:rFonts w:cs="Times New Roman"/>
        </w:rPr>
        <w:t>-</w:t>
      </w:r>
      <w:r w:rsidR="005B4B52" w:rsidRPr="00DD40FE">
        <w:rPr>
          <w:rFonts w:cs="Times New Roman"/>
        </w:rPr>
        <w:t>8</w:t>
      </w:r>
      <w:r w:rsidR="00C45AD5" w:rsidRPr="00D66C9C">
        <w:rPr>
          <w:rFonts w:cs="Times New Roman" w:hint="eastAsia"/>
        </w:rPr>
        <w:t>所示</w:t>
      </w:r>
      <w:r w:rsidR="0034704F" w:rsidRPr="00D66C9C">
        <w:rPr>
          <w:rFonts w:cs="Times New Roman" w:hint="eastAsia"/>
        </w:rPr>
        <w:t>，对应</w:t>
      </w:r>
      <w:r w:rsidR="0034704F" w:rsidRPr="00D66C9C">
        <w:rPr>
          <w:rFonts w:cs="Times New Roman"/>
        </w:rPr>
        <w:t>的</w:t>
      </w:r>
      <w:r w:rsidR="0034704F" w:rsidRPr="00D66C9C">
        <w:rPr>
          <w:rFonts w:cs="Times New Roman" w:hint="eastAsia"/>
        </w:rPr>
        <w:t>WSDL</w:t>
      </w:r>
      <w:r w:rsidR="0034704F" w:rsidRPr="00D66C9C">
        <w:rPr>
          <w:rFonts w:cs="Times New Roman" w:hint="eastAsia"/>
        </w:rPr>
        <w:t>如图</w:t>
      </w:r>
      <w:r w:rsidR="0034704F" w:rsidRPr="00D66C9C">
        <w:rPr>
          <w:rFonts w:cs="Times New Roman" w:hint="eastAsia"/>
        </w:rPr>
        <w:t>3</w:t>
      </w:r>
      <w:r w:rsidR="0034704F" w:rsidRPr="00D66C9C">
        <w:rPr>
          <w:rFonts w:cs="Times New Roman"/>
        </w:rPr>
        <w:t>-6</w:t>
      </w:r>
      <w:r w:rsidR="0034704F" w:rsidRPr="00D66C9C">
        <w:rPr>
          <w:rFonts w:cs="Times New Roman" w:hint="eastAsia"/>
        </w:rPr>
        <w:t>所示</w:t>
      </w:r>
      <w:r w:rsidR="0034704F" w:rsidRPr="00D66C9C">
        <w:rPr>
          <w:rFonts w:hint="eastAsia"/>
        </w:rPr>
        <w:t>）</w:t>
      </w:r>
      <w:r w:rsidR="00515915" w:rsidRPr="00D66C9C">
        <w:t>：</w:t>
      </w:r>
    </w:p>
    <w:p w14:paraId="1D20CC09" w14:textId="77777777" w:rsidR="006803E7" w:rsidRPr="006803E7" w:rsidRDefault="00515915" w:rsidP="00FE39E4">
      <w:pPr>
        <w:pStyle w:val="u5"/>
        <w:spacing w:before="24" w:after="24"/>
        <w:ind w:firstLine="482"/>
      </w:pPr>
      <w:r w:rsidRPr="00515915">
        <w:rPr>
          <w:rFonts w:hint="eastAsia"/>
          <w:b/>
        </w:rPr>
        <w:t>定义</w:t>
      </w:r>
      <w:r w:rsidRPr="00515915">
        <w:rPr>
          <w:rFonts w:hint="eastAsia"/>
          <w:b/>
        </w:rPr>
        <w:t>1</w:t>
      </w:r>
      <w:r w:rsidRPr="00515915">
        <w:rPr>
          <w:rFonts w:hint="eastAsia"/>
          <w:b/>
        </w:rPr>
        <w:t>（</w:t>
      </w:r>
      <w:r w:rsidRPr="00515915">
        <w:rPr>
          <w:rFonts w:hint="eastAsia"/>
          <w:b/>
        </w:rPr>
        <w:t>Web</w:t>
      </w:r>
      <w:r w:rsidRPr="00515915">
        <w:rPr>
          <w:rFonts w:hint="eastAsia"/>
          <w:b/>
        </w:rPr>
        <w:t>服务行为模型</w:t>
      </w:r>
      <w:r w:rsidRPr="00A963E5">
        <w:rPr>
          <w:rFonts w:hint="eastAsia"/>
          <w:b/>
          <w:i/>
        </w:rPr>
        <w:t>WSBM</w:t>
      </w:r>
      <w:r w:rsidRPr="00515915">
        <w:rPr>
          <w:rFonts w:hint="eastAsia"/>
          <w:b/>
        </w:rPr>
        <w:t>）：</w:t>
      </w:r>
      <w:r w:rsidRPr="00A963E5">
        <w:rPr>
          <w:i/>
        </w:rPr>
        <w:t>WSBM</w:t>
      </w:r>
      <w:r>
        <w:rPr>
          <w:rFonts w:hint="eastAsia"/>
        </w:rPr>
        <w:t>是一个</w:t>
      </w:r>
      <w:r>
        <w:t>有向图模型，</w:t>
      </w:r>
      <w:r>
        <w:rPr>
          <w:rFonts w:hint="eastAsia"/>
        </w:rPr>
        <w:t>表示</w:t>
      </w:r>
      <w:r w:rsidR="006D728F">
        <w:t>为</w:t>
      </w:r>
      <w:r w:rsidR="00714E1F">
        <w:rPr>
          <w:rFonts w:hint="eastAsia"/>
        </w:rPr>
        <w:t>四</w:t>
      </w:r>
      <w:r w:rsidR="006D728F">
        <w:rPr>
          <w:rFonts w:hint="eastAsia"/>
        </w:rPr>
        <w:t>元组</w:t>
      </w:r>
      <w:r w:rsidR="006D728F" w:rsidRPr="00515915">
        <w:rPr>
          <w:i/>
        </w:rPr>
        <w:t>WSBM=&lt;</w:t>
      </w:r>
      <w:r w:rsidR="00266595" w:rsidRPr="00515915">
        <w:rPr>
          <w:i/>
        </w:rPr>
        <w:t>N</w:t>
      </w:r>
      <w:r w:rsidR="00E5596B" w:rsidRPr="00515915">
        <w:rPr>
          <w:rFonts w:hint="eastAsia"/>
          <w:i/>
        </w:rPr>
        <w:t>,</w:t>
      </w:r>
      <w:r w:rsidR="00E5596B" w:rsidRPr="00515915">
        <w:rPr>
          <w:i/>
        </w:rPr>
        <w:t>D</w:t>
      </w:r>
      <w:r w:rsidR="00266595" w:rsidRPr="00515915">
        <w:rPr>
          <w:i/>
        </w:rPr>
        <w:t>,</w:t>
      </w:r>
      <w:r w:rsidR="006D728F" w:rsidRPr="00515915">
        <w:rPr>
          <w:i/>
        </w:rPr>
        <w:t>V</w:t>
      </w:r>
      <w:r w:rsidR="006D728F" w:rsidRPr="00515915">
        <w:rPr>
          <w:rFonts w:hint="eastAsia"/>
          <w:i/>
        </w:rPr>
        <w:t xml:space="preserve">, </w:t>
      </w:r>
      <w:r w:rsidR="006D728F" w:rsidRPr="00515915">
        <w:rPr>
          <w:i/>
        </w:rPr>
        <w:t>E&gt;</w:t>
      </w:r>
      <w:r w:rsidR="006D728F">
        <w:rPr>
          <w:rFonts w:hint="eastAsia"/>
        </w:rPr>
        <w:t>。</w:t>
      </w:r>
      <w:r>
        <w:rPr>
          <w:rFonts w:hint="eastAsia"/>
        </w:rPr>
        <w:t>其中，</w:t>
      </w:r>
      <w:r w:rsidR="00266595" w:rsidRPr="00515915">
        <w:rPr>
          <w:rFonts w:hint="eastAsia"/>
          <w:i/>
        </w:rPr>
        <w:t>N</w:t>
      </w:r>
      <w:r w:rsidR="00266595">
        <w:rPr>
          <w:rFonts w:hint="eastAsia"/>
        </w:rPr>
        <w:t>标识</w:t>
      </w:r>
      <w:r w:rsidR="00266595">
        <w:t>该</w:t>
      </w:r>
      <w:r w:rsidR="00266595">
        <w:rPr>
          <w:rFonts w:hint="eastAsia"/>
        </w:rPr>
        <w:t>模型</w:t>
      </w:r>
      <w:r w:rsidR="00266595">
        <w:t>名称</w:t>
      </w:r>
      <w:r>
        <w:rPr>
          <w:rFonts w:hint="eastAsia"/>
        </w:rPr>
        <w:t>，</w:t>
      </w:r>
      <w:r>
        <w:t>表示该模型所描述服务</w:t>
      </w:r>
      <w:r>
        <w:rPr>
          <w:rFonts w:hint="eastAsia"/>
        </w:rPr>
        <w:t>名</w:t>
      </w:r>
      <w:r w:rsidR="004A3854">
        <w:rPr>
          <w:rFonts w:hint="eastAsia"/>
        </w:rPr>
        <w:t>；</w:t>
      </w:r>
      <w:r w:rsidR="00E5596B" w:rsidRPr="00515915">
        <w:rPr>
          <w:rFonts w:hint="eastAsia"/>
          <w:i/>
        </w:rPr>
        <w:t>D</w:t>
      </w:r>
      <w:r w:rsidR="00E5596B">
        <w:rPr>
          <w:rFonts w:hint="eastAsia"/>
        </w:rPr>
        <w:t>标识</w:t>
      </w:r>
      <w:r w:rsidR="00E5596B">
        <w:t>该</w:t>
      </w:r>
      <w:r w:rsidR="004A3854">
        <w:rPr>
          <w:rFonts w:hint="eastAsia"/>
        </w:rPr>
        <w:t>模型</w:t>
      </w:r>
      <w:r w:rsidR="004A3854">
        <w:t>有效期限</w:t>
      </w:r>
      <w:r w:rsidR="00220E08">
        <w:rPr>
          <w:rFonts w:hint="eastAsia"/>
        </w:rPr>
        <w:t>，</w:t>
      </w:r>
      <w:r w:rsidR="00220E08" w:rsidRPr="00220E08">
        <w:rPr>
          <w:rFonts w:hint="eastAsia"/>
          <w:b/>
        </w:rPr>
        <w:t>从</w:t>
      </w:r>
      <w:r w:rsidR="00E560FF">
        <w:rPr>
          <w:rFonts w:hint="eastAsia"/>
          <w:b/>
        </w:rPr>
        <w:t>服务</w:t>
      </w:r>
      <w:r w:rsidR="00220E08" w:rsidRPr="00220E08">
        <w:rPr>
          <w:b/>
        </w:rPr>
        <w:t>时效约束</w:t>
      </w:r>
      <w:r w:rsidR="00E560FF">
        <w:rPr>
          <w:rFonts w:hint="eastAsia"/>
          <w:b/>
        </w:rPr>
        <w:t>中</w:t>
      </w:r>
      <w:r w:rsidR="00220E08" w:rsidRPr="00220E08">
        <w:rPr>
          <w:b/>
        </w:rPr>
        <w:t>提取</w:t>
      </w:r>
      <w:r w:rsidR="004A3854">
        <w:rPr>
          <w:rFonts w:hint="eastAsia"/>
        </w:rPr>
        <w:t>；</w:t>
      </w:r>
      <w:r w:rsidR="00E560FF" w:rsidRPr="00E560FF">
        <w:rPr>
          <w:rFonts w:hint="eastAsia"/>
          <w:i/>
        </w:rPr>
        <w:t>V</w:t>
      </w:r>
      <w:r w:rsidR="00E560FF">
        <w:rPr>
          <w:rFonts w:hint="eastAsia"/>
        </w:rPr>
        <w:t>为</w:t>
      </w:r>
      <w:r w:rsidR="00E560FF" w:rsidRPr="00E560FF">
        <w:rPr>
          <w:rFonts w:hint="eastAsia"/>
          <w:i/>
        </w:rPr>
        <w:t>WSBM</w:t>
      </w:r>
      <w:r w:rsidR="00E560FF">
        <w:rPr>
          <w:rFonts w:hint="eastAsia"/>
        </w:rPr>
        <w:t>中</w:t>
      </w:r>
      <w:r w:rsidR="00E560FF">
        <w:t>非空节点集合</w:t>
      </w:r>
      <w:r w:rsidR="00E560FF">
        <w:rPr>
          <w:rFonts w:hint="eastAsia"/>
        </w:rPr>
        <w:t>，</w:t>
      </w:r>
      <w:r w:rsidR="00E560FF" w:rsidRPr="00A963E5">
        <w:rPr>
          <w:rFonts w:hint="eastAsia"/>
          <w:i/>
        </w:rPr>
        <w:t>E</w:t>
      </w:r>
      <w:r w:rsidR="00E560FF">
        <w:rPr>
          <w:rFonts w:hint="eastAsia"/>
        </w:rPr>
        <w:t>为</w:t>
      </w:r>
      <w:r w:rsidR="00E560FF" w:rsidRPr="00E560FF">
        <w:rPr>
          <w:rFonts w:hint="eastAsia"/>
          <w:i/>
        </w:rPr>
        <w:t>WSBM</w:t>
      </w:r>
      <w:r w:rsidR="00E560FF">
        <w:rPr>
          <w:rFonts w:hint="eastAsia"/>
        </w:rPr>
        <w:t>中有向</w:t>
      </w:r>
      <w:r w:rsidR="00E560FF">
        <w:t>边集合</w:t>
      </w:r>
      <w:r w:rsidR="00E560FF">
        <w:rPr>
          <w:rFonts w:hint="eastAsia"/>
        </w:rPr>
        <w:t>，</w:t>
      </w:r>
      <w:r w:rsidR="00E560FF">
        <w:t>表示点的转移</w:t>
      </w:r>
      <w:r w:rsidR="00E54D4A">
        <w:rPr>
          <w:rFonts w:hint="eastAsia"/>
        </w:rPr>
        <w:t>。</w:t>
      </w:r>
      <w:r w:rsidR="005A051A">
        <w:rPr>
          <w:rFonts w:hint="eastAsia"/>
          <w:i/>
        </w:rPr>
        <w:t>DT</w:t>
      </w:r>
      <w:r w:rsidR="005A051A" w:rsidRPr="005A051A">
        <w:rPr>
          <w:rFonts w:hint="eastAsia"/>
        </w:rPr>
        <w:t>标识</w:t>
      </w:r>
      <w:r w:rsidR="005A051A">
        <w:rPr>
          <w:rFonts w:hint="eastAsia"/>
        </w:rPr>
        <w:t>服务提供</w:t>
      </w:r>
      <w:r w:rsidR="005A051A">
        <w:t>操作的决策表</w:t>
      </w:r>
      <w:r w:rsidR="005A051A">
        <w:rPr>
          <w:rFonts w:hint="eastAsia"/>
        </w:rPr>
        <w:t>集合。</w:t>
      </w:r>
    </w:p>
    <w:p w14:paraId="0E403C15" w14:textId="77777777" w:rsidR="005B25DE" w:rsidRPr="00B426F8" w:rsidRDefault="00E54D4A" w:rsidP="00367517">
      <w:pPr>
        <w:pStyle w:val="u5"/>
        <w:spacing w:before="24" w:after="24"/>
        <w:ind w:firstLine="482"/>
      </w:pPr>
      <w:r w:rsidRPr="00515915">
        <w:rPr>
          <w:rFonts w:hint="eastAsia"/>
          <w:b/>
        </w:rPr>
        <w:t>定义</w:t>
      </w:r>
      <w:r>
        <w:rPr>
          <w:b/>
        </w:rPr>
        <w:t>2</w:t>
      </w:r>
      <w:r>
        <w:rPr>
          <w:rFonts w:hint="eastAsia"/>
          <w:b/>
        </w:rPr>
        <w:t>（模型节点）</w:t>
      </w:r>
      <w:r w:rsidR="009D095C">
        <w:rPr>
          <w:rFonts w:hint="eastAsia"/>
          <w:b/>
        </w:rPr>
        <w:t>：</w:t>
      </w:r>
      <w:r w:rsidRPr="00E560FF">
        <w:rPr>
          <w:rFonts w:hint="eastAsia"/>
          <w:i/>
        </w:rPr>
        <w:t>V</w:t>
      </w:r>
      <w:r>
        <w:rPr>
          <w:rFonts w:hint="eastAsia"/>
        </w:rPr>
        <w:t>为</w:t>
      </w:r>
      <w:r w:rsidRPr="00E560FF">
        <w:rPr>
          <w:rFonts w:hint="eastAsia"/>
          <w:i/>
        </w:rPr>
        <w:t>WSBM</w:t>
      </w:r>
      <w:r>
        <w:rPr>
          <w:rFonts w:hint="eastAsia"/>
        </w:rPr>
        <w:t>中</w:t>
      </w:r>
      <w:r>
        <w:t>非空节点集合</w:t>
      </w:r>
      <w:r>
        <w:rPr>
          <w:rFonts w:hint="eastAsia"/>
        </w:rPr>
        <w:t>，</w:t>
      </w:r>
      <m:oMath>
        <m:r>
          <m:rPr>
            <m:sty m:val="p"/>
          </m:rPr>
          <w:rPr>
            <w:rFonts w:ascii="Cambria Math" w:hAnsi="Cambria Math"/>
          </w:rPr>
          <m:t>V=</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0</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e>
        </m:d>
      </m:oMath>
      <w:r>
        <w:rPr>
          <w:rFonts w:hint="eastAsia"/>
        </w:rPr>
        <w:t>，</w:t>
      </w:r>
      <w:r w:rsidR="00655F3B">
        <w:t>n</w:t>
      </w:r>
      <w:r w:rsidR="009D095C">
        <w:t>为全部节点数减</w:t>
      </w:r>
      <w:r w:rsidR="009D095C">
        <w:t>1</w:t>
      </w:r>
      <w:r w:rsidR="009D095C">
        <w:rPr>
          <w:rFonts w:hint="eastAsia"/>
        </w:rPr>
        <w:t>。对于</w:t>
      </w:r>
      <w:r w:rsidR="009D095C">
        <w:t>任意节点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w:t>
      </w:r>
      <m:oMath>
        <m:r>
          <m:rPr>
            <m:sty m:val="p"/>
          </m:rPr>
          <w:rPr>
            <w:rFonts w:ascii="Cambria Math" w:hAnsi="Cambria Math"/>
          </w:rPr>
          <m:t>0≤i≤n</m:t>
        </m:r>
      </m:oMath>
      <w:r w:rsidR="009D095C">
        <w:rPr>
          <w:rFonts w:hint="eastAsia"/>
        </w:rPr>
        <w:t>）</w:t>
      </w:r>
      <w:r>
        <w:t>表示为</w:t>
      </w:r>
      <w:r>
        <w:rPr>
          <w:rFonts w:hint="eastAsia"/>
        </w:rPr>
        <w:t>六元组</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rsidRPr="00E54D4A">
        <w:rPr>
          <w:rFonts w:hint="eastAsia"/>
          <w:i/>
        </w:rPr>
        <w:t>=&lt;</w:t>
      </w:r>
      <w:r w:rsidR="00865EAC" w:rsidRPr="00E54D4A">
        <w:rPr>
          <w:i/>
        </w:rPr>
        <w:t>N,I,C,B,A,T,</w:t>
      </w:r>
      <w:r w:rsidR="00865EAC" w:rsidRPr="00E54D4A">
        <w:rPr>
          <w:rFonts w:hint="eastAsia"/>
          <w:i/>
        </w:rPr>
        <w:t>&gt;</w:t>
      </w:r>
      <w:r w:rsidR="006D728F">
        <w:t>，</w:t>
      </w:r>
      <w:r w:rsidR="00266595">
        <w:rPr>
          <w:rFonts w:hint="eastAsia"/>
        </w:rPr>
        <w:t>其中</w:t>
      </w:r>
      <w:r w:rsidR="00865EAC" w:rsidRPr="00E54D4A">
        <w:rPr>
          <w:rFonts w:hint="eastAsia"/>
          <w:i/>
        </w:rPr>
        <w:t>N</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名称</w:t>
      </w:r>
      <w:r w:rsidR="00865EAC">
        <w:rPr>
          <w:rFonts w:hint="eastAsia"/>
        </w:rPr>
        <w:t>；</w:t>
      </w:r>
      <w:r w:rsidR="00865EAC" w:rsidRPr="00E54D4A">
        <w:rPr>
          <w:rFonts w:hint="eastAsia"/>
          <w:i/>
        </w:rPr>
        <w:t>I</w:t>
      </w:r>
      <w:r w:rsidR="007C2B4E">
        <w:rPr>
          <w:rFonts w:hint="eastAsia"/>
        </w:rPr>
        <w:t>表示</w:t>
      </w:r>
      <w:r w:rsidR="00865EAC">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65EAC">
        <w:t>编号</w:t>
      </w:r>
      <w:r w:rsidR="00865EAC">
        <w:rPr>
          <w:rFonts w:hint="eastAsia"/>
        </w:rPr>
        <w:t>；</w:t>
      </w:r>
      <w:r w:rsidR="00EE5CA3" w:rsidRPr="009D095C">
        <w:rPr>
          <w:rFonts w:hint="eastAsia"/>
          <w:i/>
        </w:rPr>
        <w:t>C</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约束</w:t>
      </w:r>
      <w:r w:rsidR="00EE5CA3">
        <w:rPr>
          <w:rFonts w:hint="eastAsia"/>
        </w:rPr>
        <w:t>；</w:t>
      </w:r>
      <w:r w:rsidR="00EE5CA3" w:rsidRPr="009D095C">
        <w:rPr>
          <w:rFonts w:hint="eastAsia"/>
          <w:i/>
        </w:rPr>
        <w:t>B</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rPr>
          <w:rFonts w:hint="eastAsia"/>
        </w:rPr>
        <w:t>前继</w:t>
      </w:r>
      <w:r w:rsidR="00EE5CA3">
        <w:t>节点集合；</w:t>
      </w:r>
      <w:r w:rsidR="00EE5CA3" w:rsidRPr="009D095C">
        <w:rPr>
          <w:rFonts w:hint="eastAsia"/>
          <w:i/>
        </w:rPr>
        <w:t>A</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9D095C">
        <w:rPr>
          <w:rFonts w:hint="eastAsia"/>
        </w:rPr>
        <w:t>的</w:t>
      </w:r>
      <w:r w:rsidR="00EE5CA3">
        <w:t>后续节点集合；</w:t>
      </w:r>
      <w:r w:rsidR="00EE5CA3" w:rsidRPr="009D095C">
        <w:rPr>
          <w:rFonts w:hint="eastAsia"/>
          <w:i/>
        </w:rPr>
        <w:t>T</w:t>
      </w:r>
      <w:r w:rsidR="007C2B4E">
        <w:rPr>
          <w:rFonts w:hint="eastAsia"/>
        </w:rPr>
        <w:t>表示</w:t>
      </w:r>
      <w:r w:rsidR="00EE5CA3">
        <w:t>节点</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EE5CA3">
        <w:t>类型</w:t>
      </w:r>
      <w:r w:rsidR="009D095C">
        <w:rPr>
          <w:rFonts w:hint="eastAsia"/>
        </w:rPr>
        <w:t>，</w:t>
      </w:r>
      <w:r w:rsidR="00EE5CA3">
        <w:rPr>
          <w:rFonts w:hint="eastAsia"/>
        </w:rPr>
        <w:t>模型图</w:t>
      </w:r>
      <w:r w:rsidR="00EE5CA3">
        <w:t>中</w:t>
      </w:r>
      <w:r w:rsidR="00E13F3A">
        <w:rPr>
          <w:rFonts w:hint="eastAsia"/>
        </w:rPr>
        <w:t>定义了</w:t>
      </w:r>
      <w:r w:rsidR="00E13F3A">
        <w:t>不同类型的节点</w:t>
      </w:r>
      <w:r w:rsidR="00AD4BA9">
        <w:rPr>
          <w:rFonts w:hint="eastAsia"/>
        </w:rPr>
        <w:t>及</w:t>
      </w:r>
      <w:r w:rsidR="00AD4BA9">
        <w:t>约束</w:t>
      </w:r>
      <w:r w:rsidR="00E13F3A">
        <w:t>，</w:t>
      </w:r>
      <w:r w:rsidR="00AD4BA9">
        <w:rPr>
          <w:rFonts w:hint="eastAsia"/>
        </w:rPr>
        <w:t>节点</w:t>
      </w:r>
      <w:r w:rsidR="00AD4BA9">
        <w:t>类型</w:t>
      </w:r>
      <w:r w:rsidR="00E13F3A">
        <w:t>包括</w:t>
      </w:r>
      <w:r w:rsidR="00E13F3A">
        <w:rPr>
          <w:rFonts w:hint="eastAsia"/>
        </w:rPr>
        <w:t>：</w:t>
      </w:r>
      <w:r w:rsidR="00E13F3A" w:rsidRPr="00E13F3A">
        <w:rPr>
          <w:b/>
        </w:rPr>
        <w:t>开始节点</w:t>
      </w:r>
      <w:r w:rsidR="00E13F3A" w:rsidRPr="00E13F3A">
        <w:rPr>
          <w:rFonts w:hint="eastAsia"/>
          <w:b/>
        </w:rPr>
        <w:t>（</w:t>
      </w:r>
      <w:r w:rsidR="00E13F3A" w:rsidRPr="00E13F3A">
        <w:rPr>
          <w:rFonts w:hint="eastAsia"/>
          <w:b/>
        </w:rPr>
        <w:t>Start</w:t>
      </w:r>
      <w:r w:rsidR="00E13F3A" w:rsidRPr="00E13F3A">
        <w:rPr>
          <w:rFonts w:hint="eastAsia"/>
          <w:b/>
        </w:rPr>
        <w:t>）、</w:t>
      </w:r>
      <w:r w:rsidR="00E13F3A" w:rsidRPr="00E13F3A">
        <w:rPr>
          <w:b/>
        </w:rPr>
        <w:t>初始节点（</w:t>
      </w:r>
      <w:r w:rsidR="00E13F3A" w:rsidRPr="00E13F3A">
        <w:rPr>
          <w:rFonts w:hint="eastAsia"/>
          <w:b/>
        </w:rPr>
        <w:t>Init</w:t>
      </w:r>
      <w:r w:rsidR="00E13F3A" w:rsidRPr="00E13F3A">
        <w:rPr>
          <w:b/>
        </w:rPr>
        <w:t>）</w:t>
      </w:r>
      <w:r w:rsidR="00E13F3A" w:rsidRPr="00E13F3A">
        <w:rPr>
          <w:rFonts w:hint="eastAsia"/>
          <w:b/>
        </w:rPr>
        <w:t>、</w:t>
      </w:r>
      <w:r w:rsidR="00E13F3A" w:rsidRPr="00E13F3A">
        <w:rPr>
          <w:b/>
        </w:rPr>
        <w:t>结束节点（</w:t>
      </w:r>
      <w:r w:rsidR="00E13F3A" w:rsidRPr="00E13F3A">
        <w:rPr>
          <w:rFonts w:hint="eastAsia"/>
          <w:b/>
        </w:rPr>
        <w:t>End</w:t>
      </w:r>
      <w:r w:rsidR="00E13F3A" w:rsidRPr="00E13F3A">
        <w:rPr>
          <w:b/>
        </w:rPr>
        <w:t>）</w:t>
      </w:r>
      <w:r w:rsidR="00E13F3A" w:rsidRPr="00E13F3A">
        <w:rPr>
          <w:rFonts w:hint="eastAsia"/>
          <w:b/>
        </w:rPr>
        <w:t>、</w:t>
      </w:r>
      <w:r w:rsidR="00E13F3A" w:rsidRPr="00E13F3A">
        <w:rPr>
          <w:b/>
        </w:rPr>
        <w:t>请求</w:t>
      </w:r>
      <w:r w:rsidR="00E13F3A" w:rsidRPr="00E13F3A">
        <w:rPr>
          <w:rFonts w:hint="eastAsia"/>
          <w:b/>
        </w:rPr>
        <w:t>节点</w:t>
      </w:r>
      <w:r w:rsidR="00E13F3A" w:rsidRPr="00E13F3A">
        <w:rPr>
          <w:b/>
        </w:rPr>
        <w:t>（</w:t>
      </w:r>
      <w:r w:rsidR="00E13F3A" w:rsidRPr="00E13F3A">
        <w:rPr>
          <w:rFonts w:hint="eastAsia"/>
          <w:b/>
        </w:rPr>
        <w:t>Re</w:t>
      </w:r>
      <w:r w:rsidR="00B0047F">
        <w:rPr>
          <w:b/>
        </w:rPr>
        <w:t>q</w:t>
      </w:r>
      <w:r w:rsidR="00E13F3A" w:rsidRPr="00E13F3A">
        <w:rPr>
          <w:b/>
        </w:rPr>
        <w:t>）</w:t>
      </w:r>
      <w:r w:rsidR="00E13F3A" w:rsidRPr="00E13F3A">
        <w:rPr>
          <w:rFonts w:hint="eastAsia"/>
          <w:b/>
        </w:rPr>
        <w:t>、响应</w:t>
      </w:r>
      <w:r w:rsidR="00E13F3A" w:rsidRPr="00E13F3A">
        <w:rPr>
          <w:b/>
        </w:rPr>
        <w:t>节点（</w:t>
      </w:r>
      <w:r w:rsidR="00B0047F">
        <w:rPr>
          <w:rFonts w:hint="eastAsia"/>
          <w:b/>
        </w:rPr>
        <w:t>R</w:t>
      </w:r>
      <w:r w:rsidR="00B0047F">
        <w:rPr>
          <w:b/>
        </w:rPr>
        <w:t>es</w:t>
      </w:r>
      <w:r w:rsidR="00E13F3A" w:rsidRPr="00E13F3A">
        <w:rPr>
          <w:b/>
        </w:rPr>
        <w:t>）</w:t>
      </w:r>
      <w:r w:rsidR="00B0047F" w:rsidRPr="00B0047F">
        <w:rPr>
          <w:rFonts w:hint="eastAsia"/>
        </w:rPr>
        <w:t>，</w:t>
      </w:r>
      <w:r w:rsidR="00266595">
        <w:rPr>
          <w:rFonts w:hint="eastAsia"/>
        </w:rPr>
        <w:t>每种类型的节点及其</w:t>
      </w:r>
      <w:r w:rsidR="00B0047F" w:rsidRPr="00523AFD">
        <w:rPr>
          <w:rFonts w:hint="eastAsia"/>
        </w:rPr>
        <w:t>具体含义如表</w:t>
      </w:r>
      <w:r w:rsidR="00B0047F" w:rsidRPr="00523AFD">
        <w:rPr>
          <w:rFonts w:hint="eastAsia"/>
        </w:rPr>
        <w:t>3-</w:t>
      </w:r>
      <w:r w:rsidR="00DD40FE">
        <w:t>5</w:t>
      </w:r>
      <w:r w:rsidR="00AD4BA9">
        <w:rPr>
          <w:rFonts w:hint="eastAsia"/>
        </w:rPr>
        <w:t>所示</w:t>
      </w:r>
      <w:r w:rsidR="003D726E">
        <w:rPr>
          <w:rFonts w:hint="eastAsia"/>
        </w:rPr>
        <w:t>。</w:t>
      </w:r>
      <w:r w:rsidR="003D726E">
        <w:t>其中</w:t>
      </w:r>
      <w:r w:rsidR="003D726E">
        <w:rPr>
          <w:rFonts w:hint="eastAsia"/>
        </w:rPr>
        <w:t>，</w:t>
      </w:r>
      <w:r w:rsidR="003D726E" w:rsidRPr="00E560FF">
        <w:rPr>
          <w:rFonts w:hint="eastAsia"/>
          <w:i/>
        </w:rPr>
        <w:t>WSBM</w:t>
      </w:r>
      <w:r w:rsidR="003D726E" w:rsidRPr="003D726E">
        <w:rPr>
          <w:rFonts w:hint="eastAsia"/>
        </w:rPr>
        <w:t>只有</w:t>
      </w:r>
      <w:r w:rsidR="003D726E" w:rsidRPr="003D726E">
        <w:t>一个</w:t>
      </w:r>
      <w:r w:rsidR="003D726E">
        <w:rPr>
          <w:rFonts w:hint="eastAsia"/>
        </w:rPr>
        <w:t>入口节点、</w:t>
      </w:r>
      <w:r w:rsidR="003D726E">
        <w:t>一个出口节点，即</w:t>
      </w:r>
      <w:r w:rsidR="003D726E">
        <w:rPr>
          <w:rFonts w:hint="eastAsia"/>
        </w:rPr>
        <w:t>节点集合</w:t>
      </w:r>
      <w:r w:rsidR="003D726E">
        <w:t>中仅有一个开始节点</w:t>
      </w:r>
      <w:r w:rsidR="003D726E">
        <w:rPr>
          <w:rFonts w:hint="eastAsia"/>
        </w:rPr>
        <w:t>与</w:t>
      </w:r>
      <w:r w:rsidR="003D726E">
        <w:t>一个结束节点。</w:t>
      </w:r>
      <w:r w:rsidR="0085256E">
        <w:rPr>
          <w:rFonts w:hint="eastAsia"/>
        </w:rPr>
        <w:t>请求</w:t>
      </w:r>
      <w:r w:rsidR="0085256E">
        <w:t>节点的</w:t>
      </w:r>
      <w:r w:rsidR="0085256E">
        <w:rPr>
          <w:rFonts w:hint="eastAsia"/>
        </w:rPr>
        <w:t>约束</w:t>
      </w:r>
      <w:r w:rsidR="0085256E">
        <w:t>类型包括：</w:t>
      </w:r>
      <w:r w:rsidR="0085256E" w:rsidRPr="0085256E">
        <w:rPr>
          <w:rFonts w:hint="eastAsia"/>
          <w:b/>
        </w:rPr>
        <w:t>参数范围</w:t>
      </w:r>
      <w:r w:rsidR="0085256E" w:rsidRPr="0085256E">
        <w:rPr>
          <w:b/>
        </w:rPr>
        <w:t>约束、参数关系</w:t>
      </w:r>
      <w:r w:rsidR="0085256E" w:rsidRPr="0085256E">
        <w:rPr>
          <w:rFonts w:hint="eastAsia"/>
          <w:b/>
        </w:rPr>
        <w:t>约束</w:t>
      </w:r>
      <w:r w:rsidR="0085256E" w:rsidRPr="0085256E">
        <w:rPr>
          <w:b/>
        </w:rPr>
        <w:t>、区域约束、</w:t>
      </w:r>
      <w:r w:rsidR="0085256E" w:rsidRPr="0085256E">
        <w:rPr>
          <w:rFonts w:hint="eastAsia"/>
          <w:b/>
        </w:rPr>
        <w:t>序列</w:t>
      </w:r>
      <w:r w:rsidR="0085256E" w:rsidRPr="0085256E">
        <w:rPr>
          <w:b/>
        </w:rPr>
        <w:t>约束、调用</w:t>
      </w:r>
      <w:r w:rsidR="0085256E" w:rsidRPr="0085256E">
        <w:rPr>
          <w:rFonts w:hint="eastAsia"/>
          <w:b/>
        </w:rPr>
        <w:t>约束</w:t>
      </w:r>
      <w:r w:rsidR="00220E08">
        <w:t>；</w:t>
      </w:r>
    </w:p>
    <w:p w14:paraId="514D97B1" w14:textId="77777777" w:rsidR="00202130" w:rsidRPr="00202130" w:rsidRDefault="009D095C" w:rsidP="00202130">
      <w:pPr>
        <w:pStyle w:val="u5"/>
        <w:spacing w:before="24" w:after="24"/>
        <w:ind w:firstLine="482"/>
        <w:rPr>
          <w:rFonts w:cs="Times New Roman"/>
        </w:rPr>
      </w:pPr>
      <w:r w:rsidRPr="009D095C">
        <w:rPr>
          <w:rFonts w:hint="eastAsia"/>
          <w:b/>
        </w:rPr>
        <w:t>定义</w:t>
      </w:r>
      <w:r w:rsidRPr="009D095C">
        <w:rPr>
          <w:rFonts w:hint="eastAsia"/>
          <w:b/>
        </w:rPr>
        <w:t>3</w:t>
      </w:r>
      <w:r w:rsidRPr="009D095C">
        <w:rPr>
          <w:rFonts w:hint="eastAsia"/>
          <w:b/>
        </w:rPr>
        <w:t>（模型</w:t>
      </w:r>
      <w:r w:rsidRPr="009D095C">
        <w:rPr>
          <w:b/>
        </w:rPr>
        <w:t>边</w:t>
      </w:r>
      <w:r w:rsidRPr="009D095C">
        <w:rPr>
          <w:rFonts w:hint="eastAsia"/>
          <w:b/>
        </w:rPr>
        <w:t>）</w:t>
      </w:r>
      <w:r>
        <w:rPr>
          <w:rFonts w:hint="eastAsia"/>
          <w:b/>
        </w:rPr>
        <w:t>：</w:t>
      </w:r>
      <w:r w:rsidR="00655F3B" w:rsidRPr="00E560FF">
        <w:rPr>
          <w:rFonts w:hint="eastAsia"/>
          <w:i/>
        </w:rPr>
        <w:t>E</w:t>
      </w:r>
      <w:r w:rsidR="00655F3B">
        <w:rPr>
          <w:rFonts w:hint="eastAsia"/>
        </w:rPr>
        <w:t>为</w:t>
      </w:r>
      <w:r w:rsidR="00655F3B" w:rsidRPr="00E560FF">
        <w:rPr>
          <w:rFonts w:hint="eastAsia"/>
          <w:i/>
        </w:rPr>
        <w:t>WSBM</w:t>
      </w:r>
      <w:r w:rsidR="00655F3B">
        <w:rPr>
          <w:rFonts w:hint="eastAsia"/>
        </w:rPr>
        <w:t>中有向</w:t>
      </w:r>
      <w:r w:rsidR="00655F3B">
        <w:t>边集合</w:t>
      </w:r>
      <w:r w:rsidR="00655F3B">
        <w:rPr>
          <w:rFonts w:hint="eastAsia"/>
        </w:rPr>
        <w:t>，</w:t>
      </w:r>
      <w:r w:rsidR="009548E8">
        <w:t>代表事件的</w:t>
      </w:r>
      <w:r w:rsidR="009548E8">
        <w:rPr>
          <w:rFonts w:hint="eastAsia"/>
        </w:rPr>
        <w:t>有向</w:t>
      </w:r>
      <w:r w:rsidR="009548E8">
        <w:t>转移</w:t>
      </w:r>
      <w:r w:rsidR="009548E8">
        <w:rPr>
          <w:rFonts w:hint="eastAsia"/>
        </w:rPr>
        <w:t>——</w:t>
      </w:r>
      <w:r w:rsidR="009548E8" w:rsidRPr="008D2565">
        <w:t>E</w:t>
      </w:r>
      <w:r w:rsidR="009548E8" w:rsidRPr="008D2565">
        <w:rPr>
          <w:rFonts w:ascii="Cambria Math" w:hAnsi="Cambria Math" w:cs="Cambria Math"/>
        </w:rPr>
        <w:t>⊆</w:t>
      </w:r>
      <w:r w:rsidR="009548E8" w:rsidRPr="008D2565">
        <w:t>V</w:t>
      </w:r>
      <w:r w:rsidR="009548E8" w:rsidRPr="008D2565">
        <w:rPr>
          <w:rFonts w:cs="Times New Roman"/>
        </w:rPr>
        <w:t>×</w:t>
      </w:r>
      <w:r w:rsidR="009548E8">
        <w:t>V</w:t>
      </w:r>
      <w:r w:rsidR="009548E8">
        <w:rPr>
          <w:rFonts w:hint="eastAsia"/>
        </w:rPr>
        <w:t>，</w:t>
      </w:r>
      <m:oMath>
        <m:r>
          <m:rPr>
            <m:sty m:val="p"/>
          </m:rPr>
          <w:rPr>
            <w:rFonts w:ascii="Cambria Math" w:hAnsi="Cambria Math"/>
            <w:szCs w:val="24"/>
          </w:rPr>
          <m:t>E=</m:t>
        </m:r>
        <m:d>
          <m:dPr>
            <m:begChr m:val="{"/>
            <m:endChr m:val="}"/>
            <m:ctrlPr>
              <w:rPr>
                <w:rFonts w:ascii="Cambria Math" w:hAnsi="Cambria Math"/>
                <w:szCs w:val="24"/>
              </w:rPr>
            </m:ctrlPr>
          </m:dPr>
          <m:e>
            <m:sSub>
              <m:sSubPr>
                <m:ctrlPr>
                  <w:rPr>
                    <w:rFonts w:ascii="Cambria Math" w:hAnsi="Cambria Math"/>
                    <w:szCs w:val="24"/>
                  </w:rPr>
                </m:ctrlPr>
              </m:sSubPr>
              <m:e>
                <m:r>
                  <w:rPr>
                    <w:rFonts w:ascii="Cambria Math" w:hAnsi="Cambria Math"/>
                    <w:szCs w:val="24"/>
                  </w:rPr>
                  <m:t>e</m:t>
                </m:r>
              </m:e>
              <m:sub>
                <m:r>
                  <w:rPr>
                    <w:rFonts w:ascii="Cambria Math" w:hAnsi="Cambria Math"/>
                    <w:szCs w:val="24"/>
                  </w:rPr>
                  <m:t>0</m:t>
                </m:r>
              </m:sub>
            </m:sSub>
            <m:r>
              <m:rPr>
                <m:sty m:val="p"/>
              </m:rPr>
              <w:rPr>
                <w:rFonts w:ascii="Cambria Math" w:hAnsi="Cambria Math"/>
                <w:szCs w:val="24"/>
              </w:rPr>
              <m:t>,…,</m:t>
            </m:r>
            <m:sSub>
              <m:sSubPr>
                <m:ctrlPr>
                  <w:rPr>
                    <w:rFonts w:ascii="Cambria Math" w:hAnsi="Cambria Math"/>
                    <w:szCs w:val="24"/>
                  </w:rPr>
                </m:ctrlPr>
              </m:sSubPr>
              <m:e>
                <m:r>
                  <w:rPr>
                    <w:rFonts w:ascii="Cambria Math" w:hAnsi="Cambria Math"/>
                    <w:szCs w:val="24"/>
                  </w:rPr>
                  <m:t>e</m:t>
                </m:r>
              </m:e>
              <m:sub>
                <m:r>
                  <w:rPr>
                    <w:rFonts w:ascii="Cambria Math" w:hAnsi="Cambria Math"/>
                    <w:szCs w:val="24"/>
                  </w:rPr>
                  <m:t>m</m:t>
                </m:r>
              </m:sub>
            </m:sSub>
          </m:e>
        </m:d>
      </m:oMath>
      <w:r w:rsidR="009548E8">
        <w:rPr>
          <w:rFonts w:hint="eastAsia"/>
        </w:rPr>
        <w:t>，</w:t>
      </w:r>
      <w:r w:rsidR="009548E8">
        <w:t>m</w:t>
      </w:r>
      <w:r w:rsidR="009548E8">
        <w:t>为全部</w:t>
      </w:r>
      <w:r w:rsidR="009548E8">
        <w:rPr>
          <w:rFonts w:hint="eastAsia"/>
        </w:rPr>
        <w:t>边</w:t>
      </w:r>
      <w:r w:rsidR="009548E8">
        <w:t>数减</w:t>
      </w:r>
      <w:r w:rsidR="009548E8">
        <w:t>1</w:t>
      </w:r>
      <w:r w:rsidR="009548E8">
        <w:rPr>
          <w:rFonts w:hint="eastAsia"/>
        </w:rPr>
        <w:t>。对于</w:t>
      </w:r>
      <w:r w:rsidR="009548E8">
        <w:t>任意边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9548E8">
        <w:rPr>
          <w:rFonts w:hint="eastAsia"/>
        </w:rPr>
        <w:t>（</w:t>
      </w:r>
      <m:oMath>
        <m:r>
          <m:rPr>
            <m:sty m:val="p"/>
          </m:rPr>
          <w:rPr>
            <w:rFonts w:ascii="Cambria Math" w:hAnsi="Cambria Math"/>
          </w:rPr>
          <m:t>0≤j≤m</m:t>
        </m:r>
      </m:oMath>
      <w:r w:rsidR="009548E8">
        <w:rPr>
          <w:rFonts w:hint="eastAsia"/>
        </w:rPr>
        <w:t>）</w:t>
      </w:r>
      <w:r w:rsidR="009548E8">
        <w:t>表示为</w:t>
      </w:r>
      <w:r w:rsidR="009548E8">
        <w:rPr>
          <w:rFonts w:hint="eastAsia"/>
        </w:rPr>
        <w:t>三元组</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w:t>
      </w:r>
      <w:r w:rsidR="00220E08" w:rsidRPr="009548E8">
        <w:rPr>
          <w:rFonts w:cs="Times New Roman"/>
          <w:i/>
        </w:rPr>
        <w:t>&lt;N,TO,FR&gt;</w:t>
      </w:r>
      <w:r w:rsidR="00220E08">
        <w:rPr>
          <w:rFonts w:hint="eastAsia"/>
        </w:rPr>
        <w:t>。</w:t>
      </w:r>
      <w:r w:rsidR="00220E08">
        <w:t>其中</w:t>
      </w:r>
      <w:r w:rsidR="00220E08" w:rsidRPr="009548E8">
        <w:rPr>
          <w:rFonts w:cs="Times New Roman"/>
          <w:i/>
        </w:rPr>
        <w:t>N</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名称；</w:t>
      </w:r>
      <w:r w:rsidR="00220E08" w:rsidRPr="009548E8">
        <w:rPr>
          <w:rFonts w:cs="Times New Roman" w:hint="eastAsia"/>
          <w:i/>
        </w:rPr>
        <w:t>TO</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9548E8">
        <w:rPr>
          <w:rFonts w:cs="Times New Roman" w:hint="eastAsia"/>
        </w:rPr>
        <w:t>起始</w:t>
      </w:r>
      <w:r w:rsidR="00ED1349">
        <w:rPr>
          <w:rFonts w:cs="Times New Roman" w:hint="eastAsia"/>
        </w:rPr>
        <w:t>点</w:t>
      </w:r>
      <w:r w:rsidR="00220E08">
        <w:rPr>
          <w:rFonts w:cs="Times New Roman" w:hint="eastAsia"/>
        </w:rPr>
        <w:t>；</w:t>
      </w:r>
      <w:r w:rsidR="00220E08" w:rsidRPr="00964DF2">
        <w:rPr>
          <w:rFonts w:cs="Times New Roman" w:hint="eastAsia"/>
          <w:i/>
        </w:rPr>
        <w:t>FR</w:t>
      </w:r>
      <w:r w:rsidR="007C2B4E">
        <w:rPr>
          <w:rFonts w:hint="eastAsia"/>
        </w:rPr>
        <w:t>表示</w:t>
      </w:r>
      <w:r w:rsidR="00220E08">
        <w:rPr>
          <w:rFonts w:cs="Times New Roman"/>
        </w:rPr>
        <w:t>边</w:t>
      </w:r>
      <m:oMath>
        <m:sSub>
          <m:sSubPr>
            <m:ctrlPr>
              <w:rPr>
                <w:rFonts w:ascii="Cambria Math" w:hAnsi="Cambria Math"/>
              </w:rPr>
            </m:ctrlPr>
          </m:sSubPr>
          <m:e>
            <m:r>
              <w:rPr>
                <w:rFonts w:ascii="Cambria Math" w:hAnsi="Cambria Math"/>
              </w:rPr>
              <m:t>e</m:t>
            </m:r>
          </m:e>
          <m:sub>
            <m:r>
              <w:rPr>
                <w:rFonts w:ascii="Cambria Math" w:hAnsi="Cambria Math"/>
              </w:rPr>
              <m:t>j</m:t>
            </m:r>
          </m:sub>
        </m:sSub>
      </m:oMath>
      <w:r w:rsidR="00220E08">
        <w:rPr>
          <w:rFonts w:cs="Times New Roman"/>
        </w:rPr>
        <w:t>的</w:t>
      </w:r>
      <w:r w:rsidR="00ED1349">
        <w:rPr>
          <w:rFonts w:cs="Times New Roman" w:hint="eastAsia"/>
        </w:rPr>
        <w:t>终端点</w:t>
      </w:r>
      <w:r w:rsidR="000C199C">
        <w:rPr>
          <w:rFonts w:cs="Times New Roman" w:hint="eastAsia"/>
        </w:rPr>
        <w:t>；</w:t>
      </w:r>
    </w:p>
    <w:p w14:paraId="28C145A2" w14:textId="77777777" w:rsidR="00D26244" w:rsidRDefault="00D26244" w:rsidP="00D26244">
      <w:pPr>
        <w:pStyle w:val="u5"/>
        <w:spacing w:before="24" w:after="24"/>
        <w:ind w:firstLine="482"/>
      </w:pPr>
      <w:r w:rsidRPr="00D26244">
        <w:rPr>
          <w:rFonts w:hint="eastAsia"/>
          <w:b/>
        </w:rPr>
        <w:t>定义</w:t>
      </w:r>
      <w:r w:rsidRPr="00D26244">
        <w:rPr>
          <w:rFonts w:hint="eastAsia"/>
          <w:b/>
        </w:rPr>
        <w:t>4</w:t>
      </w:r>
      <w:r>
        <w:rPr>
          <w:rFonts w:hint="eastAsia"/>
          <w:b/>
        </w:rPr>
        <w:t>（前继</w:t>
      </w:r>
      <w:r>
        <w:rPr>
          <w:b/>
        </w:rPr>
        <w:t>节点</w:t>
      </w:r>
      <w:r w:rsidRPr="00A963E5">
        <w:rPr>
          <w:b/>
          <w:i/>
        </w:rPr>
        <w:t>preNode</w:t>
      </w:r>
      <w:r>
        <w:rPr>
          <w:rFonts w:hint="eastAsia"/>
          <w:b/>
        </w:rPr>
        <w:t>）</w:t>
      </w:r>
      <w:r>
        <w:rPr>
          <w:rFonts w:hint="eastAsia"/>
          <w:b/>
        </w:rPr>
        <w:t>:</w:t>
      </w:r>
      <w:r w:rsidR="0080166D" w:rsidRPr="0080166D">
        <w:t xml:space="preserve"> </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80166D">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80166D">
        <w:rPr>
          <w:rFonts w:hint="eastAsia"/>
        </w:rPr>
        <w:t>的前继</w:t>
      </w:r>
      <w:r w:rsidR="0080166D">
        <w:t>节点</w:t>
      </w:r>
      <w:r w:rsidR="0080166D">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=preNode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80166D">
        <w:rPr>
          <w:rFonts w:hint="eastAsia"/>
        </w:rPr>
        <w:t>，</w:t>
      </w:r>
      <w:r w:rsidR="0080166D">
        <w:t>当且</w:t>
      </w:r>
      <w:r w:rsidR="0080166D">
        <w:rPr>
          <w:rFonts w:hint="eastAsia"/>
        </w:rPr>
        <w:t>仅当</w:t>
      </w:r>
      <w:r w:rsidR="001B2D7C">
        <w:rPr>
          <w:rFonts w:hint="eastAsia"/>
        </w:rPr>
        <w:t>满足以下条件</w:t>
      </w:r>
      <w:r w:rsidR="001B2D7C">
        <w:t>：</w:t>
      </w:r>
    </w:p>
    <w:p w14:paraId="199913A6" w14:textId="77777777" w:rsidR="001B2D7C" w:rsidRPr="00DF3FB9" w:rsidRDefault="008D7249" w:rsidP="00136D40">
      <w:pPr>
        <w:pStyle w:val="u5"/>
        <w:numPr>
          <w:ilvl w:val="0"/>
          <w:numId w:val="52"/>
        </w:numPr>
        <w:spacing w:before="24" w:after="24"/>
        <w:ind w:firstLineChars="0"/>
        <w:rPr>
          <w:b/>
        </w:rPr>
      </w:pPr>
      <m:oMath>
        <m:r>
          <m:rPr>
            <m:sty m:val="p"/>
          </m:rPr>
          <w:rPr>
            <w:rStyle w:val="afff"/>
            <w:rFonts w:ascii="Cambria Math" w:hAnsi="Cambria Math" w:cs="Times New Roman"/>
            <w:rPrChange w:id="148" w:author="a41255065@163.com" w:date="2017-11-13T23:07:00Z">
              <w:rPr>
                <w:rStyle w:val="afff"/>
                <w:rFonts w:cs="Times New Roman"/>
              </w:rPr>
            </w:rPrChange>
          </w:rPr>
          <w:commentReference w:id="149"/>
        </m:r>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14:paraId="209378D6" w14:textId="77777777" w:rsidR="00DF3FB9" w:rsidRPr="00DF3FB9" w:rsidRDefault="007D3BCA" w:rsidP="00136D40">
      <w:pPr>
        <w:pStyle w:val="u5"/>
        <w:numPr>
          <w:ilvl w:val="0"/>
          <w:numId w:val="52"/>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14:paraId="548F5FB1" w14:textId="77777777" w:rsidR="00DF3FB9" w:rsidRPr="00DF3FB9" w:rsidRDefault="007D3BCA" w:rsidP="00136D40">
      <w:pPr>
        <w:pStyle w:val="u5"/>
        <w:numPr>
          <w:ilvl w:val="0"/>
          <w:numId w:val="52"/>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14:paraId="1B56DAC0" w14:textId="77777777" w:rsidR="00D26244" w:rsidRDefault="00D26244" w:rsidP="00D26244">
      <w:pPr>
        <w:pStyle w:val="u5"/>
        <w:spacing w:before="24" w:after="24"/>
        <w:ind w:firstLine="482"/>
      </w:pPr>
      <w:r>
        <w:rPr>
          <w:rFonts w:hint="eastAsia"/>
          <w:b/>
        </w:rPr>
        <w:t>定义</w:t>
      </w:r>
      <w:r>
        <w:rPr>
          <w:rFonts w:hint="eastAsia"/>
          <w:b/>
        </w:rPr>
        <w:t>5</w:t>
      </w:r>
      <w:r>
        <w:rPr>
          <w:rFonts w:hint="eastAsia"/>
          <w:b/>
        </w:rPr>
        <w:t>（后继</w:t>
      </w:r>
      <w:r>
        <w:rPr>
          <w:b/>
        </w:rPr>
        <w:t>节点</w:t>
      </w:r>
      <w:r w:rsidRPr="00A963E5">
        <w:rPr>
          <w:rFonts w:hint="eastAsia"/>
          <w:b/>
          <w:i/>
        </w:rPr>
        <w:t>next</w:t>
      </w:r>
      <w:r w:rsidRPr="00A963E5">
        <w:rPr>
          <w:b/>
          <w:i/>
        </w:rPr>
        <w:t>Node</w:t>
      </w:r>
      <w:r>
        <w:rPr>
          <w:rFonts w:hint="eastAsia"/>
          <w:b/>
        </w:rPr>
        <w:t>）</w:t>
      </w:r>
      <w:r>
        <w:rPr>
          <w:b/>
        </w:rPr>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v</m:t>
            </m:r>
          </m:e>
          <m:sub>
            <m:r>
              <w:rPr>
                <w:rFonts w:ascii="Cambria Math" w:hAnsi="Cambria Math"/>
              </w:rPr>
              <m:t>i</m:t>
            </m:r>
          </m:sub>
        </m:sSub>
      </m:oMath>
      <w:r w:rsidR="00DF3FB9">
        <w:rPr>
          <w:rFonts w:hint="eastAsia"/>
        </w:rPr>
        <w:t>是</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DF3FB9">
        <w:rPr>
          <w:rFonts w:hint="eastAsia"/>
        </w:rPr>
        <w:t>的</w:t>
      </w:r>
      <w:r w:rsidR="00747A5B">
        <w:rPr>
          <w:rFonts w:hint="eastAsia"/>
        </w:rPr>
        <w:t>后继</w:t>
      </w:r>
      <w:r w:rsidR="00DF3FB9">
        <w:t>节点</w:t>
      </w:r>
      <w:r w:rsidR="00DF3FB9">
        <w:rPr>
          <w:rFonts w:hint="eastAsia"/>
        </w:rPr>
        <w:t>记作</w:t>
      </w: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=nextNode</m:t>
        </m:r>
        <m:r>
          <m:rPr>
            <m:sty m:val="p"/>
          </m:rPr>
          <w:rPr>
            <w:rFonts w:ascii="Cambria Math" w:hAnsi="Cambria Math" w:hint="eastAsia"/>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oMath>
      <w:r w:rsidR="00DF3FB9">
        <w:rPr>
          <w:rFonts w:hint="eastAsia"/>
        </w:rPr>
        <w:t>，</w:t>
      </w:r>
      <w:r w:rsidR="00DF3FB9">
        <w:t>当且</w:t>
      </w:r>
      <w:r w:rsidR="00DF3FB9">
        <w:rPr>
          <w:rFonts w:hint="eastAsia"/>
        </w:rPr>
        <w:t>仅当满足以下条件</w:t>
      </w:r>
      <w:r w:rsidR="00DF3FB9">
        <w:t>：</w:t>
      </w:r>
    </w:p>
    <w:p w14:paraId="6E12BC3B" w14:textId="77777777" w:rsidR="00DF3FB9" w:rsidRPr="00DF3FB9" w:rsidRDefault="007D3BCA" w:rsidP="00136D40">
      <w:pPr>
        <w:pStyle w:val="u5"/>
        <w:numPr>
          <w:ilvl w:val="0"/>
          <w:numId w:val="5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DF3FB9">
        <w:rPr>
          <w:rFonts w:hint="eastAsia"/>
        </w:rPr>
        <w:t>;</w:t>
      </w:r>
    </w:p>
    <w:p w14:paraId="5FCC2462" w14:textId="77777777" w:rsidR="00DF3FB9" w:rsidRPr="00DF3FB9" w:rsidRDefault="007D3BCA" w:rsidP="00136D40">
      <w:pPr>
        <w:pStyle w:val="u5"/>
        <w:numPr>
          <w:ilvl w:val="0"/>
          <w:numId w:val="53"/>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DF3FB9">
        <w:rPr>
          <w:rFonts w:hint="eastAsia"/>
        </w:rPr>
        <w:t>;</w:t>
      </w:r>
    </w:p>
    <w:p w14:paraId="359CB4AB" w14:textId="77777777" w:rsidR="00DF3FB9" w:rsidRPr="00202130" w:rsidRDefault="007D3BCA" w:rsidP="00136D40">
      <w:pPr>
        <w:pStyle w:val="u5"/>
        <w:numPr>
          <w:ilvl w:val="0"/>
          <w:numId w:val="53"/>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∈E</m:t>
        </m:r>
      </m:oMath>
    </w:p>
    <w:p w14:paraId="57CBE1A1" w14:textId="77777777" w:rsidR="00202130" w:rsidRDefault="00202130" w:rsidP="00202130">
      <w:pPr>
        <w:pStyle w:val="u5"/>
        <w:spacing w:before="24" w:after="24"/>
        <w:ind w:firstLine="482"/>
      </w:pPr>
      <w:r>
        <w:rPr>
          <w:rFonts w:hint="eastAsia"/>
          <w:b/>
        </w:rPr>
        <w:t>定义</w:t>
      </w:r>
      <w:r>
        <w:rPr>
          <w:rFonts w:hint="eastAsia"/>
          <w:b/>
        </w:rPr>
        <w:t>6</w:t>
      </w:r>
      <w:r>
        <w:rPr>
          <w:rFonts w:hint="eastAsia"/>
          <w:b/>
        </w:rPr>
        <w:t>（节点</w:t>
      </w:r>
      <w:r w:rsidR="00466BE8">
        <w:rPr>
          <w:rFonts w:hint="eastAsia"/>
          <w:b/>
        </w:rPr>
        <w:t>相关性</w:t>
      </w:r>
      <w:r w:rsidR="00466BE8" w:rsidRPr="00A963E5">
        <w:rPr>
          <w:b/>
          <w:i/>
        </w:rPr>
        <w:t>Correlation</w:t>
      </w:r>
      <w:r>
        <w:rPr>
          <w:rFonts w:hint="eastAsia"/>
          <w:b/>
        </w:rPr>
        <w:t>）</w:t>
      </w:r>
      <w:r w:rsidR="00466BE8">
        <w:rPr>
          <w:rFonts w:hint="eastAsia"/>
          <w:b/>
        </w:rPr>
        <w:t>：</w:t>
      </w:r>
      <m:oMath>
        <m:sSub>
          <m:sSubPr>
            <m:ctrlPr>
              <w:rPr>
                <w:rFonts w:ascii="Cambria Math" w:hAnsi="Cambria Math"/>
              </w:rPr>
            </m:ctrlPr>
          </m:sSubPr>
          <m:e>
            <m:r>
              <w:rPr>
                <w:rFonts w:ascii="Cambria Math" w:hAnsi="Cambria Math"/>
              </w:rPr>
              <m:t>v</m:t>
            </m:r>
          </m:e>
          <m:sub>
            <m:r>
              <w:rPr>
                <w:rFonts w:ascii="Cambria Math" w:hAnsi="Cambria Math"/>
              </w:rPr>
              <m:t>i</m:t>
            </m:r>
          </m:sub>
        </m:sSub>
      </m:oMath>
      <w:r w:rsidR="00466BE8">
        <w:rPr>
          <w:rFonts w:hint="eastAsia"/>
        </w:rPr>
        <w:t>与</w:t>
      </w:r>
      <m:oMath>
        <m:sSub>
          <m:sSubPr>
            <m:ctrlPr>
              <w:rPr>
                <w:rFonts w:ascii="Cambria Math" w:hAnsi="Cambria Math"/>
              </w:rPr>
            </m:ctrlPr>
          </m:sSubPr>
          <m:e>
            <m:r>
              <w:rPr>
                <w:rFonts w:ascii="Cambria Math" w:hAnsi="Cambria Math"/>
              </w:rPr>
              <m:t>v</m:t>
            </m:r>
          </m:e>
          <m:sub>
            <m:r>
              <w:rPr>
                <w:rFonts w:ascii="Cambria Math" w:hAnsi="Cambria Math"/>
              </w:rPr>
              <m:t>j</m:t>
            </m:r>
          </m:sub>
        </m:sSub>
      </m:oMath>
      <w:r w:rsidR="00466BE8">
        <w:rPr>
          <w:rFonts w:hint="eastAsia"/>
        </w:rPr>
        <w:t>的互为相关</w:t>
      </w:r>
      <w:r w:rsidR="00466BE8">
        <w:t>节点，</w:t>
      </w:r>
      <w:r w:rsidR="00466BE8">
        <w:rPr>
          <w:rFonts w:hint="eastAsia"/>
        </w:rPr>
        <w:t>记作</w:t>
      </w:r>
      <m:oMath>
        <m:r>
          <w:rPr>
            <w:rFonts w:ascii="Cambria Math" w:hAnsi="Cambria Math"/>
          </w:rPr>
          <m:t>Correlation</m:t>
        </m:r>
        <m:r>
          <m:rPr>
            <m:sty m:val="p"/>
          </m:rPr>
          <w:rPr>
            <w:rFonts w:ascii="Cambria Math" w:hAnsi="Cambria Math" w:hint="eastAsia"/>
          </w:rPr>
          <m:t>(</m:t>
        </m:r>
        <m:sSub>
          <m:sSubPr>
            <m:ctrlPr>
              <w:rPr>
                <w:rFonts w:ascii="Cambria Math" w:hAnsi="Cambria Math"/>
              </w:rPr>
            </m:ctrlPr>
          </m:sSub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hint="eastAsia"/>
              </w:rPr>
              <m:t>,</m:t>
            </m:r>
            <m:r>
              <w:rPr>
                <w:rFonts w:ascii="Cambria Math" w:hAnsi="Cambria Math"/>
              </w:rPr>
              <m:t>v</m:t>
            </m:r>
          </m:e>
          <m:sub>
            <m:r>
              <w:rPr>
                <w:rFonts w:ascii="Cambria Math" w:hAnsi="Cambria Math"/>
              </w:rPr>
              <m:t>j</m:t>
            </m:r>
          </m:sub>
        </m:sSub>
        <m:r>
          <m:rPr>
            <m:sty m:val="p"/>
          </m:rPr>
          <w:rPr>
            <w:rFonts w:ascii="Cambria Math" w:hAnsi="Cambria Math"/>
          </w:rPr>
          <m:t>)</m:t>
        </m:r>
      </m:oMath>
      <w:r w:rsidR="00466BE8">
        <w:rPr>
          <w:rFonts w:hint="eastAsia"/>
        </w:rPr>
        <w:t>，</w:t>
      </w:r>
      <w:r w:rsidR="00466BE8">
        <w:t>当且仅当满足</w:t>
      </w:r>
      <w:r w:rsidR="00466BE8">
        <w:rPr>
          <w:rFonts w:hint="eastAsia"/>
        </w:rPr>
        <w:t>以下</w:t>
      </w:r>
      <w:r w:rsidR="00466BE8">
        <w:t>条件</w:t>
      </w:r>
      <w:r w:rsidR="00466BE8">
        <w:rPr>
          <w:rFonts w:hint="eastAsia"/>
        </w:rPr>
        <w:t>：</w:t>
      </w:r>
    </w:p>
    <w:p w14:paraId="439BD1B4" w14:textId="77777777" w:rsidR="00466BE8" w:rsidRPr="00DF3FB9" w:rsidRDefault="007D3BCA" w:rsidP="00136D40">
      <w:pPr>
        <w:pStyle w:val="u5"/>
        <w:numPr>
          <w:ilvl w:val="0"/>
          <w:numId w:val="57"/>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i</m:t>
            </m:r>
          </m:sub>
        </m:sSub>
        <m:r>
          <w:rPr>
            <w:rFonts w:ascii="Cambria Math" w:hAnsi="Cambria Math"/>
          </w:rPr>
          <m:t>∈V</m:t>
        </m:r>
      </m:oMath>
      <w:r w:rsidR="00466BE8">
        <w:rPr>
          <w:rFonts w:hint="eastAsia"/>
        </w:rPr>
        <w:t>;</w:t>
      </w:r>
    </w:p>
    <w:p w14:paraId="4BC8B5AA" w14:textId="77777777" w:rsidR="00466BE8" w:rsidRDefault="007D3BCA" w:rsidP="00136D40">
      <w:pPr>
        <w:pStyle w:val="u5"/>
        <w:numPr>
          <w:ilvl w:val="0"/>
          <w:numId w:val="57"/>
        </w:numPr>
        <w:spacing w:before="24" w:after="24"/>
        <w:ind w:firstLineChars="0"/>
        <w:rPr>
          <w:b/>
        </w:rPr>
      </w:pPr>
      <m:oMath>
        <m:sSub>
          <m:sSubPr>
            <m:ctrlPr>
              <w:rPr>
                <w:rFonts w:ascii="Cambria Math" w:hAnsi="Cambria Math"/>
              </w:rPr>
            </m:ctrlPr>
          </m:sSubPr>
          <m:e>
            <m:r>
              <w:rPr>
                <w:rFonts w:ascii="Cambria Math" w:hAnsi="Cambria Math"/>
              </w:rPr>
              <m:t>v</m:t>
            </m:r>
          </m:e>
          <m:sub>
            <m:r>
              <w:rPr>
                <w:rFonts w:ascii="Cambria Math" w:hAnsi="Cambria Math"/>
              </w:rPr>
              <m:t>j</m:t>
            </m:r>
          </m:sub>
        </m:sSub>
        <m:r>
          <w:rPr>
            <w:rFonts w:ascii="Cambria Math" w:hAnsi="Cambria Math"/>
          </w:rPr>
          <m:t>∈V</m:t>
        </m:r>
      </m:oMath>
      <w:r w:rsidR="00466BE8">
        <w:rPr>
          <w:rFonts w:hint="eastAsia"/>
        </w:rPr>
        <w:t>;</w:t>
      </w:r>
    </w:p>
    <w:p w14:paraId="6DEE1B57" w14:textId="77777777" w:rsidR="00466BE8" w:rsidRPr="00466BE8" w:rsidRDefault="007D3BCA" w:rsidP="00136D40">
      <w:pPr>
        <w:pStyle w:val="u5"/>
        <w:numPr>
          <w:ilvl w:val="0"/>
          <w:numId w:val="57"/>
        </w:numPr>
        <w:spacing w:before="24" w:after="24"/>
        <w:ind w:firstLineChars="0"/>
        <w:rPr>
          <w:b/>
        </w:rPr>
      </w:pPr>
      <m:oMath>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e>
        </m:d>
        <m:r>
          <w:rPr>
            <w:rFonts w:ascii="Cambria Math" w:hAnsi="Cambria Math" w:cs="Times New Roman"/>
          </w:rPr>
          <m:t xml:space="preserve">∈E </m:t>
        </m:r>
        <m:r>
          <m:rPr>
            <m:sty m:val="p"/>
          </m:rPr>
          <w:rPr>
            <w:rFonts w:ascii="Cambria Math" w:hAnsi="Cambria Math" w:cs="Times New Roman" w:hint="eastAsia"/>
          </w:rPr>
          <m:t>或</m:t>
        </m:r>
        <m:r>
          <m:rPr>
            <m:sty m:val="p"/>
          </m:rPr>
          <w:rPr>
            <w:rFonts w:ascii="Cambria Math" w:hAnsi="Cambria Math" w:cs="Times New Roman"/>
          </w:rPr>
          <m:t xml:space="preserve"> </m:t>
        </m:r>
        <m:d>
          <m:dPr>
            <m:ctrlPr>
              <w:rPr>
                <w:rFonts w:ascii="Cambria Math" w:hAnsi="Cambria Math" w:cs="Times New Roman"/>
              </w:rPr>
            </m:ctrlPr>
          </m:dPr>
          <m:e>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r>
              <m:rPr>
                <m:sty m:val="p"/>
              </m:rPr>
              <w:rPr>
                <w:rFonts w:ascii="Cambria Math" w:hAnsi="Cambria Math" w:cs="Times New Roman"/>
              </w:rPr>
              <m:t xml:space="preserve">, </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j</m:t>
                </m:r>
              </m:sub>
            </m:sSub>
          </m:e>
        </m:d>
        <m:r>
          <w:rPr>
            <w:rFonts w:ascii="Cambria Math" w:hAnsi="Cambria Math" w:cs="Times New Roman"/>
          </w:rPr>
          <m:t>∈E</m:t>
        </m:r>
      </m:oMath>
    </w:p>
    <w:p w14:paraId="629BB79D" w14:textId="77777777" w:rsidR="002B3515" w:rsidRDefault="00B0047F" w:rsidP="002B3515">
      <w:pPr>
        <w:pStyle w:val="ub"/>
        <w:spacing w:before="120" w:after="360"/>
      </w:pPr>
      <w:r w:rsidRPr="00606565">
        <w:t>表</w:t>
      </w:r>
      <w:r w:rsidRPr="00606565">
        <w:t>3-</w:t>
      </w:r>
      <w:r w:rsidRPr="00606565">
        <w:fldChar w:fldCharType="begin"/>
      </w:r>
      <w:r w:rsidRPr="00606565">
        <w:instrText xml:space="preserve"> SEQ </w:instrText>
      </w:r>
      <w:r w:rsidRPr="00606565">
        <w:instrText>表</w:instrText>
      </w:r>
      <w:r w:rsidRPr="00606565">
        <w:instrText xml:space="preserve">3- \* ARABIC </w:instrText>
      </w:r>
      <w:r w:rsidRPr="00606565">
        <w:fldChar w:fldCharType="separate"/>
      </w:r>
      <w:r w:rsidR="00286810">
        <w:rPr>
          <w:noProof/>
        </w:rPr>
        <w:t>5</w:t>
      </w:r>
      <w:r w:rsidRPr="00606565">
        <w:fldChar w:fldCharType="end"/>
      </w:r>
      <w:r w:rsidRPr="00606565">
        <w:t xml:space="preserve"> </w:t>
      </w:r>
      <w:r w:rsidRPr="00606565">
        <w:rPr>
          <w:rFonts w:hint="eastAsia"/>
        </w:rPr>
        <w:t>Web</w:t>
      </w:r>
      <w:r w:rsidRPr="00606565">
        <w:rPr>
          <w:rFonts w:hint="eastAsia"/>
        </w:rPr>
        <w:t>服务行为模型节点</w:t>
      </w:r>
      <w:r w:rsidRPr="00606565">
        <w:t>类型定义</w:t>
      </w:r>
    </w:p>
    <w:tbl>
      <w:tblPr>
        <w:tblStyle w:val="afff1"/>
        <w:tblW w:w="0" w:type="auto"/>
        <w:jc w:val="center"/>
        <w:tblLook w:val="04A0" w:firstRow="1" w:lastRow="0" w:firstColumn="1" w:lastColumn="0" w:noHBand="0" w:noVBand="1"/>
      </w:tblPr>
      <w:tblGrid>
        <w:gridCol w:w="3826"/>
        <w:gridCol w:w="4077"/>
      </w:tblGrid>
      <w:tr w:rsidR="002B3515" w14:paraId="362865D2" w14:textId="77777777" w:rsidTr="006468AE">
        <w:trPr>
          <w:jc w:val="center"/>
        </w:trPr>
        <w:tc>
          <w:tcPr>
            <w:tcW w:w="3826" w:type="dxa"/>
          </w:tcPr>
          <w:p w14:paraId="0ADFE82A" w14:textId="77777777" w:rsidR="002B3515" w:rsidRPr="006468AE" w:rsidRDefault="002B3515" w:rsidP="002B3515">
            <w:pPr>
              <w:pStyle w:val="u5"/>
              <w:spacing w:before="24" w:after="24"/>
              <w:ind w:firstLineChars="0" w:firstLine="0"/>
              <w:jc w:val="center"/>
              <w:rPr>
                <w:b/>
              </w:rPr>
            </w:pPr>
            <w:r w:rsidRPr="006468AE">
              <w:rPr>
                <w:rFonts w:hint="eastAsia"/>
                <w:b/>
              </w:rPr>
              <w:t>节点</w:t>
            </w:r>
            <w:r w:rsidRPr="006468AE">
              <w:rPr>
                <w:b/>
              </w:rPr>
              <w:t>类型</w:t>
            </w:r>
          </w:p>
        </w:tc>
        <w:tc>
          <w:tcPr>
            <w:tcW w:w="4077" w:type="dxa"/>
          </w:tcPr>
          <w:p w14:paraId="4ADA5CD6" w14:textId="77777777" w:rsidR="002B3515" w:rsidRPr="006468AE" w:rsidRDefault="002B3515" w:rsidP="002B3515">
            <w:pPr>
              <w:pStyle w:val="u5"/>
              <w:spacing w:before="24" w:after="24"/>
              <w:ind w:firstLineChars="0" w:firstLine="0"/>
              <w:jc w:val="center"/>
              <w:rPr>
                <w:b/>
              </w:rPr>
            </w:pPr>
            <w:r w:rsidRPr="006468AE">
              <w:rPr>
                <w:rFonts w:hint="eastAsia"/>
                <w:b/>
              </w:rPr>
              <w:t>节点</w:t>
            </w:r>
            <w:r w:rsidRPr="006468AE">
              <w:rPr>
                <w:b/>
              </w:rPr>
              <w:t>描述</w:t>
            </w:r>
          </w:p>
        </w:tc>
      </w:tr>
      <w:tr w:rsidR="002B3515" w14:paraId="07D5E00A" w14:textId="77777777" w:rsidTr="006468AE">
        <w:trPr>
          <w:jc w:val="center"/>
        </w:trPr>
        <w:tc>
          <w:tcPr>
            <w:tcW w:w="3826" w:type="dxa"/>
          </w:tcPr>
          <w:p w14:paraId="46D6E83B" w14:textId="77777777" w:rsidR="002B3515" w:rsidRDefault="002B3515" w:rsidP="002B3515">
            <w:pPr>
              <w:pStyle w:val="u5"/>
              <w:spacing w:before="24" w:after="24"/>
              <w:ind w:firstLineChars="0" w:firstLine="0"/>
              <w:jc w:val="center"/>
            </w:pPr>
            <w:r w:rsidRPr="002B3515">
              <w:rPr>
                <w:rFonts w:hint="eastAsia"/>
              </w:rPr>
              <w:t>Start</w:t>
            </w:r>
          </w:p>
        </w:tc>
        <w:tc>
          <w:tcPr>
            <w:tcW w:w="4077" w:type="dxa"/>
          </w:tcPr>
          <w:p w14:paraId="3D97E917" w14:textId="77777777" w:rsidR="002B3515" w:rsidRPr="002B3515" w:rsidRDefault="002B3515" w:rsidP="002B3515">
            <w:pPr>
              <w:pStyle w:val="u5"/>
              <w:spacing w:before="24" w:after="24"/>
              <w:ind w:firstLineChars="0" w:firstLine="0"/>
              <w:jc w:val="center"/>
            </w:pPr>
            <w:r w:rsidRPr="002B3515">
              <w:rPr>
                <w:rFonts w:hint="eastAsia"/>
              </w:rPr>
              <w:t>表示</w:t>
            </w:r>
            <w:r>
              <w:t>W</w:t>
            </w:r>
            <w:r>
              <w:rPr>
                <w:rFonts w:hint="eastAsia"/>
              </w:rPr>
              <w:t>eb</w:t>
            </w:r>
            <w:r>
              <w:t>服务</w:t>
            </w:r>
            <w:r>
              <w:rPr>
                <w:rFonts w:hint="eastAsia"/>
              </w:rPr>
              <w:t>行为</w:t>
            </w:r>
            <w:r>
              <w:t>模型</w:t>
            </w:r>
            <w:r>
              <w:rPr>
                <w:rFonts w:hint="eastAsia"/>
              </w:rPr>
              <w:t>入口</w:t>
            </w:r>
          </w:p>
        </w:tc>
      </w:tr>
      <w:tr w:rsidR="002B3515" w14:paraId="52BC4324" w14:textId="77777777" w:rsidTr="006468AE">
        <w:trPr>
          <w:jc w:val="center"/>
        </w:trPr>
        <w:tc>
          <w:tcPr>
            <w:tcW w:w="3826" w:type="dxa"/>
          </w:tcPr>
          <w:p w14:paraId="33009A74" w14:textId="77777777" w:rsidR="002B3515" w:rsidRPr="002B3515" w:rsidRDefault="002B3515" w:rsidP="002B3515">
            <w:pPr>
              <w:pStyle w:val="u5"/>
              <w:spacing w:before="24" w:after="24"/>
              <w:ind w:firstLineChars="0" w:firstLine="0"/>
              <w:jc w:val="center"/>
            </w:pPr>
            <w:r w:rsidRPr="002B3515">
              <w:t>Init</w:t>
            </w:r>
          </w:p>
        </w:tc>
        <w:tc>
          <w:tcPr>
            <w:tcW w:w="4077" w:type="dxa"/>
          </w:tcPr>
          <w:p w14:paraId="39321E2C" w14:textId="77777777" w:rsidR="002B3515" w:rsidRPr="002B3515" w:rsidRDefault="002B3515" w:rsidP="002B3515">
            <w:pPr>
              <w:pStyle w:val="u5"/>
              <w:spacing w:before="24" w:after="24"/>
              <w:ind w:firstLineChars="0" w:firstLine="0"/>
              <w:jc w:val="center"/>
            </w:pPr>
            <w:r w:rsidRPr="00B0047F">
              <w:rPr>
                <w:rFonts w:hint="eastAsia"/>
              </w:rPr>
              <w:t>表示</w:t>
            </w:r>
            <w:r>
              <w:rPr>
                <w:rFonts w:hint="eastAsia"/>
              </w:rPr>
              <w:t>流程初始化</w:t>
            </w:r>
          </w:p>
        </w:tc>
      </w:tr>
      <w:tr w:rsidR="002B3515" w14:paraId="511A52C2" w14:textId="77777777" w:rsidTr="006468AE">
        <w:trPr>
          <w:jc w:val="center"/>
        </w:trPr>
        <w:tc>
          <w:tcPr>
            <w:tcW w:w="3826" w:type="dxa"/>
          </w:tcPr>
          <w:p w14:paraId="1B68AF05" w14:textId="77777777" w:rsidR="002B3515" w:rsidRDefault="002B3515" w:rsidP="002B3515">
            <w:pPr>
              <w:pStyle w:val="u5"/>
              <w:spacing w:before="24" w:after="24"/>
              <w:ind w:firstLineChars="0" w:firstLine="0"/>
              <w:jc w:val="center"/>
            </w:pPr>
            <w:r w:rsidRPr="002B3515">
              <w:rPr>
                <w:rFonts w:hint="eastAsia"/>
              </w:rPr>
              <w:t>End</w:t>
            </w:r>
          </w:p>
        </w:tc>
        <w:tc>
          <w:tcPr>
            <w:tcW w:w="4077" w:type="dxa"/>
          </w:tcPr>
          <w:p w14:paraId="1A0F1EB9" w14:textId="77777777" w:rsidR="002B3515" w:rsidRPr="002B3515" w:rsidRDefault="002B3515" w:rsidP="002B3515">
            <w:pPr>
              <w:pStyle w:val="u5"/>
              <w:spacing w:before="24" w:after="24"/>
              <w:ind w:firstLineChars="0" w:firstLine="0"/>
              <w:jc w:val="center"/>
            </w:pPr>
            <w:r w:rsidRPr="002B3515">
              <w:rPr>
                <w:rFonts w:hint="eastAsia"/>
              </w:rPr>
              <w:t>表示</w:t>
            </w:r>
            <w:r>
              <w:t>W</w:t>
            </w:r>
            <w:r>
              <w:rPr>
                <w:rFonts w:hint="eastAsia"/>
              </w:rPr>
              <w:t>eb</w:t>
            </w:r>
            <w:r>
              <w:t>服务</w:t>
            </w:r>
            <w:r>
              <w:rPr>
                <w:rFonts w:hint="eastAsia"/>
              </w:rPr>
              <w:t>行为</w:t>
            </w:r>
            <w:r>
              <w:t>模型</w:t>
            </w:r>
            <w:r>
              <w:rPr>
                <w:rFonts w:hint="eastAsia"/>
              </w:rPr>
              <w:t>出口</w:t>
            </w:r>
          </w:p>
        </w:tc>
      </w:tr>
      <w:tr w:rsidR="002B3515" w14:paraId="59D2E15F" w14:textId="77777777" w:rsidTr="006468AE">
        <w:trPr>
          <w:jc w:val="center"/>
        </w:trPr>
        <w:tc>
          <w:tcPr>
            <w:tcW w:w="3826" w:type="dxa"/>
          </w:tcPr>
          <w:p w14:paraId="79E5B51D" w14:textId="77777777" w:rsidR="002B3515" w:rsidRPr="002B3515" w:rsidRDefault="002B3515" w:rsidP="002B3515">
            <w:pPr>
              <w:pStyle w:val="u5"/>
              <w:spacing w:before="24" w:after="24"/>
              <w:ind w:firstLineChars="0" w:firstLine="0"/>
              <w:jc w:val="center"/>
            </w:pPr>
            <w:r w:rsidRPr="002B3515">
              <w:rPr>
                <w:rFonts w:hint="eastAsia"/>
              </w:rPr>
              <w:t>Re</w:t>
            </w:r>
            <w:r w:rsidRPr="002B3515">
              <w:t>q</w:t>
            </w:r>
          </w:p>
        </w:tc>
        <w:tc>
          <w:tcPr>
            <w:tcW w:w="4077" w:type="dxa"/>
          </w:tcPr>
          <w:p w14:paraId="7C62152A" w14:textId="77777777" w:rsidR="002B3515" w:rsidRPr="00B0047F" w:rsidRDefault="002B3515" w:rsidP="002B3515">
            <w:pPr>
              <w:pStyle w:val="u5"/>
              <w:spacing w:before="24" w:after="24"/>
              <w:ind w:firstLineChars="0" w:firstLine="0"/>
              <w:jc w:val="center"/>
            </w:pPr>
            <w:r w:rsidRPr="00B0047F">
              <w:rPr>
                <w:rFonts w:hint="eastAsia"/>
              </w:rPr>
              <w:t>表示</w:t>
            </w:r>
            <w:r w:rsidRPr="00B0047F">
              <w:t>服务请求</w:t>
            </w:r>
            <w:r>
              <w:rPr>
                <w:rFonts w:hint="eastAsia"/>
              </w:rPr>
              <w:t>事件</w:t>
            </w:r>
          </w:p>
        </w:tc>
      </w:tr>
      <w:tr w:rsidR="002B3515" w14:paraId="537215C9" w14:textId="77777777" w:rsidTr="006468AE">
        <w:trPr>
          <w:jc w:val="center"/>
        </w:trPr>
        <w:tc>
          <w:tcPr>
            <w:tcW w:w="3826" w:type="dxa"/>
          </w:tcPr>
          <w:p w14:paraId="0A1CCFC2" w14:textId="77777777" w:rsidR="002B3515" w:rsidRDefault="002B3515" w:rsidP="002B3515">
            <w:pPr>
              <w:pStyle w:val="u5"/>
              <w:spacing w:before="24" w:after="24"/>
              <w:ind w:firstLineChars="0" w:firstLine="0"/>
              <w:jc w:val="center"/>
            </w:pPr>
            <w:r w:rsidRPr="002B3515">
              <w:rPr>
                <w:rFonts w:hint="eastAsia"/>
              </w:rPr>
              <w:t>R</w:t>
            </w:r>
            <w:r w:rsidRPr="002B3515">
              <w:t>es</w:t>
            </w:r>
          </w:p>
        </w:tc>
        <w:tc>
          <w:tcPr>
            <w:tcW w:w="4077" w:type="dxa"/>
          </w:tcPr>
          <w:p w14:paraId="0E5AFB94" w14:textId="77777777" w:rsidR="002B3515" w:rsidRPr="002B3515" w:rsidRDefault="002B3515" w:rsidP="002B3515">
            <w:pPr>
              <w:pStyle w:val="u5"/>
              <w:spacing w:before="24" w:after="24"/>
              <w:ind w:firstLineChars="0" w:firstLine="0"/>
              <w:jc w:val="center"/>
            </w:pPr>
            <w:r w:rsidRPr="00B0047F">
              <w:rPr>
                <w:rFonts w:hint="eastAsia"/>
              </w:rPr>
              <w:t>表示</w:t>
            </w:r>
            <w:r w:rsidRPr="00B0047F">
              <w:t>服务</w:t>
            </w:r>
            <w:r>
              <w:rPr>
                <w:rFonts w:hint="eastAsia"/>
              </w:rPr>
              <w:t>响应事件</w:t>
            </w:r>
          </w:p>
        </w:tc>
      </w:tr>
    </w:tbl>
    <w:p w14:paraId="5ABAA2A0" w14:textId="77777777" w:rsidR="00007492" w:rsidRPr="00007492" w:rsidRDefault="00E75AB4" w:rsidP="002B3515">
      <w:pPr>
        <w:pStyle w:val="u5"/>
        <w:spacing w:before="24" w:after="24"/>
        <w:ind w:firstLine="480"/>
      </w:pPr>
      <w:r w:rsidRPr="00E75AB4">
        <w:rPr>
          <w:rFonts w:hint="eastAsia"/>
        </w:rPr>
        <w:t>服务行为</w:t>
      </w:r>
      <w:r w:rsidRPr="00E75AB4">
        <w:t>模型的</w:t>
      </w:r>
      <w:r w:rsidRPr="00E75AB4">
        <w:rPr>
          <w:rFonts w:hint="eastAsia"/>
        </w:rPr>
        <w:t>UML</w:t>
      </w:r>
      <w:r w:rsidRPr="00E75AB4">
        <w:rPr>
          <w:rFonts w:hint="eastAsia"/>
        </w:rPr>
        <w:t>类图</w:t>
      </w:r>
      <w:r w:rsidRPr="00E75AB4">
        <w:t>如图</w:t>
      </w:r>
      <w:r w:rsidRPr="00E75AB4">
        <w:rPr>
          <w:rFonts w:hint="eastAsia"/>
        </w:rPr>
        <w:t>3</w:t>
      </w:r>
      <w:r w:rsidRPr="00E75AB4">
        <w:t>-</w:t>
      </w:r>
      <w:r w:rsidR="00F10C6D">
        <w:t>7</w:t>
      </w:r>
      <w:r w:rsidRPr="00E75AB4">
        <w:rPr>
          <w:rFonts w:hint="eastAsia"/>
        </w:rPr>
        <w:t>所示</w:t>
      </w:r>
      <w:r>
        <w:rPr>
          <w:rFonts w:hint="eastAsia"/>
        </w:rPr>
        <w:t>，</w:t>
      </w:r>
      <w:r w:rsidR="00587C20" w:rsidRPr="00996A82">
        <w:rPr>
          <w:rFonts w:hint="eastAsia"/>
        </w:rPr>
        <w:t>其中</w:t>
      </w:r>
      <w:r w:rsidR="00587C20" w:rsidRPr="00996A82">
        <w:rPr>
          <w:rFonts w:hint="eastAsia"/>
        </w:rPr>
        <w:t>G</w:t>
      </w:r>
      <w:r w:rsidR="00587C20" w:rsidRPr="00996A82">
        <w:t>raph</w:t>
      </w:r>
      <w:r w:rsidR="00587C20" w:rsidRPr="00996A82">
        <w:t>类</w:t>
      </w:r>
      <w:r w:rsidR="00587C20" w:rsidRPr="00996A82">
        <w:rPr>
          <w:rFonts w:hint="eastAsia"/>
        </w:rPr>
        <w:t>为</w:t>
      </w:r>
      <w:r w:rsidR="00587C20" w:rsidRPr="00996A82">
        <w:rPr>
          <w:rFonts w:hint="eastAsia"/>
        </w:rPr>
        <w:t>W</w:t>
      </w:r>
      <w:r w:rsidR="00587C20" w:rsidRPr="00996A82">
        <w:t>eb</w:t>
      </w:r>
      <w:r w:rsidR="00587C20" w:rsidRPr="00996A82">
        <w:rPr>
          <w:rFonts w:hint="eastAsia"/>
        </w:rPr>
        <w:t>服务</w:t>
      </w:r>
      <w:r w:rsidR="00587C20" w:rsidRPr="00996A82">
        <w:t>行为</w:t>
      </w:r>
      <w:r w:rsidR="00587C20" w:rsidRPr="00996A82">
        <w:rPr>
          <w:rFonts w:hint="eastAsia"/>
        </w:rPr>
        <w:t>模型实现</w:t>
      </w:r>
      <w:r w:rsidR="00587C20" w:rsidRPr="00996A82">
        <w:t>类，由</w:t>
      </w:r>
      <w:r w:rsidR="00587C20">
        <w:rPr>
          <w:rFonts w:hint="eastAsia"/>
        </w:rPr>
        <w:t>N</w:t>
      </w:r>
      <w:r w:rsidR="00587C20">
        <w:t>ode</w:t>
      </w:r>
      <w:r w:rsidR="00587C20">
        <w:t>类与</w:t>
      </w:r>
      <w:r w:rsidR="00587C20">
        <w:rPr>
          <w:rFonts w:hint="eastAsia"/>
        </w:rPr>
        <w:t>E</w:t>
      </w:r>
      <w:r w:rsidR="00587C20">
        <w:t>dge</w:t>
      </w:r>
      <w:r w:rsidR="00587C20">
        <w:t>类</w:t>
      </w:r>
      <w:r w:rsidR="00587C20">
        <w:rPr>
          <w:rFonts w:hint="eastAsia"/>
        </w:rPr>
        <w:t>组成，</w:t>
      </w:r>
      <w:r w:rsidR="00587C20" w:rsidRPr="00996A82">
        <w:rPr>
          <w:rFonts w:hint="eastAsia"/>
        </w:rPr>
        <w:t>G</w:t>
      </w:r>
      <w:r w:rsidR="00587C20" w:rsidRPr="00996A82">
        <w:t>raph</w:t>
      </w:r>
      <w:r w:rsidR="00587C20" w:rsidRPr="00996A82">
        <w:t>类</w:t>
      </w:r>
      <w:r w:rsidR="00587C20">
        <w:rPr>
          <w:rFonts w:hint="eastAsia"/>
        </w:rPr>
        <w:t>包含</w:t>
      </w:r>
      <w:r w:rsidR="00587C20">
        <w:t>名称</w:t>
      </w:r>
      <w:r w:rsidR="00587C20">
        <w:rPr>
          <w:rFonts w:hint="eastAsia"/>
        </w:rPr>
        <w:t>（</w:t>
      </w:r>
      <w:r w:rsidR="00587C20">
        <w:rPr>
          <w:rFonts w:hint="eastAsia"/>
        </w:rPr>
        <w:t>N</w:t>
      </w:r>
      <w:r w:rsidR="00587C20">
        <w:t>ame</w:t>
      </w:r>
      <w:r w:rsidR="00587C20">
        <w:rPr>
          <w:rFonts w:hint="eastAsia"/>
        </w:rPr>
        <w:t>）、</w:t>
      </w:r>
      <w:r w:rsidR="00587C20">
        <w:t>时效</w:t>
      </w:r>
      <w:r w:rsidR="00587C20">
        <w:rPr>
          <w:rFonts w:hint="eastAsia"/>
        </w:rPr>
        <w:t>（</w:t>
      </w:r>
      <w:r w:rsidR="00587C20">
        <w:rPr>
          <w:rFonts w:hint="eastAsia"/>
        </w:rPr>
        <w:t>Date</w:t>
      </w:r>
      <w:r w:rsidR="00587C20">
        <w:rPr>
          <w:rFonts w:hint="eastAsia"/>
        </w:rPr>
        <w:t>）、节点</w:t>
      </w:r>
      <w:r w:rsidR="00587C20">
        <w:t>集合</w:t>
      </w:r>
      <w:r w:rsidR="00587C20">
        <w:rPr>
          <w:rFonts w:hint="eastAsia"/>
        </w:rPr>
        <w:t>（</w:t>
      </w:r>
      <w:r w:rsidR="00587C20">
        <w:rPr>
          <w:rFonts w:hint="eastAsia"/>
        </w:rPr>
        <w:t>nodes</w:t>
      </w:r>
      <w:r w:rsidR="00587C20">
        <w:rPr>
          <w:rFonts w:hint="eastAsia"/>
        </w:rPr>
        <w:t>）及</w:t>
      </w:r>
      <w:r w:rsidR="00587C20">
        <w:t>边集合</w:t>
      </w:r>
      <w:r w:rsidR="00587C20">
        <w:rPr>
          <w:rFonts w:hint="eastAsia"/>
        </w:rPr>
        <w:t>（</w:t>
      </w:r>
      <w:r w:rsidR="00587C20">
        <w:rPr>
          <w:rFonts w:hint="eastAsia"/>
        </w:rPr>
        <w:t>edges</w:t>
      </w:r>
      <w:r w:rsidR="00587C20">
        <w:rPr>
          <w:rFonts w:hint="eastAsia"/>
        </w:rPr>
        <w:t>）</w:t>
      </w:r>
      <w:r w:rsidR="00587C20">
        <w:t>属性</w:t>
      </w:r>
      <w:r w:rsidR="00587C20">
        <w:rPr>
          <w:rFonts w:hint="eastAsia"/>
        </w:rPr>
        <w:t>。</w:t>
      </w:r>
      <w:r w:rsidR="00587C20">
        <w:rPr>
          <w:rFonts w:hint="eastAsia"/>
        </w:rPr>
        <w:t>N</w:t>
      </w:r>
      <w:r w:rsidR="00587C20">
        <w:t>ode</w:t>
      </w:r>
      <w:r w:rsidR="00587C20">
        <w:rPr>
          <w:rFonts w:hint="eastAsia"/>
        </w:rPr>
        <w:t>类</w:t>
      </w:r>
      <w:r w:rsidR="00007492">
        <w:rPr>
          <w:rFonts w:hint="eastAsia"/>
        </w:rPr>
        <w:t>由</w:t>
      </w:r>
      <w:r w:rsidR="00007492">
        <w:rPr>
          <w:rFonts w:hint="eastAsia"/>
        </w:rPr>
        <w:t>Constr</w:t>
      </w:r>
      <w:r w:rsidR="00007492">
        <w:t>aints</w:t>
      </w:r>
      <w:r w:rsidR="00007492">
        <w:rPr>
          <w:rFonts w:hint="eastAsia"/>
        </w:rPr>
        <w:t>类</w:t>
      </w:r>
      <w:r w:rsidR="00007492">
        <w:t>及</w:t>
      </w:r>
      <w:r w:rsidR="00007492">
        <w:t>C</w:t>
      </w:r>
      <w:r w:rsidR="00007492">
        <w:rPr>
          <w:rFonts w:hint="eastAsia"/>
        </w:rPr>
        <w:t>ondition</w:t>
      </w:r>
      <w:r w:rsidR="00007492">
        <w:rPr>
          <w:rFonts w:hint="eastAsia"/>
        </w:rPr>
        <w:t>类</w:t>
      </w:r>
      <w:r w:rsidR="00007492">
        <w:t>组成，</w:t>
      </w:r>
      <w:r w:rsidR="00587C20">
        <w:t>包含</w:t>
      </w:r>
      <w:r w:rsidR="0097773A">
        <w:rPr>
          <w:rFonts w:hint="eastAsia"/>
        </w:rPr>
        <w:t>节点</w:t>
      </w:r>
      <w:r w:rsidR="0097773A">
        <w:t>名称（</w:t>
      </w:r>
      <w:r w:rsidR="00007492">
        <w:rPr>
          <w:rFonts w:hint="eastAsia"/>
        </w:rPr>
        <w:t>name</w:t>
      </w:r>
      <w:r w:rsidR="0097773A">
        <w:t>）</w:t>
      </w:r>
      <w:r w:rsidR="0097773A">
        <w:rPr>
          <w:rFonts w:hint="eastAsia"/>
        </w:rPr>
        <w:t>、编号</w:t>
      </w:r>
      <w:r w:rsidR="0097773A">
        <w:t>（</w:t>
      </w:r>
      <w:r w:rsidR="00007492">
        <w:rPr>
          <w:rFonts w:hint="eastAsia"/>
        </w:rPr>
        <w:t>id</w:t>
      </w:r>
      <w:r w:rsidR="0097773A">
        <w:t>）</w:t>
      </w:r>
      <w:r w:rsidR="00007492">
        <w:rPr>
          <w:rFonts w:hint="eastAsia"/>
        </w:rPr>
        <w:t>、类型（</w:t>
      </w:r>
      <w:r w:rsidR="00007492">
        <w:rPr>
          <w:rFonts w:hint="eastAsia"/>
        </w:rPr>
        <w:t>type</w:t>
      </w:r>
      <w:r w:rsidR="00007492">
        <w:rPr>
          <w:rFonts w:hint="eastAsia"/>
        </w:rPr>
        <w:t>）、</w:t>
      </w:r>
      <w:r w:rsidR="00007492">
        <w:t>约束（</w:t>
      </w:r>
      <w:r w:rsidR="00007492">
        <w:rPr>
          <w:rFonts w:hint="eastAsia"/>
        </w:rPr>
        <w:t>constr</w:t>
      </w:r>
      <w:r w:rsidR="00007492">
        <w:t>aints</w:t>
      </w:r>
      <w:r w:rsidR="00007492">
        <w:rPr>
          <w:rFonts w:hint="eastAsia"/>
        </w:rPr>
        <w:t>、</w:t>
      </w:r>
      <w:r w:rsidR="00007492">
        <w:rPr>
          <w:rFonts w:hint="eastAsia"/>
        </w:rPr>
        <w:t>condition</w:t>
      </w:r>
      <w:r w:rsidR="00007492">
        <w:t>）</w:t>
      </w:r>
      <w:r w:rsidR="00007492">
        <w:rPr>
          <w:rFonts w:hint="eastAsia"/>
        </w:rPr>
        <w:t>、前继</w:t>
      </w:r>
      <w:r w:rsidR="00007492">
        <w:t>节点集合（</w:t>
      </w:r>
      <w:r w:rsidR="00007492">
        <w:rPr>
          <w:rFonts w:hint="eastAsia"/>
        </w:rPr>
        <w:t>before</w:t>
      </w:r>
      <w:r w:rsidR="00007492">
        <w:t>Nodes</w:t>
      </w:r>
      <w:r w:rsidR="00007492">
        <w:t>）</w:t>
      </w:r>
      <w:r w:rsidR="00007492">
        <w:rPr>
          <w:rFonts w:hint="eastAsia"/>
        </w:rPr>
        <w:t>及</w:t>
      </w:r>
      <w:r w:rsidR="00007492">
        <w:t>后继节点集合（</w:t>
      </w:r>
      <w:r w:rsidR="00007492">
        <w:t>afterNodes</w:t>
      </w:r>
      <w:r w:rsidR="00007492">
        <w:t>）</w:t>
      </w:r>
      <w:r w:rsidR="00007492">
        <w:rPr>
          <w:rFonts w:hint="eastAsia"/>
        </w:rPr>
        <w:t>属性。</w:t>
      </w:r>
      <w:r w:rsidR="00007492">
        <w:rPr>
          <w:rFonts w:hint="eastAsia"/>
        </w:rPr>
        <w:t>Constr</w:t>
      </w:r>
      <w:r w:rsidR="00007492">
        <w:t>aints</w:t>
      </w:r>
      <w:r w:rsidR="00007492">
        <w:rPr>
          <w:rFonts w:hint="eastAsia"/>
        </w:rPr>
        <w:t>类定义某个节点</w:t>
      </w:r>
      <w:r w:rsidR="00007492">
        <w:t>的</w:t>
      </w:r>
      <w:r w:rsidR="00007492">
        <w:rPr>
          <w:rFonts w:hint="eastAsia"/>
        </w:rPr>
        <w:t>参数关系约束（</w:t>
      </w:r>
      <w:r w:rsidR="00007492">
        <w:rPr>
          <w:rFonts w:hint="eastAsia"/>
        </w:rPr>
        <w:t>paraRelation</w:t>
      </w:r>
      <w:r w:rsidR="00007492">
        <w:rPr>
          <w:rFonts w:hint="eastAsia"/>
        </w:rPr>
        <w:t>）、调用约束（</w:t>
      </w:r>
      <w:r w:rsidR="00007492">
        <w:rPr>
          <w:rFonts w:hint="eastAsia"/>
        </w:rPr>
        <w:t>invokeOp</w:t>
      </w:r>
      <w:r w:rsidR="00007492">
        <w:rPr>
          <w:rFonts w:hint="eastAsia"/>
        </w:rPr>
        <w:t>）、顺序约束（</w:t>
      </w:r>
      <w:r w:rsidR="00007492">
        <w:rPr>
          <w:rFonts w:hint="eastAsia"/>
        </w:rPr>
        <w:t>preOp</w:t>
      </w:r>
      <w:r w:rsidR="00007492">
        <w:rPr>
          <w:rFonts w:hint="eastAsia"/>
        </w:rPr>
        <w:t>）及重复调用约束（</w:t>
      </w:r>
      <w:r w:rsidR="00007492">
        <w:rPr>
          <w:rFonts w:hint="eastAsia"/>
        </w:rPr>
        <w:t>Iteration</w:t>
      </w:r>
      <w:r w:rsidR="00007492">
        <w:rPr>
          <w:rFonts w:hint="eastAsia"/>
        </w:rPr>
        <w:t>）。</w:t>
      </w:r>
      <w:r w:rsidR="00007492">
        <w:t>C</w:t>
      </w:r>
      <w:r w:rsidR="00007492">
        <w:rPr>
          <w:rFonts w:hint="eastAsia"/>
        </w:rPr>
        <w:t>ondition</w:t>
      </w:r>
      <w:r w:rsidR="00007492">
        <w:rPr>
          <w:rFonts w:hint="eastAsia"/>
        </w:rPr>
        <w:t>类</w:t>
      </w:r>
      <w:r w:rsidR="00656C03">
        <w:rPr>
          <w:rFonts w:hint="eastAsia"/>
        </w:rPr>
        <w:t>存储节点</w:t>
      </w:r>
      <w:r w:rsidR="00656C03">
        <w:t>执行所需参数名称</w:t>
      </w:r>
      <w:r w:rsidR="00656C03">
        <w:rPr>
          <w:rFonts w:hint="eastAsia"/>
        </w:rPr>
        <w:t>（</w:t>
      </w:r>
      <w:r w:rsidR="00656C03">
        <w:rPr>
          <w:rFonts w:hint="eastAsia"/>
        </w:rPr>
        <w:t>name</w:t>
      </w:r>
      <w:r w:rsidR="00656C03">
        <w:rPr>
          <w:rFonts w:hint="eastAsia"/>
        </w:rPr>
        <w:t>）、</w:t>
      </w:r>
      <w:r w:rsidR="00656C03">
        <w:t>类型</w:t>
      </w:r>
      <w:r w:rsidR="00656C03">
        <w:rPr>
          <w:rFonts w:hint="eastAsia"/>
        </w:rPr>
        <w:t>（</w:t>
      </w:r>
      <w:r w:rsidR="00656C03">
        <w:rPr>
          <w:rFonts w:hint="eastAsia"/>
        </w:rPr>
        <w:t>type</w:t>
      </w:r>
      <w:r w:rsidR="00656C03">
        <w:rPr>
          <w:rFonts w:hint="eastAsia"/>
        </w:rPr>
        <w:t>）</w:t>
      </w:r>
      <w:r w:rsidR="00656C03">
        <w:t>及限制</w:t>
      </w:r>
      <w:r w:rsidR="00656C03">
        <w:rPr>
          <w:rFonts w:hint="eastAsia"/>
        </w:rPr>
        <w:t>（</w:t>
      </w:r>
      <w:r w:rsidR="00656C03" w:rsidRPr="009C742B">
        <w:t>maxExclusive</w:t>
      </w:r>
      <w:r w:rsidR="00656C03">
        <w:rPr>
          <w:rFonts w:hint="eastAsia"/>
        </w:rPr>
        <w:t>、</w:t>
      </w:r>
      <w:r w:rsidR="00656C03" w:rsidRPr="009C742B">
        <w:t>minExclusive</w:t>
      </w:r>
      <w:r w:rsidR="00656C03">
        <w:rPr>
          <w:rFonts w:hint="eastAsia"/>
        </w:rPr>
        <w:t>、</w:t>
      </w:r>
      <w:r w:rsidR="00656C03" w:rsidRPr="009C742B">
        <w:t>maxInclusive</w:t>
      </w:r>
      <w:r w:rsidR="00656C03">
        <w:rPr>
          <w:rFonts w:hint="eastAsia"/>
        </w:rPr>
        <w:t>、</w:t>
      </w:r>
      <w:r w:rsidR="00656C03" w:rsidRPr="009C742B">
        <w:t>minInclusive</w:t>
      </w:r>
      <w:r w:rsidR="00656C03">
        <w:rPr>
          <w:rFonts w:hint="eastAsia"/>
        </w:rPr>
        <w:t>、</w:t>
      </w:r>
      <w:r w:rsidR="00656C03" w:rsidRPr="009C742B">
        <w:t>pattern</w:t>
      </w:r>
      <w:r w:rsidR="00656C03">
        <w:rPr>
          <w:rFonts w:hint="eastAsia"/>
        </w:rPr>
        <w:t>、</w:t>
      </w:r>
      <w:r w:rsidR="00656C03" w:rsidRPr="005A4C6D">
        <w:rPr>
          <w:rFonts w:hint="eastAsia"/>
        </w:rPr>
        <w:t>enumeration</w:t>
      </w:r>
      <w:r w:rsidR="00656C03">
        <w:rPr>
          <w:rFonts w:hint="eastAsia"/>
        </w:rPr>
        <w:t>）</w:t>
      </w:r>
      <w:r w:rsidR="007026B3">
        <w:rPr>
          <w:rFonts w:hint="eastAsia"/>
        </w:rPr>
        <w:t>。</w:t>
      </w:r>
    </w:p>
    <w:p w14:paraId="44FDAF76" w14:textId="77777777" w:rsidR="00E75AB4" w:rsidRDefault="0027641A" w:rsidP="00547E5D">
      <w:pPr>
        <w:pStyle w:val="u5"/>
        <w:spacing w:before="24" w:after="24"/>
        <w:ind w:firstLineChars="0" w:firstLine="0"/>
        <w:jc w:val="center"/>
      </w:pPr>
      <w:r w:rsidRPr="0027641A">
        <w:rPr>
          <w:noProof/>
        </w:rPr>
        <w:lastRenderedPageBreak/>
        <w:drawing>
          <wp:inline distT="0" distB="0" distL="0" distR="0" wp14:anchorId="2DF84A75" wp14:editId="294D3403">
            <wp:extent cx="4600575" cy="3571875"/>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2">
                      <a:extLst>
                        <a:ext uri="{28A0092B-C50C-407E-A947-70E740481C1C}">
                          <a14:useLocalDpi xmlns:a14="http://schemas.microsoft.com/office/drawing/2010/main" val="0"/>
                        </a:ext>
                      </a:extLst>
                    </a:blip>
                    <a:srcRect l="3095" r="3482"/>
                    <a:stretch/>
                  </pic:blipFill>
                  <pic:spPr bwMode="auto">
                    <a:xfrm>
                      <a:off x="0" y="0"/>
                      <a:ext cx="4600575" cy="3571875"/>
                    </a:xfrm>
                    <a:prstGeom prst="rect">
                      <a:avLst/>
                    </a:prstGeom>
                    <a:noFill/>
                    <a:ln>
                      <a:noFill/>
                    </a:ln>
                    <a:extLst>
                      <a:ext uri="{53640926-AAD7-44D8-BBD7-CCE9431645EC}">
                        <a14:shadowObscured xmlns:a14="http://schemas.microsoft.com/office/drawing/2010/main"/>
                      </a:ext>
                    </a:extLst>
                  </pic:spPr>
                </pic:pic>
              </a:graphicData>
            </a:graphic>
          </wp:inline>
        </w:drawing>
      </w:r>
    </w:p>
    <w:p w14:paraId="53412BD1" w14:textId="77777777" w:rsidR="00547E5D" w:rsidRPr="00587C20" w:rsidRDefault="00547E5D" w:rsidP="00587C20">
      <w:pPr>
        <w:pStyle w:val="ub"/>
        <w:spacing w:before="120" w:after="360"/>
        <w:rPr>
          <w:rFonts w:eastAsiaTheme="minorEastAsia"/>
        </w:rPr>
      </w:pPr>
      <w:r w:rsidRPr="00606565">
        <w:rPr>
          <w:rFonts w:hint="eastAsia"/>
        </w:rPr>
        <w:t>图</w:t>
      </w:r>
      <w:r w:rsidR="002D69DF">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DD40FE">
        <w:rPr>
          <w:noProof/>
        </w:rPr>
        <w:t>7</w:t>
      </w:r>
      <w:r w:rsidRPr="00606565">
        <w:fldChar w:fldCharType="end"/>
      </w:r>
      <w:r w:rsidRPr="00606565">
        <w:t xml:space="preserve"> </w:t>
      </w:r>
      <w:r w:rsidRPr="00606565">
        <w:rPr>
          <w:rFonts w:hint="eastAsia"/>
        </w:rPr>
        <w:t>服务行为模型的</w:t>
      </w:r>
      <w:r w:rsidRPr="00606565">
        <w:rPr>
          <w:rFonts w:hint="eastAsia"/>
        </w:rPr>
        <w:t>UML</w:t>
      </w:r>
      <w:r w:rsidRPr="00606565">
        <w:rPr>
          <w:rFonts w:hint="eastAsia"/>
        </w:rPr>
        <w:t>类图</w:t>
      </w:r>
    </w:p>
    <w:p w14:paraId="063AC4A0" w14:textId="77777777" w:rsidR="00587C20" w:rsidRDefault="00587C20" w:rsidP="00587C20">
      <w:pPr>
        <w:pStyle w:val="u5"/>
        <w:spacing w:before="24" w:after="24"/>
        <w:ind w:firstLineChars="83" w:firstLine="199"/>
        <w:jc w:val="center"/>
      </w:pPr>
      <w:r>
        <w:rPr>
          <w:noProof/>
        </w:rPr>
        <w:drawing>
          <wp:inline distT="0" distB="0" distL="0" distR="0" wp14:anchorId="11D111D6" wp14:editId="1CA601CE">
            <wp:extent cx="4802108" cy="2781300"/>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29969" cy="2797437"/>
                    </a:xfrm>
                    <a:prstGeom prst="rect">
                      <a:avLst/>
                    </a:prstGeom>
                    <a:noFill/>
                  </pic:spPr>
                </pic:pic>
              </a:graphicData>
            </a:graphic>
          </wp:inline>
        </w:drawing>
      </w:r>
    </w:p>
    <w:p w14:paraId="1795DD7C" w14:textId="77777777" w:rsidR="00B05BDA" w:rsidRDefault="00B05BDA" w:rsidP="00587C20">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8</w:t>
      </w:r>
      <w:r>
        <w:fldChar w:fldCharType="end"/>
      </w:r>
      <w:r>
        <w:t xml:space="preserve"> </w:t>
      </w:r>
      <w:r>
        <w:rPr>
          <w:rFonts w:hint="eastAsia"/>
        </w:rPr>
        <w:t>例</w:t>
      </w:r>
      <w:r>
        <w:rPr>
          <w:rFonts w:hint="eastAsia"/>
        </w:rPr>
        <w:t>3</w:t>
      </w:r>
      <w:r>
        <w:t>-1</w:t>
      </w:r>
      <w:r w:rsidR="00EB262B" w:rsidRPr="00EB262B">
        <w:rPr>
          <w:rFonts w:hint="eastAsia"/>
        </w:rPr>
        <w:t>停车计费服务</w:t>
      </w:r>
      <w:r>
        <w:t>行为模型图</w:t>
      </w:r>
    </w:p>
    <w:p w14:paraId="6B5E89BA" w14:textId="77777777" w:rsidR="007E088D" w:rsidRDefault="00017569" w:rsidP="00017569">
      <w:pPr>
        <w:pStyle w:val="u5"/>
        <w:spacing w:before="24" w:after="24"/>
        <w:ind w:firstLineChars="0" w:firstLine="0"/>
        <w:jc w:val="center"/>
      </w:pPr>
      <w:r>
        <w:rPr>
          <w:noProof/>
        </w:rPr>
        <w:lastRenderedPageBreak/>
        <w:drawing>
          <wp:inline distT="0" distB="0" distL="0" distR="0" wp14:anchorId="27A0051E" wp14:editId="40F11C1A">
            <wp:extent cx="5016842" cy="2571750"/>
            <wp:effectExtent l="0" t="0" r="0" b="0"/>
            <wp:docPr id="122" name="图片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35116" cy="2581118"/>
                    </a:xfrm>
                    <a:prstGeom prst="rect">
                      <a:avLst/>
                    </a:prstGeom>
                    <a:noFill/>
                  </pic:spPr>
                </pic:pic>
              </a:graphicData>
            </a:graphic>
          </wp:inline>
        </w:drawing>
      </w:r>
    </w:p>
    <w:p w14:paraId="24D6A0CE" w14:textId="77777777" w:rsidR="00017569" w:rsidRDefault="00595C22" w:rsidP="00595C22">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9</w:t>
      </w:r>
      <w:r>
        <w:fldChar w:fldCharType="end"/>
      </w:r>
      <w:r>
        <w:t xml:space="preserve"> </w:t>
      </w:r>
      <w:r>
        <w:rPr>
          <w:rFonts w:hint="eastAsia"/>
        </w:rPr>
        <w:t>节点</w:t>
      </w:r>
      <m:oMath>
        <m:sSub>
          <m:sSubPr>
            <m:ctrlPr>
              <w:rPr>
                <w:rFonts w:ascii="Cambria Math" w:hAnsi="Cambria Math"/>
              </w:rPr>
            </m:ctrlPr>
          </m:sSubPr>
          <m:e>
            <m:r>
              <m:rPr>
                <m:sty m:val="bi"/>
              </m:rPr>
              <w:rPr>
                <w:rFonts w:ascii="Cambria Math" w:hAnsi="Cambria Math"/>
              </w:rPr>
              <m:t>v</m:t>
            </m:r>
          </m:e>
          <m:sub>
            <m:r>
              <m:rPr>
                <m:sty m:val="bi"/>
              </m:rPr>
              <w:rPr>
                <w:rFonts w:ascii="Cambria Math" w:hAnsi="Cambria Math"/>
              </w:rPr>
              <m:t>2</m:t>
            </m:r>
          </m:sub>
        </m:sSub>
        <m:r>
          <m:rPr>
            <m:sty m:val="bi"/>
          </m:rPr>
          <w:rPr>
            <w:rFonts w:ascii="Cambria Math" w:hAnsi="Cambria Math"/>
          </w:rPr>
          <m:t>,</m:t>
        </m:r>
        <m:sSub>
          <m:sSubPr>
            <m:ctrlPr>
              <w:rPr>
                <w:rFonts w:ascii="Cambria Math" w:hAnsi="Cambria Math"/>
              </w:rPr>
            </m:ctrlPr>
          </m:sSubPr>
          <m:e>
            <m:r>
              <m:rPr>
                <m:sty m:val="bi"/>
              </m:rPr>
              <w:rPr>
                <w:rFonts w:ascii="Cambria Math" w:hAnsi="Cambria Math"/>
              </w:rPr>
              <m:t>v</m:t>
            </m:r>
          </m:e>
          <m:sub>
            <m:r>
              <m:rPr>
                <m:sty m:val="bi"/>
              </m:rPr>
              <w:rPr>
                <w:rFonts w:ascii="Cambria Math" w:hAnsi="Cambria Math"/>
              </w:rPr>
              <m:t>5</m:t>
            </m:r>
          </m:sub>
        </m:sSub>
      </m:oMath>
      <w:r>
        <w:rPr>
          <w:rFonts w:hint="eastAsia"/>
        </w:rPr>
        <w:t>行为约束</w:t>
      </w:r>
    </w:p>
    <w:p w14:paraId="58E3B89B" w14:textId="77777777" w:rsidR="00851C04" w:rsidRDefault="00851C04" w:rsidP="001C0CF5">
      <w:pPr>
        <w:pStyle w:val="u5"/>
        <w:spacing w:before="24" w:after="24"/>
        <w:ind w:firstLine="480"/>
        <w:rPr>
          <w:rFonts w:cs="Times New Roman"/>
        </w:rPr>
      </w:pPr>
      <w:r>
        <w:rPr>
          <w:rFonts w:hint="eastAsia"/>
        </w:rPr>
        <w:t>图</w:t>
      </w:r>
      <w:r>
        <w:rPr>
          <w:rFonts w:hint="eastAsia"/>
        </w:rPr>
        <w:t>3</w:t>
      </w:r>
      <w:r>
        <w:t>-8</w:t>
      </w:r>
      <w:r>
        <w:rPr>
          <w:rFonts w:hint="eastAsia"/>
        </w:rPr>
        <w:t>显示了</w:t>
      </w:r>
      <w:r w:rsidR="008538C9">
        <w:rPr>
          <w:rFonts w:hint="eastAsia"/>
        </w:rPr>
        <w:t>图</w:t>
      </w:r>
      <w:r w:rsidR="008538C9">
        <w:rPr>
          <w:rFonts w:hint="eastAsia"/>
        </w:rPr>
        <w:t>3</w:t>
      </w:r>
      <w:r w:rsidR="008538C9">
        <w:t>-6</w:t>
      </w:r>
      <w:r w:rsidR="008538C9">
        <w:rPr>
          <w:rFonts w:hint="eastAsia"/>
        </w:rPr>
        <w:t>停车</w:t>
      </w:r>
      <w:r w:rsidR="008538C9">
        <w:t>计费服务</w:t>
      </w:r>
      <w:r w:rsidR="008538C9">
        <w:rPr>
          <w:rFonts w:hint="eastAsia"/>
        </w:rPr>
        <w:t>的扩展</w:t>
      </w:r>
      <w:r w:rsidR="008538C9">
        <w:rPr>
          <w:rFonts w:hint="eastAsia"/>
        </w:rPr>
        <w:t>WSDL</w:t>
      </w:r>
      <w:r>
        <w:rPr>
          <w:rFonts w:hint="eastAsia"/>
        </w:rPr>
        <w:t>的行为</w:t>
      </w:r>
      <w:r>
        <w:t>模型</w:t>
      </w:r>
      <w:r w:rsidR="007026B3">
        <w:rPr>
          <w:rFonts w:hint="eastAsia"/>
        </w:rPr>
        <w:t>，</w:t>
      </w:r>
      <w:r w:rsidR="00017569">
        <w:rPr>
          <w:rFonts w:hint="eastAsia"/>
        </w:rPr>
        <w:t>模型</w:t>
      </w:r>
      <w:r w:rsidR="00017569">
        <w:t>节点</w:t>
      </w:r>
      <w:r w:rsidR="00146DC7">
        <w:rPr>
          <w:rFonts w:hint="eastAsia"/>
        </w:rPr>
        <w:t>用白色</w:t>
      </w:r>
      <w:r w:rsidR="00146DC7" w:rsidRPr="00146DC7">
        <w:rPr>
          <w:rFonts w:hint="eastAsia"/>
        </w:rPr>
        <w:t>顶点</w:t>
      </w:r>
      <w:r w:rsidR="00146DC7">
        <w:rPr>
          <w:rFonts w:hint="eastAsia"/>
        </w:rPr>
        <w:t>表示</w:t>
      </w:r>
      <w:r w:rsidR="00146DC7">
        <w:t>，</w:t>
      </w:r>
      <w:r w:rsidR="00146DC7">
        <w:rPr>
          <w:rFonts w:hint="eastAsia"/>
        </w:rPr>
        <w:t>内部</w:t>
      </w:r>
      <w:r w:rsidR="00146DC7">
        <w:t>为节点标号</w:t>
      </w:r>
      <w:r w:rsidR="00146DC7">
        <w:rPr>
          <w:rFonts w:hint="eastAsia"/>
        </w:rPr>
        <w:t>；边</w:t>
      </w:r>
      <w:r w:rsidR="00146DC7">
        <w:t>用黑色箭头表示，箭头</w:t>
      </w:r>
      <w:r w:rsidR="00146DC7">
        <w:rPr>
          <w:rFonts w:hint="eastAsia"/>
        </w:rPr>
        <w:t>初始</w:t>
      </w:r>
      <w:r w:rsidR="00146DC7">
        <w:t>为边的</w:t>
      </w:r>
      <w:r w:rsidR="00146DC7">
        <w:rPr>
          <w:rFonts w:hint="eastAsia"/>
        </w:rPr>
        <w:t>起始</w:t>
      </w:r>
      <w:r w:rsidR="00146DC7">
        <w:t>点，指向</w:t>
      </w:r>
      <w:r w:rsidR="00C7375D">
        <w:rPr>
          <w:rFonts w:hint="eastAsia"/>
        </w:rPr>
        <w:t>为</w:t>
      </w:r>
      <w:r w:rsidR="00146DC7">
        <w:t>边</w:t>
      </w:r>
      <w:r w:rsidR="00146DC7">
        <w:rPr>
          <w:rFonts w:hint="eastAsia"/>
        </w:rPr>
        <w:t>的</w:t>
      </w:r>
      <w:r w:rsidR="00146DC7">
        <w:rPr>
          <w:rFonts w:cs="Times New Roman" w:hint="eastAsia"/>
        </w:rPr>
        <w:t>终端点</w:t>
      </w:r>
      <w:r w:rsidR="00C7375D">
        <w:rPr>
          <w:rFonts w:cs="Times New Roman" w:hint="eastAsia"/>
        </w:rPr>
        <w:t>。</w:t>
      </w:r>
      <w:r w:rsidR="007E088D">
        <w:t>图</w:t>
      </w:r>
      <w:r w:rsidR="007E088D">
        <w:rPr>
          <w:rFonts w:hint="eastAsia"/>
        </w:rPr>
        <w:t>3</w:t>
      </w:r>
      <w:r w:rsidR="007E088D">
        <w:t>-9</w:t>
      </w:r>
      <w:r w:rsidR="007E088D">
        <w:rPr>
          <w:rFonts w:hint="eastAsia"/>
        </w:rPr>
        <w:t>显示了</w:t>
      </w:r>
      <w:r w:rsidR="007E088D">
        <w:t>行为模型中</w:t>
      </w:r>
      <w:r w:rsidR="00DD40FE">
        <w:rPr>
          <w:rFonts w:hint="eastAsia"/>
        </w:rPr>
        <w:t>请求</w:t>
      </w:r>
      <w:r w:rsidR="007E088D">
        <w:rPr>
          <w:rFonts w:hint="eastAsia"/>
        </w:rPr>
        <w:t>节点</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5</m:t>
            </m:r>
          </m:sub>
        </m:sSub>
      </m:oMath>
      <w:r w:rsidR="007E088D" w:rsidRPr="007E088D">
        <w:rPr>
          <w:rFonts w:hint="eastAsia"/>
        </w:rPr>
        <w:t>的</w:t>
      </w:r>
      <w:r w:rsidR="007E088D">
        <w:rPr>
          <w:rFonts w:hint="eastAsia"/>
        </w:rPr>
        <w:t>行为约束。</w:t>
      </w:r>
      <w:r w:rsidR="00C7375D">
        <w:rPr>
          <w:rFonts w:cs="Times New Roman" w:hint="eastAsia"/>
        </w:rPr>
        <w:t>根据</w:t>
      </w:r>
      <w:r w:rsidR="00C7375D">
        <w:rPr>
          <w:rFonts w:cs="Times New Roman"/>
        </w:rPr>
        <w:t>定义有：</w:t>
      </w:r>
    </w:p>
    <w:p w14:paraId="332DEDDF" w14:textId="77777777" w:rsidR="00FE39E4" w:rsidRPr="00FE39E4" w:rsidRDefault="00C7375D" w:rsidP="00136D40">
      <w:pPr>
        <w:pStyle w:val="u5"/>
        <w:numPr>
          <w:ilvl w:val="0"/>
          <w:numId w:val="68"/>
        </w:numPr>
        <w:spacing w:before="24" w:after="24"/>
        <w:ind w:firstLineChars="0"/>
        <w:jc w:val="left"/>
        <w:rPr>
          <w:rFonts w:cs="Times New Roman"/>
          <w:b/>
        </w:rPr>
      </w:pPr>
      <w:r w:rsidRPr="00FE39E4">
        <w:rPr>
          <w:b/>
          <w:i/>
        </w:rPr>
        <w:t>WSBM=&lt;N</w:t>
      </w:r>
      <w:r w:rsidRPr="00FE39E4">
        <w:rPr>
          <w:rFonts w:hint="eastAsia"/>
          <w:b/>
          <w:i/>
        </w:rPr>
        <w:t>,</w:t>
      </w:r>
      <w:r w:rsidRPr="00FE39E4">
        <w:rPr>
          <w:b/>
          <w:i/>
        </w:rPr>
        <w:t>D,V</w:t>
      </w:r>
      <w:r w:rsidRPr="00FE39E4">
        <w:rPr>
          <w:rFonts w:hint="eastAsia"/>
          <w:b/>
          <w:i/>
        </w:rPr>
        <w:t xml:space="preserve">, </w:t>
      </w:r>
      <w:r w:rsidRPr="00FE39E4">
        <w:rPr>
          <w:b/>
          <w:i/>
        </w:rPr>
        <w:t>E&gt;</w:t>
      </w:r>
      <w:r w:rsidRPr="00FE39E4">
        <w:rPr>
          <w:rFonts w:hint="eastAsia"/>
          <w:b/>
          <w:i/>
        </w:rPr>
        <w:t>，</w:t>
      </w:r>
      <w:r w:rsidRPr="00FE39E4">
        <w:rPr>
          <w:b/>
        </w:rPr>
        <w:t>其中</w:t>
      </w:r>
      <w:r w:rsidRPr="00FE39E4">
        <w:rPr>
          <w:rFonts w:hint="eastAsia"/>
          <w:b/>
        </w:rPr>
        <w:t>：</w:t>
      </w:r>
      <w:r w:rsidRPr="00FE39E4">
        <w:rPr>
          <w:rFonts w:hint="eastAsia"/>
          <w:b/>
        </w:rPr>
        <w:t>N=ParkingFeeCalculator</w:t>
      </w:r>
      <w:r w:rsidRPr="00FE39E4">
        <w:rPr>
          <w:rFonts w:hint="eastAsia"/>
          <w:b/>
        </w:rPr>
        <w:t>；</w:t>
      </w:r>
      <w:r w:rsidRPr="00FE39E4">
        <w:rPr>
          <w:rFonts w:hint="eastAsia"/>
          <w:b/>
        </w:rPr>
        <w:t>D=2018-01-31</w:t>
      </w:r>
      <w:r w:rsidRPr="00FE39E4">
        <w:rPr>
          <w:rFonts w:hint="eastAsia"/>
          <w:b/>
        </w:rPr>
        <w:t>；</w:t>
      </w:r>
      <w:r w:rsidR="00FE39E4" w:rsidRPr="00FE39E4">
        <w:rPr>
          <w:rFonts w:cs="Times New Roman"/>
          <w:b/>
        </w:rPr>
        <w:t>V={</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FE39E4" w:rsidRPr="00FE39E4">
        <w:rPr>
          <w:rFonts w:cs="Times New Roman"/>
          <w:b/>
        </w:rPr>
        <w:t>}</w:t>
      </w:r>
      <w:r w:rsidR="00FE39E4" w:rsidRPr="00FE39E4">
        <w:rPr>
          <w:rFonts w:cs="Times New Roman" w:hint="eastAsia"/>
          <w:b/>
        </w:rPr>
        <w:t>；</w:t>
      </w:r>
      <w:r w:rsidR="00FE39E4" w:rsidRPr="00FE39E4">
        <w:rPr>
          <w:rFonts w:cs="Times New Roman"/>
          <w:b/>
        </w:rPr>
        <w:t>E={</w:t>
      </w:r>
      <m:oMath>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2</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4</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5</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6</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7</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8</m:t>
            </m:r>
          </m:sub>
        </m:sSub>
        <m:r>
          <m:rPr>
            <m:sty m:val="b"/>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9</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10</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e</m:t>
            </m:r>
          </m:e>
          <m:sub>
            <m:r>
              <m:rPr>
                <m:sty m:val="bi"/>
              </m:rPr>
              <w:rPr>
                <w:rFonts w:ascii="Cambria Math" w:hAnsi="Cambria Math" w:cs="Times New Roman"/>
              </w:rPr>
              <m:t>11</m:t>
            </m:r>
          </m:sub>
        </m:sSub>
      </m:oMath>
      <w:r w:rsidR="00FE39E4" w:rsidRPr="00FE39E4">
        <w:rPr>
          <w:rFonts w:cs="Times New Roman"/>
          <w:b/>
        </w:rPr>
        <w:t>}</w:t>
      </w:r>
      <w:r w:rsidR="00FE39E4" w:rsidRPr="00FE39E4">
        <w:rPr>
          <w:rFonts w:cs="Times New Roman"/>
          <w:b/>
        </w:rPr>
        <w:t>；</w:t>
      </w:r>
    </w:p>
    <w:p w14:paraId="040B5C82" w14:textId="77777777" w:rsidR="00FE39E4" w:rsidRPr="00FE39E4" w:rsidRDefault="00FE39E4"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0</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FE39E4">
        <w:rPr>
          <w:b/>
        </w:rPr>
        <w:t>其中</w:t>
      </w:r>
      <w:r w:rsidR="008C18E9" w:rsidRPr="008C18E9">
        <w:rPr>
          <w:rFonts w:hint="eastAsia"/>
          <w:b/>
        </w:rPr>
        <w:t>N=Start</w:t>
      </w:r>
      <w:r w:rsidR="008C18E9" w:rsidRPr="008C18E9">
        <w:rPr>
          <w:rFonts w:hint="eastAsia"/>
          <w:b/>
        </w:rPr>
        <w:t>；</w:t>
      </w:r>
      <w:r w:rsidR="008C18E9" w:rsidRPr="008C18E9">
        <w:rPr>
          <w:rFonts w:hint="eastAsia"/>
          <w:b/>
        </w:rPr>
        <w:t>I=0</w:t>
      </w:r>
      <w:r w:rsidR="008C18E9" w:rsidRPr="008C18E9">
        <w:rPr>
          <w:rFonts w:hint="eastAsia"/>
          <w:b/>
        </w:rPr>
        <w:t>；</w:t>
      </w:r>
      <w:r w:rsidR="008C18E9" w:rsidRPr="008C18E9">
        <w:rPr>
          <w:rFonts w:hint="eastAsia"/>
          <w:b/>
        </w:rPr>
        <w:t>C=null</w:t>
      </w:r>
      <w:r w:rsidR="008C18E9" w:rsidRPr="008C18E9">
        <w:rPr>
          <w:rFonts w:hint="eastAsia"/>
          <w:b/>
        </w:rPr>
        <w:t>；</w:t>
      </w:r>
      <w:r w:rsidR="008C18E9" w:rsidRPr="008C18E9">
        <w:rPr>
          <w:rFonts w:hint="eastAsia"/>
          <w:b/>
        </w:rPr>
        <w:t>B=null</w:t>
      </w:r>
      <w:r w:rsidR="008C18E9" w:rsidRPr="008C18E9">
        <w:rPr>
          <w:rFonts w:hint="eastAsia"/>
          <w:b/>
        </w:rPr>
        <w:t>；</w:t>
      </w:r>
      <w:r w:rsidR="008C18E9" w:rsidRPr="008C18E9">
        <w:rPr>
          <w:rFonts w:hint="eastAsia"/>
          <w:b/>
        </w:rPr>
        <w:t>A=</w:t>
      </w:r>
      <w:r w:rsidR="008C18E9">
        <w:rPr>
          <w:rFonts w:hint="eastAsia"/>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oMath>
      <w:r w:rsidR="008C18E9">
        <w:rPr>
          <w:rFonts w:hint="eastAsia"/>
          <w:b/>
        </w:rPr>
        <w:t>}</w:t>
      </w:r>
      <w:r w:rsidR="008C18E9">
        <w:rPr>
          <w:rFonts w:hint="eastAsia"/>
          <w:b/>
        </w:rPr>
        <w:t>；</w:t>
      </w:r>
      <w:r w:rsidR="008C18E9" w:rsidRPr="008C18E9">
        <w:rPr>
          <w:rFonts w:hint="eastAsia"/>
          <w:b/>
        </w:rPr>
        <w:t>T=Start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sidRPr="008C18E9">
        <w:rPr>
          <w:b/>
        </w:rPr>
        <w:t>preNode</w:t>
      </w:r>
      <w:r w:rsid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w:t>
      </w:r>
      <w:r w:rsidR="008C18E9" w:rsidRPr="008C18E9">
        <w:rPr>
          <w:rFonts w:hint="eastAsia"/>
          <w:b/>
        </w:rPr>
        <w:t>；</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1</m:t>
            </m:r>
          </m:sub>
        </m:sSub>
      </m:oMath>
      <w:r w:rsidR="008C18E9">
        <w:rPr>
          <w:rFonts w:hint="eastAsia"/>
          <w:b/>
        </w:rPr>
        <w:t>=nextNode(</w:t>
      </w:r>
      <m:oMath>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oMath>
      <w:r w:rsidR="008C18E9">
        <w:rPr>
          <w:rFonts w:hint="eastAsia"/>
          <w:b/>
        </w:rPr>
        <w:t>)</w:t>
      </w:r>
      <w:r w:rsidR="008C18E9">
        <w:rPr>
          <w:rFonts w:hint="eastAsia"/>
          <w:b/>
        </w:rPr>
        <w:t>；</w:t>
      </w:r>
      <w:r w:rsidR="008C18E9" w:rsidRPr="008C18E9">
        <w:rPr>
          <w:b/>
        </w:rPr>
        <w:t>Correlation</w:t>
      </w:r>
      <w:r w:rsidR="008C18E9">
        <w:rPr>
          <w:b/>
        </w:rPr>
        <w:t>(</w:t>
      </w:r>
      <m:oMath>
        <m:sSub>
          <m:sSubPr>
            <m:ctrlPr>
              <w:rPr>
                <w:rFonts w:ascii="Cambria Math" w:hAnsi="Cambria Math"/>
                <w:b/>
              </w:rPr>
            </m:ctrlPr>
          </m:sSubPr>
          <m:e>
            <m:sSub>
              <m:sSubPr>
                <m:ctrlPr>
                  <w:rPr>
                    <w:rFonts w:ascii="Cambria Math" w:hAnsi="Cambria Math"/>
                    <w:b/>
                  </w:rPr>
                </m:ctrlPr>
              </m:sSubPr>
              <m:e>
                <m:r>
                  <m:rPr>
                    <m:sty m:val="bi"/>
                  </m:rPr>
                  <w:rPr>
                    <w:rFonts w:ascii="Cambria Math" w:hAnsi="Cambria Math"/>
                  </w:rPr>
                  <m:t>v</m:t>
                </m:r>
              </m:e>
              <m:sub>
                <m:r>
                  <m:rPr>
                    <m:sty m:val="bi"/>
                  </m:rPr>
                  <w:rPr>
                    <w:rFonts w:ascii="Cambria Math" w:hAnsi="Cambria Math"/>
                  </w:rPr>
                  <m:t>0</m:t>
                </m:r>
              </m:sub>
            </m:sSub>
            <m:r>
              <m:rPr>
                <m:sty m:val="b"/>
              </m:rPr>
              <w:rPr>
                <w:rFonts w:ascii="Cambria Math" w:hAnsi="Cambria Math" w:hint="eastAsia"/>
              </w:rPr>
              <m:t>,</m:t>
            </m:r>
            <m:r>
              <m:rPr>
                <m:sty m:val="bi"/>
              </m:rPr>
              <w:rPr>
                <w:rFonts w:ascii="Cambria Math" w:hAnsi="Cambria Math"/>
              </w:rPr>
              <m:t>v</m:t>
            </m:r>
          </m:e>
          <m:sub>
            <m:r>
              <m:rPr>
                <m:sty m:val="bi"/>
              </m:rPr>
              <w:rPr>
                <w:rFonts w:ascii="Cambria Math" w:hAnsi="Cambria Math"/>
              </w:rPr>
              <m:t>1</m:t>
            </m:r>
          </m:sub>
        </m:sSub>
      </m:oMath>
      <w:r w:rsidR="008C18E9">
        <w:rPr>
          <w:b/>
        </w:rPr>
        <w:t>);</w:t>
      </w:r>
    </w:p>
    <w:p w14:paraId="42E88832" w14:textId="77777777" w:rsidR="00FE39E4" w:rsidRPr="00527AF4" w:rsidRDefault="00FE39E4"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2</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00527AF4" w:rsidRPr="00527AF4">
        <w:rPr>
          <w:rFonts w:hint="eastAsia"/>
          <w:b/>
        </w:rPr>
        <w:t>其中</w:t>
      </w:r>
      <w:r w:rsidR="00DB6F8E" w:rsidRPr="00DB6F8E">
        <w:rPr>
          <w:rFonts w:hint="eastAsia"/>
          <w:b/>
        </w:rPr>
        <w:t>N=login</w:t>
      </w:r>
      <w:r w:rsidR="00DB6F8E" w:rsidRPr="00DB6F8E">
        <w:rPr>
          <w:rFonts w:hint="eastAsia"/>
          <w:b/>
        </w:rPr>
        <w:t>；</w:t>
      </w:r>
      <w:r w:rsidR="00DB6F8E" w:rsidRPr="00DB6F8E">
        <w:rPr>
          <w:rFonts w:hint="eastAsia"/>
          <w:b/>
        </w:rPr>
        <w:t>I=2</w:t>
      </w:r>
      <w:r w:rsidR="00DB6F8E" w:rsidRPr="00DB6F8E">
        <w:rPr>
          <w:rFonts w:hint="eastAsia"/>
          <w:b/>
        </w:rPr>
        <w:t>；</w:t>
      </w:r>
      <w:r w:rsidR="00DB6F8E" w:rsidRPr="00DB6F8E">
        <w:rPr>
          <w:rFonts w:hint="eastAsia"/>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1</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6</m:t>
            </m:r>
          </m:sub>
        </m:sSub>
      </m:oMath>
      <w:r w:rsidR="00DB6F8E">
        <w:rPr>
          <w:b/>
        </w:rPr>
        <w:t>}</w:t>
      </w:r>
      <w:r w:rsid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3</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4</m:t>
            </m:r>
          </m:sub>
        </m:sSub>
      </m:oMath>
      <w:r w:rsidR="00DB6F8E">
        <w:rPr>
          <w:b/>
        </w:rPr>
        <w:t>}</w:t>
      </w:r>
      <w:r w:rsidR="00DB6F8E">
        <w:rPr>
          <w:rFonts w:hint="eastAsia"/>
          <w:b/>
        </w:rPr>
        <w:t>；</w:t>
      </w:r>
      <w:r w:rsidR="00DB6F8E" w:rsidRPr="00DB6F8E">
        <w:rPr>
          <w:rFonts w:hint="eastAsia"/>
          <w:b/>
        </w:rPr>
        <w:t>T=Req</w:t>
      </w:r>
      <w:r w:rsidR="00DB6F8E">
        <w:rPr>
          <w:rFonts w:hint="eastAsia"/>
          <w:b/>
        </w:rPr>
        <w:t>；</w:t>
      </w:r>
      <w:r w:rsidR="00293FB7">
        <w:rPr>
          <w:rFonts w:hint="eastAsia"/>
          <w:b/>
        </w:rPr>
        <w:t>该</w:t>
      </w:r>
      <w:r w:rsidR="00293FB7">
        <w:rPr>
          <w:b/>
        </w:rPr>
        <w:t>节点</w:t>
      </w:r>
      <w:r w:rsidR="00D31D7B">
        <w:rPr>
          <w:rFonts w:hint="eastAsia"/>
          <w:b/>
        </w:rPr>
        <w:t>行为</w:t>
      </w:r>
      <w:r w:rsidR="00293FB7">
        <w:rPr>
          <w:b/>
        </w:rPr>
        <w:t>约束如图</w:t>
      </w:r>
      <w:r w:rsidR="00D31D7B">
        <w:rPr>
          <w:rFonts w:hint="eastAsia"/>
          <w:b/>
        </w:rPr>
        <w:t>3</w:t>
      </w:r>
      <w:r w:rsidR="00D31D7B">
        <w:rPr>
          <w:b/>
        </w:rPr>
        <w:t>-9</w:t>
      </w:r>
      <w:r w:rsidR="00D31D7B">
        <w:rPr>
          <w:rFonts w:hint="eastAsia"/>
          <w:b/>
        </w:rPr>
        <w:t>所示，由图</w:t>
      </w:r>
      <w:r w:rsidR="00D31D7B">
        <w:rPr>
          <w:rFonts w:hint="eastAsia"/>
          <w:b/>
        </w:rPr>
        <w:t>3</w:t>
      </w:r>
      <w:r w:rsidR="00D31D7B">
        <w:rPr>
          <w:b/>
        </w:rPr>
        <w:t>-6 a)</w:t>
      </w:r>
      <w:r w:rsidR="00D31D7B">
        <w:rPr>
          <w:b/>
        </w:rPr>
        <w:t>参数</w:t>
      </w:r>
      <w:r w:rsidR="00D31D7B">
        <w:rPr>
          <w:rFonts w:hint="eastAsia"/>
          <w:b/>
        </w:rPr>
        <w:t>范围约束</w:t>
      </w:r>
      <w:r w:rsidR="00D31D7B">
        <w:rPr>
          <w:b/>
        </w:rPr>
        <w:t>与图</w:t>
      </w:r>
      <w:r w:rsidR="00D31D7B">
        <w:rPr>
          <w:rFonts w:hint="eastAsia"/>
          <w:b/>
        </w:rPr>
        <w:t>3-6</w:t>
      </w:r>
      <w:r w:rsidR="00D31D7B">
        <w:rPr>
          <w:b/>
        </w:rPr>
        <w:t xml:space="preserve"> </w:t>
      </w:r>
      <w:r w:rsidR="00D31D7B">
        <w:rPr>
          <w:rFonts w:hint="eastAsia"/>
          <w:b/>
        </w:rPr>
        <w:t>b)</w:t>
      </w:r>
      <w:r w:rsidR="00D31D7B">
        <w:rPr>
          <w:b/>
        </w:rPr>
        <w:t xml:space="preserve"> login</w:t>
      </w:r>
      <w:r w:rsidR="00D31D7B">
        <w:rPr>
          <w:b/>
        </w:rPr>
        <w:t>操作</w:t>
      </w:r>
      <w:r w:rsidR="00D31D7B" w:rsidRPr="00D31D7B">
        <w:rPr>
          <w:b/>
        </w:rPr>
        <w:t>documentation</w:t>
      </w:r>
      <w:r w:rsidR="00D31D7B">
        <w:rPr>
          <w:rFonts w:hint="eastAsia"/>
          <w:b/>
        </w:rPr>
        <w:t>标签内容</w:t>
      </w:r>
      <w:r w:rsidR="00D31D7B">
        <w:rPr>
          <w:b/>
        </w:rPr>
        <w:t>解析</w:t>
      </w:r>
      <w:r w:rsidR="00D31D7B">
        <w:rPr>
          <w:rFonts w:hint="eastAsia"/>
          <w:b/>
        </w:rPr>
        <w:t>；</w:t>
      </w:r>
    </w:p>
    <w:p w14:paraId="6DBDBD01" w14:textId="77777777" w:rsidR="00527AF4" w:rsidRPr="00527AF4" w:rsidRDefault="006D1740" w:rsidP="00136D40">
      <w:pPr>
        <w:pStyle w:val="u5"/>
        <w:numPr>
          <w:ilvl w:val="0"/>
          <w:numId w:val="68"/>
        </w:numPr>
        <w:spacing w:before="24" w:after="24"/>
        <w:ind w:firstLineChars="0"/>
        <w:rPr>
          <w:rFonts w:cs="Times New Roman"/>
          <w:b/>
        </w:rPr>
      </w:pPr>
      <w:r w:rsidRPr="00FE39E4">
        <w:rPr>
          <w:b/>
        </w:rPr>
        <w:t>节点</w:t>
      </w:r>
      <m:oMath>
        <m:sSub>
          <m:sSubPr>
            <m:ctrlPr>
              <w:rPr>
                <w:rFonts w:ascii="Cambria Math" w:hAnsi="Cambria Math"/>
                <w:b/>
              </w:rPr>
            </m:ctrlPr>
          </m:sSubPr>
          <m:e>
            <m:r>
              <m:rPr>
                <m:sty m:val="bi"/>
              </m:rPr>
              <w:rPr>
                <w:rFonts w:ascii="Cambria Math" w:hAnsi="Cambria Math"/>
              </w:rPr>
              <m:t>v</m:t>
            </m:r>
          </m:e>
          <m:sub>
            <m:r>
              <m:rPr>
                <m:sty m:val="b"/>
              </m:rPr>
              <w:rPr>
                <w:rFonts w:ascii="Cambria Math" w:hAnsi="Cambria Math"/>
              </w:rPr>
              <m:t>3</m:t>
            </m:r>
          </m:sub>
        </m:sSub>
      </m:oMath>
      <w:r w:rsidRPr="00FE39E4">
        <w:rPr>
          <w:rFonts w:hint="eastAsia"/>
          <w:b/>
        </w:rPr>
        <w:t>=</w:t>
      </w:r>
      <w:r w:rsidRPr="00FE39E4">
        <w:rPr>
          <w:rFonts w:hint="eastAsia"/>
          <w:b/>
          <w:i/>
        </w:rPr>
        <w:t>&lt;</w:t>
      </w:r>
      <w:r w:rsidRPr="00FE39E4">
        <w:rPr>
          <w:b/>
          <w:i/>
        </w:rPr>
        <w:t>N,I,C,B,A,T,</w:t>
      </w:r>
      <w:r w:rsidRPr="00FE39E4">
        <w:rPr>
          <w:rFonts w:hint="eastAsia"/>
          <w:b/>
          <w:i/>
        </w:rPr>
        <w:t>&gt;</w:t>
      </w:r>
      <w:r w:rsidRPr="00FE39E4">
        <w:rPr>
          <w:rFonts w:hint="eastAsia"/>
          <w:b/>
        </w:rPr>
        <w:t>，</w:t>
      </w:r>
      <w:r w:rsidRPr="00527AF4">
        <w:rPr>
          <w:rFonts w:hint="eastAsia"/>
          <w:b/>
        </w:rPr>
        <w:t>其中</w:t>
      </w:r>
      <w:r w:rsidR="00DB6F8E" w:rsidRPr="00DB6F8E">
        <w:rPr>
          <w:rFonts w:hint="eastAsia"/>
          <w:b/>
        </w:rPr>
        <w:t>N=loginResponse_succ</w:t>
      </w:r>
      <w:r w:rsidR="00DB6F8E" w:rsidRPr="00DB6F8E">
        <w:rPr>
          <w:rFonts w:hint="eastAsia"/>
          <w:b/>
        </w:rPr>
        <w:t>；</w:t>
      </w:r>
      <w:r w:rsidR="00DB6F8E" w:rsidRPr="00DB6F8E">
        <w:rPr>
          <w:rFonts w:hint="eastAsia"/>
          <w:b/>
        </w:rPr>
        <w:t>I=3</w:t>
      </w:r>
      <w:r w:rsidR="00DB6F8E" w:rsidRPr="00DB6F8E">
        <w:rPr>
          <w:rFonts w:hint="eastAsia"/>
          <w:b/>
        </w:rPr>
        <w:t>；</w:t>
      </w:r>
      <w:r w:rsidR="00DB6F8E" w:rsidRPr="00DB6F8E">
        <w:rPr>
          <w:rFonts w:hint="eastAsia"/>
          <w:b/>
        </w:rPr>
        <w:t>C=</w:t>
      </w:r>
      <m:oMath>
        <m:sSub>
          <m:sSubPr>
            <m:ctrlPr>
              <w:rPr>
                <w:rFonts w:ascii="Cambria Math" w:hAnsi="Cambria Math" w:cs="Times New Roman"/>
                <w:b/>
              </w:rPr>
            </m:ctrlPr>
          </m:sSubPr>
          <m:e>
            <m:r>
              <m:rPr>
                <m:sty m:val="bi"/>
              </m:rPr>
              <w:rPr>
                <w:rFonts w:ascii="Cambria Math" w:hAnsi="Cambria Math" w:cs="Times New Roman"/>
              </w:rPr>
              <m:t>DT</m:t>
            </m:r>
          </m:e>
          <m:sub>
            <m:r>
              <m:rPr>
                <m:sty m:val="bi"/>
              </m:rPr>
              <w:rPr>
                <w:rFonts w:ascii="Cambria Math" w:hAnsi="Cambria Math" w:cs="Times New Roman"/>
              </w:rPr>
              <m:t>login</m:t>
            </m:r>
          </m:sub>
        </m:sSub>
      </m:oMath>
      <w:r w:rsidR="00DB6F8E">
        <w:rPr>
          <w:rFonts w:hint="eastAsia"/>
          <w:b/>
        </w:rPr>
        <w:t>；</w:t>
      </w:r>
      <w:r w:rsidR="00DB6F8E" w:rsidRPr="00DB6F8E">
        <w:rPr>
          <w:b/>
        </w:rPr>
        <w:t>B=</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2</m:t>
            </m:r>
          </m:sub>
        </m:sSub>
      </m:oMath>
      <w:r w:rsidR="00DB6F8E">
        <w:rPr>
          <w:b/>
        </w:rPr>
        <w:t>}</w:t>
      </w:r>
      <w:r w:rsidR="00DB6F8E" w:rsidRPr="00DB6F8E">
        <w:rPr>
          <w:rFonts w:hint="eastAsia"/>
          <w:b/>
        </w:rPr>
        <w:t>；</w:t>
      </w:r>
      <w:r w:rsidR="00DB6F8E" w:rsidRPr="00DB6F8E">
        <w:rPr>
          <w:b/>
        </w:rPr>
        <w:t>A=</w:t>
      </w:r>
      <w:r w:rsidR="00DB6F8E">
        <w:rPr>
          <w:b/>
        </w:rPr>
        <w:t>{</w:t>
      </w:r>
      <m:oMath>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5</m:t>
            </m:r>
          </m:sub>
        </m:sSub>
        <m:r>
          <m:rPr>
            <m:sty m:val="bi"/>
          </m:rPr>
          <w:rPr>
            <w:rFonts w:ascii="Cambria Math" w:hAnsi="Cambria Math" w:cs="Times New Roman"/>
          </w:rPr>
          <m:t>,</m:t>
        </m:r>
        <m:sSub>
          <m:sSubPr>
            <m:ctrlPr>
              <w:rPr>
                <w:rFonts w:ascii="Cambria Math" w:hAnsi="Cambria Math" w:cs="Times New Roman"/>
                <w:b/>
              </w:rPr>
            </m:ctrlPr>
          </m:sSubPr>
          <m:e>
            <m:r>
              <m:rPr>
                <m:sty m:val="bi"/>
              </m:rPr>
              <w:rPr>
                <w:rFonts w:ascii="Cambria Math" w:hAnsi="Cambria Math" w:cs="Times New Roman"/>
              </w:rPr>
              <m:t>v</m:t>
            </m:r>
          </m:e>
          <m:sub>
            <m:r>
              <m:rPr>
                <m:sty m:val="bi"/>
              </m:rPr>
              <w:rPr>
                <w:rFonts w:ascii="Cambria Math" w:hAnsi="Cambria Math" w:cs="Times New Roman"/>
              </w:rPr>
              <m:t>8</m:t>
            </m:r>
          </m:sub>
        </m:sSub>
      </m:oMath>
      <w:r w:rsidR="00DB6F8E">
        <w:rPr>
          <w:b/>
        </w:rPr>
        <w:t>}</w:t>
      </w:r>
      <w:r w:rsidR="00DB6F8E" w:rsidRPr="00DB6F8E">
        <w:rPr>
          <w:rFonts w:hint="eastAsia"/>
          <w:b/>
        </w:rPr>
        <w:t>；</w:t>
      </w:r>
      <w:r w:rsidR="00DB6F8E" w:rsidRPr="00DB6F8E">
        <w:rPr>
          <w:rFonts w:hint="eastAsia"/>
          <w:b/>
        </w:rPr>
        <w:t>T=Res</w:t>
      </w:r>
      <w:r w:rsidR="00DB6F8E">
        <w:rPr>
          <w:rFonts w:hint="eastAsia"/>
          <w:b/>
        </w:rPr>
        <w:t>；</w:t>
      </w:r>
    </w:p>
    <w:p w14:paraId="2308BD36" w14:textId="77777777" w:rsidR="007D44E2" w:rsidRDefault="00222B1E" w:rsidP="007D44E2">
      <w:pPr>
        <w:pStyle w:val="u5"/>
        <w:spacing w:before="24" w:after="24"/>
        <w:ind w:firstLine="480"/>
      </w:pPr>
      <w:r>
        <w:rPr>
          <w:rFonts w:hint="eastAsia"/>
        </w:rPr>
        <w:t>解析</w:t>
      </w:r>
      <w:r>
        <w:t>扩展</w:t>
      </w:r>
      <w:r>
        <w:rPr>
          <w:rFonts w:hint="eastAsia"/>
        </w:rPr>
        <w:t>WSDL</w:t>
      </w:r>
      <w:r>
        <w:rPr>
          <w:rFonts w:hint="eastAsia"/>
        </w:rPr>
        <w:t>生成服务</w:t>
      </w:r>
      <w:r>
        <w:t>行为模型的</w:t>
      </w:r>
      <w:r>
        <w:rPr>
          <w:rFonts w:hint="eastAsia"/>
        </w:rPr>
        <w:t>过程</w:t>
      </w:r>
      <w:r>
        <w:t>可总结</w:t>
      </w:r>
      <w:r>
        <w:rPr>
          <w:rFonts w:hint="eastAsia"/>
        </w:rPr>
        <w:t>为</w:t>
      </w:r>
      <w:r>
        <w:t>图</w:t>
      </w:r>
      <w:r>
        <w:rPr>
          <w:rFonts w:hint="eastAsia"/>
        </w:rPr>
        <w:t>3</w:t>
      </w:r>
      <w:r>
        <w:t>-</w:t>
      </w:r>
      <w:r w:rsidR="000E29D9">
        <w:t>10</w:t>
      </w:r>
      <w:r>
        <w:rPr>
          <w:rFonts w:hint="eastAsia"/>
        </w:rPr>
        <w:t>所示</w:t>
      </w:r>
      <w:r>
        <w:t>算法</w:t>
      </w:r>
      <w:r w:rsidR="009E378F">
        <w:rPr>
          <w:rFonts w:hint="eastAsia"/>
        </w:rPr>
        <w:t>。</w:t>
      </w:r>
    </w:p>
    <w:p w14:paraId="214F7F2F" w14:textId="77777777" w:rsidR="009E378F" w:rsidRDefault="009E378F" w:rsidP="007D44E2">
      <w:pPr>
        <w:pStyle w:val="u5"/>
        <w:spacing w:before="24" w:after="24"/>
        <w:ind w:firstLine="480"/>
      </w:pPr>
    </w:p>
    <w:p w14:paraId="01CEFB41" w14:textId="77777777" w:rsidR="009E378F" w:rsidRDefault="009E378F" w:rsidP="007D44E2">
      <w:pPr>
        <w:pStyle w:val="u5"/>
        <w:spacing w:before="24" w:after="24"/>
        <w:ind w:firstLine="480"/>
      </w:pPr>
    </w:p>
    <w:p w14:paraId="7C89A388" w14:textId="77777777" w:rsidR="009E378F" w:rsidRDefault="009E378F" w:rsidP="007D44E2">
      <w:pPr>
        <w:pStyle w:val="u5"/>
        <w:spacing w:before="24" w:after="24"/>
        <w:ind w:firstLine="480"/>
      </w:pPr>
    </w:p>
    <w:p w14:paraId="47539E15" w14:textId="77777777" w:rsidR="009E378F" w:rsidRDefault="009E378F" w:rsidP="007D44E2">
      <w:pPr>
        <w:pStyle w:val="u5"/>
        <w:spacing w:before="24" w:after="24"/>
        <w:ind w:firstLine="480"/>
      </w:pPr>
    </w:p>
    <w:p w14:paraId="6DE457FA" w14:textId="77777777" w:rsidR="009E378F" w:rsidRDefault="009E378F" w:rsidP="007D44E2">
      <w:pPr>
        <w:pStyle w:val="u5"/>
        <w:spacing w:before="24" w:after="24"/>
        <w:ind w:firstLine="480"/>
      </w:pPr>
    </w:p>
    <w:p w14:paraId="6C10158B" w14:textId="77777777" w:rsidR="009E378F" w:rsidRDefault="009E378F" w:rsidP="007D44E2">
      <w:pPr>
        <w:pStyle w:val="u5"/>
        <w:spacing w:before="24" w:after="24"/>
        <w:ind w:firstLine="480"/>
      </w:pPr>
    </w:p>
    <w:p w14:paraId="40175BEC" w14:textId="77777777" w:rsidR="009E378F" w:rsidRDefault="009E378F" w:rsidP="007D44E2">
      <w:pPr>
        <w:pStyle w:val="u5"/>
        <w:spacing w:before="24" w:after="24"/>
        <w:ind w:firstLine="480"/>
      </w:pPr>
    </w:p>
    <w:tbl>
      <w:tblPr>
        <w:tblStyle w:val="afff1"/>
        <w:tblW w:w="0" w:type="auto"/>
        <w:tblLook w:val="04A0" w:firstRow="1" w:lastRow="0" w:firstColumn="1" w:lastColumn="0" w:noHBand="0" w:noVBand="1"/>
      </w:tblPr>
      <w:tblGrid>
        <w:gridCol w:w="8153"/>
      </w:tblGrid>
      <w:tr w:rsidR="007D44E2" w14:paraId="1B16B2E7" w14:textId="77777777" w:rsidTr="007D44E2">
        <w:tc>
          <w:tcPr>
            <w:tcW w:w="8153" w:type="dxa"/>
          </w:tcPr>
          <w:p w14:paraId="5B2E5243" w14:textId="77777777" w:rsidR="007D44E2" w:rsidRPr="00816BB6" w:rsidRDefault="007D44E2" w:rsidP="002C555E">
            <w:pPr>
              <w:rPr>
                <w:rFonts w:eastAsia="仿宋"/>
                <w:kern w:val="0"/>
                <w:szCs w:val="21"/>
              </w:rPr>
            </w:pPr>
            <w:r w:rsidRPr="00816BB6">
              <w:rPr>
                <w:rFonts w:eastAsia="仿宋"/>
                <w:kern w:val="0"/>
                <w:szCs w:val="21"/>
              </w:rPr>
              <w:lastRenderedPageBreak/>
              <w:t xml:space="preserve">Algorithm 1 </w:t>
            </w:r>
            <w:r w:rsidRPr="00816BB6">
              <w:rPr>
                <w:rFonts w:eastAsia="仿宋"/>
                <w:kern w:val="0"/>
                <w:szCs w:val="21"/>
              </w:rPr>
              <w:t>解析</w:t>
            </w:r>
            <w:r w:rsidR="002C555E">
              <w:rPr>
                <w:rFonts w:eastAsia="仿宋" w:hint="eastAsia"/>
                <w:kern w:val="0"/>
                <w:szCs w:val="21"/>
              </w:rPr>
              <w:t>扩展</w:t>
            </w:r>
            <w:r w:rsidRPr="00816BB6">
              <w:rPr>
                <w:rFonts w:eastAsia="仿宋"/>
                <w:kern w:val="0"/>
                <w:szCs w:val="21"/>
              </w:rPr>
              <w:t>WSDL</w:t>
            </w:r>
            <w:r w:rsidRPr="00816BB6">
              <w:rPr>
                <w:rFonts w:eastAsia="仿宋"/>
                <w:kern w:val="0"/>
                <w:szCs w:val="21"/>
              </w:rPr>
              <w:t>生成服务行为模型算法</w:t>
            </w:r>
          </w:p>
        </w:tc>
      </w:tr>
      <w:tr w:rsidR="007D44E2" w:rsidRPr="0087094C" w14:paraId="31BCD477" w14:textId="77777777" w:rsidTr="007D44E2">
        <w:tc>
          <w:tcPr>
            <w:tcW w:w="8153" w:type="dxa"/>
          </w:tcPr>
          <w:p w14:paraId="50DA043C" w14:textId="77777777" w:rsidR="007D44E2" w:rsidRDefault="007D44E2" w:rsidP="007D44E2">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874A5D">
              <w:rPr>
                <w:rFonts w:eastAsia="仿宋"/>
                <w:i/>
                <w:kern w:val="0"/>
                <w:szCs w:val="21"/>
              </w:rPr>
              <w:t>EX-WSDL</w:t>
            </w:r>
            <w:r>
              <w:rPr>
                <w:rFonts w:eastAsia="仿宋"/>
                <w:kern w:val="0"/>
                <w:szCs w:val="21"/>
              </w:rPr>
              <w:t xml:space="preserve"> is a WSDL document </w:t>
            </w:r>
            <w:r w:rsidRPr="00222B1E">
              <w:rPr>
                <w:rFonts w:eastAsia="仿宋"/>
                <w:kern w:val="0"/>
                <w:szCs w:val="21"/>
              </w:rPr>
              <w:t xml:space="preserve">containing </w:t>
            </w:r>
            <w:r>
              <w:rPr>
                <w:rFonts w:eastAsia="仿宋"/>
                <w:kern w:val="0"/>
                <w:szCs w:val="21"/>
              </w:rPr>
              <w:t>b</w:t>
            </w:r>
            <w:r w:rsidRPr="00222B1E">
              <w:rPr>
                <w:rFonts w:eastAsia="仿宋"/>
                <w:kern w:val="0"/>
                <w:szCs w:val="21"/>
              </w:rPr>
              <w:t>ehavior constraint information</w:t>
            </w:r>
          </w:p>
          <w:p w14:paraId="56E1541A" w14:textId="77777777" w:rsidR="007D44E2" w:rsidRDefault="007D44E2" w:rsidP="007D44E2">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874A5D">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14:paraId="1D644F46" w14:textId="77777777" w:rsidR="007D44E2" w:rsidRDefault="007D44E2" w:rsidP="007D44E2">
            <w:pPr>
              <w:rPr>
                <w:szCs w:val="21"/>
              </w:rPr>
            </w:pPr>
            <w:r w:rsidRPr="00523AFD">
              <w:rPr>
                <w:rFonts w:hint="eastAsia"/>
                <w:szCs w:val="21"/>
              </w:rPr>
              <w:t xml:space="preserve">PROCEDURE </w:t>
            </w:r>
            <w:r w:rsidRPr="00523AFD">
              <w:rPr>
                <w:szCs w:val="21"/>
              </w:rPr>
              <w:t>C</w:t>
            </w:r>
            <w:r w:rsidRPr="00523AFD">
              <w:rPr>
                <w:rFonts w:hint="eastAsia"/>
                <w:szCs w:val="21"/>
              </w:rPr>
              <w:t>onvert(</w:t>
            </w:r>
            <w:r w:rsidRPr="00874A5D">
              <w:rPr>
                <w:rFonts w:eastAsia="仿宋"/>
                <w:i/>
                <w:kern w:val="0"/>
                <w:szCs w:val="21"/>
              </w:rPr>
              <w:t>EX-WSDL</w:t>
            </w:r>
            <w:r w:rsidRPr="00874A5D">
              <w:rPr>
                <w:rFonts w:hint="eastAsia"/>
                <w:i/>
                <w:szCs w:val="21"/>
              </w:rPr>
              <w:t>, G</w:t>
            </w:r>
            <w:r w:rsidRPr="00523AFD">
              <w:rPr>
                <w:rFonts w:hint="eastAsia"/>
                <w:szCs w:val="21"/>
              </w:rPr>
              <w:t>)</w:t>
            </w:r>
          </w:p>
          <w:p w14:paraId="2C420480" w14:textId="77777777" w:rsidR="007D44E2" w:rsidRDefault="007D44E2" w:rsidP="007D44E2">
            <w:pPr>
              <w:pStyle w:val="afff9"/>
              <w:numPr>
                <w:ilvl w:val="3"/>
                <w:numId w:val="16"/>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874A5D">
              <w:rPr>
                <w:rFonts w:eastAsia="仿宋"/>
                <w:i/>
                <w:kern w:val="0"/>
                <w:szCs w:val="21"/>
              </w:rPr>
              <w:t>EX-WSDL</w:t>
            </w:r>
            <w:r>
              <w:rPr>
                <w:rFonts w:eastAsia="仿宋" w:hint="eastAsia"/>
                <w:kern w:val="0"/>
                <w:szCs w:val="21"/>
              </w:rPr>
              <w:t xml:space="preserve">,get Service </w:t>
            </w:r>
            <w:r>
              <w:rPr>
                <w:rFonts w:eastAsia="仿宋"/>
                <w:kern w:val="0"/>
                <w:szCs w:val="21"/>
              </w:rPr>
              <w:t>name (</w:t>
            </w:r>
            <w:r w:rsidRPr="00874A5D">
              <w:rPr>
                <w:rFonts w:eastAsia="仿宋"/>
                <w:i/>
                <w:kern w:val="0"/>
                <w:szCs w:val="21"/>
              </w:rPr>
              <w:t>sn</w:t>
            </w:r>
            <w:r>
              <w:rPr>
                <w:rFonts w:eastAsia="仿宋"/>
                <w:kern w:val="0"/>
                <w:szCs w:val="21"/>
              </w:rPr>
              <w:t xml:space="preserve">), </w:t>
            </w:r>
            <w:r w:rsidRPr="00354AF6">
              <w:rPr>
                <w:rFonts w:eastAsia="仿宋"/>
                <w:kern w:val="0"/>
                <w:szCs w:val="21"/>
              </w:rPr>
              <w:t xml:space="preserve">valid </w:t>
            </w:r>
            <w:r>
              <w:rPr>
                <w:rFonts w:eastAsia="仿宋"/>
                <w:kern w:val="0"/>
                <w:szCs w:val="21"/>
              </w:rPr>
              <w:t>time (</w:t>
            </w:r>
            <w:r w:rsidRPr="00874A5D">
              <w:rPr>
                <w:rFonts w:eastAsia="仿宋"/>
                <w:i/>
                <w:kern w:val="0"/>
                <w:szCs w:val="21"/>
              </w:rPr>
              <w:t>vt</w:t>
            </w:r>
            <w:r>
              <w:rPr>
                <w:rFonts w:eastAsia="仿宋"/>
                <w:kern w:val="0"/>
                <w:szCs w:val="21"/>
              </w:rPr>
              <w:t xml:space="preserve">) and </w:t>
            </w:r>
            <w:r w:rsidRPr="00354AF6">
              <w:rPr>
                <w:rFonts w:eastAsia="仿宋"/>
                <w:kern w:val="0"/>
                <w:szCs w:val="21"/>
              </w:rPr>
              <w:t>Operation set</w:t>
            </w:r>
            <w:r>
              <w:rPr>
                <w:rFonts w:eastAsia="仿宋"/>
                <w:kern w:val="0"/>
                <w:szCs w:val="21"/>
              </w:rPr>
              <w:t xml:space="preserve"> (</w:t>
            </w:r>
            <w:r w:rsidRPr="00874A5D">
              <w:rPr>
                <w:rFonts w:eastAsia="仿宋"/>
                <w:i/>
                <w:kern w:val="0"/>
                <w:szCs w:val="21"/>
              </w:rPr>
              <w:t>OpSet</w:t>
            </w:r>
            <w:r>
              <w:rPr>
                <w:rFonts w:eastAsia="仿宋"/>
                <w:kern w:val="0"/>
                <w:szCs w:val="21"/>
              </w:rPr>
              <w:t>);</w:t>
            </w:r>
          </w:p>
          <w:p w14:paraId="7BB374B1" w14:textId="77777777"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Initialize </w:t>
            </w:r>
            <w:r w:rsidRPr="00874A5D">
              <w:rPr>
                <w:rFonts w:hint="eastAsia"/>
                <w:i/>
                <w:szCs w:val="21"/>
              </w:rPr>
              <w:t>G</w:t>
            </w:r>
            <w:r w:rsidR="00874A5D">
              <w:rPr>
                <w:i/>
                <w:szCs w:val="21"/>
              </w:rPr>
              <w:t>,</w:t>
            </w:r>
            <w:r w:rsidR="00874A5D">
              <w:rPr>
                <w:szCs w:val="21"/>
              </w:rPr>
              <w:t xml:space="preserve"> </w:t>
            </w:r>
            <w:r w:rsidRPr="00874A5D">
              <w:rPr>
                <w:rFonts w:eastAsia="仿宋"/>
                <w:i/>
                <w:kern w:val="0"/>
                <w:szCs w:val="21"/>
              </w:rPr>
              <w:t>Nodes</w:t>
            </w:r>
            <w:r w:rsidR="00874A5D" w:rsidRPr="00874A5D">
              <w:rPr>
                <w:rFonts w:ascii="仿宋" w:eastAsia="仿宋" w:hAnsi="仿宋" w:hint="eastAsia"/>
                <w:kern w:val="0"/>
                <w:szCs w:val="21"/>
              </w:rPr>
              <w:t>←</w:t>
            </w:r>
            <w:r w:rsidRPr="00FD6FF7">
              <w:rPr>
                <w:rFonts w:eastAsia="MS Mincho"/>
                <w:kern w:val="0"/>
                <w:szCs w:val="21"/>
              </w:rPr>
              <w:t>Ø</w:t>
            </w:r>
            <w:r>
              <w:rPr>
                <w:kern w:val="0"/>
                <w:szCs w:val="21"/>
              </w:rPr>
              <w:t xml:space="preserve">; </w:t>
            </w:r>
            <w:r w:rsidRPr="00874A5D">
              <w:rPr>
                <w:i/>
                <w:kern w:val="0"/>
                <w:szCs w:val="21"/>
              </w:rPr>
              <w:t>Edges</w:t>
            </w:r>
            <w:r w:rsidR="00874A5D" w:rsidRPr="00874A5D">
              <w:rPr>
                <w:rFonts w:ascii="仿宋" w:eastAsia="仿宋" w:hAnsi="仿宋" w:hint="eastAsia"/>
                <w:kern w:val="0"/>
                <w:szCs w:val="21"/>
              </w:rPr>
              <w:t>←</w:t>
            </w:r>
            <w:r w:rsidRPr="00FD6FF7">
              <w:rPr>
                <w:rFonts w:eastAsia="MS Mincho"/>
                <w:kern w:val="0"/>
                <w:szCs w:val="21"/>
              </w:rPr>
              <w:t>Ø</w:t>
            </w:r>
            <w:r>
              <w:rPr>
                <w:rFonts w:eastAsia="MS Mincho"/>
                <w:kern w:val="0"/>
                <w:szCs w:val="21"/>
              </w:rPr>
              <w:t xml:space="preserve">; </w:t>
            </w:r>
            <w:r w:rsidRPr="00874A5D">
              <w:rPr>
                <w:rFonts w:eastAsia="MS Mincho"/>
                <w:i/>
                <w:kern w:val="0"/>
                <w:szCs w:val="21"/>
              </w:rPr>
              <w:t>G.name</w:t>
            </w:r>
            <w:r w:rsidR="00874A5D" w:rsidRPr="00874A5D">
              <w:rPr>
                <w:rFonts w:ascii="仿宋" w:eastAsia="仿宋" w:hAnsi="仿宋" w:hint="eastAsia"/>
                <w:kern w:val="0"/>
                <w:szCs w:val="21"/>
              </w:rPr>
              <w:t>←</w:t>
            </w:r>
            <w:r w:rsidRPr="00874A5D">
              <w:rPr>
                <w:rFonts w:eastAsia="仿宋"/>
                <w:i/>
                <w:kern w:val="0"/>
                <w:szCs w:val="21"/>
              </w:rPr>
              <w:t>sn</w:t>
            </w:r>
            <w:r>
              <w:rPr>
                <w:rFonts w:eastAsia="仿宋"/>
                <w:kern w:val="0"/>
                <w:szCs w:val="21"/>
              </w:rPr>
              <w:t xml:space="preserve">; </w:t>
            </w:r>
            <w:r w:rsidRPr="00874A5D">
              <w:rPr>
                <w:rFonts w:eastAsia="仿宋"/>
                <w:i/>
                <w:kern w:val="0"/>
                <w:szCs w:val="21"/>
              </w:rPr>
              <w:t>G.endTime</w:t>
            </w:r>
            <w:r w:rsidR="00874A5D" w:rsidRPr="00874A5D">
              <w:rPr>
                <w:rFonts w:ascii="仿宋" w:eastAsia="仿宋" w:hAnsi="仿宋" w:hint="eastAsia"/>
                <w:kern w:val="0"/>
                <w:szCs w:val="21"/>
              </w:rPr>
              <w:t>←</w:t>
            </w:r>
            <w:r w:rsidRPr="00874A5D">
              <w:rPr>
                <w:rFonts w:eastAsia="仿宋"/>
                <w:i/>
                <w:kern w:val="0"/>
                <w:szCs w:val="21"/>
              </w:rPr>
              <w:t>vt</w:t>
            </w:r>
            <w:r>
              <w:rPr>
                <w:rFonts w:eastAsia="仿宋"/>
                <w:kern w:val="0"/>
                <w:szCs w:val="21"/>
              </w:rPr>
              <w:t>;</w:t>
            </w:r>
          </w:p>
          <w:p w14:paraId="2E90B478" w14:textId="77777777"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Add </w:t>
            </w:r>
            <w:r w:rsidR="00874A5D">
              <w:rPr>
                <w:rFonts w:eastAsia="仿宋"/>
                <w:kern w:val="0"/>
                <w:szCs w:val="21"/>
              </w:rPr>
              <w:t xml:space="preserve">a </w:t>
            </w:r>
            <w:r w:rsidRPr="00874A5D">
              <w:rPr>
                <w:rFonts w:eastAsia="仿宋" w:hint="eastAsia"/>
                <w:kern w:val="0"/>
                <w:szCs w:val="21"/>
              </w:rPr>
              <w:t>Start</w:t>
            </w:r>
            <w:r>
              <w:rPr>
                <w:rFonts w:eastAsia="仿宋" w:hint="eastAsia"/>
                <w:kern w:val="0"/>
                <w:szCs w:val="21"/>
              </w:rPr>
              <w:t xml:space="preserve"> </w:t>
            </w:r>
            <w:r w:rsidR="00874A5D">
              <w:rPr>
                <w:rFonts w:eastAsia="仿宋"/>
                <w:kern w:val="0"/>
                <w:szCs w:val="21"/>
              </w:rPr>
              <w:t xml:space="preserve">type </w:t>
            </w:r>
            <w:r>
              <w:rPr>
                <w:rFonts w:eastAsia="仿宋" w:hint="eastAsia"/>
                <w:kern w:val="0"/>
                <w:szCs w:val="21"/>
              </w:rPr>
              <w:t>node</w:t>
            </w:r>
            <w:r w:rsidR="00874A5D">
              <w:rPr>
                <w:rFonts w:eastAsia="仿宋"/>
                <w:kern w:val="0"/>
                <w:szCs w:val="21"/>
              </w:rPr>
              <w:t xml:space="preserve"> </w:t>
            </w:r>
            <w:r w:rsidR="00874A5D" w:rsidRPr="00874A5D">
              <w:rPr>
                <w:rFonts w:eastAsia="仿宋"/>
                <w:i/>
                <w:kern w:val="0"/>
                <w:szCs w:val="21"/>
              </w:rPr>
              <w:t>start</w:t>
            </w:r>
            <w:r>
              <w:rPr>
                <w:rFonts w:eastAsia="仿宋"/>
                <w:kern w:val="0"/>
                <w:szCs w:val="21"/>
              </w:rPr>
              <w:t xml:space="preserve">, </w:t>
            </w:r>
            <w:r w:rsidR="00874A5D">
              <w:rPr>
                <w:rFonts w:eastAsia="仿宋"/>
                <w:kern w:val="0"/>
                <w:szCs w:val="21"/>
              </w:rPr>
              <w:t xml:space="preserve">a </w:t>
            </w:r>
            <w:r>
              <w:rPr>
                <w:rFonts w:eastAsia="仿宋" w:hint="eastAsia"/>
                <w:kern w:val="0"/>
                <w:szCs w:val="21"/>
              </w:rPr>
              <w:t xml:space="preserve">Init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sidRPr="00874A5D">
              <w:rPr>
                <w:rFonts w:eastAsia="仿宋"/>
                <w:i/>
                <w:kern w:val="0"/>
                <w:szCs w:val="21"/>
              </w:rPr>
              <w:t>i</w:t>
            </w:r>
            <w:r w:rsidR="00874A5D" w:rsidRPr="00874A5D">
              <w:rPr>
                <w:rFonts w:eastAsia="仿宋" w:hint="eastAsia"/>
                <w:i/>
                <w:kern w:val="0"/>
                <w:szCs w:val="21"/>
              </w:rPr>
              <w:t>nit</w:t>
            </w:r>
            <w:r w:rsidR="00874A5D">
              <w:rPr>
                <w:rFonts w:eastAsia="仿宋" w:hint="eastAsia"/>
                <w:kern w:val="0"/>
                <w:szCs w:val="21"/>
              </w:rPr>
              <w:t xml:space="preserve"> </w:t>
            </w:r>
            <w:r>
              <w:rPr>
                <w:rFonts w:eastAsia="仿宋" w:hint="eastAsia"/>
                <w:kern w:val="0"/>
                <w:szCs w:val="21"/>
              </w:rPr>
              <w:t xml:space="preserve">and </w:t>
            </w:r>
            <w:r w:rsidR="00874A5D">
              <w:rPr>
                <w:rFonts w:eastAsia="仿宋"/>
                <w:kern w:val="0"/>
                <w:szCs w:val="21"/>
              </w:rPr>
              <w:t xml:space="preserve">a </w:t>
            </w:r>
            <w:r>
              <w:rPr>
                <w:rFonts w:eastAsia="仿宋" w:hint="eastAsia"/>
                <w:kern w:val="0"/>
                <w:szCs w:val="21"/>
              </w:rPr>
              <w:t xml:space="preserve">End </w:t>
            </w:r>
            <w:r w:rsidR="00874A5D">
              <w:rPr>
                <w:rFonts w:eastAsia="仿宋"/>
                <w:kern w:val="0"/>
                <w:szCs w:val="21"/>
              </w:rPr>
              <w:t>type</w:t>
            </w:r>
            <w:r w:rsidR="00874A5D">
              <w:rPr>
                <w:rFonts w:eastAsia="仿宋" w:hint="eastAsia"/>
                <w:kern w:val="0"/>
                <w:szCs w:val="21"/>
              </w:rPr>
              <w:t xml:space="preserve"> </w:t>
            </w:r>
            <w:r>
              <w:rPr>
                <w:rFonts w:eastAsia="仿宋" w:hint="eastAsia"/>
                <w:kern w:val="0"/>
                <w:szCs w:val="21"/>
              </w:rPr>
              <w:t xml:space="preserve">node </w:t>
            </w:r>
            <w:r w:rsidR="00874A5D">
              <w:rPr>
                <w:rFonts w:eastAsia="仿宋"/>
                <w:i/>
                <w:kern w:val="0"/>
                <w:szCs w:val="21"/>
              </w:rPr>
              <w:t>e</w:t>
            </w:r>
            <w:r w:rsidR="00874A5D" w:rsidRPr="00874A5D">
              <w:rPr>
                <w:rFonts w:eastAsia="仿宋" w:hint="eastAsia"/>
                <w:i/>
                <w:kern w:val="0"/>
                <w:szCs w:val="21"/>
              </w:rPr>
              <w:t>nd</w:t>
            </w:r>
            <w:r w:rsidR="00874A5D">
              <w:rPr>
                <w:rFonts w:eastAsia="仿宋" w:hint="eastAsia"/>
                <w:kern w:val="0"/>
                <w:szCs w:val="21"/>
              </w:rPr>
              <w:t xml:space="preserve"> </w:t>
            </w:r>
            <w:r>
              <w:rPr>
                <w:rFonts w:eastAsia="仿宋" w:hint="eastAsia"/>
                <w:kern w:val="0"/>
                <w:szCs w:val="21"/>
              </w:rPr>
              <w:t xml:space="preserve">to </w:t>
            </w:r>
            <w:r w:rsidRPr="00874A5D">
              <w:rPr>
                <w:rFonts w:eastAsia="仿宋"/>
                <w:i/>
                <w:kern w:val="0"/>
                <w:szCs w:val="21"/>
              </w:rPr>
              <w:t>Nodes</w:t>
            </w:r>
            <w:r>
              <w:rPr>
                <w:rFonts w:eastAsia="仿宋"/>
                <w:kern w:val="0"/>
                <w:szCs w:val="21"/>
              </w:rPr>
              <w:t>.</w:t>
            </w:r>
            <w:r>
              <w:rPr>
                <w:rFonts w:eastAsia="仿宋" w:hint="eastAsia"/>
                <w:kern w:val="0"/>
                <w:szCs w:val="21"/>
              </w:rPr>
              <w:t xml:space="preserve"> </w:t>
            </w:r>
            <w:r w:rsidR="00874A5D">
              <w:rPr>
                <w:rFonts w:eastAsia="仿宋"/>
                <w:kern w:val="0"/>
                <w:szCs w:val="21"/>
              </w:rPr>
              <w:t xml:space="preserve"> </w:t>
            </w:r>
            <w:r w:rsidR="00874A5D" w:rsidRPr="00874A5D">
              <w:rPr>
                <w:rFonts w:eastAsia="仿宋"/>
                <w:i/>
                <w:kern w:val="0"/>
                <w:szCs w:val="21"/>
              </w:rPr>
              <w:t>s</w:t>
            </w:r>
            <w:r w:rsidRPr="00874A5D">
              <w:rPr>
                <w:rFonts w:eastAsia="仿宋"/>
                <w:i/>
                <w:kern w:val="0"/>
                <w:szCs w:val="21"/>
              </w:rPr>
              <w:t>tart</w:t>
            </w:r>
            <w:r w:rsidR="00874A5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874A5D">
              <w:rPr>
                <w:rFonts w:eastAsia="仿宋"/>
                <w:i/>
                <w:kern w:val="0"/>
                <w:szCs w:val="21"/>
              </w:rPr>
              <w:t>i</w:t>
            </w:r>
            <w:r w:rsidRPr="00874A5D">
              <w:rPr>
                <w:rFonts w:eastAsia="仿宋"/>
                <w:i/>
                <w:kern w:val="0"/>
                <w:szCs w:val="21"/>
              </w:rPr>
              <w:t>nit</w:t>
            </w:r>
            <w:r>
              <w:rPr>
                <w:rFonts w:eastAsia="仿宋"/>
                <w:kern w:val="0"/>
                <w:szCs w:val="21"/>
              </w:rPr>
              <w:t xml:space="preserve">), </w:t>
            </w:r>
            <w:r w:rsidR="00874A5D" w:rsidRPr="00874A5D">
              <w:rPr>
                <w:rFonts w:eastAsia="仿宋"/>
                <w:i/>
                <w:kern w:val="0"/>
                <w:szCs w:val="21"/>
              </w:rPr>
              <w:t>i</w:t>
            </w:r>
            <w:r w:rsidRPr="00874A5D">
              <w:rPr>
                <w:rFonts w:eastAsia="仿宋"/>
                <w:i/>
                <w:kern w:val="0"/>
                <w:szCs w:val="21"/>
              </w:rPr>
              <w:t>nit</w:t>
            </w:r>
            <w:r w:rsidR="00874A5D" w:rsidRPr="00874A5D">
              <w:rPr>
                <w:rFonts w:ascii="仿宋" w:eastAsia="仿宋" w:hAnsi="仿宋" w:hint="eastAsia"/>
                <w:kern w:val="0"/>
                <w:szCs w:val="21"/>
              </w:rPr>
              <w:t>←</w:t>
            </w:r>
            <w:r>
              <w:rPr>
                <w:rFonts w:eastAsia="仿宋"/>
                <w:kern w:val="0"/>
                <w:szCs w:val="21"/>
              </w:rPr>
              <w:t>next</w:t>
            </w:r>
            <w:r w:rsidRPr="00747A5B">
              <w:rPr>
                <w:rFonts w:eastAsia="仿宋"/>
                <w:kern w:val="0"/>
                <w:szCs w:val="21"/>
              </w:rPr>
              <w:t>Node</w:t>
            </w:r>
            <w:r>
              <w:rPr>
                <w:rFonts w:eastAsia="仿宋"/>
                <w:kern w:val="0"/>
                <w:szCs w:val="21"/>
              </w:rPr>
              <w:t>(</w:t>
            </w:r>
            <w:r w:rsidR="00874A5D" w:rsidRPr="00874A5D">
              <w:rPr>
                <w:rFonts w:eastAsia="仿宋"/>
                <w:i/>
                <w:kern w:val="0"/>
                <w:szCs w:val="21"/>
              </w:rPr>
              <w:t>s</w:t>
            </w:r>
            <w:r w:rsidRPr="00874A5D">
              <w:rPr>
                <w:rFonts w:eastAsia="仿宋"/>
                <w:i/>
                <w:kern w:val="0"/>
                <w:szCs w:val="21"/>
              </w:rPr>
              <w:t>tart</w:t>
            </w:r>
            <w:r>
              <w:rPr>
                <w:rFonts w:eastAsia="仿宋"/>
                <w:kern w:val="0"/>
                <w:szCs w:val="21"/>
              </w:rPr>
              <w:t>);</w:t>
            </w:r>
          </w:p>
          <w:p w14:paraId="00683757" w14:textId="77777777" w:rsidR="007D44E2" w:rsidRDefault="007D44E2" w:rsidP="007D44E2">
            <w:pPr>
              <w:pStyle w:val="afff9"/>
              <w:numPr>
                <w:ilvl w:val="3"/>
                <w:numId w:val="16"/>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244EDD">
              <w:rPr>
                <w:rFonts w:eastAsia="仿宋"/>
                <w:kern w:val="0"/>
                <w:szCs w:val="21"/>
              </w:rPr>
              <w:t>o</w:t>
            </w:r>
            <w:r w:rsidR="00244EDD" w:rsidRPr="00354AF6">
              <w:rPr>
                <w:rFonts w:eastAsia="仿宋"/>
                <w:kern w:val="0"/>
                <w:szCs w:val="21"/>
              </w:rPr>
              <w:t>peration</w:t>
            </w:r>
            <w:r w:rsidR="00244EDD" w:rsidRPr="003E7415">
              <w:rPr>
                <w:rFonts w:eastAsia="仿宋"/>
                <w:i/>
                <w:kern w:val="0"/>
                <w:szCs w:val="21"/>
              </w:rPr>
              <w:t xml:space="preserve"> </w:t>
            </w:r>
            <w:r w:rsidRPr="003E7415">
              <w:rPr>
                <w:rFonts w:eastAsia="仿宋"/>
                <w:i/>
                <w:kern w:val="0"/>
                <w:szCs w:val="21"/>
              </w:rPr>
              <w:t>op</w:t>
            </w:r>
            <w:r w:rsidRPr="00816BB6">
              <w:rPr>
                <w:rFonts w:eastAsia="仿宋"/>
                <w:kern w:val="0"/>
                <w:szCs w:val="21"/>
              </w:rPr>
              <w:t xml:space="preserve"> in </w:t>
            </w:r>
            <w:r w:rsidRPr="003E7415">
              <w:rPr>
                <w:rFonts w:eastAsia="仿宋"/>
                <w:i/>
                <w:kern w:val="0"/>
                <w:szCs w:val="21"/>
              </w:rPr>
              <w:t>OpSet</w:t>
            </w:r>
            <w:r w:rsidRPr="00816BB6">
              <w:rPr>
                <w:rFonts w:eastAsia="仿宋"/>
                <w:kern w:val="0"/>
                <w:szCs w:val="21"/>
              </w:rPr>
              <w:t xml:space="preserve"> </w:t>
            </w:r>
            <w:r w:rsidRPr="00816BB6">
              <w:rPr>
                <w:rFonts w:eastAsia="仿宋"/>
                <w:b/>
                <w:kern w:val="0"/>
                <w:szCs w:val="21"/>
              </w:rPr>
              <w:t>do</w:t>
            </w:r>
          </w:p>
          <w:p w14:paraId="391FAC9E" w14:textId="77777777" w:rsidR="007D44E2" w:rsidRPr="004447F6"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00B64075">
              <w:rPr>
                <w:rFonts w:eastAsia="仿宋"/>
                <w:kern w:val="0"/>
                <w:szCs w:val="21"/>
              </w:rPr>
              <w:t>Add</w:t>
            </w:r>
            <w:r w:rsidR="00C80F69">
              <w:rPr>
                <w:rFonts w:eastAsia="仿宋"/>
                <w:kern w:val="0"/>
                <w:szCs w:val="21"/>
              </w:rPr>
              <w:t xml:space="preserve"> </w:t>
            </w:r>
            <w:r w:rsidR="00B64075">
              <w:rPr>
                <w:rFonts w:eastAsia="仿宋"/>
                <w:kern w:val="0"/>
                <w:szCs w:val="21"/>
              </w:rPr>
              <w:t>R</w:t>
            </w:r>
            <w:r>
              <w:rPr>
                <w:rFonts w:eastAsia="仿宋"/>
                <w:kern w:val="0"/>
                <w:szCs w:val="21"/>
              </w:rPr>
              <w:t xml:space="preserve">eq </w:t>
            </w:r>
            <w:r w:rsidR="00B64075">
              <w:rPr>
                <w:rFonts w:eastAsia="仿宋"/>
                <w:kern w:val="0"/>
                <w:szCs w:val="21"/>
              </w:rPr>
              <w:t xml:space="preserve">type </w:t>
            </w:r>
            <w:r w:rsidRPr="004447F6">
              <w:rPr>
                <w:rFonts w:eastAsia="仿宋"/>
                <w:kern w:val="0"/>
                <w:szCs w:val="21"/>
              </w:rPr>
              <w:t>node</w:t>
            </w:r>
            <w:r w:rsidR="00B64075">
              <w:rPr>
                <w:rFonts w:eastAsia="仿宋"/>
                <w:kern w:val="0"/>
                <w:szCs w:val="21"/>
              </w:rPr>
              <w:t xml:space="preserve"> </w:t>
            </w:r>
            <w:r w:rsidR="00B64075" w:rsidRPr="00B64075">
              <w:rPr>
                <w:rFonts w:eastAsia="仿宋"/>
                <w:i/>
                <w:kern w:val="0"/>
                <w:szCs w:val="21"/>
              </w:rPr>
              <w:t>req</w:t>
            </w:r>
            <w:r w:rsidRPr="004447F6">
              <w:rPr>
                <w:rFonts w:eastAsia="仿宋"/>
                <w:kern w:val="0"/>
                <w:szCs w:val="21"/>
              </w:rPr>
              <w:t xml:space="preserve">, </w:t>
            </w:r>
            <w:r>
              <w:rPr>
                <w:rFonts w:eastAsia="仿宋"/>
                <w:kern w:val="0"/>
                <w:szCs w:val="21"/>
              </w:rPr>
              <w:t>set its</w:t>
            </w:r>
            <w:r w:rsidRPr="004447F6">
              <w:rPr>
                <w:rFonts w:eastAsia="仿宋"/>
                <w:kern w:val="0"/>
                <w:szCs w:val="21"/>
              </w:rPr>
              <w:t xml:space="preserve"> </w:t>
            </w:r>
            <w:r w:rsidRPr="007D44E2">
              <w:rPr>
                <w:rFonts w:eastAsia="仿宋"/>
                <w:kern w:val="0"/>
                <w:szCs w:val="21"/>
              </w:rPr>
              <w:t>attribute</w:t>
            </w:r>
            <w:r>
              <w:rPr>
                <w:rFonts w:eastAsia="仿宋"/>
                <w:kern w:val="0"/>
                <w:szCs w:val="21"/>
              </w:rPr>
              <w:t>s and</w:t>
            </w:r>
            <w:r w:rsidRPr="007D44E2">
              <w:rPr>
                <w:rFonts w:eastAsia="仿宋"/>
                <w:kern w:val="0"/>
                <w:szCs w:val="21"/>
              </w:rPr>
              <w:t xml:space="preserve"> </w:t>
            </w:r>
            <w:r w:rsidRPr="004447F6">
              <w:rPr>
                <w:rFonts w:eastAsia="仿宋"/>
                <w:kern w:val="0"/>
                <w:szCs w:val="21"/>
              </w:rPr>
              <w:t>constraint</w:t>
            </w:r>
            <w:r>
              <w:rPr>
                <w:rFonts w:eastAsia="仿宋"/>
                <w:kern w:val="0"/>
                <w:szCs w:val="21"/>
              </w:rPr>
              <w:t>s</w:t>
            </w:r>
            <w:r w:rsidRPr="004447F6">
              <w:rPr>
                <w:rFonts w:eastAsia="仿宋"/>
                <w:kern w:val="0"/>
                <w:szCs w:val="21"/>
              </w:rPr>
              <w:t xml:space="preserve"> </w:t>
            </w:r>
            <w:r>
              <w:rPr>
                <w:rFonts w:eastAsia="仿宋"/>
                <w:kern w:val="0"/>
                <w:szCs w:val="21"/>
              </w:rPr>
              <w:t>p</w:t>
            </w:r>
            <w:r w:rsidRPr="00354AF6">
              <w:rPr>
                <w:rFonts w:eastAsia="仿宋"/>
                <w:kern w:val="0"/>
                <w:szCs w:val="21"/>
              </w:rPr>
              <w:t>arse</w:t>
            </w:r>
            <w:r>
              <w:rPr>
                <w:rFonts w:eastAsia="仿宋"/>
                <w:kern w:val="0"/>
                <w:szCs w:val="21"/>
              </w:rPr>
              <w:t>d</w:t>
            </w:r>
            <w:r w:rsidRPr="004447F6">
              <w:rPr>
                <w:rFonts w:eastAsia="仿宋"/>
                <w:kern w:val="0"/>
                <w:szCs w:val="21"/>
              </w:rPr>
              <w:t xml:space="preserve"> </w:t>
            </w:r>
            <w:r w:rsidR="00B64075">
              <w:rPr>
                <w:rFonts w:eastAsia="仿宋"/>
                <w:kern w:val="0"/>
                <w:szCs w:val="21"/>
              </w:rPr>
              <w:t xml:space="preserve">from </w:t>
            </w:r>
            <w:r w:rsidRPr="00B64075">
              <w:rPr>
                <w:rFonts w:eastAsia="仿宋"/>
                <w:i/>
                <w:kern w:val="0"/>
                <w:szCs w:val="21"/>
              </w:rPr>
              <w:t>op</w:t>
            </w:r>
            <w:r w:rsidRPr="004447F6">
              <w:rPr>
                <w:rFonts w:eastAsia="仿宋"/>
                <w:kern w:val="0"/>
                <w:szCs w:val="21"/>
              </w:rPr>
              <w:t>;</w:t>
            </w:r>
          </w:p>
          <w:p w14:paraId="0F2E0318" w14:textId="77777777" w:rsidR="007D44E2" w:rsidRDefault="00C80F69" w:rsidP="007D44E2">
            <w:pPr>
              <w:pStyle w:val="afff9"/>
              <w:numPr>
                <w:ilvl w:val="3"/>
                <w:numId w:val="16"/>
              </w:numPr>
              <w:ind w:firstLineChars="0"/>
              <w:rPr>
                <w:rFonts w:eastAsia="仿宋"/>
                <w:kern w:val="0"/>
                <w:szCs w:val="21"/>
              </w:rPr>
            </w:pPr>
            <w:r>
              <w:rPr>
                <w:rFonts w:eastAsia="仿宋"/>
                <w:kern w:val="0"/>
                <w:szCs w:val="21"/>
              </w:rPr>
              <w:t xml:space="preserve">    </w:t>
            </w:r>
            <w:r w:rsidR="00B64075">
              <w:rPr>
                <w:rFonts w:eastAsia="仿宋"/>
                <w:kern w:val="0"/>
                <w:szCs w:val="21"/>
              </w:rPr>
              <w:t>Add</w:t>
            </w:r>
            <w:r>
              <w:rPr>
                <w:rFonts w:eastAsia="仿宋"/>
                <w:kern w:val="0"/>
                <w:szCs w:val="21"/>
              </w:rPr>
              <w:t xml:space="preserve"> </w:t>
            </w:r>
            <w:r w:rsidR="00B64075">
              <w:rPr>
                <w:rFonts w:eastAsia="仿宋"/>
                <w:kern w:val="0"/>
                <w:szCs w:val="21"/>
              </w:rPr>
              <w:t>R</w:t>
            </w:r>
            <w:r w:rsidR="007D44E2">
              <w:rPr>
                <w:rFonts w:eastAsia="仿宋"/>
                <w:kern w:val="0"/>
                <w:szCs w:val="21"/>
              </w:rPr>
              <w:t xml:space="preserve">es </w:t>
            </w:r>
            <w:r w:rsidR="00B64075">
              <w:rPr>
                <w:rFonts w:eastAsia="仿宋"/>
                <w:kern w:val="0"/>
                <w:szCs w:val="21"/>
              </w:rPr>
              <w:t xml:space="preserve">type </w:t>
            </w:r>
            <w:r w:rsidR="007D44E2">
              <w:rPr>
                <w:rFonts w:eastAsia="仿宋"/>
                <w:kern w:val="0"/>
                <w:szCs w:val="21"/>
              </w:rPr>
              <w:t>node</w:t>
            </w:r>
            <w:r w:rsidR="00B64075">
              <w:rPr>
                <w:rFonts w:eastAsia="仿宋"/>
                <w:kern w:val="0"/>
                <w:szCs w:val="21"/>
              </w:rPr>
              <w:t xml:space="preserve"> </w:t>
            </w:r>
            <w:r w:rsidR="00B64075" w:rsidRPr="00B64075">
              <w:rPr>
                <w:rFonts w:eastAsia="仿宋"/>
                <w:i/>
                <w:kern w:val="0"/>
                <w:szCs w:val="21"/>
              </w:rPr>
              <w:t>res</w:t>
            </w:r>
            <w:r w:rsidR="007D44E2">
              <w:rPr>
                <w:rFonts w:eastAsia="仿宋"/>
                <w:kern w:val="0"/>
                <w:szCs w:val="21"/>
              </w:rPr>
              <w:t>, set its</w:t>
            </w:r>
            <w:r w:rsidR="007D44E2" w:rsidRPr="004447F6">
              <w:rPr>
                <w:rFonts w:eastAsia="仿宋"/>
                <w:kern w:val="0"/>
                <w:szCs w:val="21"/>
              </w:rPr>
              <w:t xml:space="preserve"> </w:t>
            </w:r>
            <w:r w:rsidR="007D44E2" w:rsidRPr="007D44E2">
              <w:rPr>
                <w:rFonts w:eastAsia="仿宋"/>
                <w:kern w:val="0"/>
                <w:szCs w:val="21"/>
              </w:rPr>
              <w:t>attribute</w:t>
            </w:r>
            <w:r w:rsidR="007D44E2">
              <w:rPr>
                <w:rFonts w:eastAsia="仿宋"/>
                <w:kern w:val="0"/>
                <w:szCs w:val="21"/>
              </w:rPr>
              <w:t>s and</w:t>
            </w:r>
            <w:r w:rsidR="007D44E2" w:rsidRPr="007D44E2">
              <w:rPr>
                <w:rFonts w:eastAsia="仿宋"/>
                <w:kern w:val="0"/>
                <w:szCs w:val="21"/>
              </w:rPr>
              <w:t xml:space="preserve"> </w:t>
            </w:r>
            <w:r w:rsidR="007D44E2" w:rsidRPr="004447F6">
              <w:rPr>
                <w:rFonts w:eastAsia="仿宋"/>
                <w:kern w:val="0"/>
                <w:szCs w:val="21"/>
              </w:rPr>
              <w:t>constraint</w:t>
            </w:r>
            <w:r w:rsidR="007D44E2">
              <w:rPr>
                <w:rFonts w:eastAsia="仿宋"/>
                <w:kern w:val="0"/>
                <w:szCs w:val="21"/>
              </w:rPr>
              <w:t>s</w:t>
            </w:r>
            <w:r w:rsidR="007D44E2" w:rsidRPr="004447F6">
              <w:rPr>
                <w:rFonts w:eastAsia="仿宋"/>
                <w:kern w:val="0"/>
                <w:szCs w:val="21"/>
              </w:rPr>
              <w:t xml:space="preserve"> </w:t>
            </w:r>
            <w:r w:rsidR="007D44E2">
              <w:rPr>
                <w:rFonts w:eastAsia="仿宋"/>
                <w:kern w:val="0"/>
                <w:szCs w:val="21"/>
              </w:rPr>
              <w:t>p</w:t>
            </w:r>
            <w:r w:rsidR="007D44E2" w:rsidRPr="00354AF6">
              <w:rPr>
                <w:rFonts w:eastAsia="仿宋"/>
                <w:kern w:val="0"/>
                <w:szCs w:val="21"/>
              </w:rPr>
              <w:t>arse</w:t>
            </w:r>
            <w:r w:rsidR="007D44E2">
              <w:rPr>
                <w:rFonts w:eastAsia="仿宋"/>
                <w:kern w:val="0"/>
                <w:szCs w:val="21"/>
              </w:rPr>
              <w:t>d</w:t>
            </w:r>
            <w:r w:rsidR="007D44E2" w:rsidRPr="004447F6">
              <w:rPr>
                <w:rFonts w:eastAsia="仿宋"/>
                <w:kern w:val="0"/>
                <w:szCs w:val="21"/>
              </w:rPr>
              <w:t xml:space="preserve"> </w:t>
            </w:r>
            <w:r w:rsidR="007D44E2">
              <w:rPr>
                <w:rFonts w:eastAsia="仿宋"/>
                <w:kern w:val="0"/>
                <w:szCs w:val="21"/>
              </w:rPr>
              <w:t xml:space="preserve">from </w:t>
            </w:r>
            <w:r w:rsidR="007D44E2" w:rsidRPr="00B64075">
              <w:rPr>
                <w:rFonts w:eastAsia="仿宋"/>
                <w:i/>
                <w:kern w:val="0"/>
                <w:szCs w:val="21"/>
              </w:rPr>
              <w:t>op</w:t>
            </w:r>
            <w:r w:rsidR="007D44E2" w:rsidRPr="004447F6">
              <w:rPr>
                <w:rFonts w:eastAsia="仿宋"/>
                <w:kern w:val="0"/>
                <w:szCs w:val="21"/>
              </w:rPr>
              <w:t>;</w:t>
            </w:r>
          </w:p>
          <w:p w14:paraId="73395B79" w14:textId="77777777" w:rsidR="007D44E2" w:rsidRDefault="007D44E2" w:rsidP="002701A2">
            <w:pPr>
              <w:pStyle w:val="afff9"/>
              <w:numPr>
                <w:ilvl w:val="3"/>
                <w:numId w:val="16"/>
              </w:numPr>
              <w:ind w:firstLineChars="0"/>
              <w:rPr>
                <w:rFonts w:eastAsia="仿宋"/>
                <w:kern w:val="0"/>
                <w:szCs w:val="21"/>
              </w:rPr>
            </w:pPr>
            <w:r>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w:t>
            </w:r>
            <w:r w:rsidR="002701A2" w:rsidRPr="00B64075">
              <w:rPr>
                <w:rFonts w:eastAsia="仿宋"/>
                <w:i/>
                <w:kern w:val="0"/>
                <w:szCs w:val="21"/>
              </w:rPr>
              <w:t xml:space="preserve"> req</w:t>
            </w:r>
            <w:r w:rsidR="002701A2">
              <w:rPr>
                <w:rFonts w:eastAsia="仿宋"/>
                <w:kern w:val="0"/>
                <w:szCs w:val="21"/>
              </w:rPr>
              <w:t xml:space="preserve"> and </w:t>
            </w:r>
            <w:r w:rsidR="002701A2" w:rsidRPr="00B64075">
              <w:rPr>
                <w:rFonts w:eastAsia="仿宋"/>
                <w:i/>
                <w:kern w:val="0"/>
                <w:szCs w:val="21"/>
              </w:rPr>
              <w:t>res</w:t>
            </w:r>
            <w:r w:rsidR="00B64075">
              <w:rPr>
                <w:rFonts w:eastAsia="仿宋"/>
                <w:kern w:val="0"/>
                <w:szCs w:val="21"/>
              </w:rPr>
              <w:t>;</w:t>
            </w:r>
          </w:p>
          <w:p w14:paraId="7A773427" w14:textId="77777777" w:rsidR="007D44E2" w:rsidRPr="0087094C" w:rsidRDefault="007D44E2" w:rsidP="007D44E2">
            <w:pPr>
              <w:pStyle w:val="afff9"/>
              <w:numPr>
                <w:ilvl w:val="3"/>
                <w:numId w:val="16"/>
              </w:numPr>
              <w:ind w:firstLineChars="0"/>
              <w:rPr>
                <w:rFonts w:eastAsia="仿宋"/>
                <w:kern w:val="0"/>
                <w:szCs w:val="21"/>
              </w:rPr>
            </w:pPr>
            <w:r>
              <w:rPr>
                <w:rFonts w:eastAsia="仿宋"/>
                <w:b/>
                <w:kern w:val="0"/>
                <w:szCs w:val="21"/>
              </w:rPr>
              <w:t xml:space="preserve">    </w:t>
            </w:r>
            <w:r w:rsidRPr="0087094C">
              <w:rPr>
                <w:rFonts w:eastAsia="仿宋"/>
                <w:b/>
                <w:kern w:val="0"/>
                <w:szCs w:val="21"/>
              </w:rPr>
              <w:t>if</w:t>
            </w:r>
            <w:r>
              <w:rPr>
                <w:rFonts w:eastAsia="仿宋" w:hint="eastAsia"/>
                <w:kern w:val="0"/>
                <w:szCs w:val="21"/>
              </w:rPr>
              <w:t xml:space="preserve"> </w:t>
            </w:r>
            <w:r w:rsidRPr="00244EDD">
              <w:rPr>
                <w:rFonts w:ascii="CMBX10" w:hAnsi="CMBX10" w:cs="CMBX10" w:hint="eastAsia"/>
                <w:i/>
                <w:kern w:val="0"/>
                <w:sz w:val="20"/>
                <w:szCs w:val="20"/>
              </w:rPr>
              <w:t xml:space="preserve">Iteration </w:t>
            </w:r>
            <w:r w:rsidRPr="00503E2E">
              <w:rPr>
                <w:rFonts w:eastAsia="仿宋"/>
                <w:kern w:val="0"/>
                <w:szCs w:val="21"/>
              </w:rPr>
              <w:t>constraint</w:t>
            </w:r>
            <w:r>
              <w:rPr>
                <w:rFonts w:ascii="CMBX10" w:hAnsi="CMBX10" w:cs="CMBX10" w:hint="eastAsia"/>
                <w:kern w:val="0"/>
                <w:sz w:val="20"/>
                <w:szCs w:val="20"/>
              </w:rPr>
              <w:t xml:space="preserve"> =</w:t>
            </w:r>
            <w:r w:rsidRPr="005625A5">
              <w:rPr>
                <w:rFonts w:ascii="CMBX10" w:hAnsi="CMBX10" w:cs="CMBX10"/>
                <w:kern w:val="0"/>
                <w:sz w:val="20"/>
                <w:szCs w:val="20"/>
              </w:rPr>
              <w:t xml:space="preserve"> true</w:t>
            </w:r>
            <w:r>
              <w:rPr>
                <w:rFonts w:eastAsia="仿宋"/>
                <w:b/>
                <w:bCs/>
                <w:kern w:val="0"/>
                <w:szCs w:val="21"/>
              </w:rPr>
              <w:t xml:space="preserve"> </w:t>
            </w:r>
            <w:r w:rsidRPr="006076D0">
              <w:rPr>
                <w:rFonts w:ascii="CMBX10" w:hAnsi="CMBX10" w:cs="CMBX10"/>
                <w:b/>
                <w:kern w:val="0"/>
                <w:sz w:val="20"/>
                <w:szCs w:val="20"/>
              </w:rPr>
              <w:t>then</w:t>
            </w:r>
          </w:p>
          <w:p w14:paraId="4A18BE78" w14:textId="77777777"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00224E65">
              <w:rPr>
                <w:rFonts w:eastAsia="仿宋"/>
                <w:kern w:val="0"/>
                <w:szCs w:val="21"/>
              </w:rPr>
              <w:t>Add</w:t>
            </w:r>
            <w:r w:rsidR="00224E65" w:rsidRPr="002701A2">
              <w:rPr>
                <w:rFonts w:eastAsia="仿宋"/>
                <w:kern w:val="0"/>
                <w:szCs w:val="21"/>
              </w:rPr>
              <w:t xml:space="preserve"> </w:t>
            </w:r>
            <w:r w:rsidR="00224E65">
              <w:rPr>
                <w:rFonts w:eastAsia="仿宋"/>
                <w:kern w:val="0"/>
                <w:szCs w:val="21"/>
              </w:rPr>
              <w:t>the</w:t>
            </w:r>
            <w:r w:rsidR="00224E65" w:rsidRPr="002701A2">
              <w:rPr>
                <w:rFonts w:eastAsia="仿宋"/>
                <w:kern w:val="0"/>
                <w:szCs w:val="21"/>
              </w:rPr>
              <w:t xml:space="preserve"> correlation</w:t>
            </w:r>
            <w:r w:rsidR="00224E65">
              <w:rPr>
                <w:rFonts w:eastAsia="仿宋"/>
                <w:kern w:val="0"/>
                <w:szCs w:val="21"/>
              </w:rPr>
              <w:t xml:space="preserve"> between </w:t>
            </w:r>
            <w:r w:rsidR="00D924AE" w:rsidRPr="00244EDD">
              <w:rPr>
                <w:rFonts w:eastAsia="仿宋"/>
                <w:i/>
                <w:kern w:val="0"/>
                <w:szCs w:val="21"/>
              </w:rPr>
              <w:t>res</w:t>
            </w:r>
            <w:r w:rsidR="00D924AE">
              <w:rPr>
                <w:rFonts w:eastAsia="仿宋"/>
                <w:kern w:val="0"/>
                <w:szCs w:val="21"/>
              </w:rPr>
              <w:t xml:space="preserve"> </w:t>
            </w:r>
            <w:r w:rsidR="00224E65">
              <w:rPr>
                <w:rFonts w:eastAsia="仿宋"/>
                <w:kern w:val="0"/>
                <w:szCs w:val="21"/>
              </w:rPr>
              <w:t>and</w:t>
            </w:r>
            <w:r w:rsidR="00D924AE">
              <w:rPr>
                <w:rFonts w:eastAsia="仿宋"/>
                <w:kern w:val="0"/>
                <w:szCs w:val="21"/>
              </w:rPr>
              <w:t xml:space="preserve"> </w:t>
            </w:r>
            <w:r w:rsidR="00D924AE" w:rsidRPr="00244EDD">
              <w:rPr>
                <w:rFonts w:eastAsia="仿宋"/>
                <w:i/>
                <w:kern w:val="0"/>
                <w:szCs w:val="21"/>
              </w:rPr>
              <w:t>req</w:t>
            </w:r>
            <w:r w:rsidR="00244EDD">
              <w:rPr>
                <w:rFonts w:eastAsia="仿宋"/>
                <w:kern w:val="0"/>
                <w:szCs w:val="21"/>
              </w:rPr>
              <w:t>;</w:t>
            </w:r>
          </w:p>
          <w:p w14:paraId="324FD6A3" w14:textId="77777777" w:rsidR="007D44E2" w:rsidRPr="00E94FB9"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sidRPr="006076D0">
              <w:rPr>
                <w:rFonts w:ascii="CMBX10" w:hAnsi="CMBX10" w:cs="CMBX10"/>
                <w:b/>
                <w:kern w:val="0"/>
                <w:sz w:val="20"/>
                <w:szCs w:val="20"/>
              </w:rPr>
              <w:t>end if</w:t>
            </w:r>
          </w:p>
          <w:p w14:paraId="3BEA0B46" w14:textId="77777777" w:rsidR="007D44E2" w:rsidRDefault="007D44E2" w:rsidP="007D44E2">
            <w:pPr>
              <w:pStyle w:val="afff9"/>
              <w:numPr>
                <w:ilvl w:val="3"/>
                <w:numId w:val="16"/>
              </w:numPr>
              <w:ind w:firstLineChars="0"/>
              <w:rPr>
                <w:rFonts w:eastAsia="仿宋"/>
                <w:kern w:val="0"/>
                <w:szCs w:val="21"/>
              </w:rPr>
            </w:pPr>
            <w:r w:rsidRPr="0068743B">
              <w:rPr>
                <w:rFonts w:eastAsia="仿宋"/>
                <w:kern w:val="0"/>
                <w:szCs w:val="21"/>
              </w:rPr>
              <w:t xml:space="preserve">    </w:t>
            </w:r>
            <w:r w:rsidR="002701A2" w:rsidRPr="002701A2">
              <w:rPr>
                <w:rFonts w:eastAsia="仿宋"/>
                <w:kern w:val="0"/>
                <w:szCs w:val="21"/>
              </w:rPr>
              <w:t xml:space="preserve">Set </w:t>
            </w:r>
            <w:r w:rsidR="002701A2">
              <w:rPr>
                <w:rFonts w:eastAsia="仿宋"/>
                <w:kern w:val="0"/>
                <w:szCs w:val="21"/>
              </w:rPr>
              <w:t>the</w:t>
            </w:r>
            <w:r w:rsidR="002701A2" w:rsidRPr="002701A2">
              <w:rPr>
                <w:rFonts w:eastAsia="仿宋"/>
                <w:kern w:val="0"/>
                <w:szCs w:val="21"/>
              </w:rPr>
              <w:t xml:space="preserve"> correlation</w:t>
            </w:r>
            <w:r w:rsidR="002701A2">
              <w:rPr>
                <w:rFonts w:eastAsia="仿宋"/>
                <w:kern w:val="0"/>
                <w:szCs w:val="21"/>
              </w:rPr>
              <w:t xml:space="preserve"> between </w:t>
            </w:r>
            <w:r w:rsidR="002701A2" w:rsidRPr="00244EDD">
              <w:rPr>
                <w:rFonts w:eastAsia="仿宋"/>
                <w:i/>
                <w:kern w:val="0"/>
                <w:szCs w:val="21"/>
              </w:rPr>
              <w:t>res</w:t>
            </w:r>
            <w:r w:rsidR="002701A2">
              <w:rPr>
                <w:rFonts w:eastAsia="仿宋"/>
                <w:kern w:val="0"/>
                <w:szCs w:val="21"/>
              </w:rPr>
              <w:t xml:space="preserve"> and </w:t>
            </w:r>
            <w:r w:rsidR="00244EDD" w:rsidRPr="00244EDD">
              <w:rPr>
                <w:rFonts w:eastAsia="仿宋"/>
                <w:i/>
                <w:kern w:val="0"/>
                <w:szCs w:val="21"/>
              </w:rPr>
              <w:t>e</w:t>
            </w:r>
            <w:r w:rsidR="002701A2" w:rsidRPr="00244EDD">
              <w:rPr>
                <w:rFonts w:eastAsia="仿宋"/>
                <w:i/>
                <w:kern w:val="0"/>
                <w:szCs w:val="21"/>
              </w:rPr>
              <w:t>nd</w:t>
            </w:r>
            <w:r w:rsidR="00244EDD">
              <w:rPr>
                <w:rFonts w:eastAsia="仿宋"/>
                <w:kern w:val="0"/>
                <w:szCs w:val="21"/>
              </w:rPr>
              <w:t>;</w:t>
            </w:r>
          </w:p>
          <w:p w14:paraId="1CBF5107" w14:textId="77777777" w:rsidR="007D44E2" w:rsidRPr="00995C04" w:rsidRDefault="007D44E2" w:rsidP="007D44E2">
            <w:pPr>
              <w:pStyle w:val="afff9"/>
              <w:numPr>
                <w:ilvl w:val="3"/>
                <w:numId w:val="16"/>
              </w:numPr>
              <w:ind w:firstLineChars="0"/>
              <w:rPr>
                <w:rFonts w:eastAsia="仿宋"/>
                <w:kern w:val="0"/>
                <w:szCs w:val="21"/>
              </w:rPr>
            </w:pPr>
            <w:r w:rsidRPr="0068743B">
              <w:rPr>
                <w:rFonts w:eastAsia="仿宋"/>
                <w:b/>
                <w:kern w:val="0"/>
                <w:szCs w:val="21"/>
              </w:rPr>
              <w:t>end for</w:t>
            </w:r>
          </w:p>
          <w:p w14:paraId="72942FCA" w14:textId="77777777"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Pr="00244EDD">
              <w:rPr>
                <w:rFonts w:eastAsia="仿宋"/>
                <w:kern w:val="0"/>
                <w:szCs w:val="21"/>
              </w:rPr>
              <w:t>node</w:t>
            </w:r>
            <w:r w:rsidRPr="00816BB6">
              <w:rPr>
                <w:rFonts w:eastAsia="仿宋"/>
                <w:kern w:val="0"/>
                <w:szCs w:val="21"/>
              </w:rPr>
              <w:t xml:space="preserve"> </w:t>
            </w:r>
            <w:r w:rsidR="00244EDD" w:rsidRPr="00244EDD">
              <w:rPr>
                <w:rFonts w:eastAsia="仿宋"/>
                <w:i/>
                <w:kern w:val="0"/>
                <w:szCs w:val="21"/>
              </w:rPr>
              <w:t>n</w:t>
            </w:r>
            <w:r w:rsidR="00244EDD">
              <w:rPr>
                <w:rFonts w:eastAsia="仿宋"/>
                <w:kern w:val="0"/>
                <w:szCs w:val="21"/>
              </w:rPr>
              <w:t xml:space="preserve"> </w:t>
            </w:r>
            <w:r w:rsidRPr="00816BB6">
              <w:rPr>
                <w:rFonts w:eastAsia="仿宋"/>
                <w:kern w:val="0"/>
                <w:szCs w:val="21"/>
              </w:rPr>
              <w:t xml:space="preserve">in </w:t>
            </w:r>
            <w:r w:rsidRPr="00244EDD">
              <w:rPr>
                <w:rFonts w:eastAsia="仿宋"/>
                <w:i/>
                <w:kern w:val="0"/>
                <w:szCs w:val="21"/>
              </w:rPr>
              <w:t>Nodes</w:t>
            </w:r>
            <w:r w:rsidRPr="00816BB6">
              <w:rPr>
                <w:rFonts w:eastAsia="仿宋"/>
                <w:kern w:val="0"/>
                <w:szCs w:val="21"/>
              </w:rPr>
              <w:t xml:space="preserve"> </w:t>
            </w:r>
            <w:r w:rsidRPr="00816BB6">
              <w:rPr>
                <w:rFonts w:eastAsia="仿宋"/>
                <w:b/>
                <w:kern w:val="0"/>
                <w:szCs w:val="21"/>
              </w:rPr>
              <w:t>do</w:t>
            </w:r>
          </w:p>
          <w:p w14:paraId="39FA45B4" w14:textId="77777777" w:rsidR="007D44E2" w:rsidRPr="00E94FB9" w:rsidRDefault="007D44E2" w:rsidP="007D44E2">
            <w:pPr>
              <w:pStyle w:val="afff9"/>
              <w:numPr>
                <w:ilvl w:val="3"/>
                <w:numId w:val="16"/>
              </w:numPr>
              <w:ind w:firstLineChars="0"/>
              <w:rPr>
                <w:rFonts w:eastAsia="仿宋"/>
                <w:kern w:val="0"/>
                <w:szCs w:val="21"/>
              </w:rPr>
            </w:pPr>
            <w:r>
              <w:rPr>
                <w:rFonts w:eastAsia="仿宋"/>
                <w:b/>
                <w:kern w:val="0"/>
                <w:szCs w:val="21"/>
              </w:rPr>
              <w:t xml:space="preserve">    if </w:t>
            </w:r>
            <w:r w:rsidR="00244EDD" w:rsidRPr="00244EDD">
              <w:rPr>
                <w:rFonts w:eastAsia="仿宋"/>
                <w:i/>
                <w:kern w:val="0"/>
                <w:szCs w:val="21"/>
              </w:rPr>
              <w:t>n.</w:t>
            </w:r>
            <w:r w:rsidRPr="00244EDD">
              <w:rPr>
                <w:rFonts w:eastAsia="仿宋"/>
                <w:i/>
                <w:kern w:val="0"/>
                <w:szCs w:val="21"/>
              </w:rPr>
              <w:t>typ</w:t>
            </w:r>
            <w:r w:rsidRPr="00244EDD">
              <w:rPr>
                <w:rFonts w:eastAsia="仿宋"/>
                <w:b/>
                <w:i/>
                <w:kern w:val="0"/>
                <w:szCs w:val="21"/>
              </w:rPr>
              <w:t>e</w:t>
            </w:r>
            <w:r w:rsidR="00244EDD">
              <w:rPr>
                <w:rFonts w:eastAsia="仿宋"/>
                <w:b/>
                <w:i/>
                <w:kern w:val="0"/>
                <w:szCs w:val="21"/>
              </w:rPr>
              <w:t xml:space="preserve"> </w:t>
            </w:r>
            <w:r>
              <w:rPr>
                <w:rFonts w:eastAsia="仿宋"/>
                <w:b/>
                <w:kern w:val="0"/>
                <w:szCs w:val="21"/>
              </w:rPr>
              <w:t>=</w:t>
            </w:r>
            <w:r>
              <w:rPr>
                <w:rFonts w:eastAsia="仿宋"/>
                <w:kern w:val="0"/>
                <w:szCs w:val="21"/>
              </w:rPr>
              <w:t xml:space="preserve"> </w:t>
            </w:r>
            <w:r w:rsidR="00244EDD">
              <w:rPr>
                <w:rFonts w:eastAsia="仿宋"/>
                <w:kern w:val="0"/>
                <w:szCs w:val="21"/>
              </w:rPr>
              <w:t>R</w:t>
            </w:r>
            <w:r>
              <w:rPr>
                <w:rFonts w:eastAsia="仿宋"/>
                <w:kern w:val="0"/>
                <w:szCs w:val="21"/>
              </w:rPr>
              <w:t xml:space="preserve">eq </w:t>
            </w:r>
            <w:r w:rsidRPr="00E94FB9">
              <w:rPr>
                <w:rFonts w:eastAsia="仿宋"/>
                <w:b/>
                <w:kern w:val="0"/>
                <w:szCs w:val="21"/>
              </w:rPr>
              <w:t>then</w:t>
            </w:r>
          </w:p>
          <w:p w14:paraId="5150E4D4" w14:textId="77777777" w:rsidR="007D44E2" w:rsidRPr="0087094C" w:rsidRDefault="007D44E2" w:rsidP="007D44E2">
            <w:pPr>
              <w:pStyle w:val="afff9"/>
              <w:numPr>
                <w:ilvl w:val="3"/>
                <w:numId w:val="16"/>
              </w:numPr>
              <w:ind w:firstLineChars="0"/>
              <w:rPr>
                <w:rFonts w:eastAsia="仿宋"/>
                <w:kern w:val="0"/>
                <w:szCs w:val="21"/>
              </w:rPr>
            </w:pPr>
            <w:r w:rsidRPr="0087094C">
              <w:rPr>
                <w:rFonts w:ascii="CMBX10" w:hAnsi="CMBX10" w:cs="CMBX10"/>
                <w:kern w:val="0"/>
                <w:sz w:val="20"/>
                <w:szCs w:val="20"/>
              </w:rPr>
              <w:t xml:space="preserve">    </w:t>
            </w:r>
            <w:r>
              <w:rPr>
                <w:rFonts w:ascii="CMBX10" w:hAnsi="CMBX10" w:cs="CMBX10"/>
                <w:kern w:val="0"/>
                <w:sz w:val="20"/>
                <w:szCs w:val="20"/>
              </w:rPr>
              <w:t xml:space="preserve">    </w:t>
            </w:r>
            <w:r w:rsidRPr="00031A0C">
              <w:rPr>
                <w:rFonts w:ascii="CMBX10" w:hAnsi="CMBX10" w:cs="CMBX10"/>
                <w:b/>
                <w:kern w:val="0"/>
                <w:sz w:val="20"/>
                <w:szCs w:val="20"/>
              </w:rPr>
              <w:t>if</w:t>
            </w:r>
            <w:r>
              <w:rPr>
                <w:rFonts w:ascii="CMBX10" w:hAnsi="CMBX10" w:cs="CMBX10"/>
                <w:kern w:val="0"/>
                <w:sz w:val="20"/>
                <w:szCs w:val="20"/>
              </w:rPr>
              <w:t xml:space="preserve"> </w:t>
            </w:r>
            <w:r w:rsidRPr="00244EDD">
              <w:rPr>
                <w:rFonts w:ascii="CMBX10" w:hAnsi="CMBX10" w:cs="CMBX10" w:hint="eastAsia"/>
                <w:i/>
                <w:kern w:val="0"/>
                <w:sz w:val="20"/>
                <w:szCs w:val="20"/>
              </w:rPr>
              <w:t>preOp</w:t>
            </w:r>
            <w:r w:rsidRPr="00244EDD">
              <w:rPr>
                <w:rFonts w:ascii="CMBX10" w:hAnsi="CMBX10" w:cs="CMBX10"/>
                <w:i/>
                <w:kern w:val="0"/>
                <w:sz w:val="20"/>
                <w:szCs w:val="20"/>
              </w:rPr>
              <w:t xml:space="preserve"> </w:t>
            </w:r>
            <w:r w:rsidRPr="00503E2E">
              <w:rPr>
                <w:rFonts w:eastAsia="仿宋"/>
                <w:kern w:val="0"/>
                <w:szCs w:val="21"/>
              </w:rPr>
              <w:t>constraint</w:t>
            </w:r>
            <w:r>
              <w:rPr>
                <w:rFonts w:ascii="CMBX10" w:hAnsi="CMBX10" w:cs="CMBX10"/>
                <w:kern w:val="0"/>
                <w:sz w:val="20"/>
                <w:szCs w:val="20"/>
              </w:rPr>
              <w:t xml:space="preserve"> = null </w:t>
            </w:r>
            <w:r w:rsidRPr="006076D0">
              <w:rPr>
                <w:rFonts w:ascii="CMBX10" w:hAnsi="CMBX10" w:cs="CMBX10"/>
                <w:b/>
                <w:kern w:val="0"/>
                <w:sz w:val="20"/>
                <w:szCs w:val="20"/>
              </w:rPr>
              <w:t>then</w:t>
            </w:r>
          </w:p>
          <w:p w14:paraId="27677C13" w14:textId="77777777" w:rsidR="007D44E2" w:rsidRDefault="007D44E2" w:rsidP="007D44E2">
            <w:pPr>
              <w:pStyle w:val="afff9"/>
              <w:numPr>
                <w:ilvl w:val="3"/>
                <w:numId w:val="16"/>
              </w:numPr>
              <w:ind w:firstLineChars="0"/>
              <w:rPr>
                <w:rFonts w:eastAsia="仿宋"/>
                <w:kern w:val="0"/>
                <w:szCs w:val="21"/>
              </w:rPr>
            </w:pPr>
            <w:r>
              <w:rPr>
                <w:rFonts w:eastAsia="仿宋" w:hint="eastAsia"/>
                <w:kern w:val="0"/>
                <w:szCs w:val="21"/>
              </w:rPr>
              <w:t xml:space="preserve">        </w:t>
            </w:r>
            <w:r>
              <w:rPr>
                <w:rFonts w:eastAsia="仿宋"/>
                <w:kern w:val="0"/>
                <w:szCs w:val="21"/>
              </w:rPr>
              <w:t xml:space="preserve">    </w:t>
            </w:r>
            <w:r w:rsidR="00244EDD" w:rsidRPr="00244EDD">
              <w:rPr>
                <w:rFonts w:eastAsia="仿宋"/>
                <w:i/>
                <w:kern w:val="0"/>
                <w:szCs w:val="21"/>
              </w:rPr>
              <w:t>i</w:t>
            </w:r>
            <w:r w:rsidRPr="00244EDD">
              <w:rPr>
                <w:rFonts w:eastAsia="仿宋"/>
                <w:i/>
                <w:kern w:val="0"/>
                <w:szCs w:val="21"/>
              </w:rPr>
              <w:t>nit</w:t>
            </w:r>
            <w:r w:rsidR="00244EDD" w:rsidRPr="00874A5D">
              <w:rPr>
                <w:rFonts w:ascii="仿宋" w:eastAsia="仿宋" w:hAnsi="仿宋" w:hint="eastAsia"/>
                <w:kern w:val="0"/>
                <w:szCs w:val="21"/>
              </w:rPr>
              <w:t>←</w:t>
            </w:r>
            <w:r w:rsidRPr="00747A5B">
              <w:rPr>
                <w:rFonts w:eastAsia="仿宋"/>
                <w:kern w:val="0"/>
                <w:szCs w:val="21"/>
              </w:rPr>
              <w:t>preNode</w:t>
            </w:r>
            <w:r>
              <w:rPr>
                <w:rFonts w:eastAsia="仿宋"/>
                <w:kern w:val="0"/>
                <w:szCs w:val="21"/>
              </w:rPr>
              <w:t>(</w:t>
            </w:r>
            <w:r w:rsidR="00244EDD" w:rsidRPr="00244EDD">
              <w:rPr>
                <w:rFonts w:eastAsia="仿宋"/>
                <w:i/>
                <w:kern w:val="0"/>
                <w:szCs w:val="21"/>
              </w:rPr>
              <w:t>n</w:t>
            </w:r>
            <w:r>
              <w:rPr>
                <w:rFonts w:eastAsia="仿宋"/>
                <w:kern w:val="0"/>
                <w:szCs w:val="21"/>
              </w:rPr>
              <w:t xml:space="preserve">), </w:t>
            </w:r>
            <w:r w:rsidR="00244EDD" w:rsidRPr="00244EDD">
              <w:rPr>
                <w:rFonts w:eastAsia="仿宋"/>
                <w:i/>
                <w:kern w:val="0"/>
                <w:szCs w:val="21"/>
              </w:rPr>
              <w:t>n</w:t>
            </w:r>
            <w:r w:rsidR="00244EDD" w:rsidRPr="00874A5D">
              <w:rPr>
                <w:rFonts w:ascii="仿宋" w:eastAsia="仿宋" w:hAnsi="仿宋" w:hint="eastAsia"/>
                <w:kern w:val="0"/>
                <w:szCs w:val="21"/>
              </w:rPr>
              <w:t>←</w:t>
            </w:r>
            <w:r>
              <w:rPr>
                <w:rFonts w:eastAsia="仿宋"/>
                <w:kern w:val="0"/>
                <w:szCs w:val="21"/>
              </w:rPr>
              <w:t>nextNode(</w:t>
            </w:r>
            <w:r w:rsidR="00244EDD" w:rsidRPr="00244EDD">
              <w:rPr>
                <w:rFonts w:eastAsia="仿宋"/>
                <w:i/>
                <w:kern w:val="0"/>
                <w:szCs w:val="21"/>
              </w:rPr>
              <w:t>i</w:t>
            </w:r>
            <w:r w:rsidRPr="00244EDD">
              <w:rPr>
                <w:rFonts w:eastAsia="仿宋"/>
                <w:i/>
                <w:kern w:val="0"/>
                <w:szCs w:val="21"/>
              </w:rPr>
              <w:t>nit</w:t>
            </w:r>
            <w:r>
              <w:rPr>
                <w:rFonts w:eastAsia="仿宋"/>
                <w:kern w:val="0"/>
                <w:szCs w:val="21"/>
              </w:rPr>
              <w:t>);</w:t>
            </w:r>
          </w:p>
          <w:p w14:paraId="480F9D53" w14:textId="77777777" w:rsidR="007D44E2" w:rsidRPr="00202130"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else</w:t>
            </w:r>
          </w:p>
          <w:p w14:paraId="1A134A61" w14:textId="77777777" w:rsidR="007D44E2"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202130">
              <w:rPr>
                <w:rFonts w:eastAsia="仿宋"/>
                <w:kern w:val="0"/>
                <w:szCs w:val="21"/>
              </w:rPr>
              <w:t xml:space="preserve">Parse the </w:t>
            </w:r>
            <w:r w:rsidRPr="00503E2E">
              <w:rPr>
                <w:rFonts w:eastAsia="仿宋"/>
                <w:i/>
                <w:kern w:val="0"/>
                <w:szCs w:val="21"/>
              </w:rPr>
              <w:t xml:space="preserve">preOp </w:t>
            </w:r>
            <w:r w:rsidRPr="00503E2E">
              <w:rPr>
                <w:rFonts w:eastAsia="仿宋"/>
                <w:kern w:val="0"/>
                <w:szCs w:val="21"/>
              </w:rPr>
              <w:t>constraint</w:t>
            </w:r>
            <w:r w:rsidR="002701A2">
              <w:rPr>
                <w:rFonts w:eastAsia="仿宋"/>
                <w:kern w:val="0"/>
                <w:szCs w:val="21"/>
              </w:rPr>
              <w:t>;</w:t>
            </w:r>
          </w:p>
          <w:p w14:paraId="71191AD1" w14:textId="77777777" w:rsidR="002701A2" w:rsidRDefault="002701A2" w:rsidP="007D44E2">
            <w:pPr>
              <w:pStyle w:val="afff9"/>
              <w:numPr>
                <w:ilvl w:val="3"/>
                <w:numId w:val="16"/>
              </w:numPr>
              <w:ind w:firstLineChars="0"/>
              <w:rPr>
                <w:rFonts w:eastAsia="仿宋"/>
                <w:kern w:val="0"/>
                <w:szCs w:val="21"/>
              </w:rPr>
            </w:pPr>
            <w:r>
              <w:rPr>
                <w:rFonts w:eastAsia="仿宋"/>
                <w:kern w:val="0"/>
                <w:szCs w:val="21"/>
              </w:rPr>
              <w:t xml:space="preserve">            Set the</w:t>
            </w:r>
            <w:r w:rsidRPr="002701A2">
              <w:rPr>
                <w:rFonts w:eastAsia="仿宋"/>
                <w:kern w:val="0"/>
                <w:szCs w:val="21"/>
              </w:rPr>
              <w:t xml:space="preserve"> correlation</w:t>
            </w:r>
            <w:r>
              <w:rPr>
                <w:rFonts w:eastAsia="仿宋"/>
                <w:kern w:val="0"/>
                <w:szCs w:val="21"/>
              </w:rPr>
              <w:t xml:space="preserve"> between </w:t>
            </w:r>
            <w:r w:rsidRPr="004447F6">
              <w:rPr>
                <w:rFonts w:eastAsia="仿宋"/>
                <w:kern w:val="0"/>
                <w:szCs w:val="21"/>
              </w:rPr>
              <w:t>node</w:t>
            </w:r>
            <w:r>
              <w:rPr>
                <w:rFonts w:eastAsia="仿宋"/>
                <w:kern w:val="0"/>
                <w:szCs w:val="21"/>
              </w:rPr>
              <w:t xml:space="preserve">s in this </w:t>
            </w:r>
            <w:r w:rsidRPr="00202130">
              <w:rPr>
                <w:rFonts w:eastAsia="仿宋"/>
                <w:kern w:val="0"/>
                <w:szCs w:val="21"/>
              </w:rPr>
              <w:t>constraint</w:t>
            </w:r>
            <w:r>
              <w:rPr>
                <w:rFonts w:eastAsia="仿宋"/>
                <w:kern w:val="0"/>
                <w:szCs w:val="21"/>
              </w:rPr>
              <w:t>;</w:t>
            </w:r>
          </w:p>
          <w:p w14:paraId="6B26AAE0" w14:textId="77777777" w:rsidR="007D44E2" w:rsidRDefault="007D44E2" w:rsidP="007D44E2">
            <w:pPr>
              <w:pStyle w:val="afff9"/>
              <w:numPr>
                <w:ilvl w:val="3"/>
                <w:numId w:val="16"/>
              </w:numPr>
              <w:ind w:firstLineChars="0"/>
              <w:rPr>
                <w:rFonts w:eastAsia="仿宋"/>
                <w:b/>
                <w:kern w:val="0"/>
                <w:szCs w:val="21"/>
              </w:rPr>
            </w:pPr>
            <w:r>
              <w:rPr>
                <w:rFonts w:eastAsia="仿宋"/>
                <w:kern w:val="0"/>
                <w:szCs w:val="21"/>
              </w:rPr>
              <w:t xml:space="preserve">        </w:t>
            </w:r>
            <w:r w:rsidRPr="00202130">
              <w:rPr>
                <w:rFonts w:eastAsia="仿宋"/>
                <w:b/>
                <w:kern w:val="0"/>
                <w:szCs w:val="21"/>
              </w:rPr>
              <w:t>end if</w:t>
            </w:r>
          </w:p>
          <w:p w14:paraId="45764365" w14:textId="77777777" w:rsidR="007D44E2" w:rsidRPr="00D233AA" w:rsidRDefault="007D44E2" w:rsidP="007D44E2">
            <w:pPr>
              <w:pStyle w:val="afff9"/>
              <w:numPr>
                <w:ilvl w:val="3"/>
                <w:numId w:val="16"/>
              </w:numPr>
              <w:ind w:firstLineChars="0"/>
              <w:rPr>
                <w:rFonts w:eastAsia="仿宋"/>
                <w:b/>
                <w:kern w:val="0"/>
                <w:szCs w:val="21"/>
              </w:rPr>
            </w:pPr>
            <w:r w:rsidRPr="000C59A9">
              <w:rPr>
                <w:rFonts w:eastAsia="仿宋" w:hint="eastAsia"/>
                <w:kern w:val="0"/>
                <w:szCs w:val="21"/>
              </w:rPr>
              <w:t xml:space="preserve">    </w:t>
            </w:r>
            <w:r>
              <w:rPr>
                <w:rFonts w:eastAsia="仿宋"/>
                <w:b/>
                <w:kern w:val="0"/>
                <w:szCs w:val="21"/>
              </w:rPr>
              <w:t>end if</w:t>
            </w:r>
          </w:p>
          <w:p w14:paraId="65044272" w14:textId="77777777" w:rsidR="007D44E2" w:rsidRPr="0068743B" w:rsidRDefault="007D44E2" w:rsidP="007D44E2">
            <w:pPr>
              <w:pStyle w:val="afff9"/>
              <w:numPr>
                <w:ilvl w:val="3"/>
                <w:numId w:val="16"/>
              </w:numPr>
              <w:ind w:firstLineChars="0"/>
              <w:rPr>
                <w:rFonts w:eastAsia="仿宋"/>
                <w:b/>
                <w:kern w:val="0"/>
                <w:szCs w:val="21"/>
              </w:rPr>
            </w:pPr>
            <w:r w:rsidRPr="0068743B">
              <w:rPr>
                <w:rFonts w:eastAsia="仿宋"/>
                <w:b/>
                <w:kern w:val="0"/>
                <w:szCs w:val="21"/>
              </w:rPr>
              <w:t>end for</w:t>
            </w:r>
          </w:p>
          <w:p w14:paraId="6F75F790" w14:textId="77777777" w:rsidR="007D44E2" w:rsidRPr="0087094C" w:rsidRDefault="007D44E2" w:rsidP="007D44E2">
            <w:pPr>
              <w:pStyle w:val="afff9"/>
              <w:numPr>
                <w:ilvl w:val="3"/>
                <w:numId w:val="16"/>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node </w:t>
            </w:r>
            <w:r w:rsidR="00503E2E" w:rsidRPr="00503E2E">
              <w:rPr>
                <w:rFonts w:eastAsia="仿宋"/>
                <w:i/>
                <w:kern w:val="0"/>
                <w:szCs w:val="21"/>
              </w:rPr>
              <w:t>n</w:t>
            </w:r>
            <w:r w:rsidR="00503E2E">
              <w:rPr>
                <w:rFonts w:eastAsia="仿宋"/>
                <w:kern w:val="0"/>
                <w:szCs w:val="21"/>
              </w:rPr>
              <w:t xml:space="preserve"> </w:t>
            </w:r>
            <w:r w:rsidRPr="0087094C">
              <w:rPr>
                <w:rFonts w:eastAsia="仿宋"/>
                <w:kern w:val="0"/>
                <w:szCs w:val="21"/>
              </w:rPr>
              <w:t xml:space="preserve">in Nodes </w:t>
            </w:r>
            <w:r w:rsidRPr="0087094C">
              <w:rPr>
                <w:rFonts w:eastAsia="仿宋"/>
                <w:b/>
                <w:kern w:val="0"/>
                <w:szCs w:val="21"/>
              </w:rPr>
              <w:t>do</w:t>
            </w:r>
          </w:p>
          <w:p w14:paraId="1BA73B96" w14:textId="77777777" w:rsidR="007D44E2" w:rsidRPr="0087094C" w:rsidRDefault="007D44E2" w:rsidP="007D44E2">
            <w:pPr>
              <w:pStyle w:val="afff9"/>
              <w:numPr>
                <w:ilvl w:val="3"/>
                <w:numId w:val="16"/>
              </w:numPr>
              <w:ind w:firstLineChars="0"/>
              <w:rPr>
                <w:rFonts w:eastAsia="仿宋"/>
                <w:kern w:val="0"/>
                <w:szCs w:val="21"/>
              </w:rPr>
            </w:pPr>
            <w:r>
              <w:rPr>
                <w:rFonts w:eastAsia="仿宋"/>
                <w:kern w:val="0"/>
                <w:szCs w:val="21"/>
              </w:rPr>
              <w:t xml:space="preserve">    </w:t>
            </w:r>
            <w:r w:rsidRPr="0087094C">
              <w:rPr>
                <w:rFonts w:eastAsia="仿宋"/>
                <w:b/>
                <w:kern w:val="0"/>
                <w:szCs w:val="21"/>
              </w:rPr>
              <w:t>for</w:t>
            </w:r>
            <w:r w:rsidRPr="0087094C">
              <w:rPr>
                <w:rFonts w:eastAsia="仿宋"/>
                <w:kern w:val="0"/>
                <w:szCs w:val="21"/>
              </w:rPr>
              <w:t xml:space="preserve"> </w:t>
            </w:r>
            <w:r>
              <w:rPr>
                <w:rFonts w:eastAsia="仿宋"/>
                <w:kern w:val="0"/>
                <w:szCs w:val="21"/>
              </w:rPr>
              <w:t xml:space="preserve">each </w:t>
            </w:r>
            <w:r w:rsidRPr="00503E2E">
              <w:rPr>
                <w:rFonts w:eastAsia="仿宋"/>
                <w:i/>
                <w:kern w:val="0"/>
                <w:szCs w:val="21"/>
              </w:rPr>
              <w:t>fnode</w:t>
            </w:r>
            <w:r w:rsidRPr="0087094C">
              <w:rPr>
                <w:rFonts w:eastAsia="仿宋"/>
                <w:kern w:val="0"/>
                <w:szCs w:val="21"/>
              </w:rPr>
              <w:t xml:space="preserve"> in </w:t>
            </w:r>
            <w:r>
              <w:rPr>
                <w:rFonts w:eastAsia="仿宋"/>
                <w:kern w:val="0"/>
                <w:szCs w:val="21"/>
              </w:rPr>
              <w:t>nextNode(</w:t>
            </w:r>
            <w:r w:rsidR="00503E2E" w:rsidRPr="00503E2E">
              <w:rPr>
                <w:rFonts w:eastAsia="仿宋"/>
                <w:i/>
                <w:kern w:val="0"/>
                <w:szCs w:val="21"/>
              </w:rPr>
              <w:t>n</w:t>
            </w:r>
            <w:r>
              <w:rPr>
                <w:rFonts w:eastAsia="仿宋"/>
                <w:kern w:val="0"/>
                <w:szCs w:val="21"/>
              </w:rPr>
              <w:t xml:space="preserve">) </w:t>
            </w:r>
            <w:r w:rsidRPr="0087094C">
              <w:rPr>
                <w:rFonts w:eastAsia="仿宋"/>
                <w:kern w:val="0"/>
                <w:szCs w:val="21"/>
              </w:rPr>
              <w:t>do</w:t>
            </w:r>
          </w:p>
          <w:p w14:paraId="79A5AF19" w14:textId="77777777" w:rsidR="007D44E2" w:rsidRPr="0087094C" w:rsidRDefault="007D44E2" w:rsidP="007D44E2">
            <w:pPr>
              <w:pStyle w:val="afff9"/>
              <w:numPr>
                <w:ilvl w:val="3"/>
                <w:numId w:val="16"/>
              </w:numPr>
              <w:ind w:firstLineChars="0"/>
              <w:rPr>
                <w:rFonts w:eastAsia="仿宋"/>
                <w:kern w:val="0"/>
                <w:szCs w:val="21"/>
              </w:rPr>
            </w:pPr>
            <w:r w:rsidRPr="0087094C">
              <w:rPr>
                <w:rFonts w:eastAsia="仿宋"/>
                <w:kern w:val="0"/>
                <w:szCs w:val="21"/>
              </w:rPr>
              <w:t xml:space="preserve">    </w:t>
            </w:r>
            <w:r>
              <w:rPr>
                <w:rFonts w:eastAsia="仿宋"/>
                <w:kern w:val="0"/>
                <w:szCs w:val="21"/>
              </w:rPr>
              <w:t xml:space="preserve">    </w:t>
            </w:r>
            <w:r w:rsidRPr="0087094C">
              <w:rPr>
                <w:rFonts w:eastAsia="仿宋"/>
                <w:kern w:val="0"/>
                <w:szCs w:val="21"/>
              </w:rPr>
              <w:t xml:space="preserve">Add </w:t>
            </w:r>
            <w:r w:rsidRPr="00503E2E">
              <w:rPr>
                <w:rFonts w:eastAsia="仿宋"/>
                <w:i/>
                <w:kern w:val="0"/>
                <w:szCs w:val="21"/>
              </w:rPr>
              <w:t>edge</w:t>
            </w:r>
            <w:r w:rsidRPr="0087094C">
              <w:rPr>
                <w:rFonts w:eastAsia="仿宋"/>
                <w:kern w:val="0"/>
                <w:szCs w:val="21"/>
              </w:rPr>
              <w:t xml:space="preserve"> to </w:t>
            </w:r>
            <w:r w:rsidRPr="00503E2E">
              <w:rPr>
                <w:rFonts w:eastAsia="仿宋"/>
                <w:i/>
                <w:kern w:val="0"/>
                <w:szCs w:val="21"/>
              </w:rPr>
              <w:t>Edges</w:t>
            </w:r>
            <w:r>
              <w:rPr>
                <w:rFonts w:eastAsia="仿宋"/>
                <w:kern w:val="0"/>
                <w:szCs w:val="21"/>
              </w:rPr>
              <w:t xml:space="preserve">, set </w:t>
            </w:r>
            <w:r w:rsidR="002701A2">
              <w:rPr>
                <w:rFonts w:eastAsia="仿宋"/>
                <w:kern w:val="0"/>
                <w:szCs w:val="21"/>
              </w:rPr>
              <w:t xml:space="preserve">its </w:t>
            </w:r>
            <w:r w:rsidR="002701A2" w:rsidRPr="007D44E2">
              <w:rPr>
                <w:rFonts w:eastAsia="仿宋"/>
                <w:kern w:val="0"/>
                <w:szCs w:val="21"/>
              </w:rPr>
              <w:t>attribute</w:t>
            </w:r>
            <w:r w:rsidR="002701A2">
              <w:rPr>
                <w:rFonts w:eastAsia="仿宋"/>
                <w:kern w:val="0"/>
                <w:szCs w:val="21"/>
              </w:rPr>
              <w:t>s</w:t>
            </w:r>
            <w:r>
              <w:rPr>
                <w:rFonts w:eastAsia="仿宋"/>
                <w:kern w:val="0"/>
                <w:szCs w:val="21"/>
              </w:rPr>
              <w:t>;</w:t>
            </w:r>
          </w:p>
          <w:p w14:paraId="643B4878" w14:textId="77777777" w:rsidR="007D44E2" w:rsidRPr="0087094C" w:rsidRDefault="007D44E2" w:rsidP="007D44E2">
            <w:pPr>
              <w:pStyle w:val="afff9"/>
              <w:numPr>
                <w:ilvl w:val="3"/>
                <w:numId w:val="16"/>
              </w:numPr>
              <w:ind w:firstLineChars="0"/>
              <w:rPr>
                <w:rFonts w:eastAsia="仿宋"/>
                <w:b/>
                <w:kern w:val="0"/>
                <w:szCs w:val="21"/>
              </w:rPr>
            </w:pPr>
            <w:r>
              <w:rPr>
                <w:rFonts w:eastAsia="仿宋"/>
                <w:b/>
                <w:kern w:val="0"/>
                <w:szCs w:val="21"/>
              </w:rPr>
              <w:t xml:space="preserve">    </w:t>
            </w:r>
            <w:r w:rsidRPr="0087094C">
              <w:rPr>
                <w:rFonts w:eastAsia="仿宋"/>
                <w:b/>
                <w:kern w:val="0"/>
                <w:szCs w:val="21"/>
              </w:rPr>
              <w:t>end for</w:t>
            </w:r>
          </w:p>
          <w:p w14:paraId="5157FD22" w14:textId="77777777" w:rsidR="007D44E2" w:rsidRPr="00F47947" w:rsidRDefault="007D44E2" w:rsidP="007D44E2">
            <w:pPr>
              <w:pStyle w:val="afff9"/>
              <w:numPr>
                <w:ilvl w:val="3"/>
                <w:numId w:val="16"/>
              </w:numPr>
              <w:ind w:firstLineChars="0"/>
              <w:rPr>
                <w:rFonts w:eastAsia="仿宋"/>
                <w:kern w:val="0"/>
                <w:szCs w:val="21"/>
              </w:rPr>
            </w:pPr>
            <w:r w:rsidRPr="0087094C">
              <w:rPr>
                <w:rFonts w:eastAsia="仿宋"/>
                <w:b/>
                <w:kern w:val="0"/>
                <w:szCs w:val="21"/>
              </w:rPr>
              <w:t>end for</w:t>
            </w:r>
          </w:p>
          <w:p w14:paraId="3796DD84" w14:textId="77777777" w:rsidR="00F47947" w:rsidRPr="00F47947" w:rsidRDefault="00F47947" w:rsidP="00F47947">
            <w:pPr>
              <w:rPr>
                <w:rFonts w:eastAsia="仿宋"/>
                <w:kern w:val="0"/>
                <w:szCs w:val="21"/>
              </w:rPr>
            </w:pPr>
            <w:r w:rsidRPr="00F47947">
              <w:rPr>
                <w:rFonts w:hint="eastAsia"/>
                <w:szCs w:val="21"/>
              </w:rPr>
              <w:t>END PROCEDURE</w:t>
            </w:r>
          </w:p>
        </w:tc>
      </w:tr>
    </w:tbl>
    <w:p w14:paraId="342FA5F5" w14:textId="77777777" w:rsidR="00365D67" w:rsidRDefault="000E29D9" w:rsidP="00F73B0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t>10</w:t>
      </w:r>
      <w:r>
        <w:fldChar w:fldCharType="end"/>
      </w:r>
      <w:r w:rsidR="00A123D7">
        <w:t xml:space="preserve"> Web</w:t>
      </w:r>
      <w:r w:rsidR="00A123D7" w:rsidRPr="00816BB6">
        <w:rPr>
          <w:rFonts w:eastAsia="仿宋"/>
          <w:kern w:val="0"/>
          <w:szCs w:val="21"/>
        </w:rPr>
        <w:t>服务行为模型</w:t>
      </w:r>
      <w:r w:rsidR="00A123D7">
        <w:rPr>
          <w:rFonts w:eastAsia="仿宋" w:hint="eastAsia"/>
          <w:kern w:val="0"/>
          <w:szCs w:val="21"/>
        </w:rPr>
        <w:t>生成</w:t>
      </w:r>
      <w:r w:rsidR="00A123D7" w:rsidRPr="00816BB6">
        <w:rPr>
          <w:rFonts w:eastAsia="仿宋"/>
          <w:kern w:val="0"/>
          <w:szCs w:val="21"/>
        </w:rPr>
        <w:t>算法</w:t>
      </w:r>
    </w:p>
    <w:p w14:paraId="22FE81D8" w14:textId="77777777" w:rsidR="005167FC" w:rsidRDefault="00AF2CF1" w:rsidP="00E41B09">
      <w:pPr>
        <w:pStyle w:val="u5"/>
        <w:spacing w:before="24" w:after="24"/>
        <w:ind w:firstLine="480"/>
      </w:pPr>
      <w:r>
        <w:rPr>
          <w:rFonts w:hint="eastAsia"/>
        </w:rPr>
        <w:t>以</w:t>
      </w:r>
      <w:r w:rsidR="00B726D2" w:rsidRPr="00AF2CF1">
        <w:rPr>
          <w:rFonts w:hint="eastAsia"/>
        </w:rPr>
        <w:t>图</w:t>
      </w:r>
      <w:r w:rsidR="00B726D2" w:rsidRPr="00AF2CF1">
        <w:rPr>
          <w:rFonts w:hint="eastAsia"/>
        </w:rPr>
        <w:t>3</w:t>
      </w:r>
      <w:r w:rsidR="00B726D2" w:rsidRPr="00AF2CF1">
        <w:t>-6</w:t>
      </w:r>
      <w:r w:rsidR="00B726D2" w:rsidRPr="00AF2CF1">
        <w:rPr>
          <w:rFonts w:hint="eastAsia"/>
        </w:rPr>
        <w:t>所示扩展</w:t>
      </w:r>
      <w:r w:rsidR="00B726D2" w:rsidRPr="00AF2CF1">
        <w:rPr>
          <w:rFonts w:hint="eastAsia"/>
        </w:rPr>
        <w:t>WSDL</w:t>
      </w:r>
      <w:r>
        <w:rPr>
          <w:rFonts w:hint="eastAsia"/>
        </w:rPr>
        <w:t>转换</w:t>
      </w:r>
      <w:r>
        <w:t>为</w:t>
      </w:r>
      <w:r>
        <w:rPr>
          <w:rFonts w:hint="eastAsia"/>
        </w:rPr>
        <w:t>图</w:t>
      </w:r>
      <w:r>
        <w:rPr>
          <w:rFonts w:hint="eastAsia"/>
        </w:rPr>
        <w:t>3</w:t>
      </w:r>
      <w:r>
        <w:t>-8</w:t>
      </w:r>
      <w:r>
        <w:rPr>
          <w:rFonts w:hint="eastAsia"/>
        </w:rPr>
        <w:t>所示</w:t>
      </w:r>
      <w:r>
        <w:t>行为模型</w:t>
      </w:r>
      <w:r>
        <w:rPr>
          <w:rFonts w:hint="eastAsia"/>
        </w:rPr>
        <w:t>的</w:t>
      </w:r>
      <w:r>
        <w:t>过程</w:t>
      </w:r>
      <w:r>
        <w:rPr>
          <w:rFonts w:hint="eastAsia"/>
        </w:rPr>
        <w:t>为例</w:t>
      </w:r>
      <w:r w:rsidR="00D34970" w:rsidRPr="00AF2CF1">
        <w:rPr>
          <w:rFonts w:hint="eastAsia"/>
        </w:rPr>
        <w:t>，描述</w:t>
      </w:r>
      <w:r w:rsidR="00D34970" w:rsidRPr="00AF2CF1">
        <w:t>该算法执行</w:t>
      </w:r>
      <w:r w:rsidR="00D34970" w:rsidRPr="00AF2CF1">
        <w:rPr>
          <w:rFonts w:hint="eastAsia"/>
        </w:rPr>
        <w:t>过程。</w:t>
      </w:r>
      <w:r w:rsidR="00037716">
        <w:rPr>
          <w:rFonts w:hint="eastAsia"/>
        </w:rPr>
        <w:t>该</w:t>
      </w:r>
      <w:r w:rsidR="00037716" w:rsidRPr="009C6CA4">
        <w:rPr>
          <w:rFonts w:hint="eastAsia"/>
        </w:rPr>
        <w:t>算法</w:t>
      </w:r>
      <w:r w:rsidR="00037716">
        <w:rPr>
          <w:rFonts w:hint="eastAsia"/>
        </w:rPr>
        <w:t>由</w:t>
      </w:r>
      <w:r w:rsidR="0053484F">
        <w:rPr>
          <w:rFonts w:hint="eastAsia"/>
        </w:rPr>
        <w:t>四</w:t>
      </w:r>
      <w:r w:rsidR="00037716">
        <w:t>个</w:t>
      </w:r>
      <w:r w:rsidR="00037716">
        <w:rPr>
          <w:rFonts w:hint="eastAsia"/>
        </w:rPr>
        <w:t>主要</w:t>
      </w:r>
      <w:r w:rsidR="00037716">
        <w:t>步骤组成</w:t>
      </w:r>
      <w:r w:rsidR="00037716">
        <w:rPr>
          <w:rFonts w:hint="eastAsia"/>
        </w:rPr>
        <w:t>：</w:t>
      </w:r>
    </w:p>
    <w:p w14:paraId="18C80D25" w14:textId="77777777" w:rsidR="00D34970" w:rsidRPr="006E08E7" w:rsidRDefault="00D34970" w:rsidP="00136D40">
      <w:pPr>
        <w:pStyle w:val="u5"/>
        <w:numPr>
          <w:ilvl w:val="0"/>
          <w:numId w:val="69"/>
        </w:numPr>
        <w:spacing w:before="24" w:after="24"/>
        <w:ind w:firstLineChars="0"/>
      </w:pPr>
      <w:r>
        <w:rPr>
          <w:rFonts w:hint="eastAsia"/>
        </w:rPr>
        <w:t>初始化（</w:t>
      </w:r>
      <w:r>
        <w:rPr>
          <w:rFonts w:hint="eastAsia"/>
        </w:rPr>
        <w:t>1</w:t>
      </w:r>
      <w:r>
        <w:t>-3</w:t>
      </w:r>
      <w:r>
        <w:rPr>
          <w:rFonts w:hint="eastAsia"/>
        </w:rPr>
        <w:t>）</w:t>
      </w:r>
      <w:r w:rsidR="00F652DD">
        <w:rPr>
          <w:rFonts w:hint="eastAsia"/>
        </w:rPr>
        <w:t>：</w:t>
      </w:r>
      <w:r>
        <w:rPr>
          <w:rFonts w:hint="eastAsia"/>
        </w:rPr>
        <w:t>初始化一个行为模型</w:t>
      </w:r>
      <w:r>
        <w:rPr>
          <w:rFonts w:hint="eastAsia"/>
        </w:rPr>
        <w:t>g</w:t>
      </w:r>
      <w:r>
        <w:rPr>
          <w:rFonts w:hint="eastAsia"/>
        </w:rPr>
        <w:t>（</w:t>
      </w:r>
      <w:r>
        <w:rPr>
          <w:rFonts w:hint="eastAsia"/>
        </w:rPr>
        <w:t>Nodes=Ø</w:t>
      </w:r>
      <w:r>
        <w:rPr>
          <w:rFonts w:hint="eastAsia"/>
        </w:rPr>
        <w:t>、</w:t>
      </w:r>
      <w:r>
        <w:rPr>
          <w:rFonts w:hint="eastAsia"/>
        </w:rPr>
        <w:t>Edges=Ø</w:t>
      </w:r>
      <w:r>
        <w:rPr>
          <w:rFonts w:hint="eastAsia"/>
        </w:rPr>
        <w:t>），将其名称属性设置为</w:t>
      </w:r>
      <w:r w:rsidR="006E08E7">
        <w:rPr>
          <w:rFonts w:hint="eastAsia"/>
        </w:rPr>
        <w:t>扩展</w:t>
      </w:r>
      <w:r>
        <w:rPr>
          <w:rFonts w:hint="eastAsia"/>
        </w:rPr>
        <w:t>WSDL UR</w:t>
      </w:r>
      <w:r w:rsidR="005C560F">
        <w:t>L</w:t>
      </w:r>
      <w:r>
        <w:rPr>
          <w:rFonts w:hint="eastAsia"/>
        </w:rPr>
        <w:t>中解析出的服务名称</w:t>
      </w:r>
      <w:r w:rsidR="006E08E7">
        <w:rPr>
          <w:rFonts w:hint="eastAsia"/>
        </w:rPr>
        <w:t>，</w:t>
      </w:r>
      <w:r>
        <w:rPr>
          <w:rFonts w:hint="eastAsia"/>
        </w:rPr>
        <w:t>将其有效时间设置为服务时效约束中的</w:t>
      </w:r>
      <w:r>
        <w:rPr>
          <w:rFonts w:hint="eastAsia"/>
        </w:rPr>
        <w:t>eTime</w:t>
      </w:r>
      <w:r w:rsidR="006E08E7">
        <w:rPr>
          <w:rFonts w:hint="eastAsia"/>
        </w:rPr>
        <w:t>。</w:t>
      </w:r>
      <w:r>
        <w:rPr>
          <w:rFonts w:hint="eastAsia"/>
        </w:rPr>
        <w:t>向</w:t>
      </w:r>
      <w:r>
        <w:rPr>
          <w:rFonts w:hint="eastAsia"/>
        </w:rPr>
        <w:t>Nodes</w:t>
      </w:r>
      <w:r>
        <w:rPr>
          <w:rFonts w:hint="eastAsia"/>
        </w:rPr>
        <w:t>中添加一个</w:t>
      </w:r>
      <w:r w:rsidR="00347EE0">
        <w:t>s</w:t>
      </w:r>
      <w:r>
        <w:rPr>
          <w:rFonts w:hint="eastAsia"/>
        </w:rPr>
        <w:t>tart</w:t>
      </w:r>
      <w:r w:rsidR="0053484F">
        <w:rPr>
          <w:rFonts w:hint="eastAsia"/>
        </w:rPr>
        <w:t>节点</w:t>
      </w:r>
      <w:r w:rsidR="00AC2560">
        <w:rPr>
          <w:rFonts w:hint="eastAsia"/>
        </w:rPr>
        <w:t>、</w:t>
      </w:r>
      <w:r w:rsidR="00347EE0">
        <w:t>i</w:t>
      </w:r>
      <w:r>
        <w:rPr>
          <w:rFonts w:hint="eastAsia"/>
        </w:rPr>
        <w:t>nit</w:t>
      </w:r>
      <w:r>
        <w:rPr>
          <w:rFonts w:hint="eastAsia"/>
        </w:rPr>
        <w:t>节点</w:t>
      </w:r>
      <w:r w:rsidR="0053484F">
        <w:rPr>
          <w:rFonts w:hint="eastAsia"/>
        </w:rPr>
        <w:t>与</w:t>
      </w:r>
      <w:r w:rsidR="00347EE0">
        <w:t>e</w:t>
      </w:r>
      <w:r w:rsidR="0053484F">
        <w:t>nd</w:t>
      </w:r>
      <w:r w:rsidR="0053484F">
        <w:t>节点</w:t>
      </w:r>
      <w:r w:rsidR="0053484F">
        <w:rPr>
          <w:rFonts w:hint="eastAsia"/>
        </w:rPr>
        <w:t>，并设置</w:t>
      </w:r>
      <w:r w:rsidR="0053484F">
        <w:t>节点属性</w:t>
      </w:r>
      <w:r w:rsidR="0053484F">
        <w:rPr>
          <w:rFonts w:hint="eastAsia"/>
        </w:rPr>
        <w:t>。</w:t>
      </w:r>
      <w:r>
        <w:rPr>
          <w:rFonts w:hint="eastAsia"/>
        </w:rPr>
        <w:t>将</w:t>
      </w:r>
      <w:r w:rsidR="00347EE0">
        <w:t>s</w:t>
      </w:r>
      <w:r>
        <w:rPr>
          <w:rFonts w:hint="eastAsia"/>
        </w:rPr>
        <w:t>tart</w:t>
      </w:r>
      <w:r>
        <w:rPr>
          <w:rFonts w:hint="eastAsia"/>
        </w:rPr>
        <w:t>节点添加进</w:t>
      </w:r>
      <w:r w:rsidR="00347EE0">
        <w:t>i</w:t>
      </w:r>
      <w:r>
        <w:rPr>
          <w:rFonts w:hint="eastAsia"/>
        </w:rPr>
        <w:t>nit</w:t>
      </w:r>
      <w:r>
        <w:rPr>
          <w:rFonts w:hint="eastAsia"/>
        </w:rPr>
        <w:t>节点的前继节点，</w:t>
      </w:r>
      <w:r w:rsidR="00347EE0">
        <w:t>i</w:t>
      </w:r>
      <w:r>
        <w:rPr>
          <w:rFonts w:hint="eastAsia"/>
        </w:rPr>
        <w:t>nit</w:t>
      </w:r>
      <w:r>
        <w:rPr>
          <w:rFonts w:hint="eastAsia"/>
        </w:rPr>
        <w:t>节点添加进</w:t>
      </w:r>
      <w:r w:rsidR="00347EE0">
        <w:t>s</w:t>
      </w:r>
      <w:r>
        <w:rPr>
          <w:rFonts w:hint="eastAsia"/>
        </w:rPr>
        <w:t>tart</w:t>
      </w:r>
      <w:r>
        <w:rPr>
          <w:rFonts w:hint="eastAsia"/>
        </w:rPr>
        <w:t>节点的后续节点</w:t>
      </w:r>
      <w:r w:rsidR="006E08E7">
        <w:rPr>
          <w:rFonts w:hint="eastAsia"/>
        </w:rPr>
        <w:t>。</w:t>
      </w:r>
      <w:r w:rsidR="009479B7" w:rsidRPr="004D5C00">
        <w:rPr>
          <w:rFonts w:hint="eastAsia"/>
        </w:rPr>
        <w:t>针对图</w:t>
      </w:r>
      <w:r w:rsidR="009479B7" w:rsidRPr="004D5C00">
        <w:rPr>
          <w:rFonts w:hint="eastAsia"/>
        </w:rPr>
        <w:t>3</w:t>
      </w:r>
      <w:r w:rsidR="009479B7" w:rsidRPr="004D5C00">
        <w:t>-6</w:t>
      </w:r>
      <w:r w:rsidR="006E08E7" w:rsidRPr="004D5C00">
        <w:rPr>
          <w:rFonts w:hint="eastAsia"/>
        </w:rPr>
        <w:t>有</w:t>
      </w:r>
      <w:r w:rsidR="009479B7" w:rsidRPr="004D5C00">
        <w:rPr>
          <w:rFonts w:hint="eastAsia"/>
        </w:rPr>
        <w:t>：</w:t>
      </w:r>
      <w:r w:rsidR="006E08E7" w:rsidRPr="004D5C00">
        <w:rPr>
          <w:rFonts w:cs="Times New Roman"/>
        </w:rPr>
        <w:t>g</w:t>
      </w:r>
      <w:r w:rsidR="006E08E7" w:rsidRPr="004D5C00">
        <w:rPr>
          <w:rFonts w:eastAsia="MS Mincho" w:cs="Times New Roman"/>
          <w:kern w:val="0"/>
          <w:szCs w:val="21"/>
        </w:rPr>
        <w:t>.name=</w:t>
      </w:r>
      <w:r w:rsidR="006E08E7" w:rsidRPr="004D5C00">
        <w:rPr>
          <w:rFonts w:eastAsia="仿宋" w:cs="Times New Roman"/>
          <w:kern w:val="0"/>
          <w:szCs w:val="21"/>
        </w:rPr>
        <w:t xml:space="preserve"> ParkingFeeCalculator</w:t>
      </w:r>
      <w:r w:rsidR="006E08E7" w:rsidRPr="004D5C00">
        <w:rPr>
          <w:rFonts w:eastAsia="仿宋" w:cs="Times New Roman"/>
          <w:kern w:val="0"/>
          <w:szCs w:val="21"/>
        </w:rPr>
        <w:t>；</w:t>
      </w:r>
      <w:r w:rsidR="006E08E7" w:rsidRPr="004D5C00">
        <w:rPr>
          <w:rFonts w:eastAsia="仿宋" w:cs="Times New Roman"/>
          <w:kern w:val="0"/>
          <w:szCs w:val="21"/>
        </w:rPr>
        <w:t>g.endTime=2018-01-31</w:t>
      </w:r>
      <w:r w:rsidR="00616577" w:rsidRPr="004D5C00">
        <w:rPr>
          <w:rFonts w:eastAsia="仿宋" w:cs="Times New Roman" w:hint="eastAsia"/>
          <w:kern w:val="0"/>
          <w:szCs w:val="21"/>
        </w:rPr>
        <w:t>；</w:t>
      </w:r>
      <w:r w:rsidR="006E08E7" w:rsidRPr="004D5C00">
        <w:rPr>
          <w:rFonts w:cs="Times New Roman"/>
        </w:rPr>
        <w:t>Edges=Ø</w:t>
      </w:r>
      <w:r w:rsidR="006E08E7" w:rsidRPr="004D5C00">
        <w:rPr>
          <w:rFonts w:cs="Times New Roman"/>
        </w:rPr>
        <w:t>，</w:t>
      </w:r>
      <w:r w:rsidR="001F1BE1" w:rsidRPr="001F1BE1">
        <w:rPr>
          <w:rFonts w:cs="Times New Roman"/>
        </w:rPr>
        <w:t>Nodes=</w:t>
      </w:r>
      <w:r w:rsidR="001F1BE1">
        <w:rPr>
          <w:rFonts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1F1BE1">
        <w:rPr>
          <w:rFonts w:cs="Times New Roman"/>
        </w:rPr>
        <w:t>}</w:t>
      </w:r>
      <w:r w:rsidR="001F1BE1">
        <w:rPr>
          <w:rFonts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.name=start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.id=0</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.type=Start</m:t>
        </m:r>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.name=init</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.id=1</m:t>
            </m:r>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.type=Init</m:t>
            </m:r>
            <m:r>
              <m:rPr>
                <m:sty m:val="p"/>
              </m:rPr>
              <w:rPr>
                <w:rFonts w:ascii="Cambria Math" w:hAnsi="Cambria Math" w:cs="Times New Roman"/>
              </w:rPr>
              <m:t>；</m:t>
            </m:r>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=preNode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e>
        </m:d>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=nextNode</m:t>
        </m:r>
        <m:d>
          <m:dPr>
            <m:ctrlPr>
              <w:rPr>
                <w:rFonts w:ascii="Cambria Math" w:hAnsi="Cambria Math" w:cs="Times New Roman"/>
              </w:rPr>
            </m:ctrlPr>
          </m:d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e>
        </m:d>
      </m:oMath>
      <w:r w:rsidR="001A5F49">
        <w:rPr>
          <w:rFonts w:cs="Times New Roman" w:hint="eastAsia"/>
        </w:rPr>
        <w:t>。</w:t>
      </w:r>
    </w:p>
    <w:p w14:paraId="4DACF778" w14:textId="77777777" w:rsidR="001928C3" w:rsidRDefault="006E08E7" w:rsidP="00136D40">
      <w:pPr>
        <w:pStyle w:val="u5"/>
        <w:numPr>
          <w:ilvl w:val="0"/>
          <w:numId w:val="69"/>
        </w:numPr>
        <w:spacing w:before="24" w:after="24"/>
        <w:ind w:firstLineChars="0"/>
        <w:rPr>
          <w:rFonts w:eastAsiaTheme="minorEastAsia" w:cs="Times New Roman"/>
        </w:rPr>
      </w:pPr>
      <w:r>
        <w:rPr>
          <w:rFonts w:hint="eastAsia"/>
        </w:rPr>
        <w:t>模型节点元素</w:t>
      </w:r>
      <w:r>
        <w:t>添加</w:t>
      </w:r>
      <w:r w:rsidR="007E17E1">
        <w:rPr>
          <w:rFonts w:hint="eastAsia"/>
        </w:rPr>
        <w:t>（</w:t>
      </w:r>
      <w:r w:rsidR="007E17E1">
        <w:rPr>
          <w:rFonts w:hint="eastAsia"/>
        </w:rPr>
        <w:t>4</w:t>
      </w:r>
      <w:r w:rsidR="007E17E1">
        <w:t>-1</w:t>
      </w:r>
      <w:r w:rsidR="00E865FC">
        <w:t>2</w:t>
      </w:r>
      <w:r w:rsidR="007E17E1">
        <w:rPr>
          <w:rFonts w:hint="eastAsia"/>
        </w:rPr>
        <w:t>）</w:t>
      </w:r>
      <w:r>
        <w:t>：</w:t>
      </w:r>
      <w:r w:rsidR="00901504" w:rsidRPr="00901504">
        <w:rPr>
          <w:rFonts w:hint="eastAsia"/>
        </w:rPr>
        <w:t>解析</w:t>
      </w:r>
      <w:r w:rsidR="00901504">
        <w:rPr>
          <w:rFonts w:hint="eastAsia"/>
        </w:rPr>
        <w:t>扩展</w:t>
      </w:r>
      <w:r w:rsidR="00901504" w:rsidRPr="00901504">
        <w:rPr>
          <w:rFonts w:hint="eastAsia"/>
        </w:rPr>
        <w:t>WSDL</w:t>
      </w:r>
      <w:r w:rsidR="00901504" w:rsidRPr="00901504">
        <w:rPr>
          <w:rFonts w:hint="eastAsia"/>
        </w:rPr>
        <w:t>，获取其全部操作集合</w:t>
      </w:r>
      <w:r w:rsidR="00901504" w:rsidRPr="00901504">
        <w:rPr>
          <w:rFonts w:hint="eastAsia"/>
        </w:rPr>
        <w:lastRenderedPageBreak/>
        <w:t>OpSet</w:t>
      </w:r>
      <w:r w:rsidR="00836D1A">
        <w:rPr>
          <w:rFonts w:hint="eastAsia"/>
        </w:rPr>
        <w:t>。</w:t>
      </w:r>
      <w:r w:rsidR="00901504">
        <w:t>针对该集合中的每个操作</w:t>
      </w:r>
      <w:r w:rsidR="00901504">
        <w:t>op</w:t>
      </w:r>
      <w:r w:rsidR="00901504">
        <w:rPr>
          <w:rFonts w:hint="eastAsia"/>
        </w:rPr>
        <w:t>，向</w:t>
      </w:r>
      <w:r w:rsidR="00901504">
        <w:rPr>
          <w:rFonts w:hint="eastAsia"/>
        </w:rPr>
        <w:t>Nodes</w:t>
      </w:r>
      <w:r w:rsidR="00901504">
        <w:rPr>
          <w:rFonts w:hint="eastAsia"/>
        </w:rPr>
        <w:t>中添加</w:t>
      </w:r>
      <w:r w:rsidR="00092A8C">
        <w:rPr>
          <w:rFonts w:hint="eastAsia"/>
        </w:rPr>
        <w:t>该操作</w:t>
      </w:r>
      <w:r w:rsidR="00092A8C">
        <w:t>相关的请求节点与响应节点</w:t>
      </w:r>
      <w:r w:rsidR="00836D1A">
        <w:rPr>
          <w:rFonts w:hint="eastAsia"/>
        </w:rPr>
        <w:t>并</w:t>
      </w:r>
      <w:r w:rsidR="00836D1A">
        <w:t>设置节点</w:t>
      </w:r>
      <w:r w:rsidR="00836D1A">
        <w:rPr>
          <w:rFonts w:hint="eastAsia"/>
        </w:rPr>
        <w:t>属性</w:t>
      </w:r>
      <w:r w:rsidR="0053484F">
        <w:rPr>
          <w:rFonts w:hint="eastAsia"/>
        </w:rPr>
        <w:t>；</w:t>
      </w:r>
      <w:r w:rsidR="00836D1A">
        <w:rPr>
          <w:rFonts w:hint="eastAsia"/>
        </w:rPr>
        <w:t>解析操作</w:t>
      </w:r>
      <w:r w:rsidR="00836D1A">
        <w:t>S</w:t>
      </w:r>
      <w:r w:rsidR="00836D1A" w:rsidRPr="00B727E1">
        <w:t>chema</w:t>
      </w:r>
      <w:r w:rsidR="00836D1A">
        <w:rPr>
          <w:rFonts w:hint="eastAsia"/>
        </w:rPr>
        <w:t>各式设置</w:t>
      </w:r>
      <w:r w:rsidR="00995C04">
        <w:t>请求</w:t>
      </w:r>
      <w:r w:rsidR="00836D1A">
        <w:rPr>
          <w:rFonts w:hint="eastAsia"/>
        </w:rPr>
        <w:t>节点</w:t>
      </w:r>
      <w:r w:rsidR="00836D1A">
        <w:t>参数</w:t>
      </w:r>
      <w:r w:rsidR="00836D1A">
        <w:rPr>
          <w:rFonts w:hint="eastAsia"/>
        </w:rPr>
        <w:t>范围约束</w:t>
      </w:r>
      <w:r w:rsidR="0053484F">
        <w:rPr>
          <w:rFonts w:hint="eastAsia"/>
        </w:rPr>
        <w:t>，解析</w:t>
      </w:r>
      <w:r w:rsidR="0053484F">
        <w:t>操作</w:t>
      </w:r>
      <w:r w:rsidR="0053484F" w:rsidRPr="0053484F">
        <w:rPr>
          <w:rFonts w:hint="eastAsia"/>
        </w:rPr>
        <w:t>documentation</w:t>
      </w:r>
      <w:r w:rsidR="0053484F" w:rsidRPr="0053484F">
        <w:rPr>
          <w:rFonts w:hint="eastAsia"/>
        </w:rPr>
        <w:t>标签内容</w:t>
      </w:r>
      <w:r w:rsidR="0053484F">
        <w:rPr>
          <w:rFonts w:hint="eastAsia"/>
        </w:rPr>
        <w:t>设置</w:t>
      </w:r>
      <w:r w:rsidR="00995C04">
        <w:t>请求</w:t>
      </w:r>
      <w:r w:rsidR="0053484F">
        <w:t>节点</w:t>
      </w:r>
      <w:r w:rsidR="0053484F">
        <w:rPr>
          <w:rFonts w:hint="eastAsia"/>
        </w:rPr>
        <w:t>其他</w:t>
      </w:r>
      <w:r w:rsidR="0053484F">
        <w:t>行为约束</w:t>
      </w:r>
      <w:r w:rsidR="0053484F">
        <w:rPr>
          <w:rFonts w:hint="eastAsia"/>
        </w:rPr>
        <w:t>；</w:t>
      </w:r>
      <w:r w:rsidR="00995C04">
        <w:rPr>
          <w:rFonts w:hint="eastAsia"/>
        </w:rPr>
        <w:t>建立</w:t>
      </w:r>
      <w:r w:rsidR="00995C04">
        <w:t>请求节点与响应节点</w:t>
      </w:r>
      <w:r w:rsidR="00995C04">
        <w:rPr>
          <w:rFonts w:hint="eastAsia"/>
        </w:rPr>
        <w:t>前后继关系</w:t>
      </w:r>
      <w:r w:rsidR="00001F84">
        <w:rPr>
          <w:rFonts w:hint="eastAsia"/>
        </w:rPr>
        <w:t>、</w:t>
      </w:r>
      <w:r w:rsidR="00001F84">
        <w:t>响应节点与结束节点前后继关系</w:t>
      </w:r>
      <w:r w:rsidR="009479B7">
        <w:rPr>
          <w:rFonts w:hint="eastAsia"/>
        </w:rPr>
        <w:t>。</w:t>
      </w:r>
      <w:r w:rsidR="009479B7" w:rsidRPr="0067072A">
        <w:rPr>
          <w:rFonts w:cs="Times New Roman"/>
        </w:rPr>
        <w:t>针对图</w:t>
      </w:r>
      <w:r w:rsidR="009479B7" w:rsidRPr="0067072A">
        <w:rPr>
          <w:rFonts w:cs="Times New Roman"/>
        </w:rPr>
        <w:t>3-6</w:t>
      </w:r>
      <w:r w:rsidR="009479B7" w:rsidRPr="0067072A">
        <w:rPr>
          <w:rFonts w:cs="Times New Roman"/>
        </w:rPr>
        <w:t>有：</w:t>
      </w:r>
      <w:r w:rsidR="00616577" w:rsidRPr="0067072A">
        <w:rPr>
          <w:rFonts w:cs="Times New Roman"/>
        </w:rPr>
        <w:t>停车计费服务提供</w:t>
      </w:r>
      <w:r w:rsidR="00616577" w:rsidRPr="0067072A">
        <w:rPr>
          <w:rFonts w:asciiTheme="minorEastAsia" w:eastAsiaTheme="minorEastAsia" w:hAnsiTheme="minorEastAsia" w:cs="Times New Roman"/>
        </w:rPr>
        <w:t>“</w:t>
      </w:r>
      <w:r w:rsidR="00616577" w:rsidRPr="0067072A">
        <w:rPr>
          <w:rFonts w:eastAsiaTheme="minorEastAsia" w:cs="Times New Roman"/>
        </w:rPr>
        <w:t>login</w:t>
      </w:r>
      <w:r w:rsidR="00616577" w:rsidRPr="0067072A">
        <w:rPr>
          <w:rFonts w:asciiTheme="minorEastAsia" w:eastAsiaTheme="minorEastAsia" w:hAnsiTheme="minorEastAsia" w:cs="Times New Roman"/>
        </w:rPr>
        <w:t>”</w:t>
      </w:r>
      <w:r w:rsidR="00616577" w:rsidRPr="0067072A">
        <w:rPr>
          <w:rFonts w:eastAsiaTheme="minorEastAsia" w:cs="Times New Roman"/>
        </w:rPr>
        <w:t>与</w:t>
      </w:r>
      <w:r w:rsidR="00616577" w:rsidRPr="0067072A">
        <w:rPr>
          <w:rFonts w:asciiTheme="minorEastAsia" w:eastAsiaTheme="minorEastAsia" w:hAnsiTheme="minorEastAsia" w:cs="Times New Roman"/>
        </w:rPr>
        <w:t>“</w:t>
      </w:r>
      <w:r w:rsidR="00616577" w:rsidRPr="0067072A">
        <w:rPr>
          <w:rFonts w:cs="Times New Roman"/>
          <w:sz w:val="21"/>
        </w:rPr>
        <w:t>feeCalculate</w:t>
      </w:r>
      <w:r w:rsidR="00616577" w:rsidRPr="0067072A">
        <w:rPr>
          <w:rFonts w:asciiTheme="minorEastAsia" w:eastAsiaTheme="minorEastAsia" w:hAnsiTheme="minorEastAsia" w:cs="Times New Roman"/>
        </w:rPr>
        <w:t>”</w:t>
      </w:r>
      <w:r w:rsidR="00616577" w:rsidRPr="0067072A">
        <w:rPr>
          <w:rFonts w:eastAsiaTheme="minorEastAsia" w:cs="Times New Roman"/>
        </w:rPr>
        <w:t>操作</w:t>
      </w:r>
      <w:r w:rsidR="00E865FC">
        <w:rPr>
          <w:rFonts w:eastAsiaTheme="minorEastAsia" w:cs="Times New Roman" w:hint="eastAsia"/>
        </w:rPr>
        <w:t>。</w:t>
      </w:r>
      <w:r w:rsidR="0067072A">
        <w:rPr>
          <w:rFonts w:eastAsiaTheme="minorEastAsia" w:cs="Times New Roman" w:hint="eastAsia"/>
        </w:rPr>
        <w:t>针对“</w:t>
      </w:r>
      <w:r w:rsidR="0067072A">
        <w:rPr>
          <w:rFonts w:eastAsiaTheme="minorEastAsia" w:cs="Times New Roman" w:hint="eastAsia"/>
        </w:rPr>
        <w:t>login</w:t>
      </w:r>
      <w:r w:rsidR="0067072A">
        <w:rPr>
          <w:rFonts w:eastAsiaTheme="minorEastAsia" w:cs="Times New Roman" w:hint="eastAsia"/>
        </w:rPr>
        <w:t>”操作</w:t>
      </w:r>
      <w:r w:rsidR="0067072A">
        <w:rPr>
          <w:rFonts w:eastAsiaTheme="minorEastAsia" w:cs="Times New Roman"/>
        </w:rPr>
        <w:t>有：</w:t>
      </w:r>
      <w:r w:rsidR="00E62439">
        <w:rPr>
          <w:rFonts w:eastAsiaTheme="minorEastAsia" w:cs="Times New Roman" w:hint="eastAsia"/>
        </w:rPr>
        <w:t>添加请求</w:t>
      </w:r>
      <w:r w:rsidR="00E62439">
        <w:rPr>
          <w:rFonts w:eastAsiaTheme="minorEastAsia" w:cs="Times New Roman"/>
        </w:rPr>
        <w:t>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w:t>
      </w:r>
      <w:r w:rsidR="00E865FC" w:rsidRPr="00E865FC">
        <w:rPr>
          <w:rFonts w:eastAsiaTheme="minorEastAsia" w:cs="Times New Roman" w:hint="eastAsia"/>
        </w:rPr>
        <w:t>name=login</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.type=Req</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Pr>
          <w:rFonts w:eastAsiaTheme="minorEastAsia" w:cs="Times New Roman" w:hint="eastAsia"/>
        </w:rPr>
        <w:t>.id=2</w:t>
      </w:r>
      <w:r w:rsidR="00E865FC">
        <w:rPr>
          <w:rFonts w:eastAsiaTheme="minorEastAsia" w:cs="Times New Roman" w:hint="eastAsia"/>
        </w:rPr>
        <w:t>；</w:t>
      </w:r>
      <w:r w:rsidR="00E865FC" w:rsidRPr="00E865FC">
        <w:rPr>
          <w:rFonts w:eastAsiaTheme="minorEastAsia" w:cs="Times New Roman" w:hint="eastAsia"/>
        </w:rPr>
        <w:t>解析</w:t>
      </w:r>
      <w:r w:rsidR="00E865FC" w:rsidRPr="00E865FC">
        <w:rPr>
          <w:rFonts w:eastAsiaTheme="minorEastAsia" w:cs="Times New Roman" w:hint="eastAsia"/>
        </w:rPr>
        <w:t>login</w:t>
      </w:r>
      <w:r w:rsidR="00E865FC" w:rsidRPr="00E865FC">
        <w:rPr>
          <w:rFonts w:eastAsiaTheme="minorEastAsia" w:cs="Times New Roman" w:hint="eastAsia"/>
        </w:rPr>
        <w:t>操作的</w:t>
      </w:r>
      <w:r w:rsidR="00E865FC" w:rsidRPr="00E865FC">
        <w:rPr>
          <w:rFonts w:eastAsiaTheme="minorEastAsia" w:cs="Times New Roman" w:hint="eastAsia"/>
        </w:rPr>
        <w:t>documentation</w:t>
      </w:r>
      <w:r w:rsidR="00E865FC" w:rsidRPr="00E865FC">
        <w:rPr>
          <w:rFonts w:eastAsiaTheme="minorEastAsia" w:cs="Times New Roman" w:hint="eastAsia"/>
        </w:rPr>
        <w:t>标签内容获取</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865FC" w:rsidRPr="00E865FC">
        <w:rPr>
          <w:rFonts w:eastAsiaTheme="minorEastAsia" w:cs="Times New Roman" w:hint="eastAsia"/>
        </w:rPr>
        <w:t>的行为约束（如图</w:t>
      </w:r>
      <w:r w:rsidR="00E865FC" w:rsidRPr="00E865FC">
        <w:rPr>
          <w:rFonts w:eastAsiaTheme="minorEastAsia" w:cs="Times New Roman" w:hint="eastAsia"/>
        </w:rPr>
        <w:t>3-9</w:t>
      </w:r>
      <w:r w:rsidR="00E865FC" w:rsidRPr="00E865FC">
        <w:rPr>
          <w:rFonts w:eastAsiaTheme="minorEastAsia" w:cs="Times New Roman" w:hint="eastAsia"/>
        </w:rPr>
        <w:t>所示）；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.name=loginResponse_succ</w:t>
      </w:r>
      <w:r w:rsidR="00E865FC" w:rsidRPr="00E865FC">
        <w:rPr>
          <w:rFonts w:eastAsiaTheme="minorEastAsia" w:cs="Times New Roman" w:hint="eastAsia"/>
        </w:rPr>
        <w:t>；</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成功时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.type=Res</w:t>
      </w:r>
      <w:r w:rsidR="00E865FC"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865FC" w:rsidRPr="00E865FC">
        <w:rPr>
          <w:rFonts w:eastAsiaTheme="minorEastAsia" w:cs="Times New Roman" w:hint="eastAsia"/>
        </w:rPr>
        <w:t>.id=3</w:t>
      </w:r>
      <w:r w:rsidR="00E865FC" w:rsidRPr="00E865FC">
        <w:rPr>
          <w:rFonts w:eastAsiaTheme="minorEastAsia" w:cs="Times New Roman" w:hint="eastAsia"/>
        </w:rPr>
        <w:t>；由于“</w:t>
      </w:r>
      <w:r w:rsidR="00E865FC">
        <w:rPr>
          <w:rFonts w:eastAsiaTheme="minorEastAsia" w:cs="Times New Roman" w:hint="eastAsia"/>
        </w:rPr>
        <w:t>login</w:t>
      </w:r>
      <w:r w:rsidR="00E865FC" w:rsidRPr="00E865FC">
        <w:rPr>
          <w:rFonts w:eastAsiaTheme="minorEastAsia" w:cs="Times New Roman" w:hint="eastAsia"/>
        </w:rPr>
        <w:t>”</w:t>
      </w:r>
      <w:r w:rsidR="00E865FC">
        <w:rPr>
          <w:rFonts w:eastAsiaTheme="minorEastAsia" w:cs="Times New Roman" w:hint="eastAsia"/>
        </w:rPr>
        <w:t>操作</w:t>
      </w:r>
      <w:r w:rsidR="00E865FC">
        <w:rPr>
          <w:rFonts w:eastAsiaTheme="minorEastAsia" w:cs="Times New Roman"/>
        </w:rPr>
        <w:t>的重复调用约束为</w:t>
      </w:r>
      <w:r w:rsidR="00D924AE">
        <w:rPr>
          <w:rFonts w:eastAsiaTheme="minorEastAsia" w:cs="Times New Roman" w:hint="eastAsia"/>
        </w:rPr>
        <w:t>false</w:t>
      </w:r>
      <w:r w:rsidR="00D924AE">
        <w:rPr>
          <w:rFonts w:eastAsiaTheme="minorEastAsia" w:cs="Times New Roman" w:hint="eastAsia"/>
        </w:rPr>
        <w:t>，因此</w:t>
      </w:r>
      <w:r w:rsidR="00D924AE">
        <w:rPr>
          <w:rFonts w:eastAsiaTheme="minorEastAsia" w:cs="Times New Roman"/>
        </w:rPr>
        <w:t>当操作</w:t>
      </w:r>
      <w:r w:rsidR="00E62439">
        <w:rPr>
          <w:rFonts w:eastAsiaTheme="minorEastAsia" w:cs="Times New Roman"/>
        </w:rPr>
        <w:t>响应</w:t>
      </w:r>
      <w:r w:rsidR="00D924AE">
        <w:rPr>
          <w:rFonts w:eastAsiaTheme="minorEastAsia" w:cs="Times New Roman" w:hint="eastAsia"/>
        </w:rPr>
        <w:t>成功后</w:t>
      </w:r>
      <w:r w:rsidR="00D924AE">
        <w:rPr>
          <w:rFonts w:eastAsiaTheme="minorEastAsia" w:cs="Times New Roman"/>
        </w:rPr>
        <w:t>并不能</w:t>
      </w:r>
      <w:r w:rsidR="00D924AE">
        <w:rPr>
          <w:rFonts w:eastAsiaTheme="minorEastAsia" w:cs="Times New Roman" w:hint="eastAsia"/>
        </w:rPr>
        <w:t>直接</w:t>
      </w:r>
      <w:r w:rsidR="00D924AE">
        <w:rPr>
          <w:rFonts w:eastAsiaTheme="minorEastAsia" w:cs="Times New Roman"/>
        </w:rPr>
        <w:t>调用</w:t>
      </w:r>
      <w:r w:rsidR="00D924AE">
        <w:rPr>
          <w:rFonts w:eastAsiaTheme="minorEastAsia" w:cs="Times New Roman" w:hint="eastAsia"/>
        </w:rPr>
        <w:t>该操作，</w:t>
      </w:r>
      <w:r w:rsidR="00D924AE">
        <w:rPr>
          <w:rFonts w:eastAsiaTheme="minorEastAsia" w:cs="Times New Roman"/>
        </w:rPr>
        <w:t>因此</w:t>
      </w:r>
      <w:r w:rsidR="00E62439">
        <w:rPr>
          <w:rFonts w:eastAsiaTheme="minorEastAsia" w:cs="Times New Roman" w:hint="eastAsia"/>
        </w:rPr>
        <w:t>无需设置</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3</m:t>
            </m:r>
          </m:sub>
        </m:sSub>
      </m:oMath>
      <w:r w:rsidR="00E62439">
        <w:rPr>
          <w:rFonts w:eastAsiaTheme="minorEastAsia" w:cs="Times New Roman" w:hint="eastAsia"/>
        </w:rPr>
        <w:t>为</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2</m:t>
            </m:r>
          </m:sub>
        </m:sSub>
      </m:oMath>
      <w:r w:rsidR="00E62439">
        <w:rPr>
          <w:rFonts w:eastAsiaTheme="minorEastAsia" w:cs="Times New Roman" w:hint="eastAsia"/>
        </w:rPr>
        <w:t>的</w:t>
      </w:r>
      <w:r w:rsidR="00E62439">
        <w:rPr>
          <w:rFonts w:eastAsiaTheme="minorEastAsia" w:cs="Times New Roman"/>
        </w:rPr>
        <w:t>前继</w:t>
      </w:r>
      <w:r w:rsidR="00E62439">
        <w:rPr>
          <w:rFonts w:eastAsiaTheme="minorEastAsia" w:cs="Times New Roman" w:hint="eastAsia"/>
        </w:rPr>
        <w:t>。添加操作</w:t>
      </w:r>
      <w:r w:rsidR="00E62439">
        <w:rPr>
          <w:rFonts w:eastAsiaTheme="minorEastAsia" w:cs="Times New Roman"/>
        </w:rPr>
        <w:t>调用</w:t>
      </w:r>
      <w:r w:rsidR="00E62439">
        <w:rPr>
          <w:rFonts w:eastAsiaTheme="minorEastAsia" w:cs="Times New Roman" w:hint="eastAsia"/>
        </w:rPr>
        <w:t>失败时</w:t>
      </w:r>
      <w:r w:rsidR="00E62439">
        <w:rPr>
          <w:rFonts w:eastAsiaTheme="minorEastAsia" w:cs="Times New Roman"/>
        </w:rPr>
        <w:t>的响应节点</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，其中</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sidRPr="00E865FC">
        <w:rPr>
          <w:rFonts w:eastAsiaTheme="minorEastAsia" w:cs="Times New Roman" w:hint="eastAsia"/>
        </w:rPr>
        <w:t>.type=Res</w:t>
      </w:r>
      <w:r w:rsidR="00E62439" w:rsidRPr="00E865FC">
        <w:rPr>
          <w:rFonts w:eastAsiaTheme="minorEastAsia" w:cs="Times New Roman" w:hint="eastAsia"/>
        </w:rPr>
        <w:t>；</w:t>
      </w:r>
      <m:oMath>
        <m:sSub>
          <m:sSubPr>
            <m:ctrlPr>
              <w:rPr>
                <w:rFonts w:ascii="Cambria Math" w:eastAsiaTheme="minorEastAsia" w:hAnsi="Cambria Math" w:cs="Times New Roman"/>
              </w:rPr>
            </m:ctrlPr>
          </m:sSubPr>
          <m:e>
            <m:r>
              <m:rPr>
                <m:sty m:val="p"/>
              </m:rPr>
              <w:rPr>
                <w:rFonts w:ascii="Cambria Math" w:eastAsiaTheme="minorEastAsia" w:hAnsi="Cambria Math" w:cs="Times New Roman"/>
              </w:rPr>
              <m:t>v</m:t>
            </m:r>
          </m:e>
          <m:sub>
            <m:r>
              <m:rPr>
                <m:sty m:val="p"/>
              </m:rPr>
              <w:rPr>
                <w:rFonts w:ascii="Cambria Math" w:eastAsiaTheme="minorEastAsia" w:hAnsi="Cambria Math" w:cs="Times New Roman"/>
              </w:rPr>
              <m:t>4</m:t>
            </m:r>
          </m:sub>
        </m:sSub>
      </m:oMath>
      <w:r w:rsidR="00E62439">
        <w:rPr>
          <w:rFonts w:eastAsiaTheme="minorEastAsia" w:cs="Times New Roman" w:hint="eastAsia"/>
        </w:rPr>
        <w:t>.id=</w:t>
      </w:r>
      <w:r w:rsidR="00E62439">
        <w:rPr>
          <w:rFonts w:eastAsiaTheme="minorEastAsia" w:cs="Times New Roman"/>
        </w:rPr>
        <w:t>4</w:t>
      </w:r>
      <w:r w:rsidR="00E62439" w:rsidRPr="00E865FC">
        <w:rPr>
          <w:rFonts w:eastAsiaTheme="minorEastAsia" w:cs="Times New Roman" w:hint="eastAsia"/>
        </w:rPr>
        <w:t>；</w:t>
      </w:r>
      <w:r w:rsidR="00E62439">
        <w:rPr>
          <w:rFonts w:eastAsiaTheme="minorEastAsia" w:cs="Times New Roman" w:hint="eastAsia"/>
        </w:rPr>
        <w:t>最后</w:t>
      </w:r>
      <w:r w:rsidR="001A5F49">
        <w:rPr>
          <w:rFonts w:eastAsiaTheme="minorEastAsia" w:cs="Times New Roman" w:hint="eastAsia"/>
        </w:rPr>
        <w:t>设置响应节点</w:t>
      </w:r>
      <w:r w:rsidR="001A5F49">
        <w:rPr>
          <w:rFonts w:eastAsiaTheme="minorEastAsia" w:cs="Times New Roman"/>
        </w:rPr>
        <w:t>与结束节点的相关</w:t>
      </w:r>
      <w:r w:rsidR="001A5F49">
        <w:rPr>
          <w:rFonts w:eastAsiaTheme="minorEastAsia" w:cs="Times New Roman" w:hint="eastAsia"/>
        </w:rPr>
        <w:t>性</w:t>
      </w:r>
      <w:r w:rsidR="001A5F49">
        <w:rPr>
          <w:rFonts w:eastAsiaTheme="minorEastAsia" w:cs="Times New Roman"/>
        </w:rPr>
        <w:t>，即</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D406AC">
        <w:rPr>
          <w:rFonts w:eastAsiaTheme="minorEastAsia" w:cs="Times New Roman" w:hint="eastAsia"/>
        </w:rPr>
        <w:t>=</w:t>
      </w:r>
      <w:r w:rsidR="00D406AC" w:rsidRPr="00D406AC">
        <w:rPr>
          <w:rFonts w:eastAsiaTheme="minorEastAsia" w:cs="Times New Roman"/>
        </w:rPr>
        <w:t>preNode</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D406AC">
        <w:rPr>
          <w:rFonts w:eastAsiaTheme="minorEastAsia" w:cs="Times New Roman" w:hint="eastAsia"/>
        </w:rPr>
        <w:t>)</w:t>
      </w:r>
      <w:r w:rsidR="00D406AC">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BA671E">
        <w:rPr>
          <w:rFonts w:eastAsiaTheme="minorEastAsia" w:cs="Times New Roman" w:hint="eastAsia"/>
        </w:rPr>
        <w:t>)</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8</m:t>
            </m:r>
          </m:sub>
        </m:sSub>
      </m:oMath>
      <w:r w:rsidR="00BA671E">
        <w:rPr>
          <w:rFonts w:eastAsiaTheme="minorEastAsia" w:cs="Times New Roman" w:hint="eastAsia"/>
        </w:rPr>
        <w:t>=</w:t>
      </w:r>
      <w:r w:rsidR="00BA671E" w:rsidRPr="00BA671E">
        <w:rPr>
          <w:rFonts w:eastAsiaTheme="minorEastAsia" w:cs="Times New Roman"/>
        </w:rPr>
        <w:t>nextNode</w:t>
      </w:r>
      <w:r w:rsidR="00BA671E">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BA671E">
        <w:rPr>
          <w:rFonts w:eastAsiaTheme="minorEastAsia" w:cs="Times New Roman" w:hint="eastAsia"/>
        </w:rPr>
        <w:t>)</w:t>
      </w:r>
      <w:r w:rsidR="006D5B87">
        <w:rPr>
          <w:rFonts w:eastAsiaTheme="minorEastAsia" w:cs="Times New Roman" w:hint="eastAsia"/>
        </w:rPr>
        <w:t>。针对操作“</w:t>
      </w:r>
      <w:r w:rsidR="006D5B87" w:rsidRPr="006D5B87">
        <w:rPr>
          <w:rFonts w:eastAsiaTheme="minorEastAsia" w:cs="Times New Roman"/>
        </w:rPr>
        <w:t>feeCalculate</w:t>
      </w:r>
      <w:r w:rsidR="006D5B87">
        <w:rPr>
          <w:rFonts w:eastAsiaTheme="minorEastAsia" w:cs="Times New Roman" w:hint="eastAsia"/>
        </w:rPr>
        <w:t>”的</w:t>
      </w:r>
      <w:r w:rsidR="00083AA9">
        <w:rPr>
          <w:rFonts w:eastAsiaTheme="minorEastAsia" w:cs="Times New Roman" w:hint="eastAsia"/>
        </w:rPr>
        <w:t>处理</w:t>
      </w:r>
      <w:r w:rsidR="006D5B87">
        <w:rPr>
          <w:rFonts w:eastAsiaTheme="minorEastAsia" w:cs="Times New Roman"/>
        </w:rPr>
        <w:t>过程相同，</w:t>
      </w:r>
      <w:r w:rsidR="006D5B87">
        <w:rPr>
          <w:rFonts w:eastAsiaTheme="minorEastAsia" w:cs="Times New Roman" w:hint="eastAsia"/>
        </w:rPr>
        <w:t>不做赘述</w:t>
      </w:r>
      <w:r w:rsidR="006D5B87">
        <w:rPr>
          <w:rFonts w:eastAsiaTheme="minorEastAsia" w:cs="Times New Roman"/>
        </w:rPr>
        <w:t>。</w:t>
      </w:r>
      <w:r w:rsidR="001A5F49">
        <w:rPr>
          <w:rFonts w:eastAsiaTheme="minorEastAsia" w:cs="Times New Roman"/>
        </w:rPr>
        <w:t>此时</w:t>
      </w:r>
      <w:r w:rsidR="001A5F49">
        <w:rPr>
          <w:rFonts w:eastAsiaTheme="minorEastAsia" w:cs="Times New Roman" w:hint="eastAsia"/>
        </w:rPr>
        <w:t>N</w:t>
      </w:r>
      <w:r w:rsidR="001A5F49">
        <w:rPr>
          <w:rFonts w:eastAsiaTheme="minorEastAsia" w:cs="Times New Roman"/>
        </w:rPr>
        <w:t>ode</w:t>
      </w:r>
      <w:r w:rsidR="006E2E15">
        <w:rPr>
          <w:rFonts w:eastAsiaTheme="minorEastAsia" w:cs="Times New Roman"/>
        </w:rPr>
        <w:t>s</w:t>
      </w:r>
      <w:r w:rsidR="001A5F49">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7</m:t>
                </m:r>
              </m:sub>
            </m:sSub>
            <m:r>
              <m:rPr>
                <m:sty m:val="p"/>
              </m:rPr>
              <w:rPr>
                <w:rFonts w:ascii="Cambria Math" w:hAnsi="Cambria Math" w:cs="Times New Roman"/>
              </w:rPr>
              <m:t>,v</m:t>
            </m:r>
          </m:e>
          <m:sub>
            <m:r>
              <m:rPr>
                <m:sty m:val="p"/>
              </m:rPr>
              <w:rPr>
                <w:rFonts w:ascii="Cambria Math" w:hAnsi="Cambria Math" w:cs="Times New Roman"/>
              </w:rPr>
              <m:t>8</m:t>
            </m:r>
          </m:sub>
        </m:sSub>
      </m:oMath>
      <w:r w:rsidR="001A5F49">
        <w:rPr>
          <w:rFonts w:eastAsiaTheme="minorEastAsia" w:cs="Times New Roman"/>
        </w:rPr>
        <w:t>}</w:t>
      </w:r>
      <w:r w:rsidR="001A5F49">
        <w:rPr>
          <w:rFonts w:eastAsiaTheme="minorEastAsia" w:cs="Times New Roman" w:hint="eastAsia"/>
        </w:rPr>
        <w:t>。</w:t>
      </w:r>
    </w:p>
    <w:p w14:paraId="7F9E84D1" w14:textId="77777777" w:rsidR="006E2E15" w:rsidRDefault="000C59A9" w:rsidP="00136D40">
      <w:pPr>
        <w:pStyle w:val="u5"/>
        <w:numPr>
          <w:ilvl w:val="0"/>
          <w:numId w:val="69"/>
        </w:numPr>
        <w:spacing w:before="24" w:after="24"/>
        <w:ind w:firstLineChars="0"/>
        <w:rPr>
          <w:rFonts w:eastAsiaTheme="minorEastAsia" w:cs="Times New Roman"/>
        </w:rPr>
      </w:pPr>
      <w:r w:rsidRPr="001928C3">
        <w:rPr>
          <w:rFonts w:hint="eastAsia"/>
        </w:rPr>
        <w:t>序列</w:t>
      </w:r>
      <w:r w:rsidR="0053484F">
        <w:t>关系建立</w:t>
      </w:r>
      <w:r w:rsidR="008566A8">
        <w:rPr>
          <w:rFonts w:hint="eastAsia"/>
        </w:rPr>
        <w:t>（</w:t>
      </w:r>
      <w:r w:rsidR="00001F84">
        <w:rPr>
          <w:rFonts w:hint="eastAsia"/>
        </w:rPr>
        <w:t>1</w:t>
      </w:r>
      <w:r w:rsidR="006D5B87">
        <w:t>3</w:t>
      </w:r>
      <w:r w:rsidR="00001F84">
        <w:t>-2</w:t>
      </w:r>
      <w:r w:rsidR="001928C3">
        <w:t>2</w:t>
      </w:r>
      <w:r w:rsidR="008566A8">
        <w:rPr>
          <w:rFonts w:hint="eastAsia"/>
        </w:rPr>
        <w:t>）</w:t>
      </w:r>
      <w:r w:rsidR="0053484F">
        <w:t>：针对</w:t>
      </w:r>
      <w:r w:rsidR="00001F84">
        <w:rPr>
          <w:rFonts w:hint="eastAsia"/>
        </w:rPr>
        <w:t>行为</w:t>
      </w:r>
      <w:r w:rsidR="00001F84">
        <w:t>模型</w:t>
      </w:r>
      <w:r w:rsidR="00001F84">
        <w:rPr>
          <w:rFonts w:hint="eastAsia"/>
        </w:rPr>
        <w:t>g</w:t>
      </w:r>
      <w:r w:rsidR="00001F84">
        <w:rPr>
          <w:rFonts w:hint="eastAsia"/>
        </w:rPr>
        <w:t>中所有类型</w:t>
      </w:r>
      <w:r w:rsidR="00001F84">
        <w:t>为请求</w:t>
      </w:r>
      <w:r w:rsidR="00001F84">
        <w:rPr>
          <w:rFonts w:hint="eastAsia"/>
        </w:rPr>
        <w:t>类型</w:t>
      </w:r>
      <w:r w:rsidR="00001F84">
        <w:t>的节点</w:t>
      </w:r>
      <w:r w:rsidR="0053484F">
        <w:rPr>
          <w:rFonts w:hint="eastAsia"/>
        </w:rPr>
        <w:t>，</w:t>
      </w:r>
      <w:r w:rsidR="00001F84">
        <w:rPr>
          <w:rFonts w:hint="eastAsia"/>
        </w:rPr>
        <w:t>解析</w:t>
      </w:r>
      <w:r w:rsidR="00001F84">
        <w:t>该节点</w:t>
      </w:r>
      <w:r w:rsidR="00C55D46">
        <w:rPr>
          <w:rFonts w:hint="eastAsia"/>
        </w:rPr>
        <w:t>顺序约束</w:t>
      </w:r>
      <w:r w:rsidR="00C55D46">
        <w:t>，建立</w:t>
      </w:r>
      <w:r w:rsidR="00C55D46">
        <w:rPr>
          <w:rFonts w:hint="eastAsia"/>
        </w:rPr>
        <w:t>与</w:t>
      </w:r>
      <w:r w:rsidR="00C55D46">
        <w:t>该</w:t>
      </w:r>
      <w:r w:rsidR="00C55D46">
        <w:rPr>
          <w:rFonts w:hint="eastAsia"/>
        </w:rPr>
        <w:t>顺序约束相关</w:t>
      </w:r>
      <w:r w:rsidR="00C55D46">
        <w:t>节点</w:t>
      </w:r>
      <w:r w:rsidR="00C55D46">
        <w:rPr>
          <w:rFonts w:hint="eastAsia"/>
        </w:rPr>
        <w:t>之间</w:t>
      </w:r>
      <w:r w:rsidR="00C55D46">
        <w:t>的前后继关系</w:t>
      </w:r>
      <w:r w:rsidR="0053484F">
        <w:rPr>
          <w:rFonts w:hint="eastAsia"/>
        </w:rPr>
        <w:t>。</w:t>
      </w:r>
      <w:r w:rsidR="007B037B">
        <w:rPr>
          <w:rFonts w:hint="eastAsia"/>
        </w:rPr>
        <w:t>若</w:t>
      </w:r>
      <w:r w:rsidR="007B037B">
        <w:t>该节点</w:t>
      </w:r>
      <w:r w:rsidR="007B037B">
        <w:rPr>
          <w:rFonts w:hint="eastAsia"/>
        </w:rPr>
        <w:t>无顺序</w:t>
      </w:r>
      <w:r w:rsidR="007B037B">
        <w:t>约束</w:t>
      </w:r>
      <w:r w:rsidR="007B037B">
        <w:rPr>
          <w:rFonts w:hint="eastAsia"/>
        </w:rPr>
        <w:t>，</w:t>
      </w:r>
      <w:r w:rsidR="007B037B">
        <w:t>则</w:t>
      </w:r>
      <w:r w:rsidR="007B037B">
        <w:rPr>
          <w:rFonts w:hint="eastAsia"/>
        </w:rPr>
        <w:t>建立</w:t>
      </w:r>
      <w:r w:rsidR="007B037B">
        <w:t>该节点与</w:t>
      </w:r>
      <w:r w:rsidR="00347EE0">
        <w:t>i</w:t>
      </w:r>
      <w:r w:rsidR="007B037B">
        <w:t>nit</w:t>
      </w:r>
      <w:r w:rsidR="007B037B">
        <w:t>节点的前后继关系。</w:t>
      </w:r>
      <w:r w:rsidR="007575B7">
        <w:rPr>
          <w:rFonts w:hint="eastAsia"/>
        </w:rPr>
        <w:t>针对</w:t>
      </w:r>
      <w:r w:rsidR="007575B7" w:rsidRPr="001928C3">
        <w:rPr>
          <w:rFonts w:eastAsiaTheme="minorEastAsia" w:cs="Times New Roman" w:hint="eastAsia"/>
        </w:rPr>
        <w:t>N</w:t>
      </w:r>
      <w:r w:rsidR="007575B7" w:rsidRPr="001928C3">
        <w:rPr>
          <w:rFonts w:eastAsiaTheme="minorEastAsia" w:cs="Times New Roman"/>
        </w:rPr>
        <w:t>ode</w:t>
      </w:r>
      <w:r w:rsidR="006E2E15">
        <w:rPr>
          <w:rFonts w:eastAsiaTheme="minorEastAsia" w:cs="Times New Roman"/>
        </w:rPr>
        <w:t>s</w:t>
      </w:r>
      <w:r w:rsidR="007575B7" w:rsidRPr="001928C3">
        <w:rPr>
          <w:rFonts w:eastAsiaTheme="minorEastAsia" w:cs="Times New Roman" w:hint="eastAsia"/>
        </w:rPr>
        <w:t>有</w:t>
      </w:r>
      <w:r w:rsidR="007575B7" w:rsidRPr="001928C3">
        <w:rPr>
          <w:rFonts w:eastAsiaTheme="minorEastAsia" w:cs="Times New Roman"/>
        </w:rPr>
        <w:t>请求类型节点集合</w:t>
      </w:r>
      <w:r w:rsidR="007575B7" w:rsidRPr="001928C3">
        <w:rPr>
          <w:rFonts w:eastAsiaTheme="minorEastAsia" w:cs="Times New Roman" w:hint="eastAsia"/>
        </w:rPr>
        <w:t>为</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rPr>
        <w:t>}</w:t>
      </w:r>
      <w:r w:rsidR="007575B7" w:rsidRPr="001928C3">
        <w:rPr>
          <w:rFonts w:eastAsiaTheme="minorEastAsia" w:cs="Times New Roman" w:hint="eastAsia"/>
        </w:rPr>
        <w:t>。由</w:t>
      </w:r>
      <w:r w:rsidR="007575B7" w:rsidRPr="001928C3">
        <w:rPr>
          <w:rFonts w:eastAsiaTheme="minorEastAsia" w:cs="Times New Roman"/>
        </w:rPr>
        <w:t>图</w:t>
      </w:r>
      <w:r w:rsidR="007575B7" w:rsidRPr="001928C3">
        <w:rPr>
          <w:rFonts w:eastAsiaTheme="minorEastAsia" w:cs="Times New Roman"/>
        </w:rPr>
        <w:t>3-6</w:t>
      </w:r>
      <w:r w:rsidR="007575B7" w:rsidRPr="001928C3">
        <w:rPr>
          <w:rFonts w:eastAsiaTheme="minorEastAsia" w:cs="Times New Roman" w:hint="eastAsia"/>
        </w:rPr>
        <w:t>可知</w:t>
      </w:r>
      <w:r w:rsidR="007575B7" w:rsidRPr="001928C3">
        <w:rPr>
          <w:rFonts w:eastAsiaTheme="minorEastAsia" w:cs="Times New Roman"/>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无</w:t>
      </w:r>
      <w:r w:rsidR="007575B7" w:rsidRPr="001928C3">
        <w:rPr>
          <w:rFonts w:eastAsiaTheme="minorEastAsia" w:cs="Times New Roman"/>
        </w:rPr>
        <w:t>顺序约束</w:t>
      </w:r>
      <w:r w:rsidR="007575B7" w:rsidRPr="001928C3">
        <w:rPr>
          <w:rFonts w:eastAsiaTheme="minorEastAsia" w:cs="Times New Roman" w:hint="eastAsia"/>
        </w:rPr>
        <w:t>，</w:t>
      </w:r>
      <w:r w:rsidR="007575B7" w:rsidRPr="001928C3">
        <w:rPr>
          <w:rFonts w:eastAsiaTheme="minorEastAsia" w:cs="Times New Roman"/>
        </w:rPr>
        <w:t>因此建立</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hint="eastAsia"/>
        </w:rPr>
        <w:t>与</w:t>
      </w:r>
      <w:r w:rsidR="007575B7" w:rsidRPr="001928C3">
        <w:rPr>
          <w:rFonts w:eastAsiaTheme="minorEastAsia" w:cs="Times New Roman"/>
        </w:rPr>
        <w:t>初始节点</w:t>
      </w:r>
      <w:r w:rsidR="007575B7" w:rsidRPr="001928C3">
        <w:rPr>
          <w:rFonts w:eastAsiaTheme="minorEastAsia" w:cs="Times New Roman" w:hint="eastAsia"/>
        </w:rPr>
        <w:t>I</w:t>
      </w:r>
      <w:r w:rsidR="007575B7" w:rsidRPr="001928C3">
        <w:rPr>
          <w:rFonts w:eastAsiaTheme="minorEastAsia" w:cs="Times New Roman"/>
        </w:rPr>
        <w:t>nit</w:t>
      </w:r>
      <w:r w:rsidR="007575B7" w:rsidRPr="001928C3">
        <w:rPr>
          <w:rFonts w:eastAsiaTheme="minorEastAsia" w:cs="Times New Roman"/>
        </w:rPr>
        <w:t>关系</w:t>
      </w:r>
      <w:r w:rsidR="007575B7" w:rsidRPr="001928C3">
        <w:rPr>
          <w:rFonts w:eastAsiaTheme="minorEastAsia" w:cs="Times New Roman" w:hint="eastAsia"/>
        </w:rPr>
        <w:t>，</w:t>
      </w:r>
      <w:r w:rsidR="007575B7" w:rsidRPr="001928C3">
        <w:rPr>
          <w:rFonts w:eastAsiaTheme="minorEastAsia" w:cs="Times New Roman"/>
        </w:rPr>
        <w:t>有</w:t>
      </w:r>
      <w:r w:rsidR="00347EE0">
        <w:rPr>
          <w:rFonts w:eastAsiaTheme="minorEastAsia" w:cs="Times New Roman"/>
        </w:rPr>
        <w:t>i</w:t>
      </w:r>
      <w:r w:rsidR="007575B7" w:rsidRPr="001928C3">
        <w:rPr>
          <w:rFonts w:eastAsiaTheme="minorEastAsia" w:cs="Times New Roman"/>
        </w:rPr>
        <w:t>nit=preNode(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7575B7" w:rsidRPr="001928C3">
        <w:rPr>
          <w:rFonts w:eastAsiaTheme="minorEastAsia" w:cs="Times New Roman"/>
        </w:rPr>
        <w:t>=nextNode(</w:t>
      </w:r>
      <w:r w:rsidR="00347EE0">
        <w:rPr>
          <w:rFonts w:eastAsiaTheme="minorEastAsia" w:cs="Times New Roman"/>
        </w:rPr>
        <w:t>i</w:t>
      </w:r>
      <w:r w:rsidR="007575B7" w:rsidRPr="001928C3">
        <w:rPr>
          <w:rFonts w:eastAsiaTheme="minorEastAsia" w:cs="Times New Roman"/>
        </w:rPr>
        <w:t>nit)</w:t>
      </w:r>
      <w:r w:rsidR="007575B7" w:rsidRPr="001928C3">
        <w:rPr>
          <w:rFonts w:eastAsiaTheme="minorEastAsia" w:cs="Times New Roman" w:hint="eastAsia"/>
        </w:rPr>
        <w:t>。解析</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7575B7" w:rsidRPr="001928C3">
        <w:rPr>
          <w:rFonts w:eastAsiaTheme="minorEastAsia" w:cs="Times New Roman" w:hint="eastAsia"/>
        </w:rPr>
        <w:t>节点</w:t>
      </w:r>
      <w:r w:rsidR="007575B7" w:rsidRPr="001928C3">
        <w:rPr>
          <w:rFonts w:eastAsiaTheme="minorEastAsia" w:cs="Times New Roman"/>
        </w:rPr>
        <w:t>的</w:t>
      </w:r>
      <w:r w:rsidR="007575B7" w:rsidRPr="001928C3">
        <w:rPr>
          <w:rFonts w:eastAsiaTheme="minorEastAsia" w:cs="Times New Roman" w:hint="eastAsia"/>
        </w:rPr>
        <w:t>顺序</w:t>
      </w:r>
      <w:r w:rsidR="007575B7" w:rsidRPr="001928C3">
        <w:rPr>
          <w:rFonts w:eastAsiaTheme="minorEastAsia" w:cs="Times New Roman"/>
        </w:rPr>
        <w:t>约束</w:t>
      </w:r>
      <w:r w:rsidR="007575B7" w:rsidRPr="001928C3">
        <w:rPr>
          <w:rFonts w:asciiTheme="minorEastAsia" w:eastAsiaTheme="minorEastAsia" w:hAnsiTheme="minorEastAsia" w:cs="Times New Roman" w:hint="eastAsia"/>
        </w:rPr>
        <w:t>可知</w:t>
      </w:r>
      <w:r w:rsidR="001A5A4F" w:rsidRPr="001928C3">
        <w:rPr>
          <w:rFonts w:asciiTheme="minorEastAsia" w:eastAsiaTheme="minorEastAsia" w:hAnsi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31FB1"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31FB1"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oMath>
      <w:r w:rsidR="00213349" w:rsidRPr="001928C3">
        <w:rPr>
          <w:rFonts w:eastAsiaTheme="minorEastAsia" w:cs="Times New Roman"/>
        </w:rPr>
        <w:t>)</w:t>
      </w:r>
      <w:r w:rsidR="00213349"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1A5A4F" w:rsidRPr="001928C3">
        <w:rPr>
          <w:rFonts w:eastAsiaTheme="minorEastAsia" w:cs="Times New Roman"/>
        </w:rPr>
        <w:t>=preNode(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1A5A4F" w:rsidRPr="001928C3">
        <w:rPr>
          <w:rFonts w:eastAsiaTheme="minorEastAsia" w:cs="Times New Roman"/>
        </w:rPr>
        <w:t>)</w:t>
      </w:r>
      <w:r w:rsidR="001A5A4F" w:rsidRPr="001928C3">
        <w:rPr>
          <w:rFonts w:eastAsiaTheme="minorEastAsia" w:cs="Times New Roman"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213349" w:rsidRPr="001928C3">
        <w:rPr>
          <w:rFonts w:eastAsiaTheme="minorEastAsia" w:cs="Times New Roman"/>
        </w:rPr>
        <w:t>=nextNode(</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6</m:t>
            </m:r>
          </m:sub>
        </m:sSub>
      </m:oMath>
      <w:r w:rsidR="00213349" w:rsidRPr="001928C3">
        <w:rPr>
          <w:rFonts w:eastAsiaTheme="minorEastAsia" w:cs="Times New Roman"/>
        </w:rPr>
        <w:t>)</w:t>
      </w:r>
      <w:r w:rsidR="00213349" w:rsidRPr="001928C3">
        <w:rPr>
          <w:rFonts w:eastAsiaTheme="minorEastAsia" w:cs="Times New Roman" w:hint="eastAsia"/>
        </w:rPr>
        <w:t>，由此</w:t>
      </w:r>
      <w:r w:rsidR="00213349" w:rsidRPr="001928C3">
        <w:rPr>
          <w:rFonts w:eastAsiaTheme="minorEastAsia" w:cs="Times New Roman"/>
        </w:rPr>
        <w:t>建立相关节点间的前后继关系</w:t>
      </w:r>
      <w:r w:rsidR="00213349" w:rsidRPr="001928C3">
        <w:rPr>
          <w:rFonts w:eastAsiaTheme="minorEastAsia" w:cs="Times New Roman" w:hint="eastAsia"/>
        </w:rPr>
        <w:t>。</w:t>
      </w:r>
    </w:p>
    <w:p w14:paraId="7F5A380A" w14:textId="77777777" w:rsidR="00C735E0" w:rsidRPr="006E2E15" w:rsidRDefault="006E08E7" w:rsidP="00136D40">
      <w:pPr>
        <w:pStyle w:val="u5"/>
        <w:numPr>
          <w:ilvl w:val="0"/>
          <w:numId w:val="69"/>
        </w:numPr>
        <w:spacing w:before="24" w:after="24"/>
        <w:ind w:firstLineChars="0"/>
        <w:rPr>
          <w:rFonts w:eastAsiaTheme="minorEastAsia" w:cs="Times New Roman"/>
        </w:rPr>
      </w:pPr>
      <w:r>
        <w:rPr>
          <w:rFonts w:hint="eastAsia"/>
        </w:rPr>
        <w:t>模型边</w:t>
      </w:r>
      <w:r>
        <w:t>元素添加</w:t>
      </w:r>
      <w:r w:rsidR="007E17E1">
        <w:rPr>
          <w:rFonts w:hint="eastAsia"/>
        </w:rPr>
        <w:t>（</w:t>
      </w:r>
      <w:r w:rsidR="007E17E1">
        <w:rPr>
          <w:rFonts w:hint="eastAsia"/>
        </w:rPr>
        <w:t>2</w:t>
      </w:r>
      <w:r w:rsidR="001928C3">
        <w:t>3</w:t>
      </w:r>
      <w:r w:rsidR="007E17E1">
        <w:t>-2</w:t>
      </w:r>
      <w:r w:rsidR="001928C3">
        <w:t>7</w:t>
      </w:r>
      <w:r w:rsidR="007E17E1">
        <w:rPr>
          <w:rFonts w:hint="eastAsia"/>
        </w:rPr>
        <w:t>）</w:t>
      </w:r>
      <w:r>
        <w:rPr>
          <w:rFonts w:hint="eastAsia"/>
        </w:rPr>
        <w:t>：</w:t>
      </w:r>
      <w:r w:rsidR="00C55D46">
        <w:rPr>
          <w:rFonts w:hint="eastAsia"/>
        </w:rPr>
        <w:t>针对</w:t>
      </w:r>
      <w:r w:rsidR="00C55D46">
        <w:t>行为模型</w:t>
      </w:r>
      <w:r w:rsidR="00C55D46">
        <w:rPr>
          <w:rFonts w:hint="eastAsia"/>
        </w:rPr>
        <w:t>g</w:t>
      </w:r>
      <w:r w:rsidR="00C55D46">
        <w:t>节点</w:t>
      </w:r>
      <w:r w:rsidR="00C55D46">
        <w:rPr>
          <w:rFonts w:hint="eastAsia"/>
        </w:rPr>
        <w:t>集合</w:t>
      </w:r>
      <w:r w:rsidR="00C55D46">
        <w:rPr>
          <w:rFonts w:hint="eastAsia"/>
        </w:rPr>
        <w:t>Nodes</w:t>
      </w:r>
      <w:r w:rsidR="00C55D46">
        <w:rPr>
          <w:rFonts w:hint="eastAsia"/>
        </w:rPr>
        <w:t>中</w:t>
      </w:r>
      <w:r w:rsidR="00C55D46">
        <w:t>所有节点，</w:t>
      </w:r>
      <w:r w:rsidR="00C55D46">
        <w:rPr>
          <w:rFonts w:hint="eastAsia"/>
        </w:rPr>
        <w:t>遍历</w:t>
      </w:r>
      <w:r w:rsidR="00C55D46">
        <w:t>该节点</w:t>
      </w:r>
      <w:r w:rsidR="008D1A40">
        <w:rPr>
          <w:rFonts w:hint="eastAsia"/>
        </w:rPr>
        <w:t>所有</w:t>
      </w:r>
      <w:r w:rsidR="00C55D46">
        <w:t>后继节点，</w:t>
      </w:r>
      <w:r w:rsidR="008D1A40">
        <w:rPr>
          <w:rFonts w:hint="eastAsia"/>
        </w:rPr>
        <w:t>向</w:t>
      </w:r>
      <w:r w:rsidR="008D1A40">
        <w:rPr>
          <w:rFonts w:hint="eastAsia"/>
        </w:rPr>
        <w:t>E</w:t>
      </w:r>
      <w:r w:rsidR="008D1A40">
        <w:t>dges</w:t>
      </w:r>
      <w:r w:rsidR="008D1A40">
        <w:t>集合添加一条从</w:t>
      </w:r>
      <w:r w:rsidR="00347EE0">
        <w:rPr>
          <w:rFonts w:hint="eastAsia"/>
        </w:rPr>
        <w:t>该</w:t>
      </w:r>
      <w:r w:rsidR="008D1A40">
        <w:rPr>
          <w:rFonts w:hint="eastAsia"/>
        </w:rPr>
        <w:t>节点到其</w:t>
      </w:r>
      <w:r w:rsidR="008D1A40">
        <w:t>后继节点的边</w:t>
      </w:r>
      <w:r w:rsidR="008D1A40">
        <w:rPr>
          <w:rFonts w:hint="eastAsia"/>
        </w:rPr>
        <w:t>并</w:t>
      </w:r>
      <w:r w:rsidR="008D1A40">
        <w:t>设置</w:t>
      </w:r>
      <w:r w:rsidR="00C735E0">
        <w:rPr>
          <w:rFonts w:hint="eastAsia"/>
        </w:rPr>
        <w:t>其</w:t>
      </w:r>
      <w:r w:rsidR="008D1A40">
        <w:t>属性。</w:t>
      </w:r>
      <w:r w:rsidR="00C735E0">
        <w:rPr>
          <w:rFonts w:hint="eastAsia"/>
        </w:rPr>
        <w:t>如</w:t>
      </w:r>
      <w:r w:rsidR="00C735E0">
        <w:t>针对</w:t>
      </w:r>
      <w:r w:rsidR="00C735E0">
        <w:rPr>
          <w:rFonts w:hint="eastAsia"/>
        </w:rPr>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0</m:t>
            </m:r>
          </m:sub>
        </m:sSub>
      </m:oMath>
      <w:r w:rsidR="00C735E0">
        <w:rPr>
          <w:rFonts w:hint="eastAsia"/>
        </w:rPr>
        <w:t>，其</w:t>
      </w:r>
      <w:r w:rsidR="00C735E0">
        <w:t>后继节点</w:t>
      </w:r>
      <w:r w:rsidR="00083AA9">
        <w:rPr>
          <w:rFonts w:hint="eastAsia"/>
        </w:rPr>
        <w:t>集合</w:t>
      </w:r>
      <w:r w:rsidR="00C735E0">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1</m:t>
            </m:r>
          </m:sub>
        </m:sSub>
      </m:oMath>
      <w:r w:rsidR="00083AA9">
        <w:rPr>
          <w:rFonts w:hint="eastAsia"/>
        </w:rPr>
        <w:t>}</w:t>
      </w:r>
      <w:r w:rsidR="00C735E0">
        <w:rPr>
          <w:rFonts w:hint="eastAsia"/>
        </w:rPr>
        <w:t>，因此向</w:t>
      </w:r>
      <w:r w:rsidR="00C735E0">
        <w:rPr>
          <w:rFonts w:hint="eastAsia"/>
        </w:rPr>
        <w:t>E</w:t>
      </w:r>
      <w:r w:rsidR="00C735E0">
        <w:t>dge</w:t>
      </w:r>
      <w:r w:rsidR="006E2E15">
        <w:t>s</w:t>
      </w:r>
      <w:r w:rsidR="001C3AAB">
        <w:rPr>
          <w:rFonts w:hint="eastAsia"/>
        </w:rPr>
        <w:t>集合</w:t>
      </w:r>
      <w:r w:rsidR="001C3AAB">
        <w:t>添加</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w:t>
      </w:r>
      <w:r w:rsidR="001C3AAB">
        <w:t>from=0</w:t>
      </w:r>
      <w:r w:rsidR="001C3AAB">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0</m:t>
            </m:r>
          </m:sub>
        </m:sSub>
      </m:oMath>
      <w:r w:rsidR="001C3AAB">
        <w:rPr>
          <w:rFonts w:hint="eastAsia"/>
        </w:rPr>
        <w:t>.to=1</w:t>
      </w:r>
      <w:r w:rsidR="001C3AAB">
        <w:rPr>
          <w:rFonts w:hint="eastAsia"/>
        </w:rPr>
        <w:t>；</w:t>
      </w:r>
      <w:r w:rsidR="00083AA9">
        <w:rPr>
          <w:rFonts w:hint="eastAsia"/>
        </w:rPr>
        <w:t>针对</w:t>
      </w:r>
      <w:r w:rsidR="00083AA9">
        <w:t>节点</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083AA9">
        <w:rPr>
          <w:rFonts w:hint="eastAsia"/>
        </w:rPr>
        <w:t>，</w:t>
      </w:r>
      <w:r w:rsidR="00083AA9">
        <w:t>其后继节点</w:t>
      </w:r>
      <w:r w:rsidR="00083AA9">
        <w:rPr>
          <w:rFonts w:hint="eastAsia"/>
        </w:rPr>
        <w:t>集合</w:t>
      </w:r>
      <w:r w:rsidR="00083AA9">
        <w:t>为</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3</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4</m:t>
            </m:r>
          </m:sub>
        </m:sSub>
      </m:oMath>
      <w:r w:rsidR="00083AA9">
        <w:rPr>
          <w:rFonts w:hint="eastAsia"/>
        </w:rPr>
        <w:t>}</w:t>
      </w:r>
      <w:r w:rsidR="00083AA9">
        <w:rPr>
          <w:rFonts w:hint="eastAsia"/>
        </w:rPr>
        <w:t>，</w:t>
      </w:r>
      <w:r w:rsidR="00083AA9">
        <w:t>因此向</w:t>
      </w:r>
      <w:r w:rsidR="00083AA9">
        <w:rPr>
          <w:rFonts w:hint="eastAsia"/>
        </w:rPr>
        <w:t>E</w:t>
      </w:r>
      <w:r w:rsidR="00083AA9">
        <w:t>dges</w:t>
      </w:r>
      <w:r w:rsidR="00083AA9">
        <w:rPr>
          <w:rFonts w:hint="eastAsia"/>
        </w:rPr>
        <w:t>集合</w:t>
      </w:r>
      <w:r w:rsidR="00083AA9">
        <w:t>添加</w:t>
      </w:r>
      <w:r w:rsidR="00083AA9">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83AA9">
        <w:rPr>
          <w:rFonts w:hint="eastAsia"/>
        </w:rPr>
        <w:t>}</w:t>
      </w:r>
      <w:r w:rsidR="00083AA9">
        <w:rPr>
          <w:rFonts w:hint="eastAsia"/>
        </w:rPr>
        <w:t>，其中</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2</m:t>
            </m:r>
          </m:sub>
        </m:sSub>
      </m:oMath>
      <w:r w:rsidR="00002921">
        <w:rPr>
          <w:rFonts w:hint="eastAsia"/>
        </w:rPr>
        <w:t>.to=</w:t>
      </w:r>
      <w:r w:rsidR="00002921">
        <w:t>3</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.name=</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w:t>
      </w:r>
      <w:r w:rsidR="00002921">
        <w:t>from=2</w:t>
      </w:r>
      <w:r w:rsidR="00002921">
        <w:rPr>
          <w:rFonts w:hint="eastAsia"/>
        </w:rPr>
        <w:t>；</w:t>
      </w:r>
      <m:oMath>
        <m:sSub>
          <m:sSubPr>
            <m:ctrlPr>
              <w:rPr>
                <w:rFonts w:ascii="Cambria Math" w:hAnsi="Cambria Math" w:cs="Times New Roman"/>
              </w:rPr>
            </m:ctrlPr>
          </m:sSubPr>
          <m:e>
            <m:r>
              <m:rPr>
                <m:sty m:val="p"/>
              </m:rPr>
              <w:rPr>
                <w:rFonts w:ascii="Cambria Math" w:hAnsi="Cambria Math" w:cs="Times New Roman"/>
              </w:rPr>
              <m:t>e</m:t>
            </m:r>
          </m:e>
          <m:sub>
            <m:r>
              <m:rPr>
                <m:sty m:val="p"/>
              </m:rPr>
              <w:rPr>
                <w:rFonts w:ascii="Cambria Math" w:hAnsi="Cambria Math" w:cs="Times New Roman"/>
              </w:rPr>
              <m:t>3</m:t>
            </m:r>
          </m:sub>
        </m:sSub>
      </m:oMath>
      <w:r w:rsidR="00002921">
        <w:rPr>
          <w:rFonts w:hint="eastAsia"/>
        </w:rPr>
        <w:t>.to=4</w:t>
      </w:r>
      <w:r w:rsidR="00002921">
        <w:rPr>
          <w:rFonts w:hint="eastAsia"/>
        </w:rPr>
        <w:t>；</w:t>
      </w:r>
      <w:r w:rsidR="00BB3696">
        <w:rPr>
          <w:rFonts w:hint="eastAsia"/>
        </w:rPr>
        <w:t>针对</w:t>
      </w:r>
      <w:r w:rsidR="00BB3696">
        <w:t>其余节点</w:t>
      </w:r>
      <w:r w:rsidR="00BB3696">
        <w:rPr>
          <w:rFonts w:hint="eastAsia"/>
        </w:rPr>
        <w:t>的</w:t>
      </w:r>
      <w:r w:rsidR="00BB3696">
        <w:t>处理</w:t>
      </w:r>
      <w:r w:rsidR="00BB3696">
        <w:rPr>
          <w:rFonts w:hint="eastAsia"/>
        </w:rPr>
        <w:t>过程</w:t>
      </w:r>
      <w:r w:rsidR="00BB3696">
        <w:t>相同。</w:t>
      </w:r>
      <w:r w:rsidR="005C3E6D">
        <w:rPr>
          <w:rFonts w:hint="eastAsia"/>
        </w:rPr>
        <w:t>此时</w:t>
      </w:r>
      <w:r w:rsidR="005C3E6D">
        <w:t>有，</w:t>
      </w:r>
      <w:r w:rsidR="005C3E6D">
        <w:rPr>
          <w:rFonts w:hint="eastAsia"/>
        </w:rPr>
        <w:t>E</w:t>
      </w:r>
      <w:r w:rsidR="005C3E6D">
        <w:t>dges={</w:t>
      </w:r>
      <m:oMath>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5</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7</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8</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9</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10</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e>
          <m:sub>
            <m:r>
              <w:rPr>
                <w:rFonts w:ascii="Cambria Math" w:hAnsi="Cambria Math" w:cs="Times New Roman"/>
              </w:rPr>
              <m:t>11</m:t>
            </m:r>
          </m:sub>
        </m:sSub>
      </m:oMath>
      <w:r w:rsidR="005C3E6D">
        <w:t>}</w:t>
      </w:r>
      <w:r w:rsidR="005C3E6D">
        <w:rPr>
          <w:rFonts w:hint="eastAsia"/>
        </w:rPr>
        <w:t>。</w:t>
      </w:r>
    </w:p>
    <w:p w14:paraId="4324CA0C" w14:textId="77777777" w:rsidR="00B726D2" w:rsidRPr="00037716" w:rsidRDefault="00B726D2" w:rsidP="00C735E0">
      <w:pPr>
        <w:pStyle w:val="u5"/>
        <w:spacing w:before="24" w:after="24"/>
        <w:ind w:firstLine="480"/>
      </w:pPr>
      <w:r w:rsidRPr="00D35F6F">
        <w:rPr>
          <w:rFonts w:hint="eastAsia"/>
        </w:rPr>
        <w:t>根据</w:t>
      </w:r>
      <w:r w:rsidRPr="00D35F6F">
        <w:t>以上</w:t>
      </w:r>
      <w:r w:rsidR="008D1A40" w:rsidRPr="00D35F6F">
        <w:rPr>
          <w:rFonts w:hint="eastAsia"/>
        </w:rPr>
        <w:t>四个</w:t>
      </w:r>
      <w:r w:rsidRPr="00D35F6F">
        <w:t>步骤，</w:t>
      </w:r>
      <w:r w:rsidRPr="00D35F6F">
        <w:rPr>
          <w:rFonts w:hint="eastAsia"/>
        </w:rPr>
        <w:t>可生成停车计费服务的</w:t>
      </w:r>
      <w:r w:rsidRPr="00D35F6F">
        <w:rPr>
          <w:rFonts w:hint="eastAsia"/>
        </w:rPr>
        <w:t>W</w:t>
      </w:r>
      <w:r w:rsidRPr="00D35F6F">
        <w:t>eb</w:t>
      </w:r>
      <w:r w:rsidRPr="00D35F6F">
        <w:rPr>
          <w:rFonts w:hint="eastAsia"/>
        </w:rPr>
        <w:t>服务</w:t>
      </w:r>
      <w:r w:rsidRPr="00D35F6F">
        <w:t>行为模型</w:t>
      </w:r>
      <w:r w:rsidRPr="00D35F6F">
        <w:rPr>
          <w:rFonts w:hint="eastAsia"/>
        </w:rPr>
        <w:t>，</w:t>
      </w:r>
      <w:r w:rsidRPr="00D35F6F">
        <w:t>该模型如图</w:t>
      </w:r>
      <w:r w:rsidRPr="00D35F6F">
        <w:rPr>
          <w:rFonts w:hint="eastAsia"/>
        </w:rPr>
        <w:t>3</w:t>
      </w:r>
      <w:r w:rsidRPr="00D35F6F">
        <w:t>-8</w:t>
      </w:r>
      <w:r w:rsidRPr="00D35F6F">
        <w:t>。</w:t>
      </w:r>
    </w:p>
    <w:p w14:paraId="75681648" w14:textId="77777777" w:rsidR="000B3474" w:rsidRDefault="0038474D" w:rsidP="000B3474">
      <w:pPr>
        <w:pStyle w:val="u2"/>
        <w:rPr>
          <w:b w:val="0"/>
          <w:bCs w:val="0"/>
        </w:rPr>
      </w:pPr>
      <w:bookmarkStart w:id="150" w:name="_Toc498361747"/>
      <w:r w:rsidRPr="000B3474">
        <w:rPr>
          <w:rFonts w:hint="eastAsia"/>
          <w:b w:val="0"/>
          <w:bCs w:val="0"/>
        </w:rPr>
        <w:lastRenderedPageBreak/>
        <w:t>行为</w:t>
      </w:r>
      <w:r w:rsidR="00E41B09" w:rsidRPr="000B3474">
        <w:rPr>
          <w:rFonts w:hint="eastAsia"/>
          <w:b w:val="0"/>
          <w:bCs w:val="0"/>
        </w:rPr>
        <w:t>模型</w:t>
      </w:r>
      <w:r w:rsidR="009E378F">
        <w:rPr>
          <w:rFonts w:hint="eastAsia"/>
          <w:b w:val="0"/>
          <w:bCs w:val="0"/>
        </w:rPr>
        <w:t>驱动</w:t>
      </w:r>
      <w:r w:rsidR="00E41B09" w:rsidRPr="000B3474">
        <w:rPr>
          <w:rFonts w:hint="eastAsia"/>
          <w:b w:val="0"/>
          <w:bCs w:val="0"/>
        </w:rPr>
        <w:t>的测试</w:t>
      </w:r>
      <w:r w:rsidRPr="000B3474">
        <w:rPr>
          <w:rFonts w:hint="eastAsia"/>
          <w:b w:val="0"/>
          <w:bCs w:val="0"/>
        </w:rPr>
        <w:t>用例</w:t>
      </w:r>
      <w:r w:rsidR="00E41B09" w:rsidRPr="000B3474">
        <w:rPr>
          <w:rFonts w:hint="eastAsia"/>
          <w:b w:val="0"/>
          <w:bCs w:val="0"/>
        </w:rPr>
        <w:t>生成</w:t>
      </w:r>
      <w:r w:rsidRPr="000B3474">
        <w:rPr>
          <w:rFonts w:hint="eastAsia"/>
          <w:b w:val="0"/>
          <w:bCs w:val="0"/>
        </w:rPr>
        <w:t>技术</w:t>
      </w:r>
      <w:bookmarkEnd w:id="150"/>
    </w:p>
    <w:p w14:paraId="352BC5E3" w14:textId="77777777" w:rsidR="000B3474" w:rsidRDefault="000B3474" w:rsidP="000B3474">
      <w:pPr>
        <w:pStyle w:val="u5"/>
        <w:spacing w:before="24" w:after="24"/>
        <w:ind w:firstLine="480"/>
      </w:pPr>
      <w:r>
        <w:rPr>
          <w:rFonts w:hint="eastAsia"/>
        </w:rPr>
        <w:t>理论上</w:t>
      </w:r>
      <w:r>
        <w:t>，服务应该是</w:t>
      </w:r>
      <w:r>
        <w:rPr>
          <w:rFonts w:hint="eastAsia"/>
        </w:rPr>
        <w:t>无状态</w:t>
      </w:r>
      <w:r>
        <w:t>的（</w:t>
      </w:r>
      <w:r>
        <w:rPr>
          <w:rFonts w:hint="eastAsia"/>
        </w:rPr>
        <w:t>即</w:t>
      </w:r>
      <w:r>
        <w:t>服务提供的操作可以任意顺序调用）</w:t>
      </w:r>
      <w:r>
        <w:rPr>
          <w:rFonts w:hint="eastAsia"/>
        </w:rPr>
        <w:t>。然而实践</w:t>
      </w:r>
      <w:r>
        <w:t>中，</w:t>
      </w:r>
      <w:r>
        <w:rPr>
          <w:rFonts w:hint="eastAsia"/>
        </w:rPr>
        <w:t>这些操作</w:t>
      </w:r>
      <w:r>
        <w:t>则存在一定的数据</w:t>
      </w:r>
      <w:r>
        <w:rPr>
          <w:rFonts w:hint="eastAsia"/>
        </w:rPr>
        <w:t>流</w:t>
      </w:r>
      <w:r>
        <w:t>、控制</w:t>
      </w:r>
      <w:r>
        <w:rPr>
          <w:rFonts w:hint="eastAsia"/>
        </w:rPr>
        <w:t>流</w:t>
      </w:r>
      <w:r>
        <w:t>约束关系</w:t>
      </w:r>
      <w:r>
        <w:rPr>
          <w:rFonts w:hint="eastAsia"/>
        </w:rPr>
        <w:t>（</w:t>
      </w:r>
      <w:r>
        <w:rPr>
          <w:rFonts w:hint="eastAsia"/>
        </w:rPr>
        <w:t>3.1</w:t>
      </w:r>
      <w:r>
        <w:rPr>
          <w:rFonts w:hint="eastAsia"/>
        </w:rPr>
        <w:t>小节</w:t>
      </w:r>
      <w:r>
        <w:t>中提及</w:t>
      </w:r>
      <w:r>
        <w:rPr>
          <w:rFonts w:hint="eastAsia"/>
        </w:rPr>
        <w:t>）</w:t>
      </w:r>
      <w:r>
        <w:t>。</w:t>
      </w:r>
      <w:r>
        <w:rPr>
          <w:rFonts w:hint="eastAsia"/>
        </w:rPr>
        <w:t>为了验证服务行为的</w:t>
      </w:r>
      <w:r>
        <w:t>正确性</w:t>
      </w:r>
      <w:r>
        <w:rPr>
          <w:rFonts w:hint="eastAsia"/>
        </w:rPr>
        <w:t>和可靠性</w:t>
      </w:r>
      <w:r>
        <w:t>，必须充分的</w:t>
      </w:r>
      <w:r>
        <w:rPr>
          <w:rFonts w:hint="eastAsia"/>
        </w:rPr>
        <w:t>测试</w:t>
      </w:r>
      <w:r>
        <w:t>所有服务行为相关的数据</w:t>
      </w:r>
      <w:r>
        <w:rPr>
          <w:rFonts w:hint="eastAsia"/>
        </w:rPr>
        <w:t>流</w:t>
      </w:r>
      <w:r>
        <w:t>和控制流约束信息。</w:t>
      </w:r>
      <w:r>
        <w:rPr>
          <w:rFonts w:hint="eastAsia"/>
        </w:rPr>
        <w:t>每个</w:t>
      </w:r>
      <w:r>
        <w:t>从</w:t>
      </w:r>
      <w:r>
        <w:rPr>
          <w:rFonts w:hint="eastAsia"/>
        </w:rPr>
        <w:t>服务组合流程</w:t>
      </w:r>
      <w:r>
        <w:t>开始</w:t>
      </w:r>
      <w:r>
        <w:rPr>
          <w:rFonts w:hint="eastAsia"/>
        </w:rPr>
        <w:t>到</w:t>
      </w:r>
      <w:r>
        <w:t>结束的路径</w:t>
      </w:r>
      <w:r>
        <w:rPr>
          <w:rFonts w:hint="eastAsia"/>
        </w:rPr>
        <w:t>称为</w:t>
      </w:r>
      <w:r>
        <w:t>一条测试序列</w:t>
      </w:r>
      <w:r>
        <w:rPr>
          <w:rFonts w:hint="eastAsia"/>
        </w:rPr>
        <w:t>，</w:t>
      </w:r>
      <w:r w:rsidR="006C6B15">
        <w:rPr>
          <w:rFonts w:hint="eastAsia"/>
        </w:rPr>
        <w:t>在给定</w:t>
      </w:r>
      <w:r w:rsidR="006C6B15">
        <w:t>的行为模型基础上，定义各种覆盖准则，开发相应的</w:t>
      </w:r>
      <w:r>
        <w:t>遍历</w:t>
      </w:r>
      <w:r w:rsidR="006C6B15">
        <w:rPr>
          <w:rFonts w:hint="eastAsia"/>
        </w:rPr>
        <w:t>算法，</w:t>
      </w:r>
      <w:r>
        <w:t>即可</w:t>
      </w:r>
      <w:r>
        <w:rPr>
          <w:rFonts w:hint="eastAsia"/>
        </w:rPr>
        <w:t>获取</w:t>
      </w:r>
      <w:r>
        <w:t>所需测试序列</w:t>
      </w:r>
      <w:r>
        <w:rPr>
          <w:rFonts w:hint="eastAsia"/>
        </w:rPr>
        <w:t>以及</w:t>
      </w:r>
      <w:r>
        <w:t>程序执行该条序列的数据约束</w:t>
      </w:r>
      <w:r>
        <w:rPr>
          <w:rFonts w:hint="eastAsia"/>
        </w:rPr>
        <w:t>，可通过</w:t>
      </w:r>
      <w:r>
        <w:t>约束求解获取该测试序列对应的测试数据</w:t>
      </w:r>
      <w:r w:rsidR="00C73945">
        <w:rPr>
          <w:rFonts w:hint="eastAsia"/>
        </w:rPr>
        <w:t>，</w:t>
      </w:r>
      <w:r w:rsidR="00C73945">
        <w:t>最后将数据进行封装生成测试用例</w:t>
      </w:r>
      <w:r w:rsidR="001978E5">
        <w:rPr>
          <w:rFonts w:hint="eastAsia"/>
        </w:rPr>
        <w:t>，</w:t>
      </w:r>
      <w:r w:rsidR="00C73945">
        <w:rPr>
          <w:rFonts w:hint="eastAsia"/>
        </w:rPr>
        <w:t>其</w:t>
      </w:r>
      <w:r w:rsidR="00C73945">
        <w:t>过程如图</w:t>
      </w:r>
      <w:r w:rsidR="00C73945">
        <w:rPr>
          <w:rFonts w:hint="eastAsia"/>
        </w:rPr>
        <w:t>3</w:t>
      </w:r>
      <w:r w:rsidR="00C73945">
        <w:t>-</w:t>
      </w:r>
      <w:r w:rsidR="00EB2B6C">
        <w:t>11</w:t>
      </w:r>
      <w:r w:rsidR="00C73945">
        <w:rPr>
          <w:rFonts w:hint="eastAsia"/>
        </w:rPr>
        <w:t>所示</w:t>
      </w:r>
      <w:r w:rsidR="00C73945">
        <w:t>。</w:t>
      </w:r>
    </w:p>
    <w:p w14:paraId="6B536782" w14:textId="77777777" w:rsidR="00C73945" w:rsidRDefault="00C73945" w:rsidP="00023E4D">
      <w:pPr>
        <w:pStyle w:val="u5"/>
        <w:spacing w:before="24" w:after="24"/>
        <w:ind w:firstLineChars="0" w:firstLine="0"/>
        <w:jc w:val="center"/>
      </w:pPr>
      <w:r>
        <w:object w:dxaOrig="7215" w:dyaOrig="721" w14:anchorId="7CCFE0DE">
          <v:shape id="_x0000_i1030" type="#_x0000_t75" style="width:360.6pt;height:36.3pt" o:ole="">
            <v:imagedata r:id="rId45" o:title=""/>
          </v:shape>
          <o:OLEObject Type="Embed" ProgID="Visio.Drawing.15" ShapeID="_x0000_i1030" DrawAspect="Content" ObjectID="_1572162753" r:id="rId46"/>
        </w:object>
      </w:r>
    </w:p>
    <w:p w14:paraId="79B6E274" w14:textId="77777777" w:rsidR="00023E4D" w:rsidRPr="003612A9" w:rsidRDefault="00023E4D"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719D2">
        <w:rPr>
          <w:noProof/>
        </w:rPr>
        <w:t>11</w:t>
      </w:r>
      <w:r w:rsidRPr="00606565">
        <w:fldChar w:fldCharType="end"/>
      </w:r>
      <w:r w:rsidRPr="00606565">
        <w:t xml:space="preserve"> </w:t>
      </w:r>
      <w:r w:rsidRPr="00606565">
        <w:rPr>
          <w:rFonts w:hint="eastAsia"/>
        </w:rPr>
        <w:t>测试用例生成过程</w:t>
      </w:r>
    </w:p>
    <w:p w14:paraId="781A82A2" w14:textId="77777777" w:rsidR="000B3474" w:rsidRDefault="000B3474" w:rsidP="000B3474">
      <w:pPr>
        <w:pStyle w:val="u5"/>
        <w:spacing w:before="24" w:after="24"/>
        <w:ind w:firstLine="480"/>
      </w:pPr>
      <w:r>
        <w:rPr>
          <w:rFonts w:hint="eastAsia"/>
        </w:rPr>
        <w:t>因此我们重点</w:t>
      </w:r>
      <w:r>
        <w:t>考虑如下</w:t>
      </w:r>
      <w:r w:rsidR="001D41D2">
        <w:rPr>
          <w:rFonts w:hint="eastAsia"/>
        </w:rPr>
        <w:t>三</w:t>
      </w:r>
      <w:r>
        <w:rPr>
          <w:rFonts w:hint="eastAsia"/>
        </w:rPr>
        <w:t>个</w:t>
      </w:r>
      <w:r>
        <w:t>问题</w:t>
      </w:r>
      <w:r>
        <w:rPr>
          <w:rFonts w:hint="eastAsia"/>
        </w:rPr>
        <w:t>：</w:t>
      </w:r>
    </w:p>
    <w:p w14:paraId="2C1282DB" w14:textId="77777777" w:rsidR="000B3474" w:rsidRPr="001D41D2" w:rsidRDefault="000B3474" w:rsidP="00136D40">
      <w:pPr>
        <w:pStyle w:val="afff9"/>
        <w:numPr>
          <w:ilvl w:val="0"/>
          <w:numId w:val="43"/>
        </w:numPr>
        <w:spacing w:line="360" w:lineRule="auto"/>
        <w:ind w:firstLineChars="0"/>
        <w:rPr>
          <w:b/>
          <w:sz w:val="24"/>
        </w:rPr>
      </w:pPr>
      <w:r w:rsidRPr="001D41D2">
        <w:rPr>
          <w:rFonts w:hint="eastAsia"/>
          <w:b/>
          <w:sz w:val="24"/>
        </w:rPr>
        <w:t>如何从</w:t>
      </w:r>
      <w:r w:rsidRPr="001D41D2">
        <w:rPr>
          <w:b/>
          <w:sz w:val="24"/>
        </w:rPr>
        <w:t>给定</w:t>
      </w:r>
      <w:r w:rsidRPr="001D41D2">
        <w:rPr>
          <w:rFonts w:hint="eastAsia"/>
          <w:b/>
          <w:sz w:val="24"/>
        </w:rPr>
        <w:t>行为</w:t>
      </w:r>
      <w:r w:rsidRPr="001D41D2">
        <w:rPr>
          <w:b/>
          <w:sz w:val="24"/>
        </w:rPr>
        <w:t>模型中</w:t>
      </w:r>
      <w:r w:rsidRPr="001D41D2">
        <w:rPr>
          <w:rFonts w:hint="eastAsia"/>
          <w:b/>
          <w:sz w:val="24"/>
        </w:rPr>
        <w:t>生成</w:t>
      </w:r>
      <w:r w:rsidRPr="001D41D2">
        <w:rPr>
          <w:b/>
          <w:sz w:val="24"/>
        </w:rPr>
        <w:t>测试序列</w:t>
      </w:r>
      <w:r w:rsidRPr="001D41D2">
        <w:rPr>
          <w:rFonts w:hint="eastAsia"/>
          <w:b/>
          <w:sz w:val="24"/>
        </w:rPr>
        <w:t>；</w:t>
      </w:r>
    </w:p>
    <w:p w14:paraId="5D32C4BA" w14:textId="77777777" w:rsidR="000B3474" w:rsidRDefault="000B3474" w:rsidP="00136D40">
      <w:pPr>
        <w:pStyle w:val="afff9"/>
        <w:numPr>
          <w:ilvl w:val="0"/>
          <w:numId w:val="43"/>
        </w:numPr>
        <w:spacing w:line="360" w:lineRule="auto"/>
        <w:ind w:firstLineChars="0"/>
        <w:rPr>
          <w:b/>
          <w:sz w:val="24"/>
        </w:rPr>
      </w:pPr>
      <w:r w:rsidRPr="00A7071A">
        <w:rPr>
          <w:rFonts w:hint="eastAsia"/>
          <w:b/>
          <w:sz w:val="24"/>
        </w:rPr>
        <w:t>如何</w:t>
      </w:r>
      <w:r>
        <w:rPr>
          <w:rFonts w:hint="eastAsia"/>
          <w:b/>
          <w:sz w:val="24"/>
        </w:rPr>
        <w:t>根据</w:t>
      </w:r>
      <w:r w:rsidRPr="00A7071A">
        <w:rPr>
          <w:b/>
          <w:sz w:val="24"/>
        </w:rPr>
        <w:t>测试序列</w:t>
      </w:r>
      <w:r>
        <w:rPr>
          <w:rFonts w:hint="eastAsia"/>
          <w:b/>
          <w:sz w:val="24"/>
        </w:rPr>
        <w:t>求解</w:t>
      </w:r>
      <w:r w:rsidRPr="00A7071A">
        <w:rPr>
          <w:b/>
          <w:sz w:val="24"/>
        </w:rPr>
        <w:t>相对</w:t>
      </w:r>
      <w:r w:rsidRPr="00A7071A">
        <w:rPr>
          <w:rFonts w:hint="eastAsia"/>
          <w:b/>
          <w:sz w:val="24"/>
        </w:rPr>
        <w:t>应</w:t>
      </w:r>
      <w:r w:rsidRPr="00A7071A">
        <w:rPr>
          <w:b/>
          <w:sz w:val="24"/>
        </w:rPr>
        <w:t>的测试数据</w:t>
      </w:r>
      <w:r w:rsidRPr="00A7071A">
        <w:rPr>
          <w:rFonts w:hint="eastAsia"/>
          <w:b/>
          <w:sz w:val="24"/>
        </w:rPr>
        <w:t>；</w:t>
      </w:r>
    </w:p>
    <w:p w14:paraId="7FB2041C" w14:textId="77777777" w:rsidR="00E41B09" w:rsidRDefault="000B3474" w:rsidP="00136D40">
      <w:pPr>
        <w:pStyle w:val="afff9"/>
        <w:numPr>
          <w:ilvl w:val="0"/>
          <w:numId w:val="43"/>
        </w:numPr>
        <w:spacing w:line="360" w:lineRule="auto"/>
        <w:ind w:firstLineChars="0"/>
        <w:rPr>
          <w:b/>
          <w:sz w:val="24"/>
        </w:rPr>
      </w:pPr>
      <w:r w:rsidRPr="000B3474">
        <w:rPr>
          <w:rFonts w:hint="eastAsia"/>
          <w:b/>
          <w:sz w:val="24"/>
        </w:rPr>
        <w:t>如何将测试数据与测试序列结合，生成可执行的测试用例</w:t>
      </w:r>
      <w:r>
        <w:rPr>
          <w:rFonts w:hint="eastAsia"/>
          <w:b/>
          <w:sz w:val="24"/>
        </w:rPr>
        <w:t>。</w:t>
      </w:r>
    </w:p>
    <w:p w14:paraId="6B549FA1" w14:textId="77777777" w:rsidR="000B3474" w:rsidRDefault="000B3474" w:rsidP="000B3474">
      <w:pPr>
        <w:pStyle w:val="u3"/>
        <w:rPr>
          <w:b w:val="0"/>
        </w:rPr>
      </w:pPr>
      <w:bookmarkStart w:id="151" w:name="_Toc498361748"/>
      <w:r w:rsidRPr="000B3474">
        <w:rPr>
          <w:b w:val="0"/>
        </w:rPr>
        <w:t>行为模型</w:t>
      </w:r>
      <w:r w:rsidR="009E378F">
        <w:rPr>
          <w:rFonts w:hint="eastAsia"/>
          <w:b w:val="0"/>
        </w:rPr>
        <w:t>驱动</w:t>
      </w:r>
      <w:r w:rsidRPr="000B3474">
        <w:rPr>
          <w:b w:val="0"/>
        </w:rPr>
        <w:t>的</w:t>
      </w:r>
      <w:r w:rsidRPr="000B3474">
        <w:rPr>
          <w:rFonts w:hint="eastAsia"/>
          <w:b w:val="0"/>
        </w:rPr>
        <w:t>测试序列</w:t>
      </w:r>
      <w:r w:rsidRPr="000B3474">
        <w:rPr>
          <w:b w:val="0"/>
        </w:rPr>
        <w:t>生成</w:t>
      </w:r>
      <w:bookmarkEnd w:id="151"/>
    </w:p>
    <w:p w14:paraId="287CCE43" w14:textId="77777777" w:rsidR="00DA3767" w:rsidRDefault="001D41D2" w:rsidP="00C73945">
      <w:pPr>
        <w:pStyle w:val="u5"/>
        <w:spacing w:before="24" w:after="24"/>
        <w:ind w:firstLine="480"/>
      </w:pPr>
      <w:r w:rsidRPr="001D41D2">
        <w:rPr>
          <w:rFonts w:hint="eastAsia"/>
        </w:rPr>
        <w:t>行为模型建立完毕后，考虑如何</w:t>
      </w:r>
      <w:r w:rsidR="0017699B" w:rsidRPr="0017699B">
        <w:rPr>
          <w:rFonts w:hint="eastAsia"/>
        </w:rPr>
        <w:t>从</w:t>
      </w:r>
      <w:r w:rsidR="0017699B" w:rsidRPr="0017699B">
        <w:rPr>
          <w:rFonts w:hint="eastAsia"/>
        </w:rPr>
        <w:t>Web</w:t>
      </w:r>
      <w:r w:rsidR="0017699B" w:rsidRPr="0017699B">
        <w:rPr>
          <w:rFonts w:hint="eastAsia"/>
        </w:rPr>
        <w:t>服务行为模型中依据覆盖算法导出目标测试序列</w:t>
      </w:r>
      <w:r w:rsidR="00C73945">
        <w:rPr>
          <w:rFonts w:hint="eastAsia"/>
        </w:rPr>
        <w:t>，</w:t>
      </w:r>
      <w:r w:rsidR="00DA3767">
        <w:rPr>
          <w:rFonts w:hint="eastAsia"/>
        </w:rPr>
        <w:t>在</w:t>
      </w:r>
      <w:r w:rsidR="00DA3767">
        <w:t>Web</w:t>
      </w:r>
      <w:r w:rsidR="00DA3767">
        <w:t>行为模型中</w:t>
      </w:r>
      <w:r w:rsidR="00DA3767" w:rsidRPr="00523AFD">
        <w:rPr>
          <w:rFonts w:hint="eastAsia"/>
        </w:rPr>
        <w:t>从</w:t>
      </w:r>
      <w:r w:rsidR="006C6B15">
        <w:rPr>
          <w:rFonts w:hint="eastAsia"/>
        </w:rPr>
        <w:t>开始</w:t>
      </w:r>
      <w:r w:rsidR="00DA3767" w:rsidRPr="00523AFD">
        <w:rPr>
          <w:rFonts w:hint="eastAsia"/>
        </w:rPr>
        <w:t>节点到结束节点的一条路径是一个</w:t>
      </w:r>
      <w:r w:rsidR="00DA3767">
        <w:rPr>
          <w:rFonts w:hint="eastAsia"/>
        </w:rPr>
        <w:t>测试序列</w:t>
      </w:r>
      <w:r w:rsidR="00DA3767">
        <w:t>，</w:t>
      </w:r>
      <w:r w:rsidR="00DA3767" w:rsidRPr="00523AFD">
        <w:rPr>
          <w:rFonts w:hint="eastAsia"/>
        </w:rPr>
        <w:t>对于</w:t>
      </w:r>
      <w:r w:rsidR="000060FA">
        <w:rPr>
          <w:rFonts w:hint="eastAsia"/>
        </w:rPr>
        <w:t>不同测试角度</w:t>
      </w:r>
      <w:r w:rsidR="00DA3767" w:rsidRPr="00523AFD">
        <w:rPr>
          <w:rFonts w:hint="eastAsia"/>
        </w:rPr>
        <w:t>而言，</w:t>
      </w:r>
      <w:r w:rsidR="000060FA">
        <w:rPr>
          <w:rFonts w:hint="eastAsia"/>
        </w:rPr>
        <w:t>关注</w:t>
      </w:r>
      <w:r w:rsidR="00DA3767" w:rsidRPr="00523AFD">
        <w:rPr>
          <w:rFonts w:hint="eastAsia"/>
        </w:rPr>
        <w:t>的测试</w:t>
      </w:r>
      <w:r w:rsidR="000060FA">
        <w:rPr>
          <w:rFonts w:hint="eastAsia"/>
        </w:rPr>
        <w:t>序列不同</w:t>
      </w:r>
      <w:r w:rsidR="00DA3767" w:rsidRPr="00523AFD">
        <w:rPr>
          <w:rFonts w:hint="eastAsia"/>
        </w:rPr>
        <w:t>，因此我们提出以下的覆盖准则</w:t>
      </w:r>
      <w:r w:rsidR="00901CCA" w:rsidRPr="00901CCA">
        <w:rPr>
          <w:rFonts w:hint="eastAsia"/>
          <w:vertAlign w:val="superscript"/>
        </w:rPr>
        <w:t>[</w:t>
      </w:r>
      <w:r w:rsidR="00946B7F" w:rsidRPr="00901CCA">
        <w:rPr>
          <w:rStyle w:val="aff9"/>
        </w:rPr>
        <w:endnoteReference w:id="67"/>
      </w:r>
      <w:r w:rsidR="00901CCA" w:rsidRPr="00901CCA">
        <w:rPr>
          <w:vertAlign w:val="superscript"/>
        </w:rPr>
        <w:t>]</w:t>
      </w:r>
      <w:r w:rsidR="00DA3767" w:rsidRPr="00523AFD">
        <w:rPr>
          <w:rFonts w:hint="eastAsia"/>
        </w:rPr>
        <w:t>来决定</w:t>
      </w:r>
      <w:r w:rsidR="000060FA">
        <w:rPr>
          <w:rFonts w:hint="eastAsia"/>
        </w:rPr>
        <w:t>模型</w:t>
      </w:r>
      <w:r w:rsidR="000060FA">
        <w:t>中哪些</w:t>
      </w:r>
      <w:r w:rsidR="000060FA">
        <w:rPr>
          <w:rFonts w:hint="eastAsia"/>
        </w:rPr>
        <w:t>元素需要进行测试。</w:t>
      </w:r>
    </w:p>
    <w:p w14:paraId="5701B409" w14:textId="77777777" w:rsidR="00A67B07" w:rsidRDefault="008F5DCC" w:rsidP="00136D40">
      <w:pPr>
        <w:pStyle w:val="u5"/>
        <w:numPr>
          <w:ilvl w:val="0"/>
          <w:numId w:val="44"/>
        </w:numPr>
        <w:spacing w:before="24" w:after="24"/>
        <w:ind w:firstLineChars="0"/>
      </w:pPr>
      <w:r>
        <w:t>Request-Node</w:t>
      </w:r>
      <w:r w:rsidRPr="008F5DCC">
        <w:rPr>
          <w:rFonts w:hint="eastAsia"/>
        </w:rPr>
        <w:t xml:space="preserve"> </w:t>
      </w:r>
      <w:r>
        <w:t>C</w:t>
      </w:r>
      <w:r w:rsidRPr="008F5DCC">
        <w:rPr>
          <w:rFonts w:hint="eastAsia"/>
        </w:rPr>
        <w:t>overing</w:t>
      </w:r>
      <w:r>
        <w:rPr>
          <w:rFonts w:hint="eastAsia"/>
        </w:rPr>
        <w:t>（请求节点</w:t>
      </w:r>
      <w:r>
        <w:t>覆盖</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请求</w:t>
      </w:r>
      <w:r w:rsidR="008C7AC2" w:rsidRPr="00FC0141">
        <w:rPr>
          <w:b/>
        </w:rPr>
        <w:t>节点</w:t>
      </w:r>
      <w:r w:rsidR="008C7AC2">
        <w:t>至少被覆盖一次；</w:t>
      </w:r>
      <w:r w:rsidR="00A67B07">
        <w:rPr>
          <w:rFonts w:hint="eastAsia"/>
        </w:rPr>
        <w:t>针对图</w:t>
      </w:r>
      <w:r w:rsidR="00A67B07">
        <w:rPr>
          <w:rFonts w:hint="eastAsia"/>
        </w:rPr>
        <w:t>3</w:t>
      </w:r>
      <w:r w:rsidR="00A67B07">
        <w:t>-</w:t>
      </w:r>
      <w:r w:rsidR="00A857B1">
        <w:t>8</w:t>
      </w:r>
      <w:r w:rsidR="00A67B07">
        <w:rPr>
          <w:rFonts w:hint="eastAsia"/>
        </w:rPr>
        <w:t>的行为</w:t>
      </w:r>
      <w:r w:rsidR="00A67B07">
        <w:t>模型，则</w:t>
      </w:r>
      <w:r w:rsidR="00A67B07">
        <w:rPr>
          <w:rFonts w:hint="eastAsia"/>
        </w:rPr>
        <w:t>应</w:t>
      </w:r>
      <w:r w:rsidR="00A67B07">
        <w:t>生成</w:t>
      </w:r>
      <w:r w:rsidR="005A051A">
        <w:rPr>
          <w:rFonts w:hint="eastAsia"/>
        </w:rPr>
        <w:t>符合</w:t>
      </w:r>
      <w:r w:rsidR="00A67B07">
        <w:t>请求节点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与</w:t>
      </w:r>
      <w:r w:rsidR="005A051A" w:rsidRPr="00B719D2">
        <w:rPr>
          <w:b/>
        </w:rPr>
        <w:t>feeCalculate</w:t>
      </w:r>
      <w:r w:rsidR="005A051A" w:rsidRPr="00B719D2">
        <w:rPr>
          <w:rFonts w:hint="eastAsia"/>
          <w:b/>
        </w:rPr>
        <w:t>节点</w:t>
      </w:r>
      <w:r w:rsidR="005A051A">
        <w:t>。</w:t>
      </w:r>
    </w:p>
    <w:p w14:paraId="776492FC" w14:textId="77777777" w:rsidR="005A051A" w:rsidRDefault="008F5DCC" w:rsidP="00136D40">
      <w:pPr>
        <w:pStyle w:val="u5"/>
        <w:numPr>
          <w:ilvl w:val="0"/>
          <w:numId w:val="44"/>
        </w:numPr>
        <w:spacing w:before="24" w:after="24"/>
        <w:ind w:firstLineChars="0"/>
      </w:pPr>
      <w:r w:rsidRPr="008F5DCC">
        <w:rPr>
          <w:rFonts w:hint="eastAsia"/>
        </w:rPr>
        <w:t>Response-</w:t>
      </w:r>
      <w:r>
        <w:t>Node</w:t>
      </w:r>
      <w:r w:rsidRPr="008F5DCC">
        <w:rPr>
          <w:rFonts w:hint="eastAsia"/>
        </w:rPr>
        <w:t xml:space="preserve"> </w:t>
      </w:r>
      <w:r>
        <w:t>C</w:t>
      </w:r>
      <w:r w:rsidRPr="008F5DCC">
        <w:rPr>
          <w:rFonts w:hint="eastAsia"/>
        </w:rPr>
        <w:t>overing</w:t>
      </w:r>
      <w:r w:rsidRPr="008F5DCC">
        <w:rPr>
          <w:rFonts w:hint="eastAsia"/>
        </w:rPr>
        <w:t>（响应</w:t>
      </w:r>
      <w:r>
        <w:rPr>
          <w:rFonts w:hint="eastAsia"/>
        </w:rPr>
        <w:t>节点</w:t>
      </w:r>
      <w:r w:rsidRPr="008F5DCC">
        <w:rPr>
          <w:rFonts w:hint="eastAsia"/>
        </w:rPr>
        <w:t>覆盖）：</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每个</w:t>
      </w:r>
      <w:r w:rsidR="008C7AC2" w:rsidRPr="00FC0141">
        <w:rPr>
          <w:rFonts w:hint="eastAsia"/>
          <w:b/>
        </w:rPr>
        <w:t>响应</w:t>
      </w:r>
      <w:r w:rsidR="008C7AC2" w:rsidRPr="00FC0141">
        <w:rPr>
          <w:b/>
        </w:rPr>
        <w:t>节点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的行为</w:t>
      </w:r>
      <w:r w:rsidR="005A051A">
        <w:t>模型，则</w:t>
      </w:r>
      <w:r w:rsidR="005A051A">
        <w:rPr>
          <w:rFonts w:hint="eastAsia"/>
        </w:rPr>
        <w:t>应</w:t>
      </w:r>
      <w:r w:rsidR="005A051A">
        <w:t>生成</w:t>
      </w:r>
      <w:r w:rsidR="005A051A">
        <w:rPr>
          <w:rFonts w:hint="eastAsia"/>
        </w:rPr>
        <w:t>符合</w:t>
      </w:r>
      <w:r w:rsidR="005A051A" w:rsidRPr="005A051A">
        <w:rPr>
          <w:rFonts w:hint="eastAsia"/>
        </w:rPr>
        <w:t>响应</w:t>
      </w:r>
      <w:r w:rsidR="005A051A">
        <w:t>节点</w:t>
      </w:r>
      <w:r w:rsidR="005A051A">
        <w:rPr>
          <w:rFonts w:hint="eastAsia"/>
        </w:rPr>
        <w:t>覆盖</w:t>
      </w:r>
      <w:r w:rsidR="005A051A">
        <w:t>准则的测试序列</w:t>
      </w:r>
      <w:r w:rsidR="005A051A" w:rsidRPr="00B719D2">
        <w:rPr>
          <w:rFonts w:hint="eastAsia"/>
          <w:b/>
        </w:rPr>
        <w:t>需</w:t>
      </w:r>
      <w:r w:rsidR="005A051A" w:rsidRPr="00B719D2">
        <w:rPr>
          <w:b/>
        </w:rPr>
        <w:t>覆盖</w:t>
      </w:r>
      <w:r w:rsidR="005A051A" w:rsidRPr="00B719D2">
        <w:rPr>
          <w:rFonts w:hint="eastAsia"/>
          <w:b/>
        </w:rPr>
        <w:t>login</w:t>
      </w:r>
      <w:r w:rsidR="005A051A" w:rsidRPr="00B719D2">
        <w:rPr>
          <w:b/>
        </w:rPr>
        <w:t>Response_succ</w:t>
      </w:r>
      <w:r w:rsidR="005A051A" w:rsidRPr="00B719D2">
        <w:rPr>
          <w:rFonts w:hint="eastAsia"/>
          <w:b/>
        </w:rPr>
        <w:t>、</w:t>
      </w:r>
      <w:r w:rsidR="005A051A" w:rsidRPr="00B719D2">
        <w:rPr>
          <w:rFonts w:hint="eastAsia"/>
          <w:b/>
        </w:rPr>
        <w:t>login</w:t>
      </w:r>
      <w:r w:rsidR="005A051A" w:rsidRPr="00B719D2">
        <w:rPr>
          <w:b/>
        </w:rPr>
        <w:t>Response_fail</w:t>
      </w:r>
      <w:r w:rsidR="005A051A" w:rsidRPr="00B719D2">
        <w:rPr>
          <w:rFonts w:hint="eastAsia"/>
          <w:b/>
        </w:rPr>
        <w:t>、</w:t>
      </w:r>
      <w:r w:rsidR="005A051A" w:rsidRPr="00B719D2">
        <w:rPr>
          <w:b/>
        </w:rPr>
        <w:t>feeCalculateResponse_succ</w:t>
      </w:r>
      <w:r w:rsidR="005A051A" w:rsidRPr="00B719D2">
        <w:rPr>
          <w:rFonts w:hint="eastAsia"/>
          <w:b/>
        </w:rPr>
        <w:t>与</w:t>
      </w:r>
      <w:r w:rsidR="005A051A" w:rsidRPr="00B719D2">
        <w:rPr>
          <w:b/>
        </w:rPr>
        <w:t>feeCalculateResponse_fail</w:t>
      </w:r>
      <w:r w:rsidR="005A051A" w:rsidRPr="00B719D2">
        <w:rPr>
          <w:rFonts w:hint="eastAsia"/>
          <w:b/>
        </w:rPr>
        <w:t>节点</w:t>
      </w:r>
      <w:r w:rsidR="005A051A">
        <w:t>。</w:t>
      </w:r>
    </w:p>
    <w:p w14:paraId="6867C5F4" w14:textId="77777777" w:rsidR="005A051A" w:rsidRPr="008F5DCC" w:rsidRDefault="008F5DCC" w:rsidP="00136D40">
      <w:pPr>
        <w:pStyle w:val="u5"/>
        <w:numPr>
          <w:ilvl w:val="0"/>
          <w:numId w:val="44"/>
        </w:numPr>
        <w:spacing w:before="24" w:after="24"/>
        <w:ind w:firstLineChars="0"/>
      </w:pPr>
      <w:r w:rsidRPr="008F5DCC">
        <w:rPr>
          <w:rFonts w:hint="eastAsia"/>
        </w:rPr>
        <w:lastRenderedPageBreak/>
        <w:t>Edge covering (</w:t>
      </w:r>
      <w:r w:rsidRPr="008F5DCC">
        <w:rPr>
          <w:rFonts w:hint="eastAsia"/>
        </w:rPr>
        <w:t>边覆盖</w:t>
      </w:r>
      <w:r w:rsidRPr="008F5DCC">
        <w:rPr>
          <w:rFonts w:hint="eastAsia"/>
        </w:rPr>
        <w:t>)</w:t>
      </w:r>
      <w:r>
        <w:rPr>
          <w:rFonts w:hint="eastAsia"/>
        </w:rPr>
        <w:t>：</w:t>
      </w:r>
      <w:r w:rsidR="008C7AC2" w:rsidRPr="008C7AC2">
        <w:rPr>
          <w:rFonts w:hint="eastAsia"/>
        </w:rPr>
        <w:t>要求设计足够多的测试</w:t>
      </w:r>
      <w:r w:rsidR="00A67B07">
        <w:rPr>
          <w:rFonts w:hint="eastAsia"/>
        </w:rPr>
        <w:t>序列</w:t>
      </w:r>
      <w:r w:rsidR="008C7AC2" w:rsidRPr="008C7AC2">
        <w:rPr>
          <w:rFonts w:hint="eastAsia"/>
        </w:rPr>
        <w:t>，使得</w:t>
      </w:r>
      <w:r w:rsidR="008C7AC2">
        <w:rPr>
          <w:rFonts w:hint="eastAsia"/>
        </w:rPr>
        <w:t>W</w:t>
      </w:r>
      <w:r w:rsidR="008C7AC2">
        <w:t>eb</w:t>
      </w:r>
      <w:r w:rsidR="008C7AC2">
        <w:t>服务</w:t>
      </w:r>
      <w:r w:rsidR="008C7AC2">
        <w:rPr>
          <w:rFonts w:hint="eastAsia"/>
        </w:rPr>
        <w:t>行为</w:t>
      </w:r>
      <w:r w:rsidR="008C7AC2">
        <w:t>模型图</w:t>
      </w:r>
      <w:r w:rsidR="008C7AC2">
        <w:rPr>
          <w:rFonts w:hint="eastAsia"/>
        </w:rPr>
        <w:t>中</w:t>
      </w:r>
      <w:r w:rsidR="008C7AC2">
        <w:t>的</w:t>
      </w:r>
      <w:r w:rsidR="008C7AC2">
        <w:rPr>
          <w:rFonts w:hint="eastAsia"/>
        </w:rPr>
        <w:t>每条</w:t>
      </w:r>
      <w:r w:rsidR="008C7AC2" w:rsidRPr="00FC0141">
        <w:rPr>
          <w:rFonts w:hint="eastAsia"/>
          <w:b/>
        </w:rPr>
        <w:t>边</w:t>
      </w:r>
      <w:r w:rsidR="008C7AC2">
        <w:t>至少被覆盖一次；</w:t>
      </w:r>
      <w:r w:rsidR="005A051A">
        <w:rPr>
          <w:rFonts w:hint="eastAsia"/>
        </w:rPr>
        <w:t>针对图</w:t>
      </w:r>
      <w:r w:rsidR="005A051A">
        <w:rPr>
          <w:rFonts w:hint="eastAsia"/>
        </w:rPr>
        <w:t>3</w:t>
      </w:r>
      <w:r w:rsidR="005A051A">
        <w:t>-</w:t>
      </w:r>
      <w:r w:rsidR="00EB2B6C">
        <w:t>8</w:t>
      </w:r>
      <w:r w:rsidR="005A051A">
        <w:rPr>
          <w:rFonts w:hint="eastAsia"/>
        </w:rPr>
        <w:t>行为</w:t>
      </w:r>
      <w:r w:rsidR="005A051A">
        <w:t>模型，则</w:t>
      </w:r>
      <w:r w:rsidR="005A051A">
        <w:rPr>
          <w:rFonts w:hint="eastAsia"/>
        </w:rPr>
        <w:t>应</w:t>
      </w:r>
      <w:r w:rsidR="005A051A">
        <w:t>生成</w:t>
      </w:r>
      <w:r w:rsidR="005A051A">
        <w:rPr>
          <w:rFonts w:hint="eastAsia"/>
        </w:rPr>
        <w:t>符合边覆盖</w:t>
      </w:r>
      <w:r w:rsidR="005A051A">
        <w:t>准则的测试序列</w:t>
      </w:r>
      <w:r w:rsidR="005A051A" w:rsidRPr="00B719D2">
        <w:rPr>
          <w:rFonts w:hint="eastAsia"/>
          <w:b/>
        </w:rPr>
        <w:t>需</w:t>
      </w:r>
      <w:r w:rsidR="005A051A" w:rsidRPr="00B719D2">
        <w:rPr>
          <w:b/>
        </w:rPr>
        <w:t>覆盖</w:t>
      </w:r>
      <w:r w:rsidR="00DD3230" w:rsidRPr="00B719D2">
        <w:rPr>
          <w:b/>
        </w:rPr>
        <w:t>e</w:t>
      </w:r>
      <w:r w:rsidR="00DD3230" w:rsidRPr="00B719D2">
        <w:rPr>
          <w:b/>
          <w:vertAlign w:val="subscript"/>
        </w:rPr>
        <w:t>0</w:t>
      </w:r>
      <w:r w:rsidR="00DD3230" w:rsidRPr="00B719D2">
        <w:rPr>
          <w:rFonts w:hint="eastAsia"/>
          <w:b/>
        </w:rPr>
        <w:t>、</w:t>
      </w:r>
      <w:r w:rsidR="00DD3230" w:rsidRPr="00B719D2">
        <w:rPr>
          <w:b/>
        </w:rPr>
        <w:t>e</w:t>
      </w:r>
      <w:r w:rsidR="00DD3230" w:rsidRPr="00B719D2">
        <w:rPr>
          <w:b/>
          <w:vertAlign w:val="subscript"/>
        </w:rPr>
        <w:t>1</w:t>
      </w:r>
      <w:r w:rsidR="00DD3230" w:rsidRPr="00B719D2">
        <w:rPr>
          <w:rFonts w:hint="eastAsia"/>
          <w:b/>
        </w:rPr>
        <w:t>、</w:t>
      </w:r>
      <w:r w:rsidR="00DD3230" w:rsidRPr="00B719D2">
        <w:rPr>
          <w:b/>
        </w:rPr>
        <w:t>e</w:t>
      </w:r>
      <w:r w:rsidR="00DD3230" w:rsidRPr="00B719D2">
        <w:rPr>
          <w:b/>
          <w:vertAlign w:val="subscript"/>
        </w:rPr>
        <w:t>2</w:t>
      </w:r>
      <w:r w:rsidR="00DD3230" w:rsidRPr="00B719D2">
        <w:rPr>
          <w:rFonts w:hint="eastAsia"/>
          <w:b/>
        </w:rPr>
        <w:t>、</w:t>
      </w:r>
      <w:r w:rsidR="00DD3230" w:rsidRPr="00B719D2">
        <w:rPr>
          <w:b/>
        </w:rPr>
        <w:t>e</w:t>
      </w:r>
      <w:r w:rsidR="00DD3230" w:rsidRPr="00B719D2">
        <w:rPr>
          <w:b/>
          <w:vertAlign w:val="subscript"/>
        </w:rPr>
        <w:t>3</w:t>
      </w:r>
      <w:r w:rsidR="00DD3230" w:rsidRPr="00B719D2">
        <w:rPr>
          <w:rFonts w:hint="eastAsia"/>
          <w:b/>
        </w:rPr>
        <w:t>、</w:t>
      </w:r>
      <w:r w:rsidR="00DD3230" w:rsidRPr="00B719D2">
        <w:rPr>
          <w:b/>
        </w:rPr>
        <w:t>e</w:t>
      </w:r>
      <w:r w:rsidR="00DD3230" w:rsidRPr="00B719D2">
        <w:rPr>
          <w:b/>
          <w:vertAlign w:val="subscript"/>
        </w:rPr>
        <w:t>4</w:t>
      </w:r>
      <w:r w:rsidR="00DD3230" w:rsidRPr="00B719D2">
        <w:rPr>
          <w:rFonts w:hint="eastAsia"/>
          <w:b/>
        </w:rPr>
        <w:t>、</w:t>
      </w:r>
      <w:r w:rsidR="00DD3230" w:rsidRPr="00B719D2">
        <w:rPr>
          <w:b/>
        </w:rPr>
        <w:t>e</w:t>
      </w:r>
      <w:r w:rsidR="00DD3230" w:rsidRPr="00B719D2">
        <w:rPr>
          <w:b/>
          <w:vertAlign w:val="subscript"/>
        </w:rPr>
        <w:t>5</w:t>
      </w:r>
      <w:r w:rsidR="00DD3230" w:rsidRPr="00B719D2">
        <w:rPr>
          <w:rFonts w:hint="eastAsia"/>
          <w:b/>
        </w:rPr>
        <w:t>、</w:t>
      </w:r>
      <w:r w:rsidR="00DD3230" w:rsidRPr="00B719D2">
        <w:rPr>
          <w:b/>
        </w:rPr>
        <w:t>e</w:t>
      </w:r>
      <w:r w:rsidR="00DD3230" w:rsidRPr="00B719D2">
        <w:rPr>
          <w:b/>
          <w:vertAlign w:val="subscript"/>
        </w:rPr>
        <w:t>6</w:t>
      </w:r>
      <w:r w:rsidR="00DD3230" w:rsidRPr="00B719D2">
        <w:rPr>
          <w:rFonts w:hint="eastAsia"/>
          <w:b/>
        </w:rPr>
        <w:t>、</w:t>
      </w:r>
      <w:r w:rsidR="00DD3230" w:rsidRPr="00B719D2">
        <w:rPr>
          <w:b/>
        </w:rPr>
        <w:t>e</w:t>
      </w:r>
      <w:r w:rsidR="00DD3230" w:rsidRPr="00B719D2">
        <w:rPr>
          <w:b/>
          <w:vertAlign w:val="subscript"/>
        </w:rPr>
        <w:t>7</w:t>
      </w:r>
      <w:r w:rsidR="00DD3230" w:rsidRPr="00B719D2">
        <w:rPr>
          <w:rFonts w:hint="eastAsia"/>
          <w:b/>
        </w:rPr>
        <w:t>、</w:t>
      </w:r>
      <w:r w:rsidR="00DD3230" w:rsidRPr="00B719D2">
        <w:rPr>
          <w:b/>
        </w:rPr>
        <w:t>e</w:t>
      </w:r>
      <w:r w:rsidR="00DD3230" w:rsidRPr="00B719D2">
        <w:rPr>
          <w:b/>
          <w:vertAlign w:val="subscript"/>
        </w:rPr>
        <w:t>8</w:t>
      </w:r>
      <w:r w:rsidR="00DD3230" w:rsidRPr="00B719D2">
        <w:rPr>
          <w:rFonts w:hint="eastAsia"/>
          <w:b/>
        </w:rPr>
        <w:t>、</w:t>
      </w:r>
      <w:r w:rsidR="00DD3230" w:rsidRPr="00B719D2">
        <w:rPr>
          <w:b/>
        </w:rPr>
        <w:t>e</w:t>
      </w:r>
      <w:r w:rsidR="00DD3230" w:rsidRPr="00B719D2">
        <w:rPr>
          <w:b/>
          <w:vertAlign w:val="subscript"/>
        </w:rPr>
        <w:t>9</w:t>
      </w:r>
      <w:r w:rsidR="00DD3230" w:rsidRPr="00B719D2">
        <w:rPr>
          <w:rFonts w:hint="eastAsia"/>
          <w:b/>
        </w:rPr>
        <w:t>、</w:t>
      </w:r>
      <w:r w:rsidR="00DD3230" w:rsidRPr="00B719D2">
        <w:rPr>
          <w:b/>
        </w:rPr>
        <w:t>e</w:t>
      </w:r>
      <w:r w:rsidR="00DD3230" w:rsidRPr="00B719D2">
        <w:rPr>
          <w:b/>
          <w:vertAlign w:val="subscript"/>
        </w:rPr>
        <w:t>10</w:t>
      </w:r>
      <w:r w:rsidR="00DD3230" w:rsidRPr="00B719D2">
        <w:rPr>
          <w:rFonts w:hint="eastAsia"/>
          <w:b/>
        </w:rPr>
        <w:t>及</w:t>
      </w:r>
      <w:r w:rsidR="00DD3230" w:rsidRPr="00B719D2">
        <w:rPr>
          <w:b/>
        </w:rPr>
        <w:t>e</w:t>
      </w:r>
      <w:r w:rsidR="00DD3230" w:rsidRPr="00B719D2">
        <w:rPr>
          <w:b/>
          <w:vertAlign w:val="subscript"/>
        </w:rPr>
        <w:t>11</w:t>
      </w:r>
      <w:r w:rsidR="00DD3230" w:rsidRPr="00B719D2">
        <w:rPr>
          <w:rFonts w:hint="eastAsia"/>
          <w:b/>
        </w:rPr>
        <w:t>边</w:t>
      </w:r>
      <w:r w:rsidR="0099169C" w:rsidRPr="00732A70">
        <w:rPr>
          <w:rFonts w:hint="eastAsia"/>
        </w:rPr>
        <w:t>。</w:t>
      </w:r>
    </w:p>
    <w:p w14:paraId="70221DF2" w14:textId="77777777" w:rsidR="00E40FFA" w:rsidRDefault="008F5DCC" w:rsidP="00136D40">
      <w:pPr>
        <w:pStyle w:val="u5"/>
        <w:numPr>
          <w:ilvl w:val="0"/>
          <w:numId w:val="44"/>
        </w:numPr>
        <w:spacing w:before="24" w:after="24"/>
        <w:ind w:firstLineChars="0"/>
      </w:pPr>
      <w:r w:rsidRPr="008F5DCC">
        <w:rPr>
          <w:rFonts w:hint="eastAsia"/>
        </w:rPr>
        <w:t>State coverage</w:t>
      </w:r>
      <w:r>
        <w:rPr>
          <w:rFonts w:hint="eastAsia"/>
        </w:rPr>
        <w:t>（状态覆盖）：</w:t>
      </w:r>
      <w:r w:rsidR="008C7AC2" w:rsidRPr="00C03C2C">
        <w:rPr>
          <w:rFonts w:hint="eastAsia"/>
          <w:b/>
        </w:rPr>
        <w:t>该覆盖</w:t>
      </w:r>
      <w:r w:rsidR="008C7AC2" w:rsidRPr="00C03C2C">
        <w:rPr>
          <w:b/>
        </w:rPr>
        <w:t>准则结合前</w:t>
      </w:r>
      <w:r w:rsidR="008C7AC2" w:rsidRPr="00C03C2C">
        <w:rPr>
          <w:rFonts w:hint="eastAsia"/>
          <w:b/>
        </w:rPr>
        <w:t>三条</w:t>
      </w:r>
      <w:r w:rsidR="008C7AC2" w:rsidRPr="00C03C2C">
        <w:rPr>
          <w:b/>
        </w:rPr>
        <w:t>覆盖准则</w:t>
      </w:r>
      <w:r w:rsidR="008C7AC2" w:rsidRPr="00C03C2C">
        <w:rPr>
          <w:rFonts w:hint="eastAsia"/>
          <w:b/>
        </w:rPr>
        <w:t>一起</w:t>
      </w:r>
      <w:r w:rsidR="008C7AC2" w:rsidRPr="00C03C2C">
        <w:rPr>
          <w:b/>
        </w:rPr>
        <w:t>使用</w:t>
      </w:r>
      <w:r w:rsidR="008C7AC2">
        <w:t>，</w:t>
      </w:r>
      <w:r w:rsidR="008C7AC2" w:rsidRPr="00D25D8E">
        <w:rPr>
          <w:rFonts w:hint="eastAsia"/>
        </w:rPr>
        <w:t>前</w:t>
      </w:r>
      <w:r w:rsidR="008C7AC2" w:rsidRPr="00D25D8E">
        <w:t>面所述</w:t>
      </w:r>
      <w:r w:rsidR="008C7AC2" w:rsidRPr="00D25D8E">
        <w:rPr>
          <w:rFonts w:hint="eastAsia"/>
        </w:rPr>
        <w:t>三条</w:t>
      </w:r>
      <w:r w:rsidR="008C7AC2" w:rsidRPr="00D25D8E">
        <w:t>覆盖准则</w:t>
      </w:r>
      <w:r w:rsidR="008C7AC2" w:rsidRPr="00D25D8E">
        <w:rPr>
          <w:rFonts w:hint="eastAsia"/>
        </w:rPr>
        <w:t>，</w:t>
      </w:r>
      <w:r w:rsidR="008C7AC2" w:rsidRPr="00D25D8E">
        <w:t>并未考虑覆盖</w:t>
      </w:r>
      <w:r w:rsidR="008C7AC2" w:rsidRPr="00D25D8E">
        <w:rPr>
          <w:rFonts w:hint="eastAsia"/>
        </w:rPr>
        <w:t>到该消息节点或执行边时的服务状态，</w:t>
      </w:r>
      <w:r w:rsidR="008C7AC2" w:rsidRPr="00D25D8E">
        <w:t>状态</w:t>
      </w:r>
      <w:r w:rsidR="008C7AC2">
        <w:t>覆盖</w:t>
      </w:r>
      <w:r w:rsidR="008C7AC2" w:rsidRPr="008C7AC2">
        <w:rPr>
          <w:rFonts w:hint="eastAsia"/>
        </w:rPr>
        <w:t>要求设计足够多的测试用例，使得</w:t>
      </w:r>
      <w:r w:rsidR="008C7AC2">
        <w:rPr>
          <w:rFonts w:hint="eastAsia"/>
        </w:rPr>
        <w:t>覆盖</w:t>
      </w:r>
      <w:r w:rsidR="008C7AC2">
        <w:rPr>
          <w:rFonts w:hint="eastAsia"/>
        </w:rPr>
        <w:t>W</w:t>
      </w:r>
      <w:r w:rsidR="008C7AC2">
        <w:t>eb</w:t>
      </w:r>
      <w:r w:rsidR="008C7AC2">
        <w:t>服务</w:t>
      </w:r>
      <w:r w:rsidR="008C7AC2">
        <w:rPr>
          <w:rFonts w:hint="eastAsia"/>
        </w:rPr>
        <w:t>行为</w:t>
      </w:r>
      <w:r w:rsidR="008C7AC2">
        <w:t>模型图</w:t>
      </w:r>
      <w:r w:rsidR="008C7AC2">
        <w:rPr>
          <w:rFonts w:hint="eastAsia"/>
        </w:rPr>
        <w:t>中目标元素</w:t>
      </w:r>
      <w:r w:rsidR="008C7AC2">
        <w:t>的同时</w:t>
      </w:r>
      <w:r w:rsidR="008C7AC2">
        <w:rPr>
          <w:rFonts w:hint="eastAsia"/>
        </w:rPr>
        <w:t>考虑</w:t>
      </w:r>
      <w:r w:rsidR="008C7AC2">
        <w:t>其</w:t>
      </w:r>
      <w:r w:rsidR="008C7AC2">
        <w:rPr>
          <w:rFonts w:hint="eastAsia"/>
        </w:rPr>
        <w:t>内部</w:t>
      </w:r>
      <w:r w:rsidR="008C7AC2">
        <w:t>状态</w:t>
      </w:r>
      <w:r w:rsidR="008C7AC2">
        <w:rPr>
          <w:rFonts w:hint="eastAsia"/>
        </w:rPr>
        <w:t>的覆盖</w:t>
      </w:r>
      <w:r w:rsidR="008C7AC2">
        <w:t>。</w:t>
      </w:r>
    </w:p>
    <w:p w14:paraId="67E3B3DD" w14:textId="77777777" w:rsidR="00BE7CD3" w:rsidRDefault="00E40FFA" w:rsidP="00ED4F26">
      <w:pPr>
        <w:pStyle w:val="u5"/>
        <w:spacing w:before="24" w:after="24"/>
        <w:ind w:left="900" w:firstLineChars="0" w:firstLine="0"/>
      </w:pPr>
      <w:r>
        <w:rPr>
          <w:rFonts w:hint="eastAsia"/>
        </w:rPr>
        <w:t>例如</w:t>
      </w:r>
      <w:r>
        <w:t>针对</w:t>
      </w:r>
      <w:r>
        <w:rPr>
          <w:rFonts w:hint="eastAsia"/>
        </w:rPr>
        <w:t>响应</w:t>
      </w:r>
      <w:r>
        <w:t>节点覆盖</w:t>
      </w:r>
      <w:r>
        <w:rPr>
          <w:rFonts w:hint="eastAsia"/>
        </w:rPr>
        <w:t>准则</w:t>
      </w:r>
      <w:r>
        <w:t>，</w:t>
      </w:r>
      <w:r>
        <w:rPr>
          <w:rFonts w:hint="eastAsia"/>
        </w:rPr>
        <w:t>当覆盖</w:t>
      </w:r>
      <w:r>
        <w:t>目标为</w:t>
      </w:r>
      <w:r w:rsidRPr="00E40FFA">
        <w:rPr>
          <w:rFonts w:hint="eastAsia"/>
        </w:rPr>
        <w:t>login</w:t>
      </w:r>
      <w:r w:rsidRPr="00E40FFA">
        <w:t>Response_fail</w:t>
      </w:r>
      <w:r w:rsidRPr="00E40FFA">
        <w:rPr>
          <w:rFonts w:hint="eastAsia"/>
        </w:rPr>
        <w:t>节点</w:t>
      </w:r>
      <w:r>
        <w:rPr>
          <w:rFonts w:hint="eastAsia"/>
        </w:rPr>
        <w:t>时（入库操作</w:t>
      </w:r>
      <w:r>
        <w:t>调用失败</w:t>
      </w:r>
      <w:r>
        <w:rPr>
          <w:rFonts w:hint="eastAsia"/>
        </w:rPr>
        <w:t>）</w:t>
      </w:r>
      <w:r>
        <w:t>，</w:t>
      </w:r>
      <w:r>
        <w:rPr>
          <w:rFonts w:hint="eastAsia"/>
        </w:rPr>
        <w:t>有多种输入不</w:t>
      </w:r>
      <w:r>
        <w:t>合法的情况导致</w:t>
      </w:r>
      <w:r>
        <w:rPr>
          <w:rFonts w:hint="eastAsia"/>
        </w:rPr>
        <w:t>该</w:t>
      </w:r>
      <w:r>
        <w:t>响应节点的执行，</w:t>
      </w:r>
      <w:r>
        <w:rPr>
          <w:rFonts w:hint="eastAsia"/>
        </w:rPr>
        <w:t>但这种</w:t>
      </w:r>
      <w:r>
        <w:t>内部状态在</w:t>
      </w:r>
      <w:r w:rsidRPr="008F5DCC">
        <w:rPr>
          <w:rFonts w:hint="eastAsia"/>
        </w:rPr>
        <w:t>响应</w:t>
      </w:r>
      <w:r>
        <w:rPr>
          <w:rFonts w:hint="eastAsia"/>
        </w:rPr>
        <w:t>节点</w:t>
      </w:r>
      <w:r w:rsidRPr="008F5DCC">
        <w:rPr>
          <w:rFonts w:hint="eastAsia"/>
        </w:rPr>
        <w:t>覆盖</w:t>
      </w:r>
      <w:r>
        <w:rPr>
          <w:rFonts w:hint="eastAsia"/>
        </w:rPr>
        <w:t>准则</w:t>
      </w:r>
      <w:r>
        <w:t>中并未考虑</w:t>
      </w:r>
      <w:r>
        <w:rPr>
          <w:rFonts w:hint="eastAsia"/>
        </w:rPr>
        <w:t>。</w:t>
      </w:r>
    </w:p>
    <w:p w14:paraId="2578154E" w14:textId="77777777" w:rsidR="001D41D2" w:rsidRDefault="006430A9" w:rsidP="001D41D2">
      <w:pPr>
        <w:pStyle w:val="u5"/>
        <w:spacing w:before="24" w:after="24"/>
        <w:ind w:firstLine="480"/>
      </w:pPr>
      <w:r>
        <w:rPr>
          <w:rFonts w:hint="eastAsia"/>
        </w:rPr>
        <w:t>本课题集成</w:t>
      </w:r>
      <w:r w:rsidR="001D41D2" w:rsidRPr="001D41D2">
        <w:rPr>
          <w:rFonts w:hint="eastAsia"/>
        </w:rPr>
        <w:t>开源模型测试工具</w:t>
      </w:r>
      <w:r w:rsidR="001D41D2" w:rsidRPr="001D41D2">
        <w:rPr>
          <w:rFonts w:hint="eastAsia"/>
        </w:rPr>
        <w:t>GraphWalker</w:t>
      </w:r>
      <w:r w:rsidR="00925807" w:rsidRPr="00925807">
        <w:rPr>
          <w:highlight w:val="yellow"/>
          <w:vertAlign w:val="superscript"/>
        </w:rPr>
        <w:t>[</w:t>
      </w:r>
      <w:r w:rsidR="00925807">
        <w:rPr>
          <w:highlight w:val="yellow"/>
          <w:vertAlign w:val="superscript"/>
        </w:rPr>
        <w:t>15</w:t>
      </w:r>
      <w:r w:rsidR="00925807" w:rsidRPr="00925807">
        <w:rPr>
          <w:highlight w:val="yellow"/>
          <w:vertAlign w:val="superscript"/>
        </w:rPr>
        <w:t>]</w:t>
      </w:r>
      <w:r>
        <w:rPr>
          <w:rFonts w:hint="eastAsia"/>
        </w:rPr>
        <w:t>实现</w:t>
      </w:r>
      <w:r w:rsidR="00BE7CD3" w:rsidRPr="00BE7CD3">
        <w:rPr>
          <w:rFonts w:hint="eastAsia"/>
          <w:b/>
        </w:rPr>
        <w:t>合规</w:t>
      </w:r>
      <w:r w:rsidRPr="00BE7CD3">
        <w:rPr>
          <w:rFonts w:hint="eastAsia"/>
          <w:b/>
        </w:rPr>
        <w:t>测试序列</w:t>
      </w:r>
      <w:r>
        <w:t>的自动生成</w:t>
      </w:r>
      <w:r w:rsidR="00925807">
        <w:rPr>
          <w:rFonts w:hint="eastAsia"/>
        </w:rPr>
        <w:t>，</w:t>
      </w:r>
      <w:r w:rsidRPr="001D41D2">
        <w:rPr>
          <w:rFonts w:hint="eastAsia"/>
        </w:rPr>
        <w:t>GraphWalker</w:t>
      </w:r>
      <w:r w:rsidR="001D41D2" w:rsidRPr="001D41D2">
        <w:rPr>
          <w:rFonts w:hint="eastAsia"/>
        </w:rPr>
        <w:t>提供了一种</w:t>
      </w:r>
      <w:r>
        <w:t>G</w:t>
      </w:r>
      <w:r w:rsidR="001D41D2" w:rsidRPr="001D41D2">
        <w:rPr>
          <w:rFonts w:hint="eastAsia"/>
        </w:rPr>
        <w:t xml:space="preserve">raph </w:t>
      </w:r>
      <w:r>
        <w:t>M</w:t>
      </w:r>
      <w:r w:rsidR="001D41D2" w:rsidRPr="001D41D2">
        <w:rPr>
          <w:rFonts w:hint="eastAsia"/>
        </w:rPr>
        <w:t xml:space="preserve">odel </w:t>
      </w:r>
      <w:r>
        <w:t>L</w:t>
      </w:r>
      <w:r w:rsidR="001D41D2" w:rsidRPr="001D41D2">
        <w:rPr>
          <w:rFonts w:hint="eastAsia"/>
        </w:rPr>
        <w:t>anguage</w:t>
      </w:r>
      <w:r w:rsidR="0066044A">
        <w:rPr>
          <w:rFonts w:hint="eastAsia"/>
        </w:rPr>
        <w:t>用以</w:t>
      </w:r>
      <w:r w:rsidR="0066044A">
        <w:t>描述</w:t>
      </w:r>
      <w:r w:rsidR="0066044A">
        <w:rPr>
          <w:rFonts w:hint="eastAsia"/>
        </w:rPr>
        <w:t>图模型（第</w:t>
      </w:r>
      <w:r w:rsidR="0066044A">
        <w:rPr>
          <w:rFonts w:hint="eastAsia"/>
        </w:rPr>
        <w:t>2.1</w:t>
      </w:r>
      <w:r w:rsidR="0066044A">
        <w:rPr>
          <w:rFonts w:hint="eastAsia"/>
        </w:rPr>
        <w:t>节</w:t>
      </w:r>
      <w:r w:rsidR="0066044A">
        <w:t>提及</w:t>
      </w:r>
      <w:r w:rsidR="0066044A">
        <w:rPr>
          <w:rFonts w:hint="eastAsia"/>
        </w:rPr>
        <w:t>）</w:t>
      </w:r>
      <w:r w:rsidR="001D41D2" w:rsidRPr="001D41D2">
        <w:rPr>
          <w:rFonts w:hint="eastAsia"/>
        </w:rPr>
        <w:t>以及多种图模型遍历策略。</w:t>
      </w:r>
      <w:r w:rsidR="00B03EA7">
        <w:rPr>
          <w:rFonts w:hint="eastAsia"/>
        </w:rPr>
        <w:t>下面</w:t>
      </w:r>
      <w:r w:rsidR="00B03EA7">
        <w:t>本文将介绍</w:t>
      </w:r>
      <w:r w:rsidR="00B03EA7">
        <w:rPr>
          <w:rFonts w:hint="eastAsia"/>
        </w:rPr>
        <w:t>所使用</w:t>
      </w:r>
      <w:r w:rsidR="00B03EA7">
        <w:t>的图模型遍历策略以及如何将定义的</w:t>
      </w:r>
      <w:r w:rsidR="00B03EA7">
        <w:rPr>
          <w:rFonts w:hint="eastAsia"/>
        </w:rPr>
        <w:t>覆盖准则转换为</w:t>
      </w:r>
      <w:r w:rsidR="00B03EA7">
        <w:t>相对应的遍历策略。</w:t>
      </w:r>
    </w:p>
    <w:p w14:paraId="0AD61A05" w14:textId="77777777" w:rsidR="00D75E6D" w:rsidRDefault="00AD6686" w:rsidP="00104F33">
      <w:pPr>
        <w:pStyle w:val="u5"/>
        <w:spacing w:before="24" w:after="24"/>
        <w:ind w:firstLine="480"/>
      </w:pPr>
      <w:r w:rsidRPr="001D41D2">
        <w:rPr>
          <w:rFonts w:hint="eastAsia"/>
        </w:rPr>
        <w:t>GraphWalker</w:t>
      </w:r>
      <w:r>
        <w:rPr>
          <w:rFonts w:hint="eastAsia"/>
        </w:rPr>
        <w:t>遍历</w:t>
      </w:r>
      <w:r>
        <w:t>策略由</w:t>
      </w:r>
      <w:r>
        <w:rPr>
          <w:rFonts w:hint="eastAsia"/>
        </w:rPr>
        <w:t>路径</w:t>
      </w:r>
      <w:r>
        <w:t>生成器</w:t>
      </w:r>
      <w:r>
        <w:rPr>
          <w:rFonts w:hint="eastAsia"/>
        </w:rPr>
        <w:t>(</w:t>
      </w:r>
      <w:r w:rsidR="00145D23" w:rsidRPr="00145D23">
        <w:t>Path</w:t>
      </w:r>
      <w:r w:rsidR="00145D23">
        <w:t xml:space="preserve"> </w:t>
      </w:r>
      <w:r w:rsidRPr="00AD6686">
        <w:t>Generators</w:t>
      </w:r>
      <w:r>
        <w:rPr>
          <w:rFonts w:hint="eastAsia"/>
        </w:rPr>
        <w:t>)</w:t>
      </w:r>
      <w:r>
        <w:t>与</w:t>
      </w:r>
      <w:r>
        <w:rPr>
          <w:rFonts w:hint="eastAsia"/>
        </w:rPr>
        <w:t>停止</w:t>
      </w:r>
      <w:r>
        <w:t>条件</w:t>
      </w:r>
      <w:r>
        <w:rPr>
          <w:rFonts w:hint="eastAsia"/>
        </w:rPr>
        <w:t>(</w:t>
      </w:r>
      <w:r w:rsidR="00B64471">
        <w:t>S</w:t>
      </w:r>
      <w:r w:rsidR="00B64471" w:rsidRPr="00B64471">
        <w:t xml:space="preserve">top </w:t>
      </w:r>
      <w:r w:rsidR="00B64471">
        <w:t>C</w:t>
      </w:r>
      <w:r w:rsidR="00B64471" w:rsidRPr="00B64471">
        <w:t>onditions</w:t>
      </w:r>
      <w:r>
        <w:rPr>
          <w:rFonts w:hint="eastAsia"/>
        </w:rPr>
        <w:t>)</w:t>
      </w:r>
      <w:r>
        <w:t>组成，</w:t>
      </w:r>
      <w:r w:rsidR="00CF6176">
        <w:rPr>
          <w:rFonts w:hint="eastAsia"/>
        </w:rPr>
        <w:t>如图</w:t>
      </w:r>
      <w:r w:rsidR="00CF6176">
        <w:rPr>
          <w:rFonts w:hint="eastAsia"/>
        </w:rPr>
        <w:t>3</w:t>
      </w:r>
      <w:r w:rsidR="00CF6176">
        <w:t>-</w:t>
      </w:r>
      <w:r w:rsidR="00EB2B6C">
        <w:t>12</w:t>
      </w:r>
      <w:r w:rsidR="00CF6176">
        <w:t>所示</w:t>
      </w:r>
      <w:r w:rsidR="00CF6176">
        <w:rPr>
          <w:rFonts w:hint="eastAsia"/>
        </w:rPr>
        <w:t>。</w:t>
      </w:r>
      <w:r>
        <w:t>其中路径</w:t>
      </w:r>
      <w:r>
        <w:rPr>
          <w:rFonts w:hint="eastAsia"/>
        </w:rPr>
        <w:t>生成器</w:t>
      </w:r>
      <w:r w:rsidR="00145D23">
        <w:rPr>
          <w:rFonts w:hint="eastAsia"/>
        </w:rPr>
        <w:t>是一种决定如何遍历</w:t>
      </w:r>
      <w:r w:rsidR="00145D23" w:rsidRPr="00145D23">
        <w:rPr>
          <w:rFonts w:hint="eastAsia"/>
        </w:rPr>
        <w:t>模型</w:t>
      </w:r>
      <w:r w:rsidR="00145D23">
        <w:rPr>
          <w:rFonts w:hint="eastAsia"/>
        </w:rPr>
        <w:t>的</w:t>
      </w:r>
      <w:r w:rsidR="00145D23">
        <w:t>算法</w:t>
      </w:r>
      <w:r w:rsidR="00145D23">
        <w:rPr>
          <w:rFonts w:hint="eastAsia"/>
        </w:rPr>
        <w:t>，</w:t>
      </w:r>
      <w:r w:rsidR="00145D23">
        <w:t>生成器</w:t>
      </w:r>
      <w:r w:rsidR="00145D23" w:rsidRPr="001D41D2">
        <w:rPr>
          <w:rFonts w:hint="eastAsia"/>
        </w:rPr>
        <w:t>提供了</w:t>
      </w:r>
      <w:r w:rsidR="00145D23">
        <w:rPr>
          <w:rFonts w:hint="eastAsia"/>
        </w:rPr>
        <w:t>随机</w:t>
      </w:r>
      <w:r w:rsidR="00145D23">
        <w:t>算法</w:t>
      </w:r>
      <w:r w:rsidR="00145D23">
        <w:rPr>
          <w:rFonts w:hint="eastAsia"/>
        </w:rPr>
        <w:t>、</w:t>
      </w:r>
      <w:r w:rsidR="00145D23">
        <w:t>起始点算法</w:t>
      </w:r>
      <w:r w:rsidR="00145D23">
        <w:rPr>
          <w:rFonts w:hint="eastAsia"/>
        </w:rPr>
        <w:t>及</w:t>
      </w:r>
      <w:r w:rsidR="00145D23">
        <w:t>最短路径算法</w:t>
      </w:r>
      <w:r w:rsidR="001C1426">
        <w:rPr>
          <w:rFonts w:hint="eastAsia"/>
        </w:rPr>
        <w:t>；</w:t>
      </w:r>
      <w:r w:rsidR="001C1426">
        <w:t>停止</w:t>
      </w:r>
      <w:r w:rsidR="001C1426">
        <w:rPr>
          <w:rFonts w:hint="eastAsia"/>
        </w:rPr>
        <w:t>条件决定</w:t>
      </w:r>
      <w:r w:rsidR="001C1426">
        <w:t>何时停止该遍历过程</w:t>
      </w:r>
      <w:r w:rsidR="006C2347">
        <w:rPr>
          <w:rFonts w:hint="eastAsia"/>
        </w:rPr>
        <w:t>（如模型</w:t>
      </w:r>
      <w:r w:rsidR="006C2347">
        <w:t>元素覆盖率达到设定比例或特定元素被覆盖</w:t>
      </w:r>
      <w:r w:rsidR="006C2347">
        <w:rPr>
          <w:rFonts w:hint="eastAsia"/>
        </w:rPr>
        <w:t>）</w:t>
      </w:r>
      <w:r w:rsidR="001C1426">
        <w:rPr>
          <w:rFonts w:hint="eastAsia"/>
        </w:rPr>
        <w:t>，停止</w:t>
      </w:r>
      <w:r w:rsidR="001C1426">
        <w:t>条件</w:t>
      </w:r>
      <w:r w:rsidR="001C1426">
        <w:rPr>
          <w:rFonts w:hint="eastAsia"/>
        </w:rPr>
        <w:t>有</w:t>
      </w:r>
      <w:r w:rsidR="006C2347">
        <w:rPr>
          <w:rFonts w:hint="eastAsia"/>
        </w:rPr>
        <w:t>节点</w:t>
      </w:r>
      <w:r w:rsidR="006C2347">
        <w:t>覆盖比例、</w:t>
      </w:r>
      <w:r w:rsidR="006C2347">
        <w:rPr>
          <w:rFonts w:hint="eastAsia"/>
        </w:rPr>
        <w:t>边</w:t>
      </w:r>
      <w:r w:rsidR="006C2347">
        <w:t>覆盖比例、特定</w:t>
      </w:r>
      <w:r w:rsidR="00D75E6D">
        <w:rPr>
          <w:rFonts w:hint="eastAsia"/>
        </w:rPr>
        <w:t>节点</w:t>
      </w:r>
      <w:r w:rsidR="00D75E6D">
        <w:t>覆盖</w:t>
      </w:r>
      <w:r w:rsidR="00D75E6D">
        <w:rPr>
          <w:rFonts w:hint="eastAsia"/>
        </w:rPr>
        <w:t>、</w:t>
      </w:r>
      <w:r w:rsidR="00D75E6D">
        <w:t>特定边覆盖</w:t>
      </w:r>
      <w:r w:rsidR="00D75E6D">
        <w:rPr>
          <w:rFonts w:hint="eastAsia"/>
        </w:rPr>
        <w:t>、</w:t>
      </w:r>
      <w:r w:rsidR="00D75E6D">
        <w:t>执行时间等。</w:t>
      </w:r>
    </w:p>
    <w:p w14:paraId="52B0ECA2" w14:textId="77777777" w:rsidR="00CF6176" w:rsidRDefault="00CF6176" w:rsidP="00CF6176">
      <w:pPr>
        <w:pStyle w:val="u5"/>
        <w:spacing w:before="24" w:after="24"/>
        <w:ind w:firstLineChars="0" w:firstLine="0"/>
        <w:jc w:val="center"/>
      </w:pPr>
      <w:r>
        <w:rPr>
          <w:noProof/>
        </w:rPr>
        <w:drawing>
          <wp:inline distT="0" distB="0" distL="0" distR="0" wp14:anchorId="4DF2932B" wp14:editId="6E04AF76">
            <wp:extent cx="4210050" cy="908216"/>
            <wp:effectExtent l="0" t="0" r="0" b="6350"/>
            <wp:docPr id="88" name="图片 88" descr="Selection rule patte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Selection rule patter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49399" cy="916705"/>
                    </a:xfrm>
                    <a:prstGeom prst="rect">
                      <a:avLst/>
                    </a:prstGeom>
                    <a:noFill/>
                    <a:ln>
                      <a:noFill/>
                    </a:ln>
                  </pic:spPr>
                </pic:pic>
              </a:graphicData>
            </a:graphic>
          </wp:inline>
        </w:drawing>
      </w:r>
    </w:p>
    <w:p w14:paraId="6872F33E" w14:textId="77777777" w:rsid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B2B6C">
        <w:rPr>
          <w:noProof/>
        </w:rPr>
        <w:t>12</w:t>
      </w:r>
      <w:r>
        <w:fldChar w:fldCharType="end"/>
      </w:r>
      <w:r>
        <w:t xml:space="preserve"> </w:t>
      </w:r>
      <w:r w:rsidRPr="001D41D2">
        <w:rPr>
          <w:rFonts w:hint="eastAsia"/>
        </w:rPr>
        <w:t>GraphWalker</w:t>
      </w:r>
      <w:r>
        <w:rPr>
          <w:rFonts w:hint="eastAsia"/>
        </w:rPr>
        <w:t>遍历</w:t>
      </w:r>
      <w:r>
        <w:t>策略</w:t>
      </w:r>
    </w:p>
    <w:p w14:paraId="1CEA7D0C" w14:textId="77777777" w:rsidR="001C1426" w:rsidRDefault="00104F33" w:rsidP="00EA1AC0">
      <w:pPr>
        <w:pStyle w:val="u5"/>
        <w:spacing w:before="24" w:after="24"/>
        <w:ind w:firstLine="480"/>
      </w:pPr>
      <w:r>
        <w:rPr>
          <w:rFonts w:hint="eastAsia"/>
        </w:rPr>
        <w:t>本文</w:t>
      </w:r>
      <w:r>
        <w:t>使用</w:t>
      </w:r>
      <w:r w:rsidRPr="00D75E6D">
        <w:rPr>
          <w:b/>
        </w:rPr>
        <w:t>起始点算法</w:t>
      </w:r>
      <w:r w:rsidR="00D75E6D">
        <w:rPr>
          <w:rFonts w:hint="eastAsia"/>
        </w:rPr>
        <w:t>及</w:t>
      </w:r>
      <w:r w:rsidR="00D75E6D" w:rsidRPr="00D75E6D">
        <w:rPr>
          <w:b/>
        </w:rPr>
        <w:t>特定</w:t>
      </w:r>
      <w:r w:rsidR="00D75E6D" w:rsidRPr="00D75E6D">
        <w:rPr>
          <w:rFonts w:hint="eastAsia"/>
          <w:b/>
        </w:rPr>
        <w:t>节点</w:t>
      </w:r>
      <w:r w:rsidR="00D75E6D" w:rsidRPr="00D75E6D">
        <w:rPr>
          <w:b/>
        </w:rPr>
        <w:t>覆盖</w:t>
      </w:r>
      <w:r w:rsidR="00D75E6D">
        <w:rPr>
          <w:rFonts w:hint="eastAsia"/>
        </w:rPr>
        <w:t>与</w:t>
      </w:r>
      <w:r w:rsidR="00D75E6D" w:rsidRPr="00D75E6D">
        <w:rPr>
          <w:b/>
        </w:rPr>
        <w:t>特定边覆盖</w:t>
      </w:r>
      <w:r w:rsidR="00FC0141" w:rsidRPr="00FC0141">
        <w:rPr>
          <w:rFonts w:hint="eastAsia"/>
        </w:rPr>
        <w:t>两种</w:t>
      </w:r>
      <w:r w:rsidR="00D75E6D">
        <w:rPr>
          <w:rFonts w:hint="eastAsia"/>
        </w:rPr>
        <w:t>停止</w:t>
      </w:r>
      <w:r w:rsidR="00D75E6D">
        <w:t>条件</w:t>
      </w:r>
      <w:r w:rsidR="00D75E6D">
        <w:rPr>
          <w:rFonts w:hint="eastAsia"/>
        </w:rPr>
        <w:t>进行</w:t>
      </w:r>
      <w:r w:rsidR="00D75E6D">
        <w:t>行为模型的遍历</w:t>
      </w:r>
      <w:r w:rsidR="00037716">
        <w:rPr>
          <w:rFonts w:hint="eastAsia"/>
        </w:rPr>
        <w:t>，</w:t>
      </w:r>
      <w:r w:rsidR="00037716">
        <w:t>当覆盖到特定</w:t>
      </w:r>
      <w:r w:rsidR="00037716">
        <w:rPr>
          <w:rFonts w:hint="eastAsia"/>
        </w:rPr>
        <w:t>节点</w:t>
      </w:r>
      <w:r w:rsidR="00037716">
        <w:t>或边即停止</w:t>
      </w:r>
      <w:r w:rsidR="00037716">
        <w:rPr>
          <w:rFonts w:hint="eastAsia"/>
        </w:rPr>
        <w:t>该</w:t>
      </w:r>
      <w:r w:rsidR="00037716">
        <w:t>遍历过程</w:t>
      </w:r>
      <w:r w:rsidR="00D75E6D">
        <w:rPr>
          <w:rFonts w:hint="eastAsia"/>
        </w:rPr>
        <w:t>。</w:t>
      </w:r>
      <w:r w:rsidR="00F76A6F" w:rsidRPr="00F76A6F">
        <w:rPr>
          <w:rFonts w:hint="eastAsia"/>
        </w:rPr>
        <w:t>起始点算法</w:t>
      </w:r>
      <w:r w:rsidR="00F76A6F">
        <w:rPr>
          <w:rFonts w:hint="eastAsia"/>
        </w:rPr>
        <w:t>要求</w:t>
      </w:r>
      <w:r w:rsidR="00F76A6F">
        <w:t>模型图</w:t>
      </w:r>
      <w:r w:rsidR="00F76A6F">
        <w:rPr>
          <w:rFonts w:hint="eastAsia"/>
        </w:rPr>
        <w:t>中</w:t>
      </w:r>
      <w:r w:rsidR="00F76A6F">
        <w:t>有且仅有一个名为</w:t>
      </w:r>
      <w:r w:rsidR="00F76A6F">
        <w:rPr>
          <w:rFonts w:hint="eastAsia"/>
        </w:rPr>
        <w:t>S</w:t>
      </w:r>
      <w:r w:rsidR="00F76A6F">
        <w:t>tart</w:t>
      </w:r>
      <w:r w:rsidR="00F76A6F">
        <w:t>的节点</w:t>
      </w:r>
      <w:r w:rsidR="00EA1AC0">
        <w:rPr>
          <w:rFonts w:hint="eastAsia"/>
        </w:rPr>
        <w:t>。</w:t>
      </w:r>
      <w:r w:rsidR="00EA1AC0" w:rsidRPr="00EA1AC0">
        <w:rPr>
          <w:rFonts w:hint="eastAsia"/>
        </w:rPr>
        <w:t>特定节点覆盖</w:t>
      </w:r>
      <w:r w:rsidR="001C1426">
        <w:t>算法</w:t>
      </w:r>
      <w:r>
        <w:t>表达</w:t>
      </w:r>
      <w:r w:rsidR="001C1426">
        <w:rPr>
          <w:rFonts w:hint="eastAsia"/>
        </w:rPr>
        <w:t>式</w:t>
      </w:r>
      <w:r w:rsidR="001C1426">
        <w:t>为：</w:t>
      </w:r>
      <w:r w:rsidR="00CF6176" w:rsidRPr="00CF6176">
        <w:rPr>
          <w:b/>
        </w:rPr>
        <w:t>a_star(</w:t>
      </w:r>
      <w:r w:rsidR="00CF6176" w:rsidRPr="00CF6176">
        <w:rPr>
          <w:rFonts w:cs="Times New Roman"/>
          <w:b/>
        </w:rPr>
        <w:t>reached_vertex(</w:t>
      </w:r>
      <w:r w:rsidR="00CF6176" w:rsidRPr="00CF6176">
        <w:rPr>
          <w:b/>
        </w:rPr>
        <w:t>vertex name</w:t>
      </w:r>
      <w:r w:rsidR="00CF6176" w:rsidRPr="00CF6176">
        <w:rPr>
          <w:rFonts w:cs="Times New Roman"/>
          <w:b/>
        </w:rPr>
        <w:t>)</w:t>
      </w:r>
      <w:r w:rsidR="00CF6176" w:rsidRPr="00CF6176">
        <w:rPr>
          <w:b/>
        </w:rPr>
        <w:t>)</w:t>
      </w:r>
      <w:r w:rsidR="00EA1AC0">
        <w:rPr>
          <w:rFonts w:hint="eastAsia"/>
        </w:rPr>
        <w:t>；</w:t>
      </w:r>
      <w:r w:rsidR="00EA1AC0" w:rsidRPr="00EA1AC0">
        <w:rPr>
          <w:rFonts w:hint="eastAsia"/>
        </w:rPr>
        <w:t>特定</w:t>
      </w:r>
      <w:r w:rsidR="00EA1AC0">
        <w:rPr>
          <w:rFonts w:hint="eastAsia"/>
        </w:rPr>
        <w:t>边</w:t>
      </w:r>
      <w:r w:rsidR="00EA1AC0" w:rsidRPr="00EA1AC0">
        <w:rPr>
          <w:rFonts w:hint="eastAsia"/>
        </w:rPr>
        <w:t>覆盖</w:t>
      </w:r>
      <w:r w:rsidR="00EA1AC0">
        <w:t>算法表达</w:t>
      </w:r>
      <w:r w:rsidR="00EA1AC0">
        <w:rPr>
          <w:rFonts w:hint="eastAsia"/>
        </w:rPr>
        <w:t>式</w:t>
      </w:r>
      <w:r w:rsidR="00EA1AC0">
        <w:t>为：</w:t>
      </w:r>
      <w:r w:rsidR="001C1426" w:rsidRPr="00CF6176">
        <w:rPr>
          <w:b/>
        </w:rPr>
        <w:t>a_star(</w:t>
      </w:r>
      <w:r w:rsidR="00CF6176" w:rsidRPr="00CF6176">
        <w:rPr>
          <w:rFonts w:cs="Times New Roman"/>
          <w:b/>
        </w:rPr>
        <w:t>reached_edge</w:t>
      </w:r>
      <w:r w:rsidR="00CF6176" w:rsidRPr="00CF6176">
        <w:rPr>
          <w:b/>
        </w:rPr>
        <w:t>(</w:t>
      </w:r>
      <w:r w:rsidR="001C1426" w:rsidRPr="00CF6176">
        <w:rPr>
          <w:b/>
        </w:rPr>
        <w:t>edge</w:t>
      </w:r>
      <w:r w:rsidR="00CF6176" w:rsidRPr="00CF6176">
        <w:rPr>
          <w:b/>
        </w:rPr>
        <w:t xml:space="preserve"> name)</w:t>
      </w:r>
      <w:r w:rsidR="001C1426" w:rsidRPr="00CF6176">
        <w:rPr>
          <w:b/>
        </w:rPr>
        <w:t>)</w:t>
      </w:r>
      <w:r w:rsidR="00EA1AC0">
        <w:rPr>
          <w:rFonts w:hint="eastAsia"/>
        </w:rPr>
        <w:t>。</w:t>
      </w:r>
    </w:p>
    <w:p w14:paraId="6ACC01EF" w14:textId="77777777" w:rsidR="00784B32" w:rsidRDefault="009513B9" w:rsidP="00784B32">
      <w:pPr>
        <w:pStyle w:val="u5"/>
        <w:spacing w:before="24" w:after="24"/>
        <w:ind w:firstLine="480"/>
        <w:rPr>
          <w:noProof/>
        </w:rPr>
      </w:pPr>
      <w:r w:rsidRPr="009513B9">
        <w:rPr>
          <w:rFonts w:hint="eastAsia"/>
        </w:rPr>
        <w:t>起始点算法</w:t>
      </w:r>
      <w:r w:rsidR="00AD5EB3" w:rsidRPr="00104F33">
        <w:rPr>
          <w:rFonts w:hint="eastAsia"/>
        </w:rPr>
        <w:t>将</w:t>
      </w:r>
      <w:r>
        <w:rPr>
          <w:rFonts w:hint="eastAsia"/>
        </w:rPr>
        <w:t>从</w:t>
      </w:r>
      <w:r>
        <w:t>模型</w:t>
      </w:r>
      <w:r>
        <w:rPr>
          <w:rFonts w:hint="eastAsia"/>
        </w:rPr>
        <w:t>起始</w:t>
      </w:r>
      <w:r>
        <w:t>节点</w:t>
      </w:r>
      <w:r w:rsidR="00FC0141">
        <w:rPr>
          <w:rFonts w:hint="eastAsia"/>
        </w:rPr>
        <w:t>（</w:t>
      </w:r>
      <w:r w:rsidR="00FC0141">
        <w:rPr>
          <w:rFonts w:hint="eastAsia"/>
        </w:rPr>
        <w:t>S</w:t>
      </w:r>
      <w:r w:rsidR="00FC0141">
        <w:t>tart</w:t>
      </w:r>
      <w:r w:rsidR="00FC0141">
        <w:rPr>
          <w:rFonts w:hint="eastAsia"/>
        </w:rPr>
        <w:t>）</w:t>
      </w:r>
      <w:r>
        <w:rPr>
          <w:rFonts w:hint="eastAsia"/>
        </w:rPr>
        <w:t>进行</w:t>
      </w:r>
      <w:r>
        <w:t>遍历</w:t>
      </w:r>
      <w:r>
        <w:rPr>
          <w:rFonts w:hint="eastAsia"/>
        </w:rPr>
        <w:t>，</w:t>
      </w:r>
      <w:r w:rsidR="00AD5EB3" w:rsidRPr="00104F33">
        <w:rPr>
          <w:rFonts w:hint="eastAsia"/>
        </w:rPr>
        <w:t>生成</w:t>
      </w:r>
      <w:r w:rsidR="00AD5EB3">
        <w:rPr>
          <w:rFonts w:hint="eastAsia"/>
        </w:rPr>
        <w:t>覆盖</w:t>
      </w:r>
      <w:r w:rsidR="00AD5EB3">
        <w:t>特定节点</w:t>
      </w:r>
      <w:r w:rsidR="002527F2">
        <w:rPr>
          <w:rFonts w:hint="eastAsia"/>
        </w:rPr>
        <w:t>（</w:t>
      </w:r>
      <w:r w:rsidR="002527F2" w:rsidRPr="002527F2">
        <w:t>vertex name</w:t>
      </w:r>
      <w:r w:rsidR="002527F2">
        <w:rPr>
          <w:rFonts w:hint="eastAsia"/>
        </w:rPr>
        <w:t>）</w:t>
      </w:r>
      <w:r w:rsidR="00AD5EB3">
        <w:t>或边</w:t>
      </w:r>
      <w:r w:rsidR="002527F2">
        <w:rPr>
          <w:rFonts w:hint="eastAsia"/>
        </w:rPr>
        <w:t>（</w:t>
      </w:r>
      <w:r w:rsidR="002527F2" w:rsidRPr="002527F2">
        <w:t>edge name</w:t>
      </w:r>
      <w:r w:rsidR="002527F2">
        <w:rPr>
          <w:rFonts w:hint="eastAsia"/>
        </w:rPr>
        <w:t>）</w:t>
      </w:r>
      <w:r w:rsidR="00AD5EB3" w:rsidRPr="00104F33">
        <w:rPr>
          <w:rFonts w:hint="eastAsia"/>
        </w:rPr>
        <w:t>的最短路径</w:t>
      </w:r>
      <w:r w:rsidR="00AD5EB3">
        <w:rPr>
          <w:rFonts w:hint="eastAsia"/>
        </w:rPr>
        <w:t>，</w:t>
      </w:r>
      <w:r w:rsidR="008321FD">
        <w:rPr>
          <w:rFonts w:hint="eastAsia"/>
        </w:rPr>
        <w:t>如图</w:t>
      </w:r>
      <w:r w:rsidR="008321FD">
        <w:rPr>
          <w:rFonts w:hint="eastAsia"/>
        </w:rPr>
        <w:t>3</w:t>
      </w:r>
      <w:r w:rsidR="008321FD">
        <w:t>-</w:t>
      </w:r>
      <w:r w:rsidR="00EB2B6C">
        <w:t>13</w:t>
      </w:r>
      <w:r w:rsidR="00246D61">
        <w:t xml:space="preserve"> a)</w:t>
      </w:r>
      <w:r w:rsidR="008321FD">
        <w:t>所示</w:t>
      </w:r>
      <w:r w:rsidR="008321FD">
        <w:rPr>
          <w:rFonts w:hint="eastAsia"/>
        </w:rPr>
        <w:t>，为目标</w:t>
      </w:r>
      <w:r w:rsidR="008321FD">
        <w:t>模</w:t>
      </w:r>
      <w:r w:rsidR="008321FD">
        <w:lastRenderedPageBreak/>
        <w:t>型</w:t>
      </w:r>
      <w:r w:rsidR="00F76A6F">
        <w:rPr>
          <w:rFonts w:hint="eastAsia"/>
        </w:rPr>
        <w:t>示例</w:t>
      </w:r>
      <w:r w:rsidR="008321FD">
        <w:t>，</w:t>
      </w:r>
      <w:r w:rsidR="00246D61">
        <w:rPr>
          <w:rFonts w:hint="eastAsia"/>
        </w:rPr>
        <w:t>使用</w:t>
      </w:r>
      <w:r w:rsidR="00246D61">
        <w:t>起始节点算法后，生成的</w:t>
      </w:r>
      <w:r w:rsidR="009D0D52">
        <w:rPr>
          <w:rFonts w:hint="eastAsia"/>
        </w:rPr>
        <w:t>覆盖</w:t>
      </w:r>
      <w:r w:rsidR="00246D61">
        <w:t>节点</w:t>
      </w:r>
      <w:r w:rsidR="00F76A6F">
        <w:t>v_Browse</w:t>
      </w:r>
      <w:r w:rsidR="00246D61">
        <w:rPr>
          <w:rFonts w:hint="eastAsia"/>
        </w:rPr>
        <w:t>及</w:t>
      </w:r>
      <w:r w:rsidR="00246D61">
        <w:t>边</w:t>
      </w:r>
      <w:r w:rsidR="00F76A6F">
        <w:rPr>
          <w:noProof/>
        </w:rPr>
        <w:t>e_</w:t>
      </w:r>
      <w:r w:rsidR="001D7998">
        <w:rPr>
          <w:noProof/>
        </w:rPr>
        <w:t>Exit</w:t>
      </w:r>
      <w:r w:rsidR="00246D61">
        <w:rPr>
          <w:rFonts w:hint="eastAsia"/>
          <w:noProof/>
        </w:rPr>
        <w:t>的执行</w:t>
      </w:r>
      <w:r w:rsidR="00246D61">
        <w:rPr>
          <w:noProof/>
        </w:rPr>
        <w:t>序列</w:t>
      </w:r>
      <w:r w:rsidR="00246D61">
        <w:rPr>
          <w:rFonts w:hint="eastAsia"/>
          <w:noProof/>
        </w:rPr>
        <w:t>如图</w:t>
      </w:r>
      <w:r w:rsidR="00246D61">
        <w:rPr>
          <w:rFonts w:hint="eastAsia"/>
          <w:noProof/>
        </w:rPr>
        <w:t>3</w:t>
      </w:r>
      <w:r w:rsidR="00246D61">
        <w:rPr>
          <w:noProof/>
        </w:rPr>
        <w:t>-</w:t>
      </w:r>
      <w:r w:rsidR="00EB2B6C">
        <w:rPr>
          <w:noProof/>
        </w:rPr>
        <w:t>13</w:t>
      </w:r>
      <w:r w:rsidR="00246D61">
        <w:rPr>
          <w:noProof/>
        </w:rPr>
        <w:t xml:space="preserve"> b)</w:t>
      </w:r>
      <w:r w:rsidR="00246D61">
        <w:rPr>
          <w:rFonts w:hint="eastAsia"/>
          <w:noProof/>
        </w:rPr>
        <w:t>所示</w:t>
      </w:r>
      <w:r w:rsidR="00246D61">
        <w:rPr>
          <w:noProof/>
        </w:rPr>
        <w:t>。</w:t>
      </w:r>
    </w:p>
    <w:p w14:paraId="2F732017" w14:textId="77777777" w:rsidR="004B4159" w:rsidRDefault="00784B32" w:rsidP="00347EE0">
      <w:pPr>
        <w:pStyle w:val="u5"/>
        <w:spacing w:before="24" w:after="24"/>
        <w:ind w:firstLineChars="0" w:firstLine="0"/>
        <w:jc w:val="left"/>
      </w:pPr>
      <w:r>
        <w:object w:dxaOrig="9045" w:dyaOrig="3870" w14:anchorId="44CC2FB6">
          <v:shape id="_x0000_i1031" type="#_x0000_t75" style="width:397pt;height:169.5pt" o:ole="">
            <v:imagedata r:id="rId48" o:title=""/>
          </v:shape>
          <o:OLEObject Type="Embed" ProgID="Visio.Drawing.15" ShapeID="_x0000_i1031" DrawAspect="Content" ObjectID="_1572162754" r:id="rId49"/>
        </w:object>
      </w:r>
    </w:p>
    <w:p w14:paraId="6EA2EC58" w14:textId="77777777" w:rsidR="00E568A9" w:rsidRPr="00691695" w:rsidRDefault="003612A9" w:rsidP="00784B32">
      <w:pPr>
        <w:pStyle w:val="u5"/>
        <w:spacing w:before="24" w:after="24"/>
        <w:ind w:firstLineChars="733" w:firstLine="1539"/>
        <w:rPr>
          <w:rFonts w:eastAsia="黑体" w:cs="Times New Roman"/>
          <w:sz w:val="21"/>
          <w:szCs w:val="24"/>
        </w:rPr>
      </w:pPr>
      <w:r w:rsidRPr="00691695">
        <w:rPr>
          <w:rFonts w:eastAsia="黑体" w:cs="Times New Roman" w:hint="eastAsia"/>
          <w:sz w:val="21"/>
          <w:szCs w:val="24"/>
        </w:rPr>
        <w:t xml:space="preserve">a) </w:t>
      </w:r>
      <w:r w:rsidRPr="00691695">
        <w:rPr>
          <w:rFonts w:eastAsia="黑体" w:cs="Times New Roman" w:hint="eastAsia"/>
          <w:sz w:val="21"/>
          <w:szCs w:val="24"/>
        </w:rPr>
        <w:t>目标</w:t>
      </w:r>
      <w:r w:rsidRPr="00691695">
        <w:rPr>
          <w:rFonts w:eastAsia="黑体" w:cs="Times New Roman"/>
          <w:sz w:val="21"/>
          <w:szCs w:val="24"/>
        </w:rPr>
        <w:t>模型</w:t>
      </w:r>
      <w:r w:rsidRPr="00691695">
        <w:rPr>
          <w:rFonts w:eastAsia="黑体" w:cs="Times New Roman" w:hint="eastAsia"/>
          <w:sz w:val="21"/>
          <w:szCs w:val="24"/>
        </w:rPr>
        <w:t>示例</w:t>
      </w:r>
      <w:r w:rsidR="00784B32">
        <w:rPr>
          <w:rFonts w:eastAsia="黑体" w:cs="Times New Roman" w:hint="eastAsia"/>
          <w:sz w:val="21"/>
          <w:szCs w:val="24"/>
        </w:rPr>
        <w:t xml:space="preserve">          </w:t>
      </w:r>
      <w:r w:rsidRPr="00691695">
        <w:rPr>
          <w:rFonts w:eastAsia="黑体" w:cs="Times New Roman" w:hint="eastAsia"/>
          <w:sz w:val="21"/>
          <w:szCs w:val="24"/>
        </w:rPr>
        <w:t>b)</w:t>
      </w:r>
      <w:r w:rsidR="00784B32">
        <w:rPr>
          <w:rFonts w:eastAsia="黑体" w:cs="Times New Roman" w:hint="eastAsia"/>
          <w:sz w:val="21"/>
          <w:szCs w:val="24"/>
        </w:rPr>
        <w:t xml:space="preserve"> </w:t>
      </w:r>
      <w:r w:rsidRPr="00691695">
        <w:rPr>
          <w:rFonts w:eastAsia="黑体" w:cs="Times New Roman" w:hint="eastAsia"/>
          <w:sz w:val="21"/>
          <w:szCs w:val="24"/>
        </w:rPr>
        <w:t>起始点算法覆盖目标</w:t>
      </w:r>
      <w:r w:rsidRPr="00691695">
        <w:rPr>
          <w:rFonts w:eastAsia="黑体" w:cs="Times New Roman"/>
          <w:sz w:val="21"/>
          <w:szCs w:val="24"/>
        </w:rPr>
        <w:t>节点与边的序列</w:t>
      </w:r>
    </w:p>
    <w:p w14:paraId="7B51CB93" w14:textId="77777777" w:rsidR="003612A9" w:rsidRPr="003612A9" w:rsidRDefault="003612A9" w:rsidP="003612A9">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EB2B6C">
        <w:rPr>
          <w:noProof/>
        </w:rPr>
        <w:t>13</w:t>
      </w:r>
      <w:r>
        <w:fldChar w:fldCharType="end"/>
      </w:r>
      <w:r>
        <w:t xml:space="preserve"> </w:t>
      </w:r>
      <w:r w:rsidRPr="003612A9">
        <w:rPr>
          <w:rFonts w:hint="eastAsia"/>
        </w:rPr>
        <w:t>起始点算法</w:t>
      </w:r>
      <w:r>
        <w:rPr>
          <w:rFonts w:hint="eastAsia"/>
        </w:rPr>
        <w:t>生成目标路径示例</w:t>
      </w:r>
    </w:p>
    <w:p w14:paraId="0BFBBDEB" w14:textId="77777777" w:rsidR="00840490" w:rsidRDefault="00697718" w:rsidP="00840490">
      <w:pPr>
        <w:pStyle w:val="u5"/>
        <w:spacing w:before="24" w:after="24"/>
        <w:ind w:firstLine="480"/>
      </w:pPr>
      <w:r>
        <w:rPr>
          <w:rFonts w:hint="eastAsia"/>
        </w:rPr>
        <w:t>确定</w:t>
      </w:r>
      <w:r>
        <w:t>了</w:t>
      </w:r>
      <w:r>
        <w:rPr>
          <w:rFonts w:hint="eastAsia"/>
        </w:rPr>
        <w:t>使用</w:t>
      </w:r>
      <w:r>
        <w:t>的图模型遍历策略</w:t>
      </w:r>
      <w:r>
        <w:rPr>
          <w:rFonts w:hint="eastAsia"/>
        </w:rPr>
        <w:t>后，</w:t>
      </w:r>
      <w:r>
        <w:t>考虑如何将定义的</w:t>
      </w:r>
      <w:r>
        <w:rPr>
          <w:rFonts w:hint="eastAsia"/>
        </w:rPr>
        <w:t>覆盖准则转换为</w:t>
      </w:r>
      <w:r>
        <w:t>相对应的遍历策略</w:t>
      </w:r>
      <w:r>
        <w:rPr>
          <w:rFonts w:hint="eastAsia"/>
        </w:rPr>
        <w:t>以生成满足</w:t>
      </w:r>
      <w:r>
        <w:t>覆盖准则的测试序列。</w:t>
      </w:r>
      <w:r w:rsidR="00A311AE">
        <w:rPr>
          <w:rFonts w:hint="eastAsia"/>
        </w:rPr>
        <w:t>因此针对本文</w:t>
      </w:r>
      <w:r w:rsidR="00A311AE">
        <w:t>定义的</w:t>
      </w:r>
      <w:r w:rsidR="00A311AE">
        <w:rPr>
          <w:rFonts w:hint="eastAsia"/>
        </w:rPr>
        <w:t>覆盖</w:t>
      </w:r>
      <w:r w:rsidR="00A311AE">
        <w:t>准则</w:t>
      </w:r>
      <w:r w:rsidR="00E74A28">
        <w:rPr>
          <w:rFonts w:hint="eastAsia"/>
        </w:rPr>
        <w:t>，</w:t>
      </w:r>
      <w:r>
        <w:rPr>
          <w:rFonts w:hint="eastAsia"/>
        </w:rPr>
        <w:t>需要</w:t>
      </w:r>
      <w:r>
        <w:t>进行如下</w:t>
      </w:r>
      <w:r w:rsidR="00037716">
        <w:rPr>
          <w:rFonts w:hint="eastAsia"/>
        </w:rPr>
        <w:t>三</w:t>
      </w:r>
      <w:r w:rsidR="00037716">
        <w:t>步</w:t>
      </w:r>
      <w:r>
        <w:t>转换</w:t>
      </w:r>
      <w:r w:rsidR="00E74A28">
        <w:t>：</w:t>
      </w:r>
    </w:p>
    <w:p w14:paraId="53B1890E" w14:textId="77777777" w:rsidR="00AD074D" w:rsidRPr="008612E7" w:rsidRDefault="00037716" w:rsidP="008612E7">
      <w:pPr>
        <w:pStyle w:val="u5"/>
        <w:spacing w:before="24" w:after="24"/>
        <w:ind w:firstLine="482"/>
      </w:pPr>
      <w:r>
        <w:rPr>
          <w:b/>
        </w:rPr>
        <w:t>1</w:t>
      </w:r>
      <w:r>
        <w:rPr>
          <w:rFonts w:hint="eastAsia"/>
          <w:b/>
        </w:rPr>
        <w:t>、</w:t>
      </w:r>
      <w:r w:rsidR="00FC0141" w:rsidRPr="00697718">
        <w:rPr>
          <w:rFonts w:hint="eastAsia"/>
          <w:b/>
        </w:rPr>
        <w:t>将生成的</w:t>
      </w:r>
      <w:r w:rsidR="00FC0141" w:rsidRPr="00697718">
        <w:rPr>
          <w:b/>
        </w:rPr>
        <w:t>行为模型</w:t>
      </w:r>
      <w:r w:rsidR="00FC0141" w:rsidRPr="00697718">
        <w:rPr>
          <w:rFonts w:hint="eastAsia"/>
          <w:b/>
        </w:rPr>
        <w:t>转换</w:t>
      </w:r>
      <w:r w:rsidR="00FC0141" w:rsidRPr="00697718">
        <w:rPr>
          <w:b/>
        </w:rPr>
        <w:t>为符合</w:t>
      </w:r>
      <w:r w:rsidR="00FC0141" w:rsidRPr="00697718">
        <w:rPr>
          <w:rFonts w:hint="eastAsia"/>
          <w:b/>
        </w:rPr>
        <w:t>GraphWalker</w:t>
      </w:r>
      <w:r w:rsidR="00FC0141" w:rsidRPr="00697718">
        <w:rPr>
          <w:rFonts w:hint="eastAsia"/>
          <w:b/>
        </w:rPr>
        <w:t>语法</w:t>
      </w:r>
      <w:r w:rsidR="00FC0141" w:rsidRPr="00697718">
        <w:rPr>
          <w:b/>
        </w:rPr>
        <w:t>的</w:t>
      </w:r>
      <w:r w:rsidR="00FC0141" w:rsidRPr="00697718">
        <w:rPr>
          <w:rFonts w:hint="eastAsia"/>
          <w:b/>
        </w:rPr>
        <w:t>graphml</w:t>
      </w:r>
      <w:r w:rsidR="00FC0141" w:rsidRPr="00697718">
        <w:rPr>
          <w:rFonts w:hint="eastAsia"/>
          <w:b/>
        </w:rPr>
        <w:t>文件</w:t>
      </w:r>
      <w:r w:rsidR="00697718">
        <w:rPr>
          <w:rFonts w:hint="eastAsia"/>
          <w:b/>
        </w:rPr>
        <w:t>：</w:t>
      </w:r>
      <w:r w:rsidR="00F72D6B" w:rsidRPr="00F72D6B">
        <w:rPr>
          <w:rFonts w:hint="eastAsia"/>
        </w:rPr>
        <w:t>根据</w:t>
      </w:r>
      <w:r w:rsidR="00F72D6B" w:rsidRPr="00F72D6B">
        <w:rPr>
          <w:rFonts w:hint="eastAsia"/>
        </w:rPr>
        <w:t>2.1</w:t>
      </w:r>
      <w:r w:rsidR="00F72D6B" w:rsidRPr="00F72D6B">
        <w:rPr>
          <w:rFonts w:hint="eastAsia"/>
        </w:rPr>
        <w:t>小节</w:t>
      </w:r>
      <w:r w:rsidR="00F72D6B">
        <w:rPr>
          <w:rFonts w:hint="eastAsia"/>
        </w:rPr>
        <w:t>可知</w:t>
      </w:r>
      <w:r w:rsidR="00B20CA0" w:rsidRPr="00B20CA0">
        <w:t>GraphWalker</w:t>
      </w:r>
      <w:r w:rsidR="00B20CA0" w:rsidRPr="001D41D2">
        <w:rPr>
          <w:rFonts w:hint="eastAsia"/>
        </w:rPr>
        <w:t>提供了一种</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用以</w:t>
      </w:r>
      <w:r w:rsidR="00B20CA0">
        <w:t>描述</w:t>
      </w:r>
      <w:r w:rsidR="00B20CA0">
        <w:rPr>
          <w:rFonts w:hint="eastAsia"/>
        </w:rPr>
        <w:t>图模型，</w:t>
      </w:r>
      <w:r w:rsidR="00B20CA0">
        <w:t>后续遍历策略也基于该描述语言，因此需要</w:t>
      </w:r>
      <w:r w:rsidR="00B20CA0">
        <w:rPr>
          <w:rFonts w:hint="eastAsia"/>
        </w:rPr>
        <w:t>使用</w:t>
      </w:r>
      <w:r w:rsidR="00B20CA0">
        <w:t>G</w:t>
      </w:r>
      <w:r w:rsidR="00B20CA0" w:rsidRPr="001D41D2">
        <w:rPr>
          <w:rFonts w:hint="eastAsia"/>
        </w:rPr>
        <w:t xml:space="preserve">raph </w:t>
      </w:r>
      <w:r w:rsidR="00B20CA0">
        <w:t>M</w:t>
      </w:r>
      <w:r w:rsidR="0009248E">
        <w:rPr>
          <w:rFonts w:hint="eastAsia"/>
        </w:rPr>
        <w:t>odel</w:t>
      </w:r>
      <w:r w:rsidR="00CC0C2E">
        <w:rPr>
          <w:rFonts w:hint="eastAsia"/>
        </w:rPr>
        <w:t>语言</w:t>
      </w:r>
      <w:r w:rsidR="00B20CA0">
        <w:rPr>
          <w:rFonts w:hint="eastAsia"/>
        </w:rPr>
        <w:t>描述</w:t>
      </w:r>
      <w:r w:rsidR="00B20CA0">
        <w:t>目标</w:t>
      </w:r>
      <w:r w:rsidR="00B20CA0">
        <w:rPr>
          <w:rFonts w:hint="eastAsia"/>
        </w:rPr>
        <w:t>W</w:t>
      </w:r>
      <w:r w:rsidR="00B20CA0">
        <w:t>eb</w:t>
      </w:r>
      <w:r w:rsidR="00B20CA0">
        <w:t>服务行为模型</w:t>
      </w:r>
      <w:r w:rsidR="00B20CA0">
        <w:rPr>
          <w:rFonts w:hint="eastAsia"/>
        </w:rPr>
        <w:t>。</w:t>
      </w:r>
      <w:r w:rsidR="0078377C">
        <w:t>G</w:t>
      </w:r>
      <w:r w:rsidR="0078377C" w:rsidRPr="001D41D2">
        <w:rPr>
          <w:rFonts w:hint="eastAsia"/>
        </w:rPr>
        <w:t xml:space="preserve">raph </w:t>
      </w:r>
      <w:r w:rsidR="0078377C">
        <w:t>M</w:t>
      </w:r>
      <w:r w:rsidR="0078377C" w:rsidRPr="001D41D2">
        <w:rPr>
          <w:rFonts w:hint="eastAsia"/>
        </w:rPr>
        <w:t xml:space="preserve">odel </w:t>
      </w:r>
      <w:r w:rsidR="0078377C">
        <w:t>L</w:t>
      </w:r>
      <w:r w:rsidR="0078377C" w:rsidRPr="001D41D2">
        <w:rPr>
          <w:rFonts w:hint="eastAsia"/>
        </w:rPr>
        <w:t>anguage</w:t>
      </w:r>
      <w:r w:rsidR="0078377C">
        <w:rPr>
          <w:rFonts w:hint="eastAsia"/>
        </w:rPr>
        <w:t>语法</w:t>
      </w:r>
      <w:r w:rsidR="0078377C">
        <w:t>如图</w:t>
      </w:r>
      <w:r w:rsidR="0078377C">
        <w:rPr>
          <w:rFonts w:hint="eastAsia"/>
        </w:rPr>
        <w:t>2</w:t>
      </w:r>
      <w:r w:rsidR="0078377C">
        <w:t>-4</w:t>
      </w:r>
      <w:r w:rsidR="0078377C">
        <w:rPr>
          <w:rFonts w:hint="eastAsia"/>
        </w:rPr>
        <w:t>所示</w:t>
      </w:r>
      <w:r w:rsidR="0078377C">
        <w:t>，</w:t>
      </w:r>
      <w:r w:rsidR="0078377C">
        <w:rPr>
          <w:rFonts w:hint="eastAsia"/>
        </w:rPr>
        <w:t>需要</w:t>
      </w:r>
      <w:r w:rsidR="00CC0C2E">
        <w:rPr>
          <w:rFonts w:hint="eastAsia"/>
        </w:rPr>
        <w:t>将</w:t>
      </w:r>
      <w:r w:rsidR="0078377C">
        <w:rPr>
          <w:rFonts w:hint="eastAsia"/>
        </w:rPr>
        <w:t>W</w:t>
      </w:r>
      <w:r w:rsidR="0078377C">
        <w:t>eb</w:t>
      </w:r>
      <w:r w:rsidR="0078377C">
        <w:t>服务行为模型</w:t>
      </w:r>
      <w:r w:rsidR="0078377C">
        <w:rPr>
          <w:rFonts w:hint="eastAsia"/>
        </w:rPr>
        <w:t>中的</w:t>
      </w:r>
      <w:r w:rsidR="0078377C">
        <w:t>节点</w:t>
      </w:r>
      <w:r w:rsidR="00CC0C2E">
        <w:rPr>
          <w:rFonts w:hint="eastAsia"/>
        </w:rPr>
        <w:t>映射为</w:t>
      </w:r>
      <w:r w:rsidR="00CC0C2E" w:rsidRPr="00CC0C2E">
        <w:rPr>
          <w:rFonts w:hint="eastAsia"/>
        </w:rPr>
        <w:t>graphml</w:t>
      </w:r>
      <w:r w:rsidR="00CC0C2E" w:rsidRPr="00CC0C2E">
        <w:rPr>
          <w:rFonts w:hint="eastAsia"/>
        </w:rPr>
        <w:t>文件</w:t>
      </w:r>
      <w:r w:rsidR="00CC0C2E">
        <w:rPr>
          <w:rFonts w:hint="eastAsia"/>
        </w:rPr>
        <w:t>中</w:t>
      </w:r>
      <w:r w:rsidR="0078377C">
        <w:t>node</w:t>
      </w:r>
      <w:r w:rsidR="0078377C">
        <w:rPr>
          <w:rFonts w:hint="eastAsia"/>
        </w:rPr>
        <w:t>标签</w:t>
      </w:r>
      <w:r w:rsidR="0009248E">
        <w:rPr>
          <w:rFonts w:hint="eastAsia"/>
        </w:rPr>
        <w:t>，将节点编号</w:t>
      </w:r>
      <w:r w:rsidR="0009248E">
        <w:t>映射为</w:t>
      </w:r>
      <w:r w:rsidR="0009248E">
        <w:t>node</w:t>
      </w:r>
      <w:r w:rsidR="0009248E">
        <w:rPr>
          <w:rFonts w:hint="eastAsia"/>
        </w:rPr>
        <w:t>标签</w:t>
      </w:r>
      <w:r w:rsidR="0009248E">
        <w:rPr>
          <w:rFonts w:hint="eastAsia"/>
        </w:rPr>
        <w:t>id</w:t>
      </w:r>
      <w:r w:rsidR="0009248E">
        <w:rPr>
          <w:rFonts w:hint="eastAsia"/>
        </w:rPr>
        <w:t>属性</w:t>
      </w:r>
      <w:r w:rsidR="008612E7">
        <w:rPr>
          <w:rFonts w:hint="eastAsia"/>
        </w:rPr>
        <w:t>内容</w:t>
      </w:r>
      <w:r w:rsidR="0009248E">
        <w:t>，节点名称映射为</w:t>
      </w:r>
      <w:r w:rsidR="0009248E" w:rsidRPr="0009248E">
        <w:t>NodeLabel</w:t>
      </w:r>
      <w:r w:rsidR="0009248E">
        <w:rPr>
          <w:rFonts w:hint="eastAsia"/>
        </w:rPr>
        <w:t>标签内容；将</w:t>
      </w:r>
      <w:r w:rsidR="0009248E">
        <w:rPr>
          <w:rFonts w:hint="eastAsia"/>
        </w:rPr>
        <w:t>W</w:t>
      </w:r>
      <w:r w:rsidR="0009248E">
        <w:t>eb</w:t>
      </w:r>
      <w:r w:rsidR="0009248E">
        <w:t>服务行为模型</w:t>
      </w:r>
      <w:r w:rsidR="0009248E">
        <w:rPr>
          <w:rFonts w:hint="eastAsia"/>
        </w:rPr>
        <w:t>中的</w:t>
      </w:r>
      <w:r w:rsidR="00B81334">
        <w:t>边</w:t>
      </w:r>
      <w:r w:rsidR="0009248E">
        <w:rPr>
          <w:rFonts w:hint="eastAsia"/>
        </w:rPr>
        <w:t>映射</w:t>
      </w:r>
      <w:r w:rsidR="00B81334">
        <w:t>为</w:t>
      </w:r>
      <w:r w:rsidR="00B81334">
        <w:t>edge</w:t>
      </w:r>
      <w:r w:rsidR="00B81334">
        <w:t>标签，</w:t>
      </w:r>
      <w:r w:rsidR="00AD074D">
        <w:rPr>
          <w:rFonts w:hint="eastAsia"/>
        </w:rPr>
        <w:t>边</w:t>
      </w:r>
      <w:r w:rsidR="008612E7">
        <w:rPr>
          <w:rFonts w:hint="eastAsia"/>
        </w:rPr>
        <w:t>的</w:t>
      </w:r>
      <w:r w:rsidR="00AD074D">
        <w:t>编号映射为</w:t>
      </w:r>
      <w:r w:rsidR="00AD074D">
        <w:t>edge</w:t>
      </w:r>
      <w:r w:rsidR="00AD074D">
        <w:rPr>
          <w:rFonts w:hint="eastAsia"/>
        </w:rPr>
        <w:t>标签</w:t>
      </w:r>
      <w:r w:rsidR="008612E7">
        <w:rPr>
          <w:rFonts w:hint="eastAsia"/>
        </w:rPr>
        <w:t>id</w:t>
      </w:r>
      <w:r w:rsidR="008612E7">
        <w:rPr>
          <w:rFonts w:hint="eastAsia"/>
        </w:rPr>
        <w:t>属性内容，</w:t>
      </w:r>
      <w:r w:rsidR="008612E7">
        <w:t>边</w:t>
      </w:r>
      <w:r w:rsidR="008612E7">
        <w:rPr>
          <w:rFonts w:cs="Times New Roman"/>
        </w:rPr>
        <w:t>的</w:t>
      </w:r>
      <w:r w:rsidR="008612E7">
        <w:rPr>
          <w:rFonts w:cs="Times New Roman" w:hint="eastAsia"/>
        </w:rPr>
        <w:t>起始点编号映射</w:t>
      </w:r>
      <w:r w:rsidR="008612E7">
        <w:rPr>
          <w:rFonts w:cs="Times New Roman"/>
        </w:rPr>
        <w:t>为</w:t>
      </w:r>
      <w:r w:rsidR="008612E7" w:rsidRPr="008612E7">
        <w:rPr>
          <w:rFonts w:cs="Times New Roman"/>
        </w:rPr>
        <w:t>source</w:t>
      </w:r>
      <w:r w:rsidR="008612E7">
        <w:rPr>
          <w:rFonts w:cs="Times New Roman" w:hint="eastAsia"/>
        </w:rPr>
        <w:t>属性内容；</w:t>
      </w:r>
      <w:r w:rsidR="008612E7">
        <w:rPr>
          <w:rFonts w:cs="Times New Roman"/>
        </w:rPr>
        <w:t>边的</w:t>
      </w:r>
      <w:r w:rsidR="008612E7">
        <w:rPr>
          <w:rFonts w:cs="Times New Roman" w:hint="eastAsia"/>
        </w:rPr>
        <w:t>终端点编号映射</w:t>
      </w:r>
      <w:r w:rsidR="008612E7">
        <w:rPr>
          <w:rFonts w:cs="Times New Roman"/>
        </w:rPr>
        <w:t>为</w:t>
      </w:r>
      <w:r w:rsidR="008612E7" w:rsidRPr="008612E7">
        <w:rPr>
          <w:rFonts w:cs="Times New Roman"/>
        </w:rPr>
        <w:t>target</w:t>
      </w:r>
      <w:r w:rsidR="008612E7">
        <w:rPr>
          <w:rFonts w:cs="Times New Roman" w:hint="eastAsia"/>
        </w:rPr>
        <w:t>属性内容，</w:t>
      </w:r>
      <w:r w:rsidR="008612E7">
        <w:rPr>
          <w:rFonts w:cs="Times New Roman"/>
        </w:rPr>
        <w:t>边的</w:t>
      </w:r>
      <w:r w:rsidR="008612E7">
        <w:rPr>
          <w:rFonts w:cs="Times New Roman" w:hint="eastAsia"/>
        </w:rPr>
        <w:t>名称</w:t>
      </w:r>
      <w:r w:rsidR="008612E7">
        <w:rPr>
          <w:rFonts w:cs="Times New Roman"/>
        </w:rPr>
        <w:t>映射为</w:t>
      </w:r>
      <w:r w:rsidR="008612E7" w:rsidRPr="008612E7">
        <w:rPr>
          <w:rFonts w:cs="Times New Roman"/>
        </w:rPr>
        <w:t>EdgeLabel</w:t>
      </w:r>
      <w:r w:rsidR="008612E7">
        <w:rPr>
          <w:rFonts w:cs="Times New Roman" w:hint="eastAsia"/>
        </w:rPr>
        <w:t>标签</w:t>
      </w:r>
      <w:r w:rsidR="008612E7">
        <w:rPr>
          <w:rFonts w:cs="Times New Roman"/>
        </w:rPr>
        <w:t>内容。</w:t>
      </w:r>
    </w:p>
    <w:p w14:paraId="5CE3D020" w14:textId="77777777" w:rsidR="0009248E" w:rsidRDefault="0009248E" w:rsidP="00840490">
      <w:pPr>
        <w:pStyle w:val="u5"/>
        <w:spacing w:before="24" w:after="24"/>
        <w:ind w:firstLine="480"/>
      </w:pPr>
      <w:r w:rsidRPr="00523AFD">
        <w:rPr>
          <w:rFonts w:hint="eastAsia"/>
        </w:rPr>
        <w:t>通过上述过程，可以将</w:t>
      </w:r>
      <w:r w:rsidR="00AD074D">
        <w:rPr>
          <w:rFonts w:hint="eastAsia"/>
        </w:rPr>
        <w:t>W</w:t>
      </w:r>
      <w:r w:rsidR="00AD074D">
        <w:t>eb</w:t>
      </w:r>
      <w:r w:rsidR="00AD074D">
        <w:t>服务行为模型</w:t>
      </w:r>
      <w:r w:rsidRPr="00523AFD">
        <w:rPr>
          <w:rFonts w:hint="eastAsia"/>
        </w:rPr>
        <w:t>转换为</w:t>
      </w:r>
      <w:r w:rsidR="00AD074D">
        <w:rPr>
          <w:rFonts w:hint="eastAsia"/>
        </w:rPr>
        <w:t>符合</w:t>
      </w:r>
      <w:r w:rsidR="008612E7" w:rsidRPr="008612E7">
        <w:rPr>
          <w:rFonts w:hint="eastAsia"/>
        </w:rPr>
        <w:t>GraphWalker</w:t>
      </w:r>
      <w:r w:rsidR="008612E7" w:rsidRPr="008612E7">
        <w:rPr>
          <w:rFonts w:hint="eastAsia"/>
        </w:rPr>
        <w:t>语法</w:t>
      </w:r>
      <w:r w:rsidR="008612E7">
        <w:rPr>
          <w:rFonts w:hint="eastAsia"/>
        </w:rPr>
        <w:t>的</w:t>
      </w:r>
      <w:r w:rsidR="008612E7" w:rsidRPr="008612E7">
        <w:rPr>
          <w:rFonts w:hint="eastAsia"/>
        </w:rPr>
        <w:t>graphml</w:t>
      </w:r>
      <w:r w:rsidR="008612E7" w:rsidRPr="008612E7">
        <w:rPr>
          <w:rFonts w:hint="eastAsia"/>
        </w:rPr>
        <w:t>文件</w:t>
      </w:r>
      <w:r w:rsidRPr="00523AFD">
        <w:rPr>
          <w:rFonts w:hint="eastAsia"/>
        </w:rPr>
        <w:t>。如图</w:t>
      </w:r>
      <w:r w:rsidRPr="00523AFD">
        <w:rPr>
          <w:rFonts w:hint="eastAsia"/>
        </w:rPr>
        <w:t>3-</w:t>
      </w:r>
      <w:r w:rsidR="00EB2B6C">
        <w:t>14</w:t>
      </w:r>
      <w:r w:rsidRPr="00523AFD">
        <w:rPr>
          <w:rFonts w:hint="eastAsia"/>
        </w:rPr>
        <w:t>示例演示了这一转换过程</w:t>
      </w:r>
      <w:r w:rsidR="008612E7">
        <w:rPr>
          <w:rFonts w:hint="eastAsia"/>
        </w:rPr>
        <w:t>（由于</w:t>
      </w:r>
      <w:r w:rsidR="008612E7">
        <w:t>关注转换过程</w:t>
      </w:r>
      <w:r w:rsidR="008612E7">
        <w:rPr>
          <w:rFonts w:hint="eastAsia"/>
        </w:rPr>
        <w:t>，</w:t>
      </w:r>
      <w:r w:rsidR="008612E7">
        <w:t>所以</w:t>
      </w:r>
      <w:r w:rsidR="008612E7">
        <w:rPr>
          <w:rFonts w:hint="eastAsia"/>
        </w:rPr>
        <w:t>此处</w:t>
      </w:r>
      <w:r w:rsidR="008612E7">
        <w:t>忽略</w:t>
      </w:r>
      <w:r w:rsidR="008612E7">
        <w:rPr>
          <w:rFonts w:hint="eastAsia"/>
        </w:rPr>
        <w:t>了</w:t>
      </w:r>
      <w:r w:rsidR="008612E7">
        <w:rPr>
          <w:rFonts w:hint="eastAsia"/>
        </w:rPr>
        <w:t>W</w:t>
      </w:r>
      <w:r w:rsidR="008612E7">
        <w:t>e</w:t>
      </w:r>
      <w:r w:rsidR="008612E7">
        <w:rPr>
          <w:rFonts w:hint="eastAsia"/>
        </w:rPr>
        <w:t>b</w:t>
      </w:r>
      <w:r w:rsidR="008612E7">
        <w:rPr>
          <w:rFonts w:hint="eastAsia"/>
        </w:rPr>
        <w:t>服务</w:t>
      </w:r>
      <w:r w:rsidR="008612E7">
        <w:t>行为模型的其他</w:t>
      </w:r>
      <w:r w:rsidR="008612E7">
        <w:rPr>
          <w:rFonts w:hint="eastAsia"/>
        </w:rPr>
        <w:t>属性）</w:t>
      </w:r>
      <w:r w:rsidRPr="00523AFD">
        <w:rPr>
          <w:rFonts w:hint="eastAsia"/>
        </w:rPr>
        <w:t>。</w:t>
      </w:r>
    </w:p>
    <w:p w14:paraId="2AB44700" w14:textId="77777777" w:rsidR="006910B4" w:rsidRDefault="006910B4" w:rsidP="00840490">
      <w:pPr>
        <w:pStyle w:val="u5"/>
        <w:spacing w:before="24" w:after="24"/>
        <w:ind w:firstLine="480"/>
      </w:pPr>
    </w:p>
    <w:p w14:paraId="611489A3" w14:textId="77777777" w:rsidR="006910B4" w:rsidRDefault="006910B4" w:rsidP="00840490">
      <w:pPr>
        <w:pStyle w:val="u5"/>
        <w:spacing w:before="24" w:after="24"/>
        <w:ind w:firstLine="480"/>
      </w:pPr>
    </w:p>
    <w:p w14:paraId="6BF12CB8" w14:textId="77777777" w:rsidR="006910B4" w:rsidRDefault="006910B4" w:rsidP="00840490">
      <w:pPr>
        <w:pStyle w:val="u5"/>
        <w:spacing w:before="24" w:after="24"/>
        <w:ind w:firstLine="480"/>
      </w:pPr>
    </w:p>
    <w:p w14:paraId="1E4D8E60" w14:textId="77777777" w:rsidR="006910B4" w:rsidRDefault="006910B4" w:rsidP="00840490">
      <w:pPr>
        <w:pStyle w:val="u5"/>
        <w:spacing w:before="24" w:after="24"/>
        <w:ind w:firstLine="480"/>
      </w:pPr>
    </w:p>
    <w:p w14:paraId="205BB259" w14:textId="77777777" w:rsidR="00BE3CE9" w:rsidRDefault="005B2335" w:rsidP="00BE3CE9">
      <w:pPr>
        <w:pStyle w:val="u5"/>
        <w:spacing w:before="24" w:after="24"/>
        <w:ind w:firstLineChars="0" w:firstLine="0"/>
        <w:jc w:val="center"/>
      </w:pPr>
      <w:r>
        <w:object w:dxaOrig="3135" w:dyaOrig="721" w14:anchorId="684F3E0B">
          <v:shape id="_x0000_i1032" type="#_x0000_t75" style="width:156.5pt;height:36.5pt" o:ole="">
            <v:imagedata r:id="rId50" o:title=""/>
          </v:shape>
          <o:OLEObject Type="Embed" ProgID="Visio.Drawing.15" ShapeID="_x0000_i1032" DrawAspect="Content" ObjectID="_1572162755" r:id="rId51"/>
        </w:object>
      </w:r>
    </w:p>
    <w:tbl>
      <w:tblPr>
        <w:tblStyle w:val="afff1"/>
        <w:tblW w:w="0" w:type="auto"/>
        <w:jc w:val="center"/>
        <w:tblLook w:val="04A0" w:firstRow="1" w:lastRow="0" w:firstColumn="1" w:lastColumn="0" w:noHBand="0" w:noVBand="1"/>
      </w:tblPr>
      <w:tblGrid>
        <w:gridCol w:w="5778"/>
      </w:tblGrid>
      <w:tr w:rsidR="005B2335" w14:paraId="0BE7E7A8" w14:textId="77777777" w:rsidTr="006910B4">
        <w:trPr>
          <w:jc w:val="center"/>
        </w:trPr>
        <w:tc>
          <w:tcPr>
            <w:tcW w:w="5778" w:type="dxa"/>
          </w:tcPr>
          <w:p w14:paraId="78D5C005" w14:textId="77777777" w:rsidR="00B50779" w:rsidRPr="006910B4" w:rsidRDefault="00B50779" w:rsidP="006910B4">
            <w:pPr>
              <w:pStyle w:val="u5"/>
              <w:spacing w:before="24" w:after="24" w:line="180" w:lineRule="auto"/>
              <w:ind w:firstLineChars="0" w:firstLine="0"/>
              <w:rPr>
                <w:sz w:val="22"/>
                <w:szCs w:val="22"/>
              </w:rPr>
            </w:pPr>
            <w:r w:rsidRPr="006910B4">
              <w:rPr>
                <w:sz w:val="22"/>
                <w:szCs w:val="22"/>
              </w:rPr>
              <w:t>&lt;graph edgedefault="directed" id="G"&gt;</w:t>
            </w:r>
          </w:p>
          <w:p w14:paraId="3B3468CB" w14:textId="77777777" w:rsidR="00B50779" w:rsidRPr="006910B4" w:rsidRDefault="00B50779" w:rsidP="006910B4">
            <w:pPr>
              <w:pStyle w:val="u5"/>
              <w:spacing w:before="24" w:after="24" w:line="180" w:lineRule="auto"/>
              <w:ind w:firstLineChars="0" w:firstLine="0"/>
              <w:rPr>
                <w:b/>
                <w:sz w:val="22"/>
                <w:szCs w:val="22"/>
              </w:rPr>
            </w:pPr>
            <w:r w:rsidRPr="006910B4">
              <w:rPr>
                <w:rFonts w:hint="eastAsia"/>
                <w:sz w:val="22"/>
                <w:szCs w:val="22"/>
              </w:rPr>
              <w:t xml:space="preserve">    </w:t>
            </w:r>
            <w:r w:rsidRPr="006910B4">
              <w:rPr>
                <w:b/>
                <w:sz w:val="22"/>
                <w:szCs w:val="22"/>
              </w:rPr>
              <w:t>&lt;node id="n0"&gt;</w:t>
            </w:r>
          </w:p>
          <w:p w14:paraId="64A4F9A7"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&lt;data&gt;</w:t>
            </w:r>
          </w:p>
          <w:p w14:paraId="280A6791"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&lt;y:GenericNode&gt;</w:t>
            </w:r>
          </w:p>
          <w:p w14:paraId="3233EEBB"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&lt;y:Geometry/&gt;</w:t>
            </w:r>
          </w:p>
          <w:p w14:paraId="0D5A5999"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&lt;y:NodeLabel&gt;</w:t>
            </w:r>
            <w:r w:rsidRPr="006910B4">
              <w:rPr>
                <w:b/>
                <w:sz w:val="22"/>
                <w:szCs w:val="22"/>
              </w:rPr>
              <w:t>Start</w:t>
            </w:r>
            <w:r w:rsidRPr="006910B4">
              <w:rPr>
                <w:sz w:val="22"/>
                <w:szCs w:val="22"/>
              </w:rPr>
              <w:t>&lt;/y:NodeLabel&gt;</w:t>
            </w:r>
          </w:p>
          <w:p w14:paraId="5E2BF801"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&lt;/y:GenericNode&gt;</w:t>
            </w:r>
          </w:p>
          <w:p w14:paraId="57D62BC2"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&lt;/data&gt;</w:t>
            </w:r>
          </w:p>
          <w:p w14:paraId="4E5992CF" w14:textId="77777777" w:rsidR="00B50779" w:rsidRPr="006910B4" w:rsidRDefault="00B50779" w:rsidP="006910B4">
            <w:pPr>
              <w:pStyle w:val="u5"/>
              <w:spacing w:before="24" w:after="24" w:line="180" w:lineRule="auto"/>
              <w:ind w:firstLineChars="0" w:firstLine="480"/>
              <w:rPr>
                <w:sz w:val="22"/>
                <w:szCs w:val="22"/>
              </w:rPr>
            </w:pPr>
            <w:r w:rsidRPr="006910B4">
              <w:rPr>
                <w:sz w:val="22"/>
                <w:szCs w:val="22"/>
              </w:rPr>
              <w:t>&lt;/node&gt;</w:t>
            </w:r>
          </w:p>
          <w:p w14:paraId="5D61E72A" w14:textId="77777777" w:rsidR="00B50779" w:rsidRPr="006910B4" w:rsidRDefault="00B50779" w:rsidP="006910B4">
            <w:pPr>
              <w:pStyle w:val="u5"/>
              <w:spacing w:before="24" w:after="24" w:line="180" w:lineRule="auto"/>
              <w:ind w:firstLineChars="0" w:firstLine="0"/>
              <w:rPr>
                <w:b/>
                <w:sz w:val="22"/>
                <w:szCs w:val="22"/>
              </w:rPr>
            </w:pPr>
            <w:r w:rsidRPr="006910B4">
              <w:rPr>
                <w:rFonts w:hint="eastAsia"/>
                <w:sz w:val="22"/>
                <w:szCs w:val="22"/>
              </w:rPr>
              <w:t xml:space="preserve">    </w:t>
            </w:r>
            <w:r w:rsidRPr="006910B4">
              <w:rPr>
                <w:b/>
                <w:sz w:val="22"/>
                <w:szCs w:val="22"/>
              </w:rPr>
              <w:t>&lt;node id="n</w:t>
            </w:r>
            <w:r w:rsidRPr="006910B4">
              <w:rPr>
                <w:rFonts w:hint="eastAsia"/>
                <w:b/>
                <w:sz w:val="22"/>
                <w:szCs w:val="22"/>
              </w:rPr>
              <w:t>1</w:t>
            </w:r>
            <w:r w:rsidRPr="006910B4">
              <w:rPr>
                <w:b/>
                <w:sz w:val="22"/>
                <w:szCs w:val="22"/>
              </w:rPr>
              <w:t>"&gt;</w:t>
            </w:r>
          </w:p>
          <w:p w14:paraId="0FEE198B"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&lt;data&gt;</w:t>
            </w:r>
          </w:p>
          <w:p w14:paraId="3C569076"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&lt;y:GenericNode&gt;</w:t>
            </w:r>
          </w:p>
          <w:p w14:paraId="5FF0C3BA"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&lt;y:Geometry/&gt;</w:t>
            </w:r>
          </w:p>
          <w:p w14:paraId="32918DA3"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&lt;y:NodeLabel&gt;</w:t>
            </w:r>
            <w:r w:rsidRPr="006910B4">
              <w:rPr>
                <w:rFonts w:hint="eastAsia"/>
                <w:b/>
                <w:sz w:val="22"/>
                <w:szCs w:val="22"/>
              </w:rPr>
              <w:t>a</w:t>
            </w:r>
            <w:r w:rsidRPr="006910B4">
              <w:rPr>
                <w:sz w:val="22"/>
                <w:szCs w:val="22"/>
              </w:rPr>
              <w:t>&lt;/y:NodeLabel&gt;</w:t>
            </w:r>
          </w:p>
          <w:p w14:paraId="14F3829B"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&lt;/y:GenericNode&gt;</w:t>
            </w:r>
          </w:p>
          <w:p w14:paraId="5CE6265C"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&lt;/data&gt;</w:t>
            </w:r>
          </w:p>
          <w:p w14:paraId="045A7E27" w14:textId="77777777" w:rsidR="00B50779" w:rsidRPr="006910B4" w:rsidRDefault="00B50779" w:rsidP="006910B4">
            <w:pPr>
              <w:pStyle w:val="u5"/>
              <w:spacing w:before="24" w:after="24" w:line="180" w:lineRule="auto"/>
              <w:ind w:firstLineChars="0" w:firstLine="480"/>
              <w:rPr>
                <w:sz w:val="22"/>
                <w:szCs w:val="22"/>
              </w:rPr>
            </w:pPr>
            <w:r w:rsidRPr="006910B4">
              <w:rPr>
                <w:sz w:val="22"/>
                <w:szCs w:val="22"/>
              </w:rPr>
              <w:t>&lt;/node&gt;</w:t>
            </w:r>
          </w:p>
          <w:p w14:paraId="1EA652C5" w14:textId="77777777" w:rsidR="00B50779" w:rsidRPr="006910B4" w:rsidRDefault="00B50779" w:rsidP="006910B4">
            <w:pPr>
              <w:pStyle w:val="u5"/>
              <w:spacing w:before="24" w:after="24" w:line="180" w:lineRule="auto"/>
              <w:ind w:firstLineChars="0" w:firstLine="0"/>
              <w:rPr>
                <w:b/>
                <w:sz w:val="22"/>
                <w:szCs w:val="22"/>
              </w:rPr>
            </w:pPr>
            <w:r w:rsidRPr="006910B4">
              <w:rPr>
                <w:rFonts w:hint="eastAsia"/>
                <w:sz w:val="22"/>
                <w:szCs w:val="22"/>
              </w:rPr>
              <w:t xml:space="preserve">    </w:t>
            </w:r>
            <w:r w:rsidRPr="006910B4">
              <w:rPr>
                <w:b/>
                <w:sz w:val="22"/>
                <w:szCs w:val="22"/>
              </w:rPr>
              <w:t>&lt;node id="n2"&gt;</w:t>
            </w:r>
          </w:p>
          <w:p w14:paraId="6DC216AC"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&lt;data&gt;</w:t>
            </w:r>
          </w:p>
          <w:p w14:paraId="49ECACC9"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&lt;y:GenericNode&gt;</w:t>
            </w:r>
          </w:p>
          <w:p w14:paraId="17AD6EDE"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&lt;y:Geometry/&gt;</w:t>
            </w:r>
          </w:p>
          <w:p w14:paraId="7382F7F0"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&lt;y:NodeLabel&gt;</w:t>
            </w:r>
            <w:r w:rsidR="00BE3CE9" w:rsidRPr="006910B4">
              <w:rPr>
                <w:b/>
                <w:sz w:val="22"/>
                <w:szCs w:val="22"/>
              </w:rPr>
              <w:t>End</w:t>
            </w:r>
            <w:r w:rsidRPr="006910B4">
              <w:rPr>
                <w:sz w:val="22"/>
                <w:szCs w:val="22"/>
              </w:rPr>
              <w:t>&lt;/y:NodeLabel&gt;</w:t>
            </w:r>
          </w:p>
          <w:p w14:paraId="026EA25C" w14:textId="77777777" w:rsidR="00B5077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&lt;/y:GenericNode&gt;</w:t>
            </w:r>
          </w:p>
          <w:p w14:paraId="695753C0" w14:textId="77777777" w:rsidR="00BE3CE9" w:rsidRPr="006910B4" w:rsidRDefault="00B50779" w:rsidP="006910B4">
            <w:pPr>
              <w:pStyle w:val="u5"/>
              <w:spacing w:before="24" w:after="24" w:line="180" w:lineRule="auto"/>
              <w:ind w:firstLineChars="0" w:firstLine="0"/>
              <w:rPr>
                <w:sz w:val="22"/>
                <w:szCs w:val="22"/>
              </w:rPr>
            </w:pPr>
            <w:r w:rsidRPr="006910B4">
              <w:rPr>
                <w:rFonts w:hint="eastAsia"/>
                <w:sz w:val="22"/>
                <w:szCs w:val="22"/>
              </w:rPr>
              <w:t xml:space="preserve">        </w:t>
            </w:r>
            <w:r w:rsidRPr="006910B4">
              <w:rPr>
                <w:sz w:val="22"/>
                <w:szCs w:val="22"/>
              </w:rPr>
              <w:t>&lt;/data&gt;</w:t>
            </w:r>
          </w:p>
          <w:p w14:paraId="5634CCA9" w14:textId="77777777" w:rsidR="00BE3CE9" w:rsidRPr="006910B4" w:rsidRDefault="00B50779" w:rsidP="006910B4">
            <w:pPr>
              <w:pStyle w:val="u5"/>
              <w:spacing w:before="24" w:after="24" w:line="180" w:lineRule="auto"/>
              <w:ind w:firstLine="440"/>
              <w:rPr>
                <w:sz w:val="22"/>
                <w:szCs w:val="22"/>
              </w:rPr>
            </w:pPr>
            <w:r w:rsidRPr="006910B4">
              <w:rPr>
                <w:sz w:val="22"/>
                <w:szCs w:val="22"/>
              </w:rPr>
              <w:t>&lt;/node&gt;</w:t>
            </w:r>
          </w:p>
          <w:p w14:paraId="429C4D0E" w14:textId="77777777" w:rsidR="00B50779" w:rsidRPr="006910B4" w:rsidRDefault="00B50779" w:rsidP="006910B4">
            <w:pPr>
              <w:pStyle w:val="u5"/>
              <w:spacing w:before="24" w:after="24" w:line="180" w:lineRule="auto"/>
              <w:ind w:firstLine="442"/>
              <w:rPr>
                <w:b/>
                <w:sz w:val="22"/>
                <w:szCs w:val="22"/>
              </w:rPr>
            </w:pPr>
            <w:r w:rsidRPr="006910B4">
              <w:rPr>
                <w:b/>
                <w:sz w:val="22"/>
                <w:szCs w:val="22"/>
              </w:rPr>
              <w:t>&lt;edge id="e0" source="n0" target="n1"&gt;</w:t>
            </w:r>
          </w:p>
          <w:p w14:paraId="0144EDE1" w14:textId="77777777" w:rsidR="00BE3CE9" w:rsidRPr="006910B4" w:rsidRDefault="00B50779" w:rsidP="006910B4">
            <w:pPr>
              <w:pStyle w:val="u5"/>
              <w:spacing w:before="24" w:after="24" w:line="180" w:lineRule="auto"/>
              <w:ind w:firstLineChars="400" w:firstLine="880"/>
              <w:rPr>
                <w:sz w:val="22"/>
                <w:szCs w:val="22"/>
              </w:rPr>
            </w:pPr>
            <w:r w:rsidRPr="006910B4">
              <w:rPr>
                <w:sz w:val="22"/>
                <w:szCs w:val="22"/>
              </w:rPr>
              <w:t>&lt;data&gt;</w:t>
            </w:r>
          </w:p>
          <w:p w14:paraId="4C667168" w14:textId="77777777" w:rsidR="00BE3CE9" w:rsidRPr="006910B4" w:rsidRDefault="00B50779" w:rsidP="006910B4">
            <w:pPr>
              <w:pStyle w:val="u5"/>
              <w:spacing w:before="24" w:after="24" w:line="180" w:lineRule="auto"/>
              <w:ind w:firstLineChars="600" w:firstLine="1320"/>
              <w:rPr>
                <w:sz w:val="22"/>
                <w:szCs w:val="22"/>
              </w:rPr>
            </w:pPr>
            <w:r w:rsidRPr="006910B4">
              <w:rPr>
                <w:sz w:val="22"/>
                <w:szCs w:val="22"/>
              </w:rPr>
              <w:t>&lt;y:PolyLineEdge&gt;</w:t>
            </w:r>
          </w:p>
          <w:p w14:paraId="1119841E" w14:textId="77777777" w:rsidR="00BE3CE9" w:rsidRPr="006910B4" w:rsidRDefault="00B50779" w:rsidP="006910B4">
            <w:pPr>
              <w:pStyle w:val="u5"/>
              <w:spacing w:before="24" w:after="24" w:line="180" w:lineRule="auto"/>
              <w:ind w:firstLineChars="800" w:firstLine="1760"/>
              <w:rPr>
                <w:sz w:val="22"/>
                <w:szCs w:val="22"/>
              </w:rPr>
            </w:pPr>
            <w:r w:rsidRPr="006910B4">
              <w:rPr>
                <w:sz w:val="22"/>
                <w:szCs w:val="22"/>
              </w:rPr>
              <w:t>&lt;y:EdgeLabel&gt;</w:t>
            </w:r>
            <w:r w:rsidRPr="006910B4">
              <w:rPr>
                <w:b/>
                <w:sz w:val="22"/>
                <w:szCs w:val="22"/>
              </w:rPr>
              <w:t>e0</w:t>
            </w:r>
            <w:r w:rsidRPr="006910B4">
              <w:rPr>
                <w:sz w:val="22"/>
                <w:szCs w:val="22"/>
              </w:rPr>
              <w:t>&lt;/y:EdgeLabel&gt;</w:t>
            </w:r>
          </w:p>
          <w:p w14:paraId="1AEE2FF8" w14:textId="77777777" w:rsidR="00B50779" w:rsidRPr="006910B4" w:rsidRDefault="00B50779" w:rsidP="006910B4">
            <w:pPr>
              <w:pStyle w:val="u5"/>
              <w:spacing w:before="24" w:after="24" w:line="180" w:lineRule="auto"/>
              <w:ind w:firstLineChars="583" w:firstLine="1283"/>
              <w:rPr>
                <w:sz w:val="22"/>
                <w:szCs w:val="22"/>
              </w:rPr>
            </w:pPr>
            <w:r w:rsidRPr="006910B4">
              <w:rPr>
                <w:sz w:val="22"/>
                <w:szCs w:val="22"/>
              </w:rPr>
              <w:t>&lt;/y:PolyLineEdge&gt;</w:t>
            </w:r>
          </w:p>
          <w:p w14:paraId="3EB2F1FE" w14:textId="77777777" w:rsidR="00B50779" w:rsidRPr="006910B4" w:rsidRDefault="00B50779" w:rsidP="006910B4">
            <w:pPr>
              <w:pStyle w:val="u5"/>
              <w:spacing w:before="24" w:after="24" w:line="180" w:lineRule="auto"/>
              <w:ind w:firstLineChars="400" w:firstLine="880"/>
              <w:rPr>
                <w:sz w:val="22"/>
                <w:szCs w:val="22"/>
              </w:rPr>
            </w:pPr>
            <w:r w:rsidRPr="006910B4">
              <w:rPr>
                <w:sz w:val="22"/>
                <w:szCs w:val="22"/>
              </w:rPr>
              <w:t>&lt;/data&gt;</w:t>
            </w:r>
          </w:p>
          <w:p w14:paraId="71FA8040" w14:textId="77777777" w:rsidR="00B50779" w:rsidRPr="006910B4" w:rsidRDefault="00B50779" w:rsidP="006910B4">
            <w:pPr>
              <w:pStyle w:val="u5"/>
              <w:spacing w:before="24" w:after="24" w:line="180" w:lineRule="auto"/>
              <w:ind w:firstLine="440"/>
              <w:rPr>
                <w:sz w:val="22"/>
                <w:szCs w:val="22"/>
              </w:rPr>
            </w:pPr>
            <w:r w:rsidRPr="006910B4">
              <w:rPr>
                <w:sz w:val="22"/>
                <w:szCs w:val="22"/>
              </w:rPr>
              <w:t>&lt;/edge&gt;</w:t>
            </w:r>
          </w:p>
          <w:p w14:paraId="3217156E" w14:textId="77777777" w:rsidR="00B50779" w:rsidRPr="006910B4" w:rsidRDefault="00B50779" w:rsidP="006910B4">
            <w:pPr>
              <w:pStyle w:val="u5"/>
              <w:spacing w:before="24" w:after="24" w:line="180" w:lineRule="auto"/>
              <w:ind w:firstLine="442"/>
              <w:rPr>
                <w:b/>
                <w:sz w:val="22"/>
                <w:szCs w:val="22"/>
              </w:rPr>
            </w:pPr>
            <w:r w:rsidRPr="006910B4">
              <w:rPr>
                <w:b/>
                <w:sz w:val="22"/>
                <w:szCs w:val="22"/>
              </w:rPr>
              <w:t>&lt;edge id="e1" source="n1" target="n2"&gt;</w:t>
            </w:r>
          </w:p>
          <w:p w14:paraId="3A9DF24E" w14:textId="77777777" w:rsidR="00B50779" w:rsidRPr="006910B4" w:rsidRDefault="00B50779" w:rsidP="006910B4">
            <w:pPr>
              <w:pStyle w:val="u5"/>
              <w:spacing w:before="24" w:after="24" w:line="180" w:lineRule="auto"/>
              <w:ind w:firstLineChars="400" w:firstLine="880"/>
              <w:rPr>
                <w:sz w:val="22"/>
                <w:szCs w:val="22"/>
              </w:rPr>
            </w:pPr>
            <w:r w:rsidRPr="006910B4">
              <w:rPr>
                <w:sz w:val="22"/>
                <w:szCs w:val="22"/>
              </w:rPr>
              <w:t>&lt;data&gt;</w:t>
            </w:r>
          </w:p>
          <w:p w14:paraId="58656FE7" w14:textId="77777777" w:rsidR="00B50779" w:rsidRPr="006910B4" w:rsidRDefault="00B50779" w:rsidP="006910B4">
            <w:pPr>
              <w:pStyle w:val="u5"/>
              <w:spacing w:before="24" w:after="24" w:line="180" w:lineRule="auto"/>
              <w:ind w:firstLineChars="600" w:firstLine="1320"/>
              <w:rPr>
                <w:sz w:val="22"/>
                <w:szCs w:val="22"/>
              </w:rPr>
            </w:pPr>
            <w:r w:rsidRPr="006910B4">
              <w:rPr>
                <w:sz w:val="22"/>
                <w:szCs w:val="22"/>
              </w:rPr>
              <w:t>&lt;y:PolyLineEdge&gt;</w:t>
            </w:r>
          </w:p>
          <w:p w14:paraId="4682DB64" w14:textId="77777777" w:rsidR="00B50779" w:rsidRPr="006910B4" w:rsidRDefault="00B50779" w:rsidP="006910B4">
            <w:pPr>
              <w:pStyle w:val="u5"/>
              <w:spacing w:before="24" w:after="24" w:line="180" w:lineRule="auto"/>
              <w:ind w:firstLineChars="800" w:firstLine="1760"/>
              <w:rPr>
                <w:sz w:val="22"/>
                <w:szCs w:val="22"/>
              </w:rPr>
            </w:pPr>
            <w:r w:rsidRPr="006910B4">
              <w:rPr>
                <w:sz w:val="22"/>
                <w:szCs w:val="22"/>
              </w:rPr>
              <w:t>&lt;y:EdgeLabel&gt;</w:t>
            </w:r>
            <w:r w:rsidRPr="006910B4">
              <w:rPr>
                <w:b/>
                <w:sz w:val="22"/>
                <w:szCs w:val="22"/>
              </w:rPr>
              <w:t>e1</w:t>
            </w:r>
            <w:r w:rsidRPr="006910B4">
              <w:rPr>
                <w:sz w:val="22"/>
                <w:szCs w:val="22"/>
              </w:rPr>
              <w:t>&lt;/y:EdgeLabel&gt;</w:t>
            </w:r>
          </w:p>
          <w:p w14:paraId="25276971" w14:textId="77777777" w:rsidR="00B50779" w:rsidRPr="006910B4" w:rsidRDefault="00B50779" w:rsidP="006910B4">
            <w:pPr>
              <w:pStyle w:val="u5"/>
              <w:spacing w:before="24" w:after="24" w:line="180" w:lineRule="auto"/>
              <w:ind w:firstLineChars="600" w:firstLine="1320"/>
              <w:rPr>
                <w:sz w:val="22"/>
                <w:szCs w:val="22"/>
              </w:rPr>
            </w:pPr>
            <w:r w:rsidRPr="006910B4">
              <w:rPr>
                <w:sz w:val="22"/>
                <w:szCs w:val="22"/>
              </w:rPr>
              <w:t>&lt;/y:PolyLineEdge&gt;</w:t>
            </w:r>
          </w:p>
          <w:p w14:paraId="7404CCEB" w14:textId="77777777" w:rsidR="00B50779" w:rsidRPr="006910B4" w:rsidRDefault="00B50779" w:rsidP="006910B4">
            <w:pPr>
              <w:pStyle w:val="u5"/>
              <w:spacing w:before="24" w:after="24" w:line="180" w:lineRule="auto"/>
              <w:ind w:firstLineChars="400" w:firstLine="880"/>
              <w:rPr>
                <w:sz w:val="22"/>
                <w:szCs w:val="22"/>
              </w:rPr>
            </w:pPr>
            <w:r w:rsidRPr="006910B4">
              <w:rPr>
                <w:sz w:val="22"/>
                <w:szCs w:val="22"/>
              </w:rPr>
              <w:t>&lt;/data&gt;</w:t>
            </w:r>
          </w:p>
          <w:p w14:paraId="77364E66" w14:textId="77777777" w:rsidR="00B50779" w:rsidRPr="006910B4" w:rsidRDefault="00BE3CE9" w:rsidP="006910B4">
            <w:pPr>
              <w:pStyle w:val="u5"/>
              <w:spacing w:before="24" w:after="24" w:line="180" w:lineRule="auto"/>
              <w:ind w:firstLine="440"/>
              <w:rPr>
                <w:sz w:val="22"/>
                <w:szCs w:val="22"/>
              </w:rPr>
            </w:pPr>
            <w:r w:rsidRPr="006910B4">
              <w:rPr>
                <w:sz w:val="22"/>
                <w:szCs w:val="22"/>
              </w:rPr>
              <w:t>&lt;/edge&gt;</w:t>
            </w:r>
          </w:p>
          <w:p w14:paraId="796AA925" w14:textId="77777777" w:rsidR="005B2335" w:rsidRPr="006910B4" w:rsidRDefault="00B50779" w:rsidP="006910B4">
            <w:pPr>
              <w:pStyle w:val="u5"/>
              <w:spacing w:before="24" w:after="24" w:line="180" w:lineRule="auto"/>
              <w:ind w:firstLineChars="0" w:firstLine="0"/>
              <w:rPr>
                <w:b/>
                <w:sz w:val="22"/>
                <w:szCs w:val="22"/>
              </w:rPr>
            </w:pPr>
            <w:r w:rsidRPr="006910B4">
              <w:rPr>
                <w:sz w:val="22"/>
                <w:szCs w:val="22"/>
              </w:rPr>
              <w:t>&lt;/graph&gt;</w:t>
            </w:r>
          </w:p>
        </w:tc>
      </w:tr>
    </w:tbl>
    <w:p w14:paraId="5AAECB35" w14:textId="77777777" w:rsidR="005B2335" w:rsidRPr="00BE3CE9" w:rsidRDefault="00BE3CE9" w:rsidP="00BE3CE9">
      <w:pPr>
        <w:pStyle w:val="ub"/>
        <w:spacing w:before="120" w:after="360"/>
      </w:pPr>
      <w:r>
        <w:rPr>
          <w:rFonts w:hint="eastAsia"/>
        </w:rPr>
        <w:t>图</w:t>
      </w:r>
      <w:r>
        <w:rPr>
          <w:rFonts w:hint="eastAsia"/>
        </w:rPr>
        <w:t xml:space="preserve">3- </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25D8E">
        <w:rPr>
          <w:noProof/>
        </w:rPr>
        <w:t>14</w:t>
      </w:r>
      <w:r>
        <w:fldChar w:fldCharType="end"/>
      </w:r>
      <w:r>
        <w:t xml:space="preserve"> </w:t>
      </w:r>
      <w:r>
        <w:rPr>
          <w:rFonts w:hint="eastAsia"/>
        </w:rPr>
        <w:t>W</w:t>
      </w:r>
      <w:r>
        <w:t>eb</w:t>
      </w:r>
      <w:r>
        <w:t>服务行为模型</w:t>
      </w:r>
      <w:r w:rsidRPr="00523AFD">
        <w:rPr>
          <w:rFonts w:hint="eastAsia"/>
        </w:rPr>
        <w:t>转换</w:t>
      </w:r>
    </w:p>
    <w:p w14:paraId="7EB68C6A" w14:textId="77777777" w:rsidR="006910B4" w:rsidRDefault="009125AD" w:rsidP="006910B4">
      <w:pPr>
        <w:pStyle w:val="u5"/>
        <w:spacing w:before="24" w:after="24"/>
        <w:ind w:firstLine="480"/>
      </w:pPr>
      <w:r w:rsidRPr="009125AD">
        <w:rPr>
          <w:rFonts w:hint="eastAsia"/>
        </w:rPr>
        <w:t>将</w:t>
      </w:r>
      <w:r w:rsidRPr="009125AD">
        <w:rPr>
          <w:rFonts w:hint="eastAsia"/>
        </w:rPr>
        <w:t>Web</w:t>
      </w:r>
      <w:r w:rsidRPr="009125AD">
        <w:rPr>
          <w:rFonts w:hint="eastAsia"/>
        </w:rPr>
        <w:t>服务行为模型转换</w:t>
      </w:r>
      <w:r w:rsidR="00CB0A23">
        <w:rPr>
          <w:rFonts w:hint="eastAsia"/>
        </w:rPr>
        <w:t>为</w:t>
      </w:r>
      <w:r w:rsidR="00CB0A23" w:rsidRPr="008612E7">
        <w:rPr>
          <w:rFonts w:hint="eastAsia"/>
        </w:rPr>
        <w:t>graphml</w:t>
      </w:r>
      <w:r w:rsidR="00CB0A23" w:rsidRPr="008612E7">
        <w:rPr>
          <w:rFonts w:hint="eastAsia"/>
        </w:rPr>
        <w:t>文件</w:t>
      </w:r>
      <w:r w:rsidR="00CB0A23">
        <w:rPr>
          <w:rFonts w:hint="eastAsia"/>
        </w:rPr>
        <w:t>过程</w:t>
      </w:r>
      <w:r w:rsidR="00CB0A23">
        <w:t>可总结为</w:t>
      </w:r>
      <w:r w:rsidR="00CB0A23">
        <w:rPr>
          <w:rFonts w:hint="eastAsia"/>
        </w:rPr>
        <w:t>图</w:t>
      </w:r>
      <w:r w:rsidR="00CB0A23">
        <w:rPr>
          <w:rFonts w:hint="eastAsia"/>
        </w:rPr>
        <w:t>3</w:t>
      </w:r>
      <w:r w:rsidR="00CB0A23">
        <w:t>-</w:t>
      </w:r>
      <w:r w:rsidR="00EB2B6C">
        <w:t>15</w:t>
      </w:r>
      <w:r w:rsidR="00CB0A23">
        <w:rPr>
          <w:rFonts w:hint="eastAsia"/>
        </w:rPr>
        <w:t>所示算法。</w:t>
      </w:r>
      <w:r w:rsidR="006910B4">
        <w:rPr>
          <w:rFonts w:hint="eastAsia"/>
        </w:rPr>
        <w:t>该</w:t>
      </w:r>
      <w:r w:rsidR="006910B4" w:rsidRPr="009C6CA4">
        <w:rPr>
          <w:rFonts w:hint="eastAsia"/>
        </w:rPr>
        <w:t>算法</w:t>
      </w:r>
      <w:r w:rsidR="006910B4">
        <w:rPr>
          <w:rFonts w:hint="eastAsia"/>
        </w:rPr>
        <w:t>由</w:t>
      </w:r>
      <w:r w:rsidR="006910B4">
        <w:t>三个</w:t>
      </w:r>
      <w:r w:rsidR="006910B4">
        <w:rPr>
          <w:rFonts w:hint="eastAsia"/>
        </w:rPr>
        <w:t>主要</w:t>
      </w:r>
      <w:r w:rsidR="006910B4">
        <w:t>步骤组成</w:t>
      </w:r>
      <w:r w:rsidR="006910B4">
        <w:rPr>
          <w:rFonts w:hint="eastAsia"/>
        </w:rPr>
        <w:t>：</w:t>
      </w:r>
    </w:p>
    <w:p w14:paraId="3C35A862" w14:textId="77777777" w:rsidR="006910B4" w:rsidRDefault="006910B4" w:rsidP="006910B4">
      <w:pPr>
        <w:pStyle w:val="u5"/>
        <w:numPr>
          <w:ilvl w:val="0"/>
          <w:numId w:val="55"/>
        </w:numPr>
        <w:spacing w:before="24" w:after="24"/>
        <w:ind w:firstLineChars="0"/>
      </w:pPr>
      <w:r>
        <w:rPr>
          <w:rFonts w:hint="eastAsia"/>
        </w:rPr>
        <w:t>初始化</w:t>
      </w:r>
      <w:r>
        <w:t>（</w:t>
      </w:r>
      <w:r>
        <w:rPr>
          <w:rFonts w:hint="eastAsia"/>
        </w:rPr>
        <w:t>1</w:t>
      </w:r>
      <w:r>
        <w:t>-2</w:t>
      </w:r>
      <w:r>
        <w:t>）</w:t>
      </w:r>
      <w:r>
        <w:rPr>
          <w:rFonts w:hint="eastAsia"/>
        </w:rPr>
        <w:t>：生成</w:t>
      </w:r>
      <w:r w:rsidRPr="008612E7">
        <w:rPr>
          <w:rFonts w:hint="eastAsia"/>
        </w:rPr>
        <w:t>graphml</w:t>
      </w:r>
      <w:r>
        <w:rPr>
          <w:rFonts w:hint="eastAsia"/>
        </w:rPr>
        <w:t>文件，</w:t>
      </w:r>
      <w:r>
        <w:t>解析</w:t>
      </w:r>
      <w:r>
        <w:rPr>
          <w:rFonts w:hint="eastAsia"/>
        </w:rPr>
        <w:t>W</w:t>
      </w:r>
      <w:r>
        <w:t>eb</w:t>
      </w:r>
      <w:r>
        <w:t>服务行为模型</w:t>
      </w:r>
      <w:r>
        <w:rPr>
          <w:rFonts w:hint="eastAsia"/>
        </w:rPr>
        <w:t>，</w:t>
      </w:r>
      <w:r>
        <w:t>获取其全部节点</w:t>
      </w:r>
      <w:r>
        <w:rPr>
          <w:rFonts w:hint="eastAsia"/>
        </w:rPr>
        <w:t>（</w:t>
      </w:r>
      <w:r>
        <w:rPr>
          <w:rFonts w:eastAsia="仿宋"/>
          <w:kern w:val="0"/>
          <w:szCs w:val="21"/>
        </w:rPr>
        <w:t>Node</w:t>
      </w:r>
      <w:r w:rsidRPr="00816BB6">
        <w:rPr>
          <w:rFonts w:eastAsia="仿宋"/>
          <w:kern w:val="0"/>
          <w:szCs w:val="21"/>
        </w:rPr>
        <w:t>Set</w:t>
      </w:r>
      <w:r>
        <w:rPr>
          <w:rFonts w:hint="eastAsia"/>
        </w:rPr>
        <w:t>）</w:t>
      </w:r>
      <w:r>
        <w:t>与边</w:t>
      </w:r>
      <w:r>
        <w:rPr>
          <w:rFonts w:hint="eastAsia"/>
        </w:rPr>
        <w:t>（</w:t>
      </w:r>
      <w:r>
        <w:rPr>
          <w:rFonts w:eastAsia="仿宋"/>
          <w:kern w:val="0"/>
          <w:szCs w:val="21"/>
        </w:rPr>
        <w:t>EdgeSet)</w:t>
      </w:r>
      <w:r>
        <w:rPr>
          <w:rFonts w:hint="eastAsia"/>
        </w:rPr>
        <w:t>）集合。</w:t>
      </w:r>
    </w:p>
    <w:p w14:paraId="71898466" w14:textId="77777777" w:rsidR="006910B4" w:rsidRDefault="006910B4" w:rsidP="006910B4">
      <w:pPr>
        <w:pStyle w:val="u5"/>
        <w:numPr>
          <w:ilvl w:val="0"/>
          <w:numId w:val="55"/>
        </w:numPr>
        <w:spacing w:before="24" w:after="24"/>
        <w:ind w:firstLineChars="0"/>
      </w:pPr>
      <w:r>
        <w:rPr>
          <w:rFonts w:hint="eastAsia"/>
        </w:rPr>
        <w:t>行为</w:t>
      </w:r>
      <w:r>
        <w:t>模型</w:t>
      </w:r>
      <w:r>
        <w:rPr>
          <w:rFonts w:hint="eastAsia"/>
        </w:rPr>
        <w:t>节点</w:t>
      </w:r>
      <w:r>
        <w:t>转换</w:t>
      </w:r>
      <w:r>
        <w:rPr>
          <w:rFonts w:hint="eastAsia"/>
        </w:rPr>
        <w:t>（</w:t>
      </w:r>
      <w:r>
        <w:rPr>
          <w:rFonts w:hint="eastAsia"/>
        </w:rPr>
        <w:t>3</w:t>
      </w:r>
      <w:r>
        <w:t>-</w:t>
      </w:r>
      <w:r w:rsidR="00CD7D8E">
        <w:t>6</w:t>
      </w:r>
      <w:r>
        <w:rPr>
          <w:rFonts w:hint="eastAsia"/>
        </w:rPr>
        <w:t>）：</w:t>
      </w:r>
      <w:r>
        <w:t>针对</w:t>
      </w:r>
      <w:r>
        <w:rPr>
          <w:rFonts w:hint="eastAsia"/>
        </w:rPr>
        <w:t>节点集合</w:t>
      </w:r>
      <w:r>
        <w:t>中的</w:t>
      </w:r>
      <w:r>
        <w:rPr>
          <w:rFonts w:hint="eastAsia"/>
        </w:rPr>
        <w:t>每个</w:t>
      </w:r>
      <w:r>
        <w:t>节点</w:t>
      </w:r>
      <w:r w:rsidR="00B27832">
        <w:rPr>
          <w:rFonts w:hint="eastAsia"/>
        </w:rPr>
        <w:t>n</w:t>
      </w:r>
      <w:r>
        <w:t>，在</w:t>
      </w:r>
      <w:r w:rsidRPr="008612E7">
        <w:rPr>
          <w:rFonts w:hint="eastAsia"/>
        </w:rPr>
        <w:t>graphml</w:t>
      </w:r>
      <w:r>
        <w:rPr>
          <w:rFonts w:hint="eastAsia"/>
        </w:rPr>
        <w:t>文件中插入</w:t>
      </w:r>
      <w:r>
        <w:rPr>
          <w:rFonts w:hint="eastAsia"/>
        </w:rPr>
        <w:t>N</w:t>
      </w:r>
      <w:r>
        <w:t>ode</w:t>
      </w:r>
      <w:r>
        <w:rPr>
          <w:rFonts w:hint="eastAsia"/>
        </w:rPr>
        <w:t>标签，</w:t>
      </w:r>
      <w:r>
        <w:t>根据节点属性，填充标签内容</w:t>
      </w:r>
      <w:r>
        <w:rPr>
          <w:rFonts w:hint="eastAsia"/>
        </w:rPr>
        <w:t>及其属性</w:t>
      </w:r>
      <w:r>
        <w:t>内容</w:t>
      </w:r>
      <w:r>
        <w:rPr>
          <w:rFonts w:hint="eastAsia"/>
        </w:rPr>
        <w:t>。</w:t>
      </w:r>
    </w:p>
    <w:p w14:paraId="43A9443A" w14:textId="77777777" w:rsidR="009125AD" w:rsidRDefault="006910B4" w:rsidP="006910B4">
      <w:pPr>
        <w:pStyle w:val="u5"/>
        <w:numPr>
          <w:ilvl w:val="0"/>
          <w:numId w:val="55"/>
        </w:numPr>
        <w:spacing w:before="24" w:after="24"/>
        <w:ind w:firstLineChars="0"/>
      </w:pPr>
      <w:r>
        <w:rPr>
          <w:rFonts w:hint="eastAsia"/>
        </w:rPr>
        <w:t>行为</w:t>
      </w:r>
      <w:r>
        <w:t>模型边转换</w:t>
      </w:r>
      <w:r>
        <w:rPr>
          <w:rFonts w:hint="eastAsia"/>
        </w:rPr>
        <w:t>（</w:t>
      </w:r>
      <w:r w:rsidR="00CD7D8E">
        <w:t>7</w:t>
      </w:r>
      <w:r>
        <w:t>-</w:t>
      </w:r>
      <w:r w:rsidR="00CD7D8E">
        <w:t>10</w:t>
      </w:r>
      <w:r>
        <w:rPr>
          <w:rFonts w:hint="eastAsia"/>
        </w:rPr>
        <w:t>）：</w:t>
      </w:r>
      <w:r>
        <w:t>针对</w:t>
      </w:r>
      <w:r>
        <w:rPr>
          <w:rFonts w:hint="eastAsia"/>
        </w:rPr>
        <w:t>节点集合</w:t>
      </w:r>
      <w:r>
        <w:t>中的</w:t>
      </w:r>
      <w:r>
        <w:rPr>
          <w:rFonts w:hint="eastAsia"/>
        </w:rPr>
        <w:t>每个</w:t>
      </w:r>
      <w:r>
        <w:t>节点</w:t>
      </w:r>
      <w:r w:rsidR="00B27832">
        <w:rPr>
          <w:rFonts w:hint="eastAsia"/>
        </w:rPr>
        <w:t>e</w:t>
      </w:r>
      <w:r>
        <w:t>，在</w:t>
      </w:r>
      <w:r w:rsidRPr="008612E7">
        <w:rPr>
          <w:rFonts w:hint="eastAsia"/>
        </w:rPr>
        <w:t>graphml</w:t>
      </w:r>
      <w:r>
        <w:rPr>
          <w:rFonts w:hint="eastAsia"/>
        </w:rPr>
        <w:t>文件中插入</w:t>
      </w:r>
      <w:r>
        <w:rPr>
          <w:rFonts w:hint="eastAsia"/>
        </w:rPr>
        <w:t>N</w:t>
      </w:r>
      <w:r>
        <w:t>ode</w:t>
      </w:r>
      <w:r>
        <w:rPr>
          <w:rFonts w:hint="eastAsia"/>
        </w:rPr>
        <w:t>标签，</w:t>
      </w:r>
      <w:r>
        <w:t>根据</w:t>
      </w:r>
      <w:r>
        <w:rPr>
          <w:rFonts w:hint="eastAsia"/>
        </w:rPr>
        <w:t>边</w:t>
      </w:r>
      <w:r>
        <w:t>属性，填充标签内容</w:t>
      </w:r>
      <w:r>
        <w:rPr>
          <w:rFonts w:hint="eastAsia"/>
        </w:rPr>
        <w:t>及其属性</w:t>
      </w:r>
      <w:r>
        <w:t>内容</w:t>
      </w:r>
      <w:r>
        <w:rPr>
          <w:rFonts w:hint="eastAsia"/>
        </w:rPr>
        <w:t>。</w:t>
      </w:r>
    </w:p>
    <w:tbl>
      <w:tblPr>
        <w:tblStyle w:val="afff1"/>
        <w:tblW w:w="0" w:type="auto"/>
        <w:tblLook w:val="04A0" w:firstRow="1" w:lastRow="0" w:firstColumn="1" w:lastColumn="0" w:noHBand="0" w:noVBand="1"/>
      </w:tblPr>
      <w:tblGrid>
        <w:gridCol w:w="8153"/>
      </w:tblGrid>
      <w:tr w:rsidR="006D2BE6" w14:paraId="75C1D786" w14:textId="77777777" w:rsidTr="00871D1A">
        <w:tc>
          <w:tcPr>
            <w:tcW w:w="8153" w:type="dxa"/>
          </w:tcPr>
          <w:p w14:paraId="4FAB329F" w14:textId="77777777" w:rsidR="006D2BE6" w:rsidRPr="00816BB6" w:rsidRDefault="006D2BE6" w:rsidP="006D2BE6">
            <w:pPr>
              <w:rPr>
                <w:rFonts w:eastAsia="仿宋"/>
                <w:kern w:val="0"/>
                <w:szCs w:val="21"/>
              </w:rPr>
            </w:pPr>
            <w:r w:rsidRPr="00816BB6">
              <w:rPr>
                <w:rFonts w:eastAsia="仿宋"/>
                <w:kern w:val="0"/>
                <w:szCs w:val="21"/>
              </w:rPr>
              <w:lastRenderedPageBreak/>
              <w:t xml:space="preserve">Algorithm </w:t>
            </w:r>
            <w:r>
              <w:rPr>
                <w:rFonts w:eastAsia="仿宋"/>
                <w:kern w:val="0"/>
                <w:szCs w:val="21"/>
              </w:rPr>
              <w:t>2</w:t>
            </w:r>
            <w:r w:rsidRPr="00816BB6">
              <w:rPr>
                <w:rFonts w:eastAsia="仿宋"/>
                <w:kern w:val="0"/>
                <w:szCs w:val="21"/>
              </w:rP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tc>
      </w:tr>
      <w:tr w:rsidR="006D2BE6" w:rsidRPr="0087094C" w14:paraId="1BDD6683" w14:textId="77777777" w:rsidTr="00871D1A">
        <w:tc>
          <w:tcPr>
            <w:tcW w:w="8153" w:type="dxa"/>
          </w:tcPr>
          <w:p w14:paraId="287620C0" w14:textId="77777777" w:rsidR="006D2BE6" w:rsidRDefault="006D2BE6" w:rsidP="00741FFF">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6910B4">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14:paraId="56D31CF9" w14:textId="77777777" w:rsidR="006D2BE6" w:rsidRDefault="006D2BE6" w:rsidP="00741FFF">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6910B4" w:rsidRPr="006910B4">
              <w:rPr>
                <w:rFonts w:eastAsia="仿宋"/>
                <w:i/>
                <w:kern w:val="0"/>
                <w:szCs w:val="21"/>
              </w:rPr>
              <w:t>gf</w:t>
            </w:r>
            <w:r w:rsidR="006910B4">
              <w:rPr>
                <w:rFonts w:eastAsia="仿宋"/>
                <w:kern w:val="0"/>
                <w:szCs w:val="21"/>
              </w:rPr>
              <w:t xml:space="preserve"> is a </w:t>
            </w:r>
            <w:r w:rsidRPr="008612E7">
              <w:rPr>
                <w:rFonts w:hint="eastAsia"/>
              </w:rPr>
              <w:t>graphml</w:t>
            </w:r>
            <w:r>
              <w:t xml:space="preserve"> file</w:t>
            </w:r>
          </w:p>
          <w:p w14:paraId="7C0B5146" w14:textId="77777777" w:rsidR="006D2BE6" w:rsidRDefault="006D2BE6" w:rsidP="00741FFF">
            <w:pPr>
              <w:rPr>
                <w:szCs w:val="21"/>
              </w:rPr>
            </w:pPr>
            <w:r w:rsidRPr="00523AFD">
              <w:rPr>
                <w:rFonts w:hint="eastAsia"/>
                <w:szCs w:val="21"/>
              </w:rPr>
              <w:t xml:space="preserve">PROCEDURE </w:t>
            </w:r>
            <w:r w:rsidRPr="00523AFD">
              <w:rPr>
                <w:szCs w:val="21"/>
              </w:rPr>
              <w:t>C</w:t>
            </w:r>
            <w:r w:rsidRPr="00523AFD">
              <w:rPr>
                <w:rFonts w:hint="eastAsia"/>
                <w:szCs w:val="21"/>
              </w:rPr>
              <w:t>onvert(</w:t>
            </w:r>
            <w:r>
              <w:rPr>
                <w:rFonts w:eastAsia="仿宋"/>
                <w:kern w:val="0"/>
                <w:szCs w:val="21"/>
              </w:rPr>
              <w:t>G</w:t>
            </w:r>
            <w:r w:rsidRPr="00523AFD">
              <w:rPr>
                <w:rFonts w:hint="eastAsia"/>
                <w:szCs w:val="21"/>
              </w:rPr>
              <w:t xml:space="preserve">, </w:t>
            </w:r>
            <w:r w:rsidR="006910B4" w:rsidRPr="006910B4">
              <w:t>gf</w:t>
            </w:r>
            <w:r w:rsidRPr="00523AFD">
              <w:rPr>
                <w:rFonts w:hint="eastAsia"/>
                <w:szCs w:val="21"/>
              </w:rPr>
              <w:t>)</w:t>
            </w:r>
          </w:p>
          <w:p w14:paraId="5939DBF2" w14:textId="77777777" w:rsidR="006D2BE6" w:rsidRDefault="006D2BE6" w:rsidP="00136D40">
            <w:pPr>
              <w:pStyle w:val="afff9"/>
              <w:numPr>
                <w:ilvl w:val="3"/>
                <w:numId w:val="54"/>
              </w:numPr>
              <w:ind w:firstLineChars="0"/>
              <w:rPr>
                <w:rFonts w:eastAsia="仿宋"/>
                <w:kern w:val="0"/>
                <w:szCs w:val="21"/>
              </w:rPr>
            </w:pPr>
            <w:r>
              <w:rPr>
                <w:rFonts w:eastAsia="仿宋" w:hint="eastAsia"/>
                <w:kern w:val="0"/>
                <w:szCs w:val="21"/>
              </w:rPr>
              <w:t xml:space="preserve">Initialize a </w:t>
            </w:r>
            <w:r w:rsidRPr="008612E7">
              <w:rPr>
                <w:rFonts w:hint="eastAsia"/>
              </w:rPr>
              <w:t>graphml</w:t>
            </w:r>
            <w:r>
              <w:t xml:space="preserve"> file</w:t>
            </w:r>
            <w:r w:rsidR="006910B4">
              <w:t xml:space="preserve"> </w:t>
            </w:r>
            <w:r w:rsidR="006910B4" w:rsidRPr="006910B4">
              <w:rPr>
                <w:i/>
              </w:rPr>
              <w:t>gf</w:t>
            </w:r>
            <w:r w:rsidR="006910B4">
              <w:rPr>
                <w:szCs w:val="21"/>
              </w:rPr>
              <w:t>,</w:t>
            </w:r>
            <w:r>
              <w:rPr>
                <w:szCs w:val="21"/>
              </w:rPr>
              <w:t xml:space="preserve"> </w:t>
            </w:r>
            <w:r w:rsidR="006910B4" w:rsidRPr="006910B4">
              <w:rPr>
                <w:i/>
              </w:rPr>
              <w:t>gf</w:t>
            </w:r>
            <w:r w:rsidR="006910B4" w:rsidRPr="006910B4">
              <w:rPr>
                <w:rFonts w:eastAsia="仿宋"/>
                <w:i/>
                <w:kern w:val="0"/>
                <w:szCs w:val="21"/>
              </w:rPr>
              <w:t>.</w:t>
            </w:r>
            <w:r w:rsidRPr="006910B4">
              <w:rPr>
                <w:rFonts w:eastAsia="仿宋"/>
                <w:i/>
                <w:kern w:val="0"/>
                <w:szCs w:val="21"/>
              </w:rPr>
              <w:t>name</w:t>
            </w:r>
            <w:r w:rsidR="006910B4">
              <w:rPr>
                <w:rFonts w:ascii="仿宋" w:eastAsia="仿宋" w:hAnsi="仿宋" w:hint="eastAsia"/>
                <w:kern w:val="0"/>
                <w:szCs w:val="21"/>
              </w:rPr>
              <w:t>←</w:t>
            </w:r>
            <w:r w:rsidRPr="006910B4">
              <w:rPr>
                <w:rFonts w:eastAsia="MS Mincho"/>
                <w:i/>
                <w:kern w:val="0"/>
                <w:szCs w:val="21"/>
              </w:rPr>
              <w:t>G.name</w:t>
            </w:r>
            <w:r>
              <w:rPr>
                <w:rFonts w:eastAsia="仿宋"/>
                <w:kern w:val="0"/>
                <w:szCs w:val="21"/>
              </w:rPr>
              <w:t>;</w:t>
            </w:r>
          </w:p>
          <w:p w14:paraId="1BB7B3F3" w14:textId="77777777" w:rsidR="006D2BE6" w:rsidRPr="009C6CA4" w:rsidRDefault="006D2BE6" w:rsidP="00136D40">
            <w:pPr>
              <w:pStyle w:val="afff9"/>
              <w:numPr>
                <w:ilvl w:val="3"/>
                <w:numId w:val="54"/>
              </w:numPr>
              <w:ind w:firstLineChars="0"/>
              <w:rPr>
                <w:rFonts w:eastAsia="仿宋"/>
                <w:kern w:val="0"/>
                <w:szCs w:val="21"/>
              </w:rPr>
            </w:pPr>
            <w:r w:rsidRPr="00354AF6">
              <w:rPr>
                <w:rFonts w:eastAsia="仿宋"/>
                <w:kern w:val="0"/>
                <w:szCs w:val="21"/>
              </w:rPr>
              <w:t>Parse</w:t>
            </w:r>
            <w:r w:rsidRPr="00354AF6">
              <w:rPr>
                <w:rFonts w:eastAsia="仿宋" w:hint="eastAsia"/>
                <w:kern w:val="0"/>
                <w:szCs w:val="21"/>
              </w:rPr>
              <w:t xml:space="preserve"> </w:t>
            </w:r>
            <w:r w:rsidRPr="00FD5B2F">
              <w:rPr>
                <w:rFonts w:eastAsia="仿宋"/>
                <w:i/>
                <w:kern w:val="0"/>
                <w:szCs w:val="21"/>
              </w:rPr>
              <w:t>G</w:t>
            </w:r>
            <w:r>
              <w:rPr>
                <w:rFonts w:eastAsia="仿宋" w:hint="eastAsia"/>
                <w:kern w:val="0"/>
                <w:szCs w:val="21"/>
              </w:rPr>
              <w:t xml:space="preserve"> get </w:t>
            </w:r>
            <w:r>
              <w:rPr>
                <w:rFonts w:eastAsia="仿宋"/>
                <w:kern w:val="0"/>
                <w:szCs w:val="21"/>
              </w:rPr>
              <w:t>Node</w:t>
            </w:r>
            <w:r w:rsidRPr="00354AF6">
              <w:rPr>
                <w:rFonts w:eastAsia="仿宋"/>
                <w:kern w:val="0"/>
                <w:szCs w:val="21"/>
              </w:rPr>
              <w:t xml:space="preserve"> set</w:t>
            </w:r>
            <w:r>
              <w:rPr>
                <w:rFonts w:eastAsia="仿宋"/>
                <w:kern w:val="0"/>
                <w:szCs w:val="21"/>
              </w:rPr>
              <w:t xml:space="preserve"> (</w:t>
            </w:r>
            <w:r w:rsidR="009C6CA4" w:rsidRPr="00FD5B2F">
              <w:rPr>
                <w:rFonts w:eastAsia="仿宋"/>
                <w:i/>
                <w:kern w:val="0"/>
                <w:szCs w:val="21"/>
              </w:rPr>
              <w:t>Node</w:t>
            </w:r>
            <w:r w:rsidRPr="00FD5B2F">
              <w:rPr>
                <w:rFonts w:eastAsia="仿宋"/>
                <w:i/>
                <w:kern w:val="0"/>
                <w:szCs w:val="21"/>
              </w:rPr>
              <w:t>Set</w:t>
            </w:r>
            <w:r>
              <w:rPr>
                <w:rFonts w:eastAsia="仿宋"/>
                <w:kern w:val="0"/>
                <w:szCs w:val="21"/>
              </w:rPr>
              <w:t>) and</w:t>
            </w:r>
            <w:r w:rsidR="009C6CA4">
              <w:rPr>
                <w:rFonts w:eastAsia="仿宋"/>
                <w:kern w:val="0"/>
                <w:szCs w:val="21"/>
              </w:rPr>
              <w:t xml:space="preserve"> Edge set (</w:t>
            </w:r>
            <w:r w:rsidR="009C6CA4" w:rsidRPr="00FD5B2F">
              <w:rPr>
                <w:rFonts w:eastAsia="仿宋"/>
                <w:i/>
                <w:kern w:val="0"/>
                <w:szCs w:val="21"/>
              </w:rPr>
              <w:t>EdgeSet</w:t>
            </w:r>
            <w:r w:rsidR="009C6CA4">
              <w:rPr>
                <w:rFonts w:eastAsia="仿宋"/>
                <w:kern w:val="0"/>
                <w:szCs w:val="21"/>
              </w:rPr>
              <w:t>)</w:t>
            </w:r>
            <w:r>
              <w:rPr>
                <w:rFonts w:eastAsia="仿宋"/>
                <w:kern w:val="0"/>
                <w:szCs w:val="21"/>
              </w:rPr>
              <w:t>;</w:t>
            </w:r>
          </w:p>
          <w:p w14:paraId="717F2D5E" w14:textId="77777777" w:rsidR="006D2BE6" w:rsidRDefault="006D2BE6" w:rsidP="00136D40">
            <w:pPr>
              <w:pStyle w:val="afff9"/>
              <w:numPr>
                <w:ilvl w:val="3"/>
                <w:numId w:val="54"/>
              </w:numPr>
              <w:ind w:firstLineChars="0"/>
              <w:rPr>
                <w:rFonts w:eastAsia="仿宋"/>
                <w:b/>
                <w:kern w:val="0"/>
                <w:szCs w:val="21"/>
              </w:rPr>
            </w:pPr>
            <w:r>
              <w:rPr>
                <w:rFonts w:eastAsia="仿宋"/>
                <w:b/>
                <w:kern w:val="0"/>
                <w:szCs w:val="21"/>
              </w:rPr>
              <w:t>for</w:t>
            </w:r>
            <w:r w:rsidRPr="00F51BEF">
              <w:rPr>
                <w:rFonts w:eastAsia="仿宋"/>
                <w:kern w:val="0"/>
                <w:szCs w:val="21"/>
              </w:rPr>
              <w:t xml:space="preserve"> each</w:t>
            </w:r>
            <w:r>
              <w:rPr>
                <w:rFonts w:eastAsia="仿宋"/>
                <w:kern w:val="0"/>
                <w:szCs w:val="21"/>
              </w:rPr>
              <w:t xml:space="preserve"> </w:t>
            </w:r>
            <w:r w:rsidR="009C6CA4">
              <w:rPr>
                <w:rFonts w:eastAsia="仿宋"/>
                <w:kern w:val="0"/>
                <w:szCs w:val="21"/>
              </w:rPr>
              <w:t>node</w:t>
            </w:r>
            <w:r w:rsidRPr="00816BB6">
              <w:rPr>
                <w:rFonts w:eastAsia="仿宋"/>
                <w:kern w:val="0"/>
                <w:szCs w:val="21"/>
              </w:rPr>
              <w:t xml:space="preserve"> </w:t>
            </w:r>
            <w:r w:rsidR="00FD5B2F" w:rsidRPr="00FD5B2F">
              <w:rPr>
                <w:rFonts w:eastAsia="仿宋"/>
                <w:i/>
                <w:kern w:val="0"/>
                <w:szCs w:val="21"/>
              </w:rPr>
              <w:t>n</w:t>
            </w:r>
            <w:r w:rsidR="00FD5B2F">
              <w:rPr>
                <w:rFonts w:eastAsia="仿宋"/>
                <w:kern w:val="0"/>
                <w:szCs w:val="21"/>
              </w:rPr>
              <w:t xml:space="preserve"> </w:t>
            </w:r>
            <w:r w:rsidRPr="00816BB6">
              <w:rPr>
                <w:rFonts w:eastAsia="仿宋"/>
                <w:kern w:val="0"/>
                <w:szCs w:val="21"/>
              </w:rPr>
              <w:t xml:space="preserve">in </w:t>
            </w:r>
            <w:r w:rsidR="009C6CA4" w:rsidRPr="00FD5B2F">
              <w:rPr>
                <w:rFonts w:eastAsia="仿宋"/>
                <w:i/>
                <w:kern w:val="0"/>
                <w:szCs w:val="21"/>
              </w:rPr>
              <w:t>Node</w:t>
            </w:r>
            <w:r w:rsidRPr="00FD5B2F">
              <w:rPr>
                <w:rFonts w:eastAsia="仿宋"/>
                <w:i/>
                <w:kern w:val="0"/>
                <w:szCs w:val="21"/>
              </w:rPr>
              <w:t>Set</w:t>
            </w:r>
            <w:r w:rsidRPr="00816BB6">
              <w:rPr>
                <w:rFonts w:eastAsia="仿宋"/>
                <w:kern w:val="0"/>
                <w:szCs w:val="21"/>
              </w:rPr>
              <w:t xml:space="preserve"> </w:t>
            </w:r>
            <w:r w:rsidRPr="00816BB6">
              <w:rPr>
                <w:rFonts w:eastAsia="仿宋"/>
                <w:b/>
                <w:kern w:val="0"/>
                <w:szCs w:val="21"/>
              </w:rPr>
              <w:t>do</w:t>
            </w:r>
          </w:p>
          <w:p w14:paraId="36FC62EA" w14:textId="77777777" w:rsidR="009C6CA4" w:rsidRPr="00FD5B2F" w:rsidRDefault="009C6CA4" w:rsidP="00136D40">
            <w:pPr>
              <w:pStyle w:val="afff9"/>
              <w:numPr>
                <w:ilvl w:val="3"/>
                <w:numId w:val="54"/>
              </w:numPr>
              <w:ind w:firstLineChars="0"/>
              <w:rPr>
                <w:rFonts w:eastAsia="仿宋"/>
                <w:kern w:val="0"/>
                <w:szCs w:val="21"/>
              </w:rPr>
            </w:pPr>
            <w:r w:rsidRPr="00FD5B2F">
              <w:rPr>
                <w:rFonts w:eastAsia="仿宋"/>
                <w:kern w:val="0"/>
                <w:szCs w:val="21"/>
              </w:rPr>
              <w:t xml:space="preserve">    </w:t>
            </w:r>
            <w:r w:rsidRPr="009C6CA4">
              <w:rPr>
                <w:rFonts w:eastAsia="仿宋"/>
                <w:kern w:val="0"/>
                <w:szCs w:val="21"/>
              </w:rPr>
              <w:t>Add</w:t>
            </w:r>
            <w:r>
              <w:rPr>
                <w:rFonts w:eastAsia="仿宋"/>
                <w:kern w:val="0"/>
                <w:szCs w:val="21"/>
              </w:rPr>
              <w:t xml:space="preserve"> Node element to </w:t>
            </w:r>
            <w:r w:rsidR="00A368FB" w:rsidRPr="00A368FB">
              <w:rPr>
                <w:i/>
              </w:rPr>
              <w:t>gf</w:t>
            </w:r>
            <w:r w:rsidR="00A368FB" w:rsidRPr="00A368FB">
              <w:t>;</w:t>
            </w:r>
          </w:p>
          <w:p w14:paraId="0B6B76EA" w14:textId="77777777" w:rsidR="00FD5B2F" w:rsidRPr="009C6CA4" w:rsidRDefault="00FD5B2F" w:rsidP="00A368FB">
            <w:pPr>
              <w:pStyle w:val="afff9"/>
              <w:numPr>
                <w:ilvl w:val="3"/>
                <w:numId w:val="54"/>
              </w:numPr>
              <w:ind w:firstLineChars="0"/>
              <w:rPr>
                <w:rFonts w:eastAsia="仿宋"/>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sidRPr="00A368FB">
              <w:rPr>
                <w:rFonts w:eastAsia="仿宋"/>
                <w:i/>
                <w:kern w:val="0"/>
                <w:szCs w:val="21"/>
              </w:rPr>
              <w:t>n</w:t>
            </w:r>
            <w:r w:rsidR="00A368FB" w:rsidRPr="00A368FB">
              <w:rPr>
                <w:rFonts w:eastAsia="仿宋"/>
                <w:kern w:val="0"/>
                <w:szCs w:val="21"/>
              </w:rPr>
              <w:t>;</w:t>
            </w:r>
          </w:p>
          <w:p w14:paraId="34BDA28F" w14:textId="77777777" w:rsidR="006D2BE6" w:rsidRPr="0068743B" w:rsidRDefault="006D2BE6" w:rsidP="00136D40">
            <w:pPr>
              <w:pStyle w:val="afff9"/>
              <w:numPr>
                <w:ilvl w:val="3"/>
                <w:numId w:val="54"/>
              </w:numPr>
              <w:ind w:firstLineChars="0"/>
              <w:rPr>
                <w:rFonts w:eastAsia="仿宋"/>
                <w:b/>
                <w:kern w:val="0"/>
                <w:szCs w:val="21"/>
              </w:rPr>
            </w:pPr>
            <w:r w:rsidRPr="0068743B">
              <w:rPr>
                <w:rFonts w:eastAsia="仿宋"/>
                <w:b/>
                <w:kern w:val="0"/>
                <w:szCs w:val="21"/>
              </w:rPr>
              <w:t>end for</w:t>
            </w:r>
          </w:p>
          <w:p w14:paraId="6A122096" w14:textId="77777777" w:rsidR="006D2BE6" w:rsidRPr="0087094C" w:rsidRDefault="006D2BE6" w:rsidP="00136D40">
            <w:pPr>
              <w:pStyle w:val="afff9"/>
              <w:numPr>
                <w:ilvl w:val="3"/>
                <w:numId w:val="54"/>
              </w:numPr>
              <w:ind w:firstLineChars="0"/>
              <w:rPr>
                <w:rFonts w:eastAsia="仿宋"/>
                <w:kern w:val="0"/>
                <w:szCs w:val="21"/>
              </w:rPr>
            </w:pPr>
            <w:r w:rsidRPr="0087094C">
              <w:rPr>
                <w:rFonts w:eastAsia="仿宋"/>
                <w:b/>
                <w:kern w:val="0"/>
                <w:szCs w:val="21"/>
              </w:rPr>
              <w:t>for</w:t>
            </w:r>
            <w:r w:rsidRPr="0087094C">
              <w:rPr>
                <w:rFonts w:eastAsia="仿宋"/>
                <w:kern w:val="0"/>
                <w:szCs w:val="21"/>
              </w:rPr>
              <w:t xml:space="preserve"> each </w:t>
            </w:r>
            <w:r w:rsidR="009C6CA4">
              <w:rPr>
                <w:rFonts w:eastAsia="仿宋"/>
                <w:kern w:val="0"/>
                <w:szCs w:val="21"/>
              </w:rPr>
              <w:t>edge</w:t>
            </w:r>
            <w:r w:rsidRPr="0087094C">
              <w:rPr>
                <w:rFonts w:eastAsia="仿宋"/>
                <w:kern w:val="0"/>
                <w:szCs w:val="21"/>
              </w:rPr>
              <w:t xml:space="preserve"> </w:t>
            </w:r>
            <w:r w:rsidR="00FD5B2F" w:rsidRPr="00FD5B2F">
              <w:rPr>
                <w:rFonts w:eastAsia="仿宋"/>
                <w:i/>
                <w:kern w:val="0"/>
                <w:szCs w:val="21"/>
              </w:rPr>
              <w:t>e</w:t>
            </w:r>
            <w:r w:rsidR="00FD5B2F">
              <w:rPr>
                <w:rFonts w:eastAsia="仿宋"/>
                <w:kern w:val="0"/>
                <w:szCs w:val="21"/>
              </w:rPr>
              <w:t xml:space="preserve"> </w:t>
            </w:r>
            <w:r w:rsidRPr="0087094C">
              <w:rPr>
                <w:rFonts w:eastAsia="仿宋"/>
                <w:kern w:val="0"/>
                <w:szCs w:val="21"/>
              </w:rPr>
              <w:t xml:space="preserve">in </w:t>
            </w:r>
            <w:r w:rsidR="009C6CA4">
              <w:rPr>
                <w:rFonts w:eastAsia="仿宋"/>
                <w:kern w:val="0"/>
                <w:szCs w:val="21"/>
              </w:rPr>
              <w:t>EdgeSet</w:t>
            </w:r>
            <w:r w:rsidRPr="0087094C">
              <w:rPr>
                <w:rFonts w:eastAsia="仿宋"/>
                <w:kern w:val="0"/>
                <w:szCs w:val="21"/>
              </w:rPr>
              <w:t xml:space="preserve"> </w:t>
            </w:r>
            <w:r w:rsidRPr="0087094C">
              <w:rPr>
                <w:rFonts w:eastAsia="仿宋"/>
                <w:b/>
                <w:kern w:val="0"/>
                <w:szCs w:val="21"/>
              </w:rPr>
              <w:t>do</w:t>
            </w:r>
          </w:p>
          <w:p w14:paraId="5479161F" w14:textId="77777777" w:rsidR="006D2BE6" w:rsidRPr="00FD5B2F" w:rsidRDefault="006D2BE6" w:rsidP="00136D40">
            <w:pPr>
              <w:pStyle w:val="afff9"/>
              <w:numPr>
                <w:ilvl w:val="3"/>
                <w:numId w:val="54"/>
              </w:numPr>
              <w:ind w:firstLineChars="0"/>
              <w:rPr>
                <w:rFonts w:eastAsia="仿宋"/>
                <w:b/>
                <w:kern w:val="0"/>
                <w:szCs w:val="21"/>
              </w:rPr>
            </w:pPr>
            <w:r>
              <w:rPr>
                <w:rFonts w:eastAsia="仿宋"/>
                <w:kern w:val="0"/>
                <w:szCs w:val="21"/>
              </w:rPr>
              <w:t xml:space="preserve">    </w:t>
            </w:r>
            <w:r w:rsidR="009C6CA4" w:rsidRPr="009C6CA4">
              <w:rPr>
                <w:rFonts w:eastAsia="仿宋"/>
                <w:kern w:val="0"/>
                <w:szCs w:val="21"/>
              </w:rPr>
              <w:t>Add</w:t>
            </w:r>
            <w:r w:rsidR="009C6CA4">
              <w:rPr>
                <w:rFonts w:eastAsia="仿宋"/>
                <w:kern w:val="0"/>
                <w:szCs w:val="21"/>
              </w:rPr>
              <w:t xml:space="preserve"> Edge element to </w:t>
            </w:r>
            <w:r w:rsidR="00A368FB" w:rsidRPr="00A368FB">
              <w:rPr>
                <w:i/>
              </w:rPr>
              <w:t>gf</w:t>
            </w:r>
            <w:r w:rsidR="00A368FB" w:rsidRPr="00A368FB">
              <w:t>;</w:t>
            </w:r>
          </w:p>
          <w:p w14:paraId="4452983A" w14:textId="77777777" w:rsidR="00FD5B2F" w:rsidRPr="009C6CA4" w:rsidRDefault="00FD5B2F" w:rsidP="00136D40">
            <w:pPr>
              <w:pStyle w:val="afff9"/>
              <w:numPr>
                <w:ilvl w:val="3"/>
                <w:numId w:val="54"/>
              </w:numPr>
              <w:ind w:firstLineChars="0"/>
              <w:rPr>
                <w:rFonts w:eastAsia="仿宋"/>
                <w:b/>
                <w:kern w:val="0"/>
                <w:szCs w:val="21"/>
              </w:rPr>
            </w:pPr>
            <w:r>
              <w:t xml:space="preserve">    </w:t>
            </w:r>
            <w:r w:rsidR="00A368FB">
              <w:t xml:space="preserve">Set </w:t>
            </w:r>
            <w:r w:rsidR="00A368FB">
              <w:rPr>
                <w:rFonts w:eastAsia="仿宋"/>
                <w:kern w:val="0"/>
                <w:szCs w:val="21"/>
              </w:rPr>
              <w:t>element</w:t>
            </w:r>
            <w:r w:rsidR="00A368FB" w:rsidRPr="00A368FB">
              <w:t xml:space="preserve"> contents</w:t>
            </w:r>
            <w:r w:rsidR="00A368FB">
              <w:t xml:space="preserve"> to </w:t>
            </w:r>
            <w:r w:rsidR="00A368FB" w:rsidRPr="007D44E2">
              <w:rPr>
                <w:rFonts w:eastAsia="仿宋"/>
                <w:kern w:val="0"/>
                <w:szCs w:val="21"/>
              </w:rPr>
              <w:t>attribute</w:t>
            </w:r>
            <w:r w:rsidR="00A368FB">
              <w:rPr>
                <w:rFonts w:eastAsia="仿宋"/>
                <w:kern w:val="0"/>
                <w:szCs w:val="21"/>
              </w:rPr>
              <w:t xml:space="preserve">s of </w:t>
            </w:r>
            <w:r w:rsidR="00A368FB">
              <w:rPr>
                <w:rFonts w:eastAsia="仿宋"/>
                <w:i/>
                <w:kern w:val="0"/>
                <w:szCs w:val="21"/>
              </w:rPr>
              <w:t>e</w:t>
            </w:r>
            <w:r w:rsidR="00A368FB" w:rsidRPr="00A368FB">
              <w:rPr>
                <w:rFonts w:eastAsia="仿宋"/>
                <w:kern w:val="0"/>
                <w:szCs w:val="21"/>
              </w:rPr>
              <w:t>;</w:t>
            </w:r>
          </w:p>
          <w:p w14:paraId="2FA6B14D" w14:textId="77777777" w:rsidR="006D2BE6" w:rsidRPr="00FD5B2F" w:rsidRDefault="006D2BE6" w:rsidP="00136D40">
            <w:pPr>
              <w:pStyle w:val="afff9"/>
              <w:numPr>
                <w:ilvl w:val="3"/>
                <w:numId w:val="54"/>
              </w:numPr>
              <w:ind w:firstLineChars="0"/>
              <w:rPr>
                <w:rFonts w:eastAsia="仿宋"/>
                <w:kern w:val="0"/>
                <w:szCs w:val="21"/>
              </w:rPr>
            </w:pPr>
            <w:r w:rsidRPr="0087094C">
              <w:rPr>
                <w:rFonts w:eastAsia="仿宋"/>
                <w:b/>
                <w:kern w:val="0"/>
                <w:szCs w:val="21"/>
              </w:rPr>
              <w:t>end for</w:t>
            </w:r>
          </w:p>
          <w:p w14:paraId="28ECB4B6" w14:textId="77777777" w:rsidR="00FD5B2F" w:rsidRPr="00FD5B2F" w:rsidRDefault="00FD5B2F" w:rsidP="00FD5B2F">
            <w:pPr>
              <w:rPr>
                <w:rFonts w:eastAsia="仿宋"/>
                <w:kern w:val="0"/>
                <w:szCs w:val="21"/>
              </w:rPr>
            </w:pPr>
            <w:r w:rsidRPr="00F47947">
              <w:rPr>
                <w:rFonts w:hint="eastAsia"/>
                <w:szCs w:val="21"/>
              </w:rPr>
              <w:t>END PROCEDURE</w:t>
            </w:r>
          </w:p>
        </w:tc>
      </w:tr>
    </w:tbl>
    <w:p w14:paraId="17B27281" w14:textId="77777777" w:rsidR="009C6CA4" w:rsidRPr="009C6CA4" w:rsidRDefault="005D179E" w:rsidP="006910B4">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D25D8E">
        <w:rPr>
          <w:noProof/>
        </w:rPr>
        <w:t>15</w:t>
      </w:r>
      <w:r>
        <w:fldChar w:fldCharType="end"/>
      </w:r>
      <w:r>
        <w:t xml:space="preserve"> </w:t>
      </w:r>
      <w:r w:rsidRPr="006D2BE6">
        <w:rPr>
          <w:rFonts w:eastAsia="仿宋" w:hint="eastAsia"/>
          <w:kern w:val="0"/>
          <w:szCs w:val="21"/>
        </w:rPr>
        <w:t>Web</w:t>
      </w:r>
      <w:r w:rsidRPr="006D2BE6">
        <w:rPr>
          <w:rFonts w:eastAsia="仿宋" w:hint="eastAsia"/>
          <w:kern w:val="0"/>
          <w:szCs w:val="21"/>
        </w:rPr>
        <w:t>服务行为模型转换</w:t>
      </w:r>
      <w:r w:rsidRPr="00816BB6">
        <w:rPr>
          <w:rFonts w:eastAsia="仿宋"/>
          <w:kern w:val="0"/>
          <w:szCs w:val="21"/>
        </w:rPr>
        <w:t>算法</w:t>
      </w:r>
    </w:p>
    <w:p w14:paraId="33DF7A35" w14:textId="77777777" w:rsidR="00FC0141" w:rsidRDefault="00037716" w:rsidP="006D2BE6">
      <w:pPr>
        <w:pStyle w:val="u5"/>
        <w:spacing w:before="24" w:after="24"/>
        <w:ind w:firstLine="482"/>
      </w:pPr>
      <w:r>
        <w:rPr>
          <w:rFonts w:hint="eastAsia"/>
          <w:b/>
        </w:rPr>
        <w:t>2</w:t>
      </w:r>
      <w:r>
        <w:rPr>
          <w:rFonts w:hint="eastAsia"/>
          <w:b/>
        </w:rPr>
        <w:t>、</w:t>
      </w:r>
      <w:r w:rsidR="00FC0141" w:rsidRPr="00697718">
        <w:rPr>
          <w:rFonts w:hint="eastAsia"/>
          <w:b/>
        </w:rPr>
        <w:t>将</w:t>
      </w:r>
      <w:r w:rsidR="00FC0141" w:rsidRPr="00697718">
        <w:rPr>
          <w:b/>
        </w:rPr>
        <w:t>覆盖准则转换为</w:t>
      </w:r>
      <w:r w:rsidR="00FC0141" w:rsidRPr="00697718">
        <w:rPr>
          <w:rFonts w:hint="eastAsia"/>
          <w:b/>
        </w:rPr>
        <w:t>符合起始点</w:t>
      </w:r>
      <w:r w:rsidR="00FC0141" w:rsidRPr="00697718">
        <w:rPr>
          <w:b/>
        </w:rPr>
        <w:t>算法的命令</w:t>
      </w:r>
      <w:r w:rsidR="00697718">
        <w:rPr>
          <w:rFonts w:hint="eastAsia"/>
          <w:b/>
        </w:rPr>
        <w:t>：</w:t>
      </w:r>
      <w:r w:rsidR="00F31E4C" w:rsidRPr="00F31E4C">
        <w:rPr>
          <w:rFonts w:hint="eastAsia"/>
        </w:rPr>
        <w:t>将</w:t>
      </w:r>
      <w:r w:rsidR="00F31E4C">
        <w:rPr>
          <w:rFonts w:hint="eastAsia"/>
        </w:rPr>
        <w:t>W</w:t>
      </w:r>
      <w:r w:rsidR="00F31E4C">
        <w:t>eb</w:t>
      </w:r>
      <w:r w:rsidR="00F31E4C">
        <w:t>服务行为模型</w:t>
      </w:r>
      <w:r w:rsidR="00F31E4C" w:rsidRPr="00523AFD">
        <w:rPr>
          <w:rFonts w:hint="eastAsia"/>
        </w:rPr>
        <w:t>转换</w:t>
      </w:r>
      <w:r w:rsidR="00F31E4C">
        <w:rPr>
          <w:rFonts w:hint="eastAsia"/>
        </w:rPr>
        <w:t>转换</w:t>
      </w:r>
      <w:r w:rsidR="00F31E4C">
        <w:t>为</w:t>
      </w:r>
      <w:r w:rsidR="00F31E4C" w:rsidRPr="008612E7">
        <w:rPr>
          <w:rFonts w:hint="eastAsia"/>
        </w:rPr>
        <w:t>graphml</w:t>
      </w:r>
      <w:r w:rsidR="00F31E4C" w:rsidRPr="008612E7">
        <w:rPr>
          <w:rFonts w:hint="eastAsia"/>
        </w:rPr>
        <w:t>文件</w:t>
      </w:r>
      <w:r w:rsidR="00F31E4C">
        <w:rPr>
          <w:rFonts w:hint="eastAsia"/>
        </w:rPr>
        <w:t>后</w:t>
      </w:r>
      <w:r w:rsidR="00F31E4C">
        <w:t>，考虑如何使用起始点算法</w:t>
      </w:r>
      <w:r w:rsidR="009862CC">
        <w:rPr>
          <w:rFonts w:hint="eastAsia"/>
        </w:rPr>
        <w:t>描述相应</w:t>
      </w:r>
      <w:r w:rsidR="009862CC">
        <w:t>的覆盖准则</w:t>
      </w:r>
      <w:r w:rsidR="009862CC">
        <w:rPr>
          <w:rFonts w:hint="eastAsia"/>
        </w:rPr>
        <w:t>，</w:t>
      </w:r>
      <w:r w:rsidR="009862CC">
        <w:t>以生成测试序列。</w:t>
      </w:r>
      <w:r w:rsidR="00CE3742">
        <w:rPr>
          <w:rFonts w:hint="eastAsia"/>
        </w:rPr>
        <w:t>本文</w:t>
      </w:r>
      <w:r w:rsidR="00CE3742">
        <w:t>定义了如下</w:t>
      </w:r>
      <w:r w:rsidR="00CE3742">
        <w:rPr>
          <w:rFonts w:hint="eastAsia"/>
        </w:rPr>
        <w:t>转换</w:t>
      </w:r>
      <w:r w:rsidR="00CE3742">
        <w:t>规则</w:t>
      </w:r>
      <w:r w:rsidR="00CE3742">
        <w:rPr>
          <w:rFonts w:hint="eastAsia"/>
        </w:rPr>
        <w:t>，使得</w:t>
      </w:r>
      <w:r w:rsidR="00CE3742">
        <w:t>起始点算法</w:t>
      </w:r>
      <w:r w:rsidR="00CE3742">
        <w:rPr>
          <w:rFonts w:hint="eastAsia"/>
        </w:rPr>
        <w:t>可表达相应</w:t>
      </w:r>
      <w:r w:rsidR="00CE3742">
        <w:t>的覆盖准则</w:t>
      </w:r>
      <w:r w:rsidR="00F967F6">
        <w:rPr>
          <w:rFonts w:hint="eastAsia"/>
        </w:rPr>
        <w:t>：</w:t>
      </w:r>
    </w:p>
    <w:p w14:paraId="1F6017B3" w14:textId="77777777" w:rsidR="009862CC" w:rsidRPr="00037716" w:rsidRDefault="00CE3742" w:rsidP="00037716">
      <w:pPr>
        <w:pStyle w:val="u5"/>
        <w:spacing w:before="24" w:after="24"/>
        <w:ind w:firstLine="482"/>
      </w:pPr>
      <w:r w:rsidRPr="00CE3742">
        <w:rPr>
          <w:rFonts w:hint="eastAsia"/>
          <w:b/>
        </w:rPr>
        <w:t>转换</w:t>
      </w:r>
      <w:r w:rsidRPr="00CE3742">
        <w:rPr>
          <w:b/>
        </w:rPr>
        <w:t>规则</w:t>
      </w:r>
      <w:r w:rsidRPr="00CE3742">
        <w:rPr>
          <w:rFonts w:hint="eastAsia"/>
          <w:b/>
        </w:rPr>
        <w:t>1</w:t>
      </w:r>
      <w:r w:rsidRPr="00CE3742">
        <w:rPr>
          <w:b/>
        </w:rPr>
        <w:t>（</w:t>
      </w:r>
      <w:r w:rsidRPr="00CE3742">
        <w:rPr>
          <w:rFonts w:hint="eastAsia"/>
          <w:b/>
        </w:rPr>
        <w:t>R</w:t>
      </w:r>
      <w:r w:rsidRPr="00B27832">
        <w:rPr>
          <w:rFonts w:hint="eastAsia"/>
          <w:b/>
          <w:vertAlign w:val="subscript"/>
        </w:rPr>
        <w:t>1</w:t>
      </w:r>
      <w:r w:rsidRPr="00CE3742">
        <w:rPr>
          <w:b/>
        </w:rPr>
        <w:t>）</w:t>
      </w:r>
      <w:r w:rsidRPr="00CE3742">
        <w:rPr>
          <w:rFonts w:hint="eastAsia"/>
          <w:b/>
        </w:rPr>
        <w:t>：</w:t>
      </w:r>
      <w:r w:rsidR="00091A01" w:rsidRPr="00091A01">
        <w:rPr>
          <w:rFonts w:hint="eastAsia"/>
        </w:rPr>
        <w:t>针对请求节点覆盖准则，</w:t>
      </w:r>
      <w:r w:rsidR="00F967F6">
        <w:rPr>
          <w:rFonts w:hint="eastAsia"/>
        </w:rPr>
        <w:t>遍历</w:t>
      </w:r>
      <w:r w:rsidR="00F967F6">
        <w:t>Web</w:t>
      </w:r>
      <w:r w:rsidR="00F967F6">
        <w:t>行为模型</w:t>
      </w:r>
      <w:r w:rsidR="00F967F6">
        <w:rPr>
          <w:rFonts w:hint="eastAsia"/>
        </w:rPr>
        <w:t>获取请求</w:t>
      </w:r>
      <w:r w:rsidR="00F967F6">
        <w:t>类型节点集合，</w:t>
      </w:r>
      <w:r w:rsidR="00F967F6">
        <w:rPr>
          <w:rFonts w:hint="eastAsia"/>
        </w:rPr>
        <w:t>针对</w:t>
      </w:r>
      <w:r w:rsidR="00F967F6">
        <w:t>该集合中的元素，</w:t>
      </w:r>
      <w:r w:rsidR="00091A01" w:rsidRPr="00091A01">
        <w:rPr>
          <w:rFonts w:hint="eastAsia"/>
        </w:rPr>
        <w:t>采用特定节点覆盖</w:t>
      </w:r>
      <w:r w:rsidR="00D9587A">
        <w:rPr>
          <w:rFonts w:hint="eastAsia"/>
        </w:rPr>
        <w:t>停止条件</w:t>
      </w:r>
      <w:r w:rsidR="0084631A">
        <w:rPr>
          <w:rFonts w:hint="eastAsia"/>
        </w:rPr>
        <w:t>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Req</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14:paraId="4479FCB4" w14:textId="77777777" w:rsidR="00CE3742" w:rsidRDefault="00CE3742" w:rsidP="006D2BE6">
      <w:pPr>
        <w:pStyle w:val="u5"/>
        <w:spacing w:before="24" w:after="24"/>
        <w:ind w:firstLine="482"/>
        <w:rPr>
          <w:b/>
        </w:rPr>
      </w:pPr>
      <w:r w:rsidRPr="00CE3742">
        <w:rPr>
          <w:rFonts w:hint="eastAsia"/>
          <w:b/>
        </w:rPr>
        <w:t>转换</w:t>
      </w:r>
      <w:r w:rsidRPr="00CE3742">
        <w:rPr>
          <w:b/>
        </w:rPr>
        <w:t>规则</w:t>
      </w:r>
      <w:r>
        <w:rPr>
          <w:b/>
        </w:rPr>
        <w:t>2</w:t>
      </w:r>
      <w:r w:rsidRPr="00CE3742">
        <w:rPr>
          <w:b/>
        </w:rPr>
        <w:t>（</w:t>
      </w:r>
      <w:r w:rsidRPr="00CE3742">
        <w:rPr>
          <w:rFonts w:hint="eastAsia"/>
          <w:b/>
        </w:rPr>
        <w:t>R</w:t>
      </w:r>
      <w:r w:rsidRPr="00B27832">
        <w:rPr>
          <w:b/>
          <w:vertAlign w:val="subscript"/>
        </w:rPr>
        <w:t>2</w:t>
      </w:r>
      <w:r w:rsidRPr="00CE3742">
        <w:rPr>
          <w:b/>
        </w:rPr>
        <w:t>）</w:t>
      </w:r>
      <w:r w:rsidRPr="00CE3742">
        <w:rPr>
          <w:rFonts w:hint="eastAsia"/>
          <w:b/>
        </w:rPr>
        <w:t>：</w:t>
      </w:r>
      <w:r w:rsidR="00037716" w:rsidRPr="00091A01">
        <w:rPr>
          <w:rFonts w:hint="eastAsia"/>
        </w:rPr>
        <w:t>针对</w:t>
      </w:r>
      <w:r w:rsidR="00EB2B6C">
        <w:rPr>
          <w:rFonts w:hint="eastAsia"/>
        </w:rPr>
        <w:t>响应</w:t>
      </w:r>
      <w:r w:rsidR="00037716" w:rsidRPr="00091A01">
        <w:rPr>
          <w:rFonts w:hint="eastAsia"/>
        </w:rPr>
        <w:t>节点覆盖准则，</w:t>
      </w:r>
      <w:r w:rsidR="0084631A">
        <w:rPr>
          <w:rFonts w:hint="eastAsia"/>
        </w:rPr>
        <w:t>遍历</w:t>
      </w:r>
      <w:r w:rsidR="0084631A">
        <w:t>Web</w:t>
      </w:r>
      <w:r w:rsidR="0084631A">
        <w:t>行为模型</w:t>
      </w:r>
      <w:r w:rsidR="0084631A">
        <w:rPr>
          <w:rFonts w:hint="eastAsia"/>
        </w:rPr>
        <w:t>获取响应</w:t>
      </w:r>
      <w:r w:rsidR="0084631A">
        <w:t>类型节点集合，</w:t>
      </w:r>
      <w:r w:rsidR="0084631A">
        <w:rPr>
          <w:rFonts w:hint="eastAsia"/>
        </w:rPr>
        <w:t>针对</w:t>
      </w:r>
      <w:r w:rsidR="0084631A">
        <w:t>该集合中的元素，</w:t>
      </w:r>
      <w:r w:rsidR="0084631A" w:rsidRPr="00091A01">
        <w:rPr>
          <w:rFonts w:hint="eastAsia"/>
        </w:rPr>
        <w:t>采用特定节点覆盖</w:t>
      </w:r>
      <w:r w:rsidR="0084631A">
        <w:rPr>
          <w:rFonts w:hint="eastAsia"/>
        </w:rPr>
        <w:t>停止条件生成</w:t>
      </w:r>
      <w:r w:rsidR="0084631A">
        <w:t>覆盖该节点的序列</w:t>
      </w:r>
      <w:r w:rsidR="0084631A">
        <w:rPr>
          <w:rFonts w:hint="eastAsia"/>
        </w:rPr>
        <w:t>。</w:t>
      </w:r>
      <w:r w:rsidR="00037716">
        <w:rPr>
          <w:rFonts w:hint="eastAsia"/>
        </w:rPr>
        <w:t>其覆盖</w:t>
      </w:r>
      <w:r w:rsidR="00037716">
        <w:t>算法表达式为：</w:t>
      </w:r>
      <w:r w:rsidR="00037716" w:rsidRPr="00AA61E0">
        <w:t>a_star(reached_vertex(vertex name))</w:t>
      </w:r>
      <w:r w:rsidR="00037716" w:rsidRPr="00E40FFA">
        <w:rPr>
          <w:rFonts w:hint="eastAsia"/>
        </w:rPr>
        <w:t>，</w:t>
      </w:r>
      <w:r w:rsidR="00037716" w:rsidRPr="00037716">
        <w:rPr>
          <w:b/>
        </w:rPr>
        <w:t>其中</w:t>
      </w:r>
      <w:r w:rsidR="00676243">
        <w:rPr>
          <w:rFonts w:hint="eastAsia"/>
          <w:b/>
        </w:rPr>
        <w:t>“</w:t>
      </w:r>
      <w:r w:rsidR="00676243" w:rsidRPr="00037716">
        <w:rPr>
          <w:b/>
        </w:rPr>
        <w:t>vertex</w:t>
      </w:r>
      <w:r w:rsidR="00676243" w:rsidRPr="00676243">
        <w:t xml:space="preserve"> </w:t>
      </w:r>
      <w:r w:rsidR="00676243" w:rsidRPr="00676243">
        <w:rPr>
          <w:b/>
        </w:rPr>
        <w:t>name</w:t>
      </w:r>
      <w:r w:rsidR="00676243">
        <w:rPr>
          <w:rFonts w:hint="eastAsia"/>
          <w:b/>
        </w:rPr>
        <w:t>”</w:t>
      </w:r>
      <w:r w:rsidR="00037716" w:rsidRPr="00037716">
        <w:rPr>
          <w:rFonts w:cs="Times New Roman" w:hint="eastAsia"/>
          <w:b/>
        </w:rPr>
        <w:t>为</w:t>
      </w:r>
      <w:r w:rsidR="00037716" w:rsidRPr="00037716">
        <w:rPr>
          <w:rFonts w:cs="Times New Roman"/>
          <w:b/>
        </w:rPr>
        <w:t>Web</w:t>
      </w:r>
      <w:r w:rsidR="00037716" w:rsidRPr="00037716">
        <w:rPr>
          <w:rFonts w:cs="Times New Roman"/>
          <w:b/>
        </w:rPr>
        <w:t>行为</w:t>
      </w:r>
      <w:r w:rsidR="00037716" w:rsidRPr="00037716">
        <w:rPr>
          <w:rFonts w:cs="Times New Roman" w:hint="eastAsia"/>
          <w:b/>
        </w:rPr>
        <w:t>模型</w:t>
      </w:r>
      <w:r w:rsidR="00037716" w:rsidRPr="00037716">
        <w:rPr>
          <w:rFonts w:cs="Times New Roman"/>
          <w:b/>
        </w:rPr>
        <w:t>中的</w:t>
      </w:r>
      <w:r w:rsidR="00037716" w:rsidRPr="00037716">
        <w:rPr>
          <w:rFonts w:cs="Times New Roman" w:hint="eastAsia"/>
          <w:b/>
        </w:rPr>
        <w:t>类型为</w:t>
      </w:r>
      <w:r w:rsidR="00037716" w:rsidRPr="00037716">
        <w:rPr>
          <w:rFonts w:cs="Times New Roman"/>
          <w:b/>
        </w:rPr>
        <w:t>Res</w:t>
      </w:r>
      <w:r w:rsidR="00037716" w:rsidRPr="00037716">
        <w:rPr>
          <w:rFonts w:cs="Times New Roman" w:hint="eastAsia"/>
          <w:b/>
        </w:rPr>
        <w:t>的节点</w:t>
      </w:r>
      <w:r w:rsidR="00676243">
        <w:rPr>
          <w:rFonts w:cs="Times New Roman" w:hint="eastAsia"/>
          <w:b/>
        </w:rPr>
        <w:t>名称</w:t>
      </w:r>
      <w:r w:rsidR="00037716">
        <w:rPr>
          <w:rFonts w:cs="Times New Roman" w:hint="eastAsia"/>
        </w:rPr>
        <w:t>。</w:t>
      </w:r>
    </w:p>
    <w:p w14:paraId="16E05498" w14:textId="77777777" w:rsidR="00CE3742" w:rsidRPr="00CE3742" w:rsidRDefault="00CE3742" w:rsidP="006D2BE6">
      <w:pPr>
        <w:pStyle w:val="u5"/>
        <w:spacing w:before="24" w:after="24"/>
        <w:ind w:firstLine="482"/>
        <w:rPr>
          <w:b/>
        </w:rPr>
      </w:pPr>
      <w:r w:rsidRPr="00CE3742">
        <w:rPr>
          <w:rFonts w:hint="eastAsia"/>
          <w:b/>
        </w:rPr>
        <w:t>转换</w:t>
      </w:r>
      <w:r w:rsidRPr="00CE3742">
        <w:rPr>
          <w:b/>
        </w:rPr>
        <w:t>规则</w:t>
      </w:r>
      <w:r>
        <w:rPr>
          <w:b/>
        </w:rPr>
        <w:t>3</w:t>
      </w:r>
      <w:r w:rsidRPr="00CE3742">
        <w:rPr>
          <w:b/>
        </w:rPr>
        <w:t>（</w:t>
      </w:r>
      <w:r w:rsidRPr="00CE3742">
        <w:rPr>
          <w:rFonts w:hint="eastAsia"/>
          <w:b/>
        </w:rPr>
        <w:t>R</w:t>
      </w:r>
      <w:r w:rsidRPr="00B27832">
        <w:rPr>
          <w:b/>
          <w:vertAlign w:val="subscript"/>
        </w:rPr>
        <w:t>3</w:t>
      </w:r>
      <w:r w:rsidRPr="00CE3742">
        <w:rPr>
          <w:b/>
        </w:rPr>
        <w:t>）</w:t>
      </w:r>
      <w:r w:rsidRPr="00CE3742">
        <w:rPr>
          <w:rFonts w:hint="eastAsia"/>
          <w:b/>
        </w:rPr>
        <w:t>：</w:t>
      </w:r>
      <w:r w:rsidR="00E40FFA" w:rsidRPr="00091A01">
        <w:rPr>
          <w:rFonts w:hint="eastAsia"/>
        </w:rPr>
        <w:t>针对</w:t>
      </w:r>
      <w:r w:rsidR="00E40FFA">
        <w:rPr>
          <w:rFonts w:hint="eastAsia"/>
        </w:rPr>
        <w:t>边</w:t>
      </w:r>
      <w:r w:rsidR="00E40FFA" w:rsidRPr="00091A01">
        <w:rPr>
          <w:rFonts w:hint="eastAsia"/>
        </w:rPr>
        <w:t>覆盖准则，</w:t>
      </w:r>
      <w:r w:rsidR="00415052">
        <w:rPr>
          <w:rFonts w:hint="eastAsia"/>
        </w:rPr>
        <w:t>遍历</w:t>
      </w:r>
      <w:r w:rsidR="00415052">
        <w:t>Web</w:t>
      </w:r>
      <w:r w:rsidR="00415052">
        <w:t>行为模型</w:t>
      </w:r>
      <w:r w:rsidR="00415052">
        <w:rPr>
          <w:rFonts w:hint="eastAsia"/>
        </w:rPr>
        <w:t>获取边</w:t>
      </w:r>
      <w:r w:rsidR="00415052">
        <w:t>集合，</w:t>
      </w:r>
      <w:r w:rsidR="00415052">
        <w:rPr>
          <w:rFonts w:hint="eastAsia"/>
        </w:rPr>
        <w:t>针对</w:t>
      </w:r>
      <w:r w:rsidR="00415052">
        <w:t>该集合中的元素，</w:t>
      </w:r>
      <w:r w:rsidR="00E40FFA" w:rsidRPr="00091A01">
        <w:rPr>
          <w:rFonts w:hint="eastAsia"/>
        </w:rPr>
        <w:t>采用特定</w:t>
      </w:r>
      <w:r w:rsidR="00E40FFA">
        <w:rPr>
          <w:rFonts w:hint="eastAsia"/>
        </w:rPr>
        <w:t>边</w:t>
      </w:r>
      <w:r w:rsidR="00E40FFA" w:rsidRPr="00091A01">
        <w:rPr>
          <w:rFonts w:hint="eastAsia"/>
        </w:rPr>
        <w:t>覆盖</w:t>
      </w:r>
      <w:r w:rsidR="00E40FFA">
        <w:rPr>
          <w:rFonts w:hint="eastAsia"/>
        </w:rPr>
        <w:t>停止条件</w:t>
      </w:r>
      <w:r w:rsidR="00EB2B6C">
        <w:rPr>
          <w:rFonts w:hint="eastAsia"/>
        </w:rPr>
        <w:t>生成</w:t>
      </w:r>
      <w:r w:rsidR="00EB2B6C">
        <w:t>覆盖</w:t>
      </w:r>
      <w:r w:rsidR="00E40FFA">
        <w:rPr>
          <w:rFonts w:hint="eastAsia"/>
        </w:rPr>
        <w:t>，其覆盖</w:t>
      </w:r>
      <w:r w:rsidR="00E40FFA">
        <w:t>算法表达式为：</w:t>
      </w:r>
      <w:r w:rsidR="00E40FFA" w:rsidRPr="00E40FFA">
        <w:t>a_star(</w:t>
      </w:r>
      <w:r w:rsidR="00E40FFA" w:rsidRPr="00E40FFA">
        <w:rPr>
          <w:rFonts w:cs="Times New Roman"/>
        </w:rPr>
        <w:t>reached_edge</w:t>
      </w:r>
      <w:r w:rsidR="00E40FFA" w:rsidRPr="00E40FFA">
        <w:t>(edge name))</w:t>
      </w:r>
      <w:r w:rsidR="00E40FFA" w:rsidRPr="00E40FFA">
        <w:rPr>
          <w:rFonts w:hint="eastAsia"/>
        </w:rPr>
        <w:t>，</w:t>
      </w:r>
      <w:r w:rsidR="00E40FFA" w:rsidRPr="00415052">
        <w:rPr>
          <w:b/>
        </w:rPr>
        <w:t>其中</w:t>
      </w:r>
      <w:r w:rsidR="00415052" w:rsidRPr="00415052">
        <w:rPr>
          <w:rFonts w:hint="eastAsia"/>
          <w:b/>
        </w:rPr>
        <w:t>“</w:t>
      </w:r>
      <w:r w:rsidR="00415052" w:rsidRPr="00415052">
        <w:rPr>
          <w:b/>
        </w:rPr>
        <w:t>edge name</w:t>
      </w:r>
      <w:r w:rsidR="00415052" w:rsidRPr="00415052">
        <w:rPr>
          <w:rFonts w:hint="eastAsia"/>
          <w:b/>
        </w:rPr>
        <w:t>”</w:t>
      </w:r>
      <w:r w:rsidR="00E40FFA" w:rsidRPr="00415052">
        <w:rPr>
          <w:rFonts w:cs="Times New Roman" w:hint="eastAsia"/>
          <w:b/>
        </w:rPr>
        <w:t>为</w:t>
      </w:r>
      <w:r w:rsidR="00E40FFA" w:rsidRPr="00415052">
        <w:rPr>
          <w:rFonts w:cs="Times New Roman"/>
          <w:b/>
        </w:rPr>
        <w:t>Web</w:t>
      </w:r>
      <w:r w:rsidR="00E40FFA" w:rsidRPr="00415052">
        <w:rPr>
          <w:rFonts w:cs="Times New Roman"/>
          <w:b/>
        </w:rPr>
        <w:t>行为</w:t>
      </w:r>
      <w:r w:rsidR="00E40FFA" w:rsidRPr="00415052">
        <w:rPr>
          <w:rFonts w:cs="Times New Roman" w:hint="eastAsia"/>
          <w:b/>
        </w:rPr>
        <w:t>模型</w:t>
      </w:r>
      <w:r w:rsidR="00E40FFA" w:rsidRPr="00415052">
        <w:rPr>
          <w:rFonts w:cs="Times New Roman"/>
          <w:b/>
        </w:rPr>
        <w:t>中的</w:t>
      </w:r>
      <w:r w:rsidR="00E40FFA" w:rsidRPr="00415052">
        <w:rPr>
          <w:rFonts w:cs="Times New Roman" w:hint="eastAsia"/>
          <w:b/>
        </w:rPr>
        <w:t>边</w:t>
      </w:r>
      <w:r w:rsidR="00037716">
        <w:rPr>
          <w:rFonts w:cs="Times New Roman" w:hint="eastAsia"/>
        </w:rPr>
        <w:t>。</w:t>
      </w:r>
    </w:p>
    <w:p w14:paraId="3719FE78" w14:textId="77777777" w:rsidR="00AC2117" w:rsidRDefault="00037716" w:rsidP="00EC31B7">
      <w:pPr>
        <w:pStyle w:val="u5"/>
        <w:spacing w:before="24" w:after="24"/>
        <w:ind w:firstLine="482"/>
      </w:pPr>
      <w:r w:rsidRPr="00037716">
        <w:rPr>
          <w:rFonts w:hint="eastAsia"/>
          <w:b/>
        </w:rPr>
        <w:t>3</w:t>
      </w:r>
      <w:r w:rsidRPr="00037716">
        <w:rPr>
          <w:rFonts w:hint="eastAsia"/>
          <w:b/>
        </w:rPr>
        <w:t>、去除</w:t>
      </w:r>
      <w:r w:rsidRPr="00037716">
        <w:rPr>
          <w:b/>
        </w:rPr>
        <w:t>冗余序列</w:t>
      </w:r>
      <w:r w:rsidR="0059010C">
        <w:rPr>
          <w:rFonts w:hint="eastAsia"/>
          <w:b/>
        </w:rPr>
        <w:t>：</w:t>
      </w:r>
      <w:r w:rsidR="00D5621C">
        <w:rPr>
          <w:rFonts w:hint="eastAsia"/>
        </w:rPr>
        <w:t>使用上述</w:t>
      </w:r>
      <w:r w:rsidR="00D5621C">
        <w:t>转换规则生成的</w:t>
      </w:r>
      <w:r w:rsidR="00D5621C">
        <w:rPr>
          <w:rFonts w:hint="eastAsia"/>
        </w:rPr>
        <w:t>测试</w:t>
      </w:r>
      <w:r w:rsidR="00D5621C">
        <w:t>序列</w:t>
      </w:r>
      <w:r w:rsidR="00AA61E0">
        <w:rPr>
          <w:rFonts w:hint="eastAsia"/>
        </w:rPr>
        <w:t>存在</w:t>
      </w:r>
      <w:r w:rsidRPr="00037716">
        <w:rPr>
          <w:rFonts w:hint="eastAsia"/>
          <w:b/>
        </w:rPr>
        <w:t>序列</w:t>
      </w:r>
      <w:r w:rsidR="00AA61E0" w:rsidRPr="00037716">
        <w:rPr>
          <w:rFonts w:hint="eastAsia"/>
          <w:b/>
        </w:rPr>
        <w:t>冗余问题</w:t>
      </w:r>
      <w:r w:rsidR="00AA61E0">
        <w:rPr>
          <w:rFonts w:hint="eastAsia"/>
        </w:rPr>
        <w:t>，例如</w:t>
      </w:r>
      <w:r w:rsidR="00D5621C">
        <w:rPr>
          <w:rFonts w:hint="eastAsia"/>
        </w:rPr>
        <w:t>对于</w:t>
      </w:r>
      <w:r w:rsidR="00AA61E0">
        <w:rPr>
          <w:rFonts w:hint="eastAsia"/>
        </w:rPr>
        <w:t>图</w:t>
      </w:r>
      <w:r w:rsidR="00AA61E0">
        <w:rPr>
          <w:rFonts w:hint="eastAsia"/>
        </w:rPr>
        <w:t>3-</w:t>
      </w:r>
      <w:r w:rsidR="00D25D8E">
        <w:t>8</w:t>
      </w:r>
      <w:r w:rsidR="00D5621C">
        <w:rPr>
          <w:rFonts w:hint="eastAsia"/>
        </w:rPr>
        <w:t>所示</w:t>
      </w:r>
      <w:r w:rsidR="00D5621C">
        <w:t>行为模型，采用</w:t>
      </w:r>
      <w:r w:rsidR="00D5621C">
        <w:rPr>
          <w:rFonts w:hint="eastAsia"/>
        </w:rPr>
        <w:t>响应节点</w:t>
      </w:r>
      <w:r w:rsidR="00D5621C">
        <w:t>覆盖准则生成对</w:t>
      </w:r>
      <w:r w:rsidR="00EC31B7" w:rsidRPr="00EC31B7">
        <w:rPr>
          <w:rFonts w:asciiTheme="minorEastAsia" w:eastAsiaTheme="minorEastAsia" w:hAnsiTheme="minorEastAsia"/>
        </w:rPr>
        <w:t>“</w:t>
      </w:r>
      <w:r w:rsidR="00EC31B7" w:rsidRPr="00B80729">
        <w:t>feeCalculateResponse_</w:t>
      </w:r>
      <w:r w:rsidR="00EC31B7">
        <w:t>s</w:t>
      </w:r>
      <w:r w:rsidR="00EC31B7" w:rsidRPr="00B80729">
        <w:t>ucc</w:t>
      </w:r>
      <w:r w:rsidR="00EC31B7" w:rsidRPr="00EC31B7">
        <w:rPr>
          <w:rFonts w:asciiTheme="minorEastAsia" w:eastAsiaTheme="minorEastAsia" w:hAnsiTheme="minorEastAsia"/>
        </w:rPr>
        <w:t>”</w:t>
      </w:r>
      <w:r w:rsidR="00B80729">
        <w:rPr>
          <w:rFonts w:hint="eastAsia"/>
        </w:rPr>
        <w:t>节点</w:t>
      </w:r>
      <w:r w:rsidR="00B80729">
        <w:t>的测试序列</w:t>
      </w:r>
      <w:r w:rsidR="00C60736">
        <w:rPr>
          <w:rFonts w:hint="eastAsia"/>
        </w:rPr>
        <w:t>为：</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sidRPr="00EC31B7">
        <w:rPr>
          <w:rFonts w:hint="eastAsia"/>
        </w:rPr>
        <w:t>→</w:t>
      </w:r>
      <w:r w:rsidR="00EC31B7" w:rsidRPr="00EC31B7">
        <w:rPr>
          <w:rFonts w:hint="eastAsia"/>
        </w:rPr>
        <w:t>e5</w:t>
      </w:r>
      <w:r w:rsidR="00EC31B7" w:rsidRPr="00EC31B7">
        <w:rPr>
          <w:rFonts w:hint="eastAsia"/>
        </w:rPr>
        <w:t>→</w:t>
      </w:r>
      <w:r w:rsidR="00EC31B7" w:rsidRPr="00EC31B7">
        <w:t>feeCalculate</w:t>
      </w:r>
      <w:r w:rsidR="00EC31B7" w:rsidRPr="00EC31B7">
        <w:rPr>
          <w:rFonts w:hint="eastAsia"/>
        </w:rPr>
        <w:t>→</w:t>
      </w:r>
      <w:r w:rsidR="00EC31B7" w:rsidRPr="00EC31B7">
        <w:rPr>
          <w:rFonts w:hint="eastAsia"/>
        </w:rPr>
        <w:t>e7</w:t>
      </w:r>
      <w:r w:rsidR="00EC31B7" w:rsidRPr="00EC31B7">
        <w:rPr>
          <w:rFonts w:hint="eastAsia"/>
        </w:rPr>
        <w:t>→</w:t>
      </w:r>
      <w:r w:rsidR="00EC31B7" w:rsidRPr="00EC31B7">
        <w:t>feeCalculateResponse_succ</w:t>
      </w:r>
      <w:r w:rsidR="00EC31B7">
        <w:rPr>
          <w:rFonts w:hint="eastAsia"/>
        </w:rPr>
        <w:t>”。</w:t>
      </w:r>
      <w:r w:rsidR="00EC31B7">
        <w:t>包含了</w:t>
      </w:r>
      <w:r w:rsidR="00EC31B7">
        <w:rPr>
          <w:rFonts w:hint="eastAsia"/>
        </w:rPr>
        <w:t>针对“</w:t>
      </w:r>
      <w:r w:rsidR="00EC31B7" w:rsidRPr="00EC31B7">
        <w:t>loginResponse_</w:t>
      </w:r>
      <w:r w:rsidR="00EC31B7">
        <w:t>s</w:t>
      </w:r>
      <w:r w:rsidR="00EC31B7" w:rsidRPr="00EC31B7">
        <w:t>ucc</w:t>
      </w:r>
      <w:r w:rsidR="00EC31B7">
        <w:rPr>
          <w:rFonts w:hint="eastAsia"/>
        </w:rPr>
        <w:t>”节点</w:t>
      </w:r>
      <w:r w:rsidR="00EC31B7">
        <w:t>生成的测试序列</w:t>
      </w:r>
      <w:r w:rsidR="00EC31B7">
        <w:rPr>
          <w:rFonts w:hint="eastAsia"/>
        </w:rPr>
        <w:t>“</w:t>
      </w:r>
      <w:r w:rsidR="00EC31B7" w:rsidRPr="00C60736">
        <w:rPr>
          <w:rFonts w:hint="eastAsia"/>
        </w:rPr>
        <w:t>S</w:t>
      </w:r>
      <w:r w:rsidR="00EC31B7" w:rsidRPr="00C60736">
        <w:t>trat</w:t>
      </w:r>
      <w:r w:rsidR="00EC31B7" w:rsidRPr="00EC31B7">
        <w:rPr>
          <w:rFonts w:hint="eastAsia"/>
        </w:rPr>
        <w:t>→</w:t>
      </w:r>
      <w:r w:rsidR="00EC31B7" w:rsidRPr="00EC31B7">
        <w:rPr>
          <w:rFonts w:hint="eastAsia"/>
        </w:rPr>
        <w:t>e</w:t>
      </w:r>
      <w:r w:rsidR="00EC31B7" w:rsidRPr="00C60736">
        <w:t>0</w:t>
      </w:r>
      <w:r w:rsidR="00EC31B7" w:rsidRPr="00EC31B7">
        <w:rPr>
          <w:rFonts w:hint="eastAsia"/>
        </w:rPr>
        <w:t>→</w:t>
      </w:r>
      <w:r w:rsidR="00EC31B7" w:rsidRPr="00C60736">
        <w:t>Ini</w:t>
      </w:r>
      <w:r w:rsidR="00EC31B7">
        <w:t>t</w:t>
      </w:r>
      <w:r w:rsidR="00EC31B7" w:rsidRPr="00EC31B7">
        <w:rPr>
          <w:rFonts w:hint="eastAsia"/>
        </w:rPr>
        <w:t>→</w:t>
      </w:r>
      <w:r w:rsidR="00EC31B7" w:rsidRPr="00C60736">
        <w:t>e1</w:t>
      </w:r>
      <w:r w:rsidR="00EC31B7" w:rsidRPr="00EC31B7">
        <w:rPr>
          <w:rFonts w:hint="eastAsia"/>
        </w:rPr>
        <w:t>→</w:t>
      </w:r>
      <w:r w:rsidR="00EC31B7" w:rsidRPr="00C60736">
        <w:t>login</w:t>
      </w:r>
      <w:r w:rsidR="00EC31B7" w:rsidRPr="00EC31B7">
        <w:rPr>
          <w:rFonts w:hint="eastAsia"/>
        </w:rPr>
        <w:t>→</w:t>
      </w:r>
      <w:r w:rsidR="00EC31B7" w:rsidRPr="00EC31B7">
        <w:rPr>
          <w:rFonts w:hint="eastAsia"/>
        </w:rPr>
        <w:t>e2</w:t>
      </w:r>
      <w:r w:rsidR="00EC31B7" w:rsidRPr="00EC31B7">
        <w:rPr>
          <w:rFonts w:hint="eastAsia"/>
        </w:rPr>
        <w:t>→</w:t>
      </w:r>
      <w:r w:rsidR="00EC31B7" w:rsidRPr="00EC31B7">
        <w:t>loginResponse_succ</w:t>
      </w:r>
      <w:r w:rsidR="00EC31B7">
        <w:rPr>
          <w:rFonts w:hint="eastAsia"/>
        </w:rPr>
        <w:t>”。</w:t>
      </w:r>
      <w:r w:rsidR="00EC31B7">
        <w:t>因此</w:t>
      </w:r>
      <w:r w:rsidR="00EC31B7">
        <w:rPr>
          <w:rFonts w:hint="eastAsia"/>
        </w:rPr>
        <w:t>需要</w:t>
      </w:r>
      <w:r w:rsidR="00EC31B7">
        <w:lastRenderedPageBreak/>
        <w:t>进一步考虑去除冗余</w:t>
      </w:r>
      <w:r w:rsidR="00EC31B7">
        <w:rPr>
          <w:rFonts w:hint="eastAsia"/>
        </w:rPr>
        <w:t>序列</w:t>
      </w:r>
      <w:r w:rsidR="00EC31B7">
        <w:t>。</w:t>
      </w:r>
    </w:p>
    <w:p w14:paraId="7B4424B8" w14:textId="77777777" w:rsidR="00E1132A" w:rsidRPr="00EC31B7" w:rsidRDefault="0059010C" w:rsidP="00254ECA">
      <w:pPr>
        <w:pStyle w:val="u5"/>
        <w:spacing w:before="24" w:after="24"/>
        <w:ind w:firstLine="480"/>
        <w:rPr>
          <w:b/>
        </w:rPr>
      </w:pPr>
      <w:r>
        <w:rPr>
          <w:rFonts w:hint="eastAsia"/>
        </w:rPr>
        <w:t>通过</w:t>
      </w:r>
      <w:r>
        <w:t>上述描述，</w:t>
      </w:r>
      <w:r w:rsidR="00254ECA">
        <w:rPr>
          <w:rFonts w:hint="eastAsia"/>
        </w:rPr>
        <w:t>针对服务</w:t>
      </w:r>
      <w:r w:rsidR="00254ECA">
        <w:t>行为模型</w:t>
      </w:r>
      <w:r w:rsidR="00254ECA">
        <w:rPr>
          <w:rFonts w:hint="eastAsia"/>
        </w:rPr>
        <w:t>生成</w:t>
      </w:r>
      <w:r w:rsidR="00254ECA">
        <w:t>合规测试序列的</w:t>
      </w:r>
      <w:r w:rsidR="00254ECA">
        <w:rPr>
          <w:rFonts w:hint="eastAsia"/>
        </w:rPr>
        <w:t>过程</w:t>
      </w:r>
      <w:r w:rsidR="00254ECA">
        <w:t>可总结</w:t>
      </w:r>
      <w:r w:rsidR="00254ECA">
        <w:rPr>
          <w:rFonts w:hint="eastAsia"/>
        </w:rPr>
        <w:t>为</w:t>
      </w:r>
      <w:r w:rsidR="00254ECA">
        <w:t>图</w:t>
      </w:r>
      <w:r w:rsidR="00254ECA">
        <w:rPr>
          <w:rFonts w:hint="eastAsia"/>
        </w:rPr>
        <w:t>3</w:t>
      </w:r>
      <w:r w:rsidR="00254ECA">
        <w:t>-</w:t>
      </w:r>
      <w:r w:rsidR="00D25D8E">
        <w:t>16</w:t>
      </w:r>
      <w:r w:rsidR="00254ECA">
        <w:rPr>
          <w:rFonts w:hint="eastAsia"/>
        </w:rPr>
        <w:t>所示</w:t>
      </w:r>
      <w:r w:rsidR="00254ECA">
        <w:t>算法</w:t>
      </w:r>
      <w:r>
        <w:rPr>
          <w:rFonts w:hint="eastAsia"/>
        </w:rPr>
        <w:t>。</w:t>
      </w:r>
    </w:p>
    <w:tbl>
      <w:tblPr>
        <w:tblStyle w:val="afff1"/>
        <w:tblW w:w="0" w:type="auto"/>
        <w:tblLook w:val="04A0" w:firstRow="1" w:lastRow="0" w:firstColumn="1" w:lastColumn="0" w:noHBand="0" w:noVBand="1"/>
      </w:tblPr>
      <w:tblGrid>
        <w:gridCol w:w="8153"/>
      </w:tblGrid>
      <w:tr w:rsidR="00E1132A" w14:paraId="737B549E" w14:textId="77777777" w:rsidTr="00E1132A">
        <w:tc>
          <w:tcPr>
            <w:tcW w:w="8153" w:type="dxa"/>
          </w:tcPr>
          <w:p w14:paraId="0041B2F7" w14:textId="77777777" w:rsidR="00E1132A" w:rsidRPr="00816BB6" w:rsidRDefault="00E1132A" w:rsidP="00C2414C">
            <w:pPr>
              <w:rPr>
                <w:rFonts w:eastAsia="仿宋"/>
                <w:kern w:val="0"/>
                <w:szCs w:val="21"/>
              </w:rPr>
            </w:pPr>
            <w:r w:rsidRPr="00816BB6">
              <w:rPr>
                <w:rFonts w:eastAsia="仿宋"/>
                <w:kern w:val="0"/>
                <w:szCs w:val="21"/>
              </w:rPr>
              <w:t xml:space="preserve">Algorithm </w:t>
            </w:r>
            <w:r>
              <w:rPr>
                <w:rFonts w:eastAsia="仿宋"/>
                <w:kern w:val="0"/>
                <w:szCs w:val="21"/>
              </w:rPr>
              <w:t>2</w:t>
            </w:r>
            <w:r w:rsidRPr="00816BB6">
              <w:rPr>
                <w:rFonts w:eastAsia="仿宋"/>
                <w:kern w:val="0"/>
                <w:szCs w:val="21"/>
              </w:rPr>
              <w:t xml:space="preserve"> </w:t>
            </w:r>
            <w:r>
              <w:rPr>
                <w:rFonts w:eastAsia="仿宋" w:hint="eastAsia"/>
                <w:kern w:val="0"/>
                <w:szCs w:val="21"/>
              </w:rPr>
              <w:t>合规测试序列</w:t>
            </w:r>
            <w:r>
              <w:rPr>
                <w:rFonts w:eastAsia="仿宋"/>
                <w:kern w:val="0"/>
                <w:szCs w:val="21"/>
              </w:rPr>
              <w:t>生成</w:t>
            </w:r>
            <w:r w:rsidRPr="00816BB6">
              <w:rPr>
                <w:rFonts w:eastAsia="仿宋"/>
                <w:kern w:val="0"/>
                <w:szCs w:val="21"/>
              </w:rPr>
              <w:t>算法</w:t>
            </w:r>
          </w:p>
        </w:tc>
      </w:tr>
      <w:tr w:rsidR="00E1132A" w:rsidRPr="00F54245" w14:paraId="4422E0FC" w14:textId="77777777" w:rsidTr="00C2414C">
        <w:tc>
          <w:tcPr>
            <w:tcW w:w="8153" w:type="dxa"/>
          </w:tcPr>
          <w:p w14:paraId="5D6A15A7" w14:textId="77777777" w:rsidR="00E1132A" w:rsidRDefault="00E1132A" w:rsidP="00E1132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B27832">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Pr>
                <w:rFonts w:eastAsia="仿宋" w:hint="eastAsia"/>
                <w:kern w:val="0"/>
                <w:szCs w:val="21"/>
              </w:rPr>
              <w:t>，</w:t>
            </w:r>
            <w:r w:rsidR="00B27832" w:rsidRPr="00B27832">
              <w:rPr>
                <w:rFonts w:eastAsia="仿宋" w:hint="eastAsia"/>
                <w:i/>
                <w:kern w:val="0"/>
                <w:szCs w:val="21"/>
              </w:rPr>
              <w:t>g</w:t>
            </w:r>
            <w:r w:rsidR="00B27832" w:rsidRPr="00B27832">
              <w:rPr>
                <w:rFonts w:eastAsia="仿宋"/>
                <w:i/>
                <w:kern w:val="0"/>
                <w:szCs w:val="21"/>
              </w:rPr>
              <w:t>f</w:t>
            </w:r>
            <w:r w:rsidR="00B27832">
              <w:rPr>
                <w:rFonts w:eastAsia="仿宋"/>
                <w:kern w:val="0"/>
                <w:szCs w:val="21"/>
              </w:rPr>
              <w:t xml:space="preserve"> is a </w:t>
            </w:r>
            <w:r>
              <w:t>G</w:t>
            </w:r>
            <w:r w:rsidRPr="008612E7">
              <w:rPr>
                <w:rFonts w:hint="eastAsia"/>
              </w:rPr>
              <w:t>raphml</w:t>
            </w:r>
            <w:r>
              <w:t xml:space="preserve"> File </w:t>
            </w:r>
            <w:r w:rsidR="00CA6C75" w:rsidRPr="00CA6C75">
              <w:t>converted by</w:t>
            </w:r>
            <w:r w:rsidR="00CA6C75">
              <w:t xml:space="preserve"> </w:t>
            </w:r>
            <w:r w:rsidR="00CA6C75" w:rsidRPr="00B27832">
              <w:rPr>
                <w:i/>
              </w:rPr>
              <w:t>G</w:t>
            </w:r>
          </w:p>
          <w:p w14:paraId="49CD913E" w14:textId="77777777" w:rsidR="00E1132A" w:rsidRDefault="00E1132A" w:rsidP="00E1132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59010C" w:rsidRPr="00B27832">
              <w:rPr>
                <w:rFonts w:eastAsiaTheme="minorEastAsia"/>
                <w:i/>
                <w:kern w:val="0"/>
                <w:szCs w:val="21"/>
              </w:rPr>
              <w:t>T</w:t>
            </w:r>
            <w:r w:rsidR="0059010C" w:rsidRPr="00B27832">
              <w:rPr>
                <w:rFonts w:eastAsiaTheme="minorEastAsia" w:hint="eastAsia"/>
                <w:i/>
                <w:kern w:val="0"/>
                <w:szCs w:val="21"/>
              </w:rPr>
              <w:t>s</w:t>
            </w:r>
            <w:r w:rsidR="0059010C" w:rsidRPr="00B27832">
              <w:rPr>
                <w:rFonts w:eastAsiaTheme="minorEastAsia"/>
                <w:i/>
                <w:kern w:val="0"/>
                <w:szCs w:val="21"/>
              </w:rPr>
              <w:t>s</w:t>
            </w:r>
            <w:r w:rsidR="0059010C">
              <w:rPr>
                <w:rFonts w:eastAsiaTheme="minorEastAsia"/>
                <w:kern w:val="0"/>
                <w:szCs w:val="21"/>
              </w:rPr>
              <w:t xml:space="preserve"> a Test S</w:t>
            </w:r>
            <w:r w:rsidR="0059010C" w:rsidRPr="0059010C">
              <w:rPr>
                <w:rFonts w:eastAsiaTheme="minorEastAsia"/>
                <w:kern w:val="0"/>
                <w:szCs w:val="21"/>
              </w:rPr>
              <w:t>equence</w:t>
            </w:r>
            <w:r w:rsidR="0059010C">
              <w:rPr>
                <w:rFonts w:eastAsiaTheme="minorEastAsia"/>
                <w:kern w:val="0"/>
                <w:szCs w:val="21"/>
              </w:rPr>
              <w:t xml:space="preserve"> Set</w:t>
            </w:r>
          </w:p>
          <w:p w14:paraId="6E49CEBD" w14:textId="77777777" w:rsidR="00BA1B55" w:rsidRDefault="00BA1B55" w:rsidP="00E1132A">
            <w:pPr>
              <w:rPr>
                <w:rFonts w:eastAsia="仿宋"/>
                <w:kern w:val="0"/>
                <w:szCs w:val="21"/>
              </w:rPr>
            </w:pPr>
            <w:r w:rsidRPr="00BA1B55">
              <w:rPr>
                <w:rFonts w:eastAsia="仿宋"/>
                <w:kern w:val="0"/>
                <w:szCs w:val="21"/>
              </w:rPr>
              <w:t>PROCEDURE</w:t>
            </w:r>
            <w:r>
              <w:rPr>
                <w:rFonts w:eastAsia="仿宋"/>
                <w:kern w:val="0"/>
                <w:szCs w:val="21"/>
              </w:rPr>
              <w:t xml:space="preserve"> </w:t>
            </w:r>
            <w:r w:rsidR="00120CD2">
              <w:rPr>
                <w:rFonts w:eastAsia="仿宋"/>
                <w:kern w:val="0"/>
                <w:szCs w:val="21"/>
              </w:rPr>
              <w:t xml:space="preserve">Generate (G, </w:t>
            </w:r>
            <w:r w:rsidR="00B27832">
              <w:t>gf</w:t>
            </w:r>
            <w:r w:rsidR="00120CD2">
              <w:t xml:space="preserve">, </w:t>
            </w:r>
            <w:r w:rsidR="00120CD2">
              <w:rPr>
                <w:rFonts w:eastAsiaTheme="minorEastAsia"/>
                <w:kern w:val="0"/>
                <w:szCs w:val="21"/>
              </w:rPr>
              <w:t>T</w:t>
            </w:r>
            <w:r w:rsidR="00120CD2">
              <w:rPr>
                <w:rFonts w:eastAsiaTheme="minorEastAsia" w:hint="eastAsia"/>
                <w:kern w:val="0"/>
                <w:szCs w:val="21"/>
              </w:rPr>
              <w:t>s</w:t>
            </w:r>
            <w:r w:rsidR="00120CD2">
              <w:rPr>
                <w:rFonts w:eastAsiaTheme="minorEastAsia"/>
                <w:kern w:val="0"/>
                <w:szCs w:val="21"/>
              </w:rPr>
              <w:t>s</w:t>
            </w:r>
            <w:r>
              <w:rPr>
                <w:rFonts w:eastAsia="仿宋"/>
                <w:kern w:val="0"/>
                <w:szCs w:val="21"/>
              </w:rPr>
              <w:t>)</w:t>
            </w:r>
          </w:p>
          <w:p w14:paraId="208D12FC" w14:textId="77777777" w:rsidR="0059010C" w:rsidRPr="002C0F56" w:rsidRDefault="001427A5" w:rsidP="00136D40">
            <w:pPr>
              <w:pStyle w:val="afff9"/>
              <w:numPr>
                <w:ilvl w:val="3"/>
                <w:numId w:val="58"/>
              </w:numPr>
              <w:ind w:firstLineChars="0"/>
              <w:rPr>
                <w:rFonts w:eastAsia="仿宋"/>
                <w:kern w:val="0"/>
                <w:szCs w:val="21"/>
              </w:rPr>
            </w:pPr>
            <w:r w:rsidRPr="002C0F56">
              <w:rPr>
                <w:rFonts w:eastAsia="仿宋"/>
                <w:kern w:val="0"/>
                <w:szCs w:val="21"/>
              </w:rPr>
              <w:t xml:space="preserve">Initialize the initial test sequence set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E1132A" w:rsidRPr="002C0F56">
              <w:rPr>
                <w:rFonts w:eastAsia="仿宋" w:hint="eastAsia"/>
                <w:kern w:val="0"/>
                <w:szCs w:val="21"/>
              </w:rPr>
              <w:t>，</w:t>
            </w:r>
            <w:r w:rsidRPr="002C0F56">
              <w:rPr>
                <w:rFonts w:eastAsia="仿宋"/>
                <w:kern w:val="0"/>
                <w:szCs w:val="21"/>
              </w:rPr>
              <w:t xml:space="preserve">test sequence set </w:t>
            </w:r>
            <w:r w:rsidR="00E1132A" w:rsidRPr="0046675D">
              <w:rPr>
                <w:rFonts w:eastAsia="仿宋"/>
                <w:i/>
                <w:kern w:val="0"/>
                <w:szCs w:val="21"/>
              </w:rPr>
              <w:t>ts</w:t>
            </w:r>
            <w:r w:rsidRPr="0046675D">
              <w:rPr>
                <w:rFonts w:eastAsia="仿宋"/>
                <w:i/>
                <w:kern w:val="0"/>
                <w:szCs w:val="21"/>
              </w:rPr>
              <w:t>s</w:t>
            </w:r>
            <w:r w:rsidR="0046675D">
              <w:rPr>
                <w:rFonts w:ascii="仿宋" w:eastAsia="仿宋" w:hAnsi="仿宋" w:hint="eastAsia"/>
                <w:kern w:val="0"/>
                <w:szCs w:val="21"/>
              </w:rPr>
              <w:t>←</w:t>
            </w:r>
            <w:r w:rsidR="00E1132A" w:rsidRPr="002C0F56">
              <w:rPr>
                <w:rFonts w:eastAsia="仿宋"/>
                <w:kern w:val="0"/>
                <w:szCs w:val="21"/>
              </w:rPr>
              <w:t>Ø</w:t>
            </w:r>
            <w:r w:rsidR="0046675D">
              <w:rPr>
                <w:rFonts w:eastAsia="仿宋"/>
                <w:kern w:val="0"/>
                <w:szCs w:val="21"/>
              </w:rPr>
              <w:t>;</w:t>
            </w:r>
          </w:p>
          <w:p w14:paraId="5F1E1DCB" w14:textId="77777777" w:rsidR="001631C7" w:rsidRPr="002C0F56" w:rsidRDefault="00F3615D" w:rsidP="00136D40">
            <w:pPr>
              <w:pStyle w:val="afff9"/>
              <w:numPr>
                <w:ilvl w:val="3"/>
                <w:numId w:val="58"/>
              </w:numPr>
              <w:ind w:firstLineChars="0"/>
              <w:rPr>
                <w:rFonts w:eastAsia="仿宋"/>
                <w:b/>
                <w:kern w:val="0"/>
                <w:szCs w:val="21"/>
              </w:rPr>
            </w:pPr>
            <w:r w:rsidRPr="002C0F56">
              <w:rPr>
                <w:rFonts w:eastAsia="仿宋" w:hint="eastAsia"/>
                <w:kern w:val="0"/>
                <w:szCs w:val="21"/>
              </w:rPr>
              <w:t xml:space="preserve">Set a </w:t>
            </w:r>
            <w:r w:rsidRPr="002C0F56">
              <w:rPr>
                <w:rFonts w:eastAsia="仿宋"/>
                <w:kern w:val="0"/>
                <w:szCs w:val="21"/>
              </w:rPr>
              <w:t xml:space="preserve">Coverage criteria </w:t>
            </w:r>
            <w:r w:rsidRPr="0046675D">
              <w:rPr>
                <w:rFonts w:eastAsia="仿宋"/>
                <w:i/>
                <w:kern w:val="0"/>
                <w:szCs w:val="21"/>
              </w:rPr>
              <w:t>cc</w:t>
            </w:r>
            <w:r w:rsidR="0046675D" w:rsidRPr="0046675D">
              <w:rPr>
                <w:rFonts w:eastAsia="仿宋"/>
                <w:kern w:val="0"/>
                <w:szCs w:val="21"/>
              </w:rPr>
              <w:t>;</w:t>
            </w:r>
          </w:p>
          <w:p w14:paraId="2169E331" w14:textId="77777777" w:rsidR="00F3615D"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 xml:space="preserve">if </w:t>
            </w:r>
            <w:r w:rsidRPr="0046675D">
              <w:rPr>
                <w:rFonts w:eastAsia="仿宋"/>
                <w:i/>
                <w:kern w:val="0"/>
                <w:szCs w:val="21"/>
              </w:rPr>
              <w:t>cc</w:t>
            </w:r>
            <w:r w:rsidRPr="002C0F56">
              <w:rPr>
                <w:rFonts w:eastAsia="仿宋"/>
                <w:kern w:val="0"/>
                <w:szCs w:val="21"/>
              </w:rPr>
              <w:t xml:space="preserve">= </w:t>
            </w:r>
            <w:r w:rsidR="001631C7" w:rsidRPr="002C0F56">
              <w:rPr>
                <w:rFonts w:eastAsia="仿宋"/>
                <w:kern w:val="0"/>
                <w:szCs w:val="21"/>
              </w:rPr>
              <w:t>Request-Node</w:t>
            </w:r>
            <w:r w:rsidR="001631C7" w:rsidRPr="002C0F56">
              <w:rPr>
                <w:rFonts w:eastAsia="仿宋" w:hint="eastAsia"/>
                <w:kern w:val="0"/>
                <w:szCs w:val="21"/>
              </w:rPr>
              <w:t xml:space="preserve"> </w:t>
            </w:r>
            <w:r w:rsidR="001631C7" w:rsidRPr="002C0F56">
              <w:rPr>
                <w:rFonts w:eastAsia="仿宋"/>
                <w:kern w:val="0"/>
                <w:szCs w:val="21"/>
              </w:rPr>
              <w:t>C</w:t>
            </w:r>
            <w:r w:rsidR="001631C7" w:rsidRPr="002C0F56">
              <w:rPr>
                <w:rFonts w:eastAsia="仿宋" w:hint="eastAsia"/>
                <w:kern w:val="0"/>
                <w:szCs w:val="21"/>
              </w:rPr>
              <w:t>overing</w:t>
            </w:r>
            <w:r w:rsidR="001631C7" w:rsidRPr="002C0F56">
              <w:rPr>
                <w:rFonts w:eastAsia="仿宋" w:hint="eastAsia"/>
                <w:b/>
                <w:kern w:val="0"/>
                <w:szCs w:val="21"/>
              </w:rPr>
              <w:t xml:space="preserve"> </w:t>
            </w:r>
            <w:r w:rsidRPr="002C0F56">
              <w:rPr>
                <w:rFonts w:eastAsia="仿宋"/>
                <w:b/>
                <w:kern w:val="0"/>
                <w:szCs w:val="21"/>
              </w:rPr>
              <w:t>then</w:t>
            </w:r>
          </w:p>
          <w:p w14:paraId="763D9E99" w14:textId="77777777" w:rsidR="00F3615D" w:rsidRPr="002C0F56" w:rsidRDefault="001631C7"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w:t>
            </w:r>
            <w:r w:rsidR="002527F2" w:rsidRPr="002C0F56">
              <w:rPr>
                <w:rFonts w:eastAsia="仿宋"/>
                <w:kern w:val="0"/>
                <w:szCs w:val="21"/>
              </w:rPr>
              <w:t xml:space="preserve"> which type is Req </w:t>
            </w:r>
            <w:r w:rsidRPr="002C0F56">
              <w:rPr>
                <w:rFonts w:eastAsia="仿宋"/>
                <w:kern w:val="0"/>
                <w:szCs w:val="21"/>
              </w:rPr>
              <w:t>(</w:t>
            </w:r>
            <w:r w:rsidR="002527F2" w:rsidRPr="0046675D">
              <w:rPr>
                <w:rFonts w:eastAsia="仿宋"/>
                <w:i/>
                <w:kern w:val="0"/>
                <w:szCs w:val="21"/>
              </w:rPr>
              <w:t>Req</w:t>
            </w:r>
            <w:r w:rsidRPr="0046675D">
              <w:rPr>
                <w:rFonts w:eastAsia="仿宋"/>
                <w:i/>
                <w:kern w:val="0"/>
                <w:szCs w:val="21"/>
              </w:rPr>
              <w:t>NodeSet</w:t>
            </w:r>
            <w:r w:rsidRPr="002C0F56">
              <w:rPr>
                <w:rFonts w:eastAsia="仿宋"/>
                <w:kern w:val="0"/>
                <w:szCs w:val="21"/>
              </w:rPr>
              <w:t>)</w:t>
            </w:r>
            <w:r w:rsidR="0046675D">
              <w:rPr>
                <w:rFonts w:eastAsia="仿宋"/>
                <w:kern w:val="0"/>
                <w:szCs w:val="21"/>
              </w:rPr>
              <w:t>;</w:t>
            </w:r>
          </w:p>
          <w:p w14:paraId="34FA3E95" w14:textId="77777777" w:rsidR="001631C7" w:rsidRPr="002C0F56" w:rsidRDefault="001631C7" w:rsidP="00136D40">
            <w:pPr>
              <w:pStyle w:val="afff9"/>
              <w:numPr>
                <w:ilvl w:val="3"/>
                <w:numId w:val="58"/>
              </w:numPr>
              <w:ind w:firstLineChars="0"/>
              <w:rPr>
                <w:rFonts w:eastAsia="仿宋"/>
                <w:b/>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kern w:val="0"/>
                <w:szCs w:val="21"/>
              </w:rPr>
              <w:t>←</w:t>
            </w:r>
            <w:r w:rsidR="002527F2" w:rsidRPr="0046675D">
              <w:rPr>
                <w:rFonts w:eastAsia="仿宋"/>
                <w:i/>
                <w:kern w:val="0"/>
                <w:szCs w:val="21"/>
              </w:rPr>
              <w:t>ReqNodeSet</w:t>
            </w:r>
            <w:r w:rsidR="0046675D" w:rsidRPr="0046675D">
              <w:rPr>
                <w:rFonts w:eastAsia="仿宋"/>
                <w:kern w:val="0"/>
                <w:szCs w:val="21"/>
              </w:rPr>
              <w:t>;</w:t>
            </w:r>
          </w:p>
          <w:p w14:paraId="7F3F9C49" w14:textId="77777777" w:rsidR="002527F2" w:rsidRPr="002C0F56" w:rsidRDefault="002527F2" w:rsidP="00136D40">
            <w:pPr>
              <w:pStyle w:val="afff9"/>
              <w:numPr>
                <w:ilvl w:val="3"/>
                <w:numId w:val="58"/>
              </w:numPr>
              <w:ind w:firstLineChars="0"/>
              <w:rPr>
                <w:rFonts w:eastAsia="仿宋"/>
                <w:b/>
                <w:kern w:val="0"/>
                <w:szCs w:val="21"/>
              </w:rPr>
            </w:pPr>
            <w:r w:rsidRPr="002C0F56">
              <w:rPr>
                <w:rFonts w:eastAsia="仿宋"/>
                <w:b/>
                <w:kern w:val="0"/>
                <w:szCs w:val="21"/>
              </w:rPr>
              <w:t>else</w:t>
            </w:r>
            <w:r w:rsidRPr="002C0F56">
              <w:rPr>
                <w:rFonts w:eastAsia="仿宋" w:hint="eastAsia"/>
                <w:b/>
                <w:kern w:val="0"/>
                <w:szCs w:val="21"/>
              </w:rPr>
              <w:t xml:space="preserve"> </w:t>
            </w:r>
            <w:r w:rsidRPr="002C0F56">
              <w:rPr>
                <w:rFonts w:eastAsia="仿宋"/>
                <w:b/>
                <w:kern w:val="0"/>
                <w:szCs w:val="21"/>
              </w:rPr>
              <w:t xml:space="preserve">if </w:t>
            </w:r>
            <w:r w:rsidRPr="0046675D">
              <w:rPr>
                <w:rFonts w:eastAsia="仿宋" w:hint="eastAsia"/>
                <w:i/>
                <w:kern w:val="0"/>
                <w:szCs w:val="21"/>
              </w:rPr>
              <w:t>cc</w:t>
            </w:r>
            <w:r w:rsidRPr="002C0F56">
              <w:rPr>
                <w:rFonts w:eastAsia="仿宋" w:hint="eastAsia"/>
                <w:kern w:val="0"/>
                <w:szCs w:val="21"/>
              </w:rPr>
              <w:t>=Response-</w:t>
            </w:r>
            <w:r w:rsidRPr="002C0F56">
              <w:rPr>
                <w:rFonts w:eastAsia="仿宋"/>
                <w:kern w:val="0"/>
                <w:szCs w:val="21"/>
              </w:rPr>
              <w:t>Node</w:t>
            </w:r>
            <w:r w:rsidRPr="002C0F56">
              <w:rPr>
                <w:rFonts w:eastAsia="仿宋" w:hint="eastAsia"/>
                <w:kern w:val="0"/>
                <w:szCs w:val="21"/>
              </w:rPr>
              <w:t xml:space="preserve"> </w:t>
            </w:r>
            <w:r w:rsidRPr="002C0F56">
              <w:rPr>
                <w:rFonts w:eastAsia="仿宋"/>
                <w:kern w:val="0"/>
                <w:szCs w:val="21"/>
              </w:rPr>
              <w:t>C</w:t>
            </w:r>
            <w:r w:rsidRPr="002C0F56">
              <w:rPr>
                <w:rFonts w:eastAsia="仿宋" w:hint="eastAsia"/>
                <w:kern w:val="0"/>
                <w:szCs w:val="21"/>
              </w:rPr>
              <w:t>overing</w:t>
            </w:r>
            <w:r w:rsidRPr="002C0F56">
              <w:rPr>
                <w:rFonts w:eastAsia="仿宋" w:hint="eastAsia"/>
                <w:b/>
                <w:kern w:val="0"/>
                <w:szCs w:val="21"/>
              </w:rPr>
              <w:t xml:space="preserve"> </w:t>
            </w:r>
            <w:r w:rsidRPr="002C0F56">
              <w:rPr>
                <w:rFonts w:eastAsia="仿宋"/>
                <w:b/>
                <w:kern w:val="0"/>
                <w:szCs w:val="21"/>
              </w:rPr>
              <w:t>then</w:t>
            </w:r>
          </w:p>
          <w:p w14:paraId="465BABA2" w14:textId="77777777" w:rsidR="002527F2" w:rsidRPr="002C0F56" w:rsidRDefault="002527F2" w:rsidP="00136D40">
            <w:pPr>
              <w:pStyle w:val="afff9"/>
              <w:numPr>
                <w:ilvl w:val="3"/>
                <w:numId w:val="58"/>
              </w:numPr>
              <w:ind w:firstLineChars="0"/>
              <w:rPr>
                <w:rFonts w:eastAsia="仿宋"/>
                <w:kern w:val="0"/>
                <w:szCs w:val="21"/>
              </w:rPr>
            </w:pPr>
            <w:r w:rsidRPr="002C0F56">
              <w:rPr>
                <w:rFonts w:eastAsia="仿宋"/>
                <w:b/>
                <w:kern w:val="0"/>
                <w:szCs w:val="21"/>
              </w:rPr>
              <w:t xml:space="preserve">    </w:t>
            </w:r>
            <w:r w:rsidRPr="002C0F56">
              <w:rPr>
                <w:rFonts w:eastAsia="仿宋"/>
                <w:kern w:val="0"/>
                <w:szCs w:val="21"/>
              </w:rPr>
              <w:t>Parse</w:t>
            </w:r>
            <w:r w:rsidRPr="002C0F56">
              <w:rPr>
                <w:rFonts w:eastAsia="仿宋" w:hint="eastAsia"/>
                <w:kern w:val="0"/>
                <w:szCs w:val="21"/>
              </w:rPr>
              <w:t xml:space="preserve"> </w:t>
            </w:r>
            <w:r w:rsidRPr="0046675D">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Res (</w:t>
            </w:r>
            <w:r w:rsidRPr="0046675D">
              <w:rPr>
                <w:rFonts w:eastAsia="仿宋"/>
                <w:i/>
                <w:kern w:val="0"/>
                <w:szCs w:val="21"/>
              </w:rPr>
              <w:t>ResNodeSet</w:t>
            </w:r>
            <w:r w:rsidRPr="002C0F56">
              <w:rPr>
                <w:rFonts w:eastAsia="仿宋"/>
                <w:kern w:val="0"/>
                <w:szCs w:val="21"/>
              </w:rPr>
              <w:t>)</w:t>
            </w:r>
            <w:r w:rsidR="0046675D">
              <w:rPr>
                <w:rFonts w:eastAsia="仿宋"/>
                <w:kern w:val="0"/>
                <w:szCs w:val="21"/>
              </w:rPr>
              <w:t>;</w:t>
            </w:r>
          </w:p>
          <w:p w14:paraId="45D43D4B" w14:textId="77777777" w:rsidR="002527F2" w:rsidRPr="0046675D" w:rsidRDefault="002527F2" w:rsidP="00136D40">
            <w:pPr>
              <w:pStyle w:val="afff9"/>
              <w:numPr>
                <w:ilvl w:val="3"/>
                <w:numId w:val="58"/>
              </w:numPr>
              <w:ind w:firstLineChars="0"/>
              <w:rPr>
                <w:rFonts w:eastAsia="仿宋"/>
                <w:b/>
                <w:i/>
                <w:kern w:val="0"/>
                <w:szCs w:val="21"/>
              </w:rPr>
            </w:pPr>
            <w:r w:rsidRPr="002C0F56">
              <w:rPr>
                <w:rFonts w:eastAsia="仿宋"/>
                <w:kern w:val="0"/>
                <w:szCs w:val="21"/>
              </w:rPr>
              <w:t xml:space="preserve">    </w:t>
            </w:r>
            <w:r w:rsidRPr="0046675D">
              <w:rPr>
                <w:rFonts w:eastAsia="仿宋"/>
                <w:i/>
                <w:kern w:val="0"/>
                <w:szCs w:val="21"/>
              </w:rPr>
              <w:t>eleCoverSet</w:t>
            </w:r>
            <w:r w:rsidR="0046675D">
              <w:rPr>
                <w:rFonts w:ascii="仿宋" w:eastAsia="仿宋" w:hAnsi="仿宋" w:hint="eastAsia"/>
                <w:i/>
                <w:kern w:val="0"/>
                <w:szCs w:val="21"/>
              </w:rPr>
              <w:t>←</w:t>
            </w:r>
            <w:r w:rsidRPr="0046675D">
              <w:rPr>
                <w:rFonts w:eastAsia="仿宋"/>
                <w:i/>
                <w:kern w:val="0"/>
                <w:szCs w:val="21"/>
              </w:rPr>
              <w:t>ResNodeSet</w:t>
            </w:r>
            <w:r w:rsidR="0046675D" w:rsidRPr="0046675D">
              <w:rPr>
                <w:rFonts w:eastAsia="仿宋"/>
                <w:kern w:val="0"/>
                <w:szCs w:val="21"/>
              </w:rPr>
              <w:t>;</w:t>
            </w:r>
          </w:p>
          <w:p w14:paraId="7A403F1C" w14:textId="77777777" w:rsidR="002527F2" w:rsidRPr="002C0F56" w:rsidRDefault="001631C7" w:rsidP="00136D40">
            <w:pPr>
              <w:pStyle w:val="afff9"/>
              <w:numPr>
                <w:ilvl w:val="3"/>
                <w:numId w:val="58"/>
              </w:numPr>
              <w:ind w:firstLineChars="0"/>
              <w:rPr>
                <w:rFonts w:eastAsia="仿宋"/>
                <w:b/>
                <w:kern w:val="0"/>
                <w:szCs w:val="21"/>
              </w:rPr>
            </w:pPr>
            <w:r>
              <w:rPr>
                <w:rFonts w:eastAsia="仿宋"/>
                <w:b/>
                <w:kern w:val="0"/>
                <w:szCs w:val="21"/>
              </w:rPr>
              <w:t>else</w:t>
            </w:r>
          </w:p>
          <w:p w14:paraId="0DC1FF59" w14:textId="77777777" w:rsidR="002C0F56" w:rsidRPr="002C0F56" w:rsidRDefault="002C0F56" w:rsidP="00136D40">
            <w:pPr>
              <w:pStyle w:val="afff9"/>
              <w:numPr>
                <w:ilvl w:val="3"/>
                <w:numId w:val="58"/>
              </w:numPr>
              <w:ind w:firstLineChars="0"/>
              <w:rPr>
                <w:rFonts w:eastAsia="仿宋"/>
                <w:kern w:val="0"/>
                <w:szCs w:val="21"/>
              </w:rPr>
            </w:pPr>
            <w:r w:rsidRPr="002C0F56">
              <w:rPr>
                <w:rFonts w:eastAsia="仿宋"/>
                <w:kern w:val="0"/>
                <w:szCs w:val="21"/>
              </w:rPr>
              <w:t xml:space="preserve">    </w:t>
            </w:r>
            <w:r w:rsidR="001631C7" w:rsidRPr="002C0F56">
              <w:rPr>
                <w:rFonts w:eastAsia="仿宋"/>
                <w:kern w:val="0"/>
                <w:szCs w:val="21"/>
              </w:rPr>
              <w:t>Parse</w:t>
            </w:r>
            <w:r w:rsidR="001631C7" w:rsidRPr="002C0F56">
              <w:rPr>
                <w:rFonts w:eastAsia="仿宋" w:hint="eastAsia"/>
                <w:kern w:val="0"/>
                <w:szCs w:val="21"/>
              </w:rPr>
              <w:t xml:space="preserve"> </w:t>
            </w:r>
            <w:r w:rsidR="001631C7" w:rsidRPr="0046675D">
              <w:rPr>
                <w:rFonts w:eastAsia="仿宋"/>
                <w:i/>
                <w:kern w:val="0"/>
                <w:szCs w:val="21"/>
              </w:rPr>
              <w:t>G</w:t>
            </w:r>
            <w:r w:rsidR="001631C7" w:rsidRPr="002C0F56">
              <w:rPr>
                <w:rFonts w:eastAsia="仿宋" w:hint="eastAsia"/>
                <w:kern w:val="0"/>
                <w:szCs w:val="21"/>
              </w:rPr>
              <w:t xml:space="preserve"> get </w:t>
            </w:r>
            <w:r w:rsidR="001631C7" w:rsidRPr="002C0F56">
              <w:rPr>
                <w:rFonts w:eastAsia="仿宋"/>
                <w:kern w:val="0"/>
                <w:szCs w:val="21"/>
              </w:rPr>
              <w:t>Edge set (</w:t>
            </w:r>
            <w:r w:rsidR="001631C7" w:rsidRPr="0046675D">
              <w:rPr>
                <w:rFonts w:eastAsia="仿宋"/>
                <w:i/>
                <w:kern w:val="0"/>
                <w:szCs w:val="21"/>
              </w:rPr>
              <w:t>EdgeSet</w:t>
            </w:r>
            <w:r w:rsidR="001631C7" w:rsidRPr="002C0F56">
              <w:rPr>
                <w:rFonts w:eastAsia="仿宋"/>
                <w:kern w:val="0"/>
                <w:szCs w:val="21"/>
              </w:rPr>
              <w:t>)</w:t>
            </w:r>
            <w:r w:rsidR="0046675D">
              <w:rPr>
                <w:rFonts w:eastAsia="仿宋"/>
                <w:kern w:val="0"/>
                <w:szCs w:val="21"/>
              </w:rPr>
              <w:t>;</w:t>
            </w:r>
          </w:p>
          <w:p w14:paraId="666DBBA4" w14:textId="77777777" w:rsidR="002C0F56" w:rsidRPr="0046675D" w:rsidRDefault="002C0F56" w:rsidP="00136D40">
            <w:pPr>
              <w:pStyle w:val="afff9"/>
              <w:numPr>
                <w:ilvl w:val="3"/>
                <w:numId w:val="58"/>
              </w:numPr>
              <w:ind w:firstLineChars="0"/>
              <w:rPr>
                <w:rFonts w:eastAsia="仿宋"/>
                <w:i/>
                <w:kern w:val="0"/>
                <w:szCs w:val="21"/>
              </w:rPr>
            </w:pPr>
            <w:r w:rsidRPr="002C0F56">
              <w:rPr>
                <w:rFonts w:eastAsia="仿宋"/>
                <w:kern w:val="0"/>
                <w:szCs w:val="21"/>
              </w:rPr>
              <w:t xml:space="preserve">    </w:t>
            </w:r>
            <w:r w:rsidR="001631C7" w:rsidRPr="0046675D">
              <w:rPr>
                <w:rFonts w:eastAsia="仿宋"/>
                <w:i/>
                <w:kern w:val="0"/>
                <w:szCs w:val="21"/>
              </w:rPr>
              <w:t>eleCoverSet</w:t>
            </w:r>
            <w:r w:rsidR="0046675D">
              <w:rPr>
                <w:rFonts w:ascii="仿宋" w:eastAsia="仿宋" w:hAnsi="仿宋" w:hint="eastAsia"/>
                <w:i/>
                <w:kern w:val="0"/>
                <w:szCs w:val="21"/>
              </w:rPr>
              <w:t>←</w:t>
            </w:r>
            <w:r w:rsidR="001631C7" w:rsidRPr="0046675D">
              <w:rPr>
                <w:rFonts w:eastAsia="仿宋"/>
                <w:i/>
                <w:kern w:val="0"/>
                <w:szCs w:val="21"/>
              </w:rPr>
              <w:t>EdgeSet</w:t>
            </w:r>
            <w:r w:rsidR="0046675D" w:rsidRPr="0046675D">
              <w:rPr>
                <w:rFonts w:eastAsia="仿宋"/>
                <w:kern w:val="0"/>
                <w:szCs w:val="21"/>
              </w:rPr>
              <w:t>;</w:t>
            </w:r>
          </w:p>
          <w:p w14:paraId="1AC47944" w14:textId="77777777" w:rsidR="001631C7" w:rsidRPr="002C0F56" w:rsidRDefault="00F3615D" w:rsidP="00136D40">
            <w:pPr>
              <w:pStyle w:val="afff9"/>
              <w:numPr>
                <w:ilvl w:val="3"/>
                <w:numId w:val="58"/>
              </w:numPr>
              <w:ind w:firstLineChars="0"/>
              <w:rPr>
                <w:rFonts w:eastAsia="仿宋"/>
                <w:b/>
                <w:kern w:val="0"/>
                <w:szCs w:val="21"/>
              </w:rPr>
            </w:pPr>
            <w:r w:rsidRPr="002C0F56">
              <w:rPr>
                <w:rFonts w:eastAsia="仿宋"/>
                <w:b/>
                <w:kern w:val="0"/>
                <w:szCs w:val="21"/>
              </w:rPr>
              <w:t>end if</w:t>
            </w:r>
          </w:p>
          <w:p w14:paraId="7E6CF4C0" w14:textId="77777777" w:rsidR="001631C7" w:rsidRPr="001631C7"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for</w:t>
            </w:r>
            <w:r w:rsidRPr="001631C7">
              <w:rPr>
                <w:rFonts w:eastAsia="仿宋"/>
                <w:kern w:val="0"/>
                <w:szCs w:val="21"/>
              </w:rPr>
              <w:t xml:space="preserve"> element </w:t>
            </w:r>
            <w:r w:rsidR="0046675D" w:rsidRPr="0046675D">
              <w:rPr>
                <w:rFonts w:eastAsia="仿宋"/>
                <w:i/>
                <w:kern w:val="0"/>
                <w:szCs w:val="21"/>
              </w:rPr>
              <w:t>ele</w:t>
            </w:r>
            <w:r w:rsidR="0046675D">
              <w:rPr>
                <w:rFonts w:eastAsia="仿宋"/>
                <w:kern w:val="0"/>
                <w:szCs w:val="21"/>
              </w:rPr>
              <w:t xml:space="preserve"> </w:t>
            </w:r>
            <w:r w:rsidRPr="001631C7">
              <w:rPr>
                <w:rFonts w:eastAsia="仿宋"/>
                <w:kern w:val="0"/>
                <w:szCs w:val="21"/>
              </w:rPr>
              <w:t xml:space="preserve">in </w:t>
            </w:r>
            <w:r w:rsidRPr="0046675D">
              <w:rPr>
                <w:rFonts w:eastAsia="仿宋"/>
                <w:i/>
                <w:kern w:val="0"/>
                <w:szCs w:val="21"/>
              </w:rPr>
              <w:t>eleCoverSet</w:t>
            </w:r>
            <w:r w:rsidRPr="001631C7">
              <w:rPr>
                <w:rFonts w:eastAsia="仿宋"/>
                <w:kern w:val="0"/>
                <w:szCs w:val="21"/>
              </w:rPr>
              <w:t xml:space="preserve"> </w:t>
            </w:r>
            <w:r w:rsidRPr="001631C7">
              <w:rPr>
                <w:rFonts w:eastAsia="仿宋"/>
                <w:b/>
                <w:kern w:val="0"/>
                <w:szCs w:val="21"/>
              </w:rPr>
              <w:t>do</w:t>
            </w:r>
          </w:p>
          <w:p w14:paraId="34F65BCB" w14:textId="77777777" w:rsidR="001631C7" w:rsidRPr="001631C7" w:rsidRDefault="001631C7" w:rsidP="00136D40">
            <w:pPr>
              <w:pStyle w:val="afff9"/>
              <w:numPr>
                <w:ilvl w:val="3"/>
                <w:numId w:val="58"/>
              </w:numPr>
              <w:ind w:firstLineChars="0"/>
              <w:rPr>
                <w:rFonts w:eastAsiaTheme="minorEastAsia"/>
                <w:kern w:val="0"/>
                <w:szCs w:val="21"/>
              </w:rPr>
            </w:pPr>
            <w:r w:rsidRPr="001631C7">
              <w:rPr>
                <w:rFonts w:eastAsia="仿宋"/>
                <w:kern w:val="0"/>
                <w:szCs w:val="21"/>
              </w:rPr>
              <w:t xml:space="preserve">    Generate test sequence </w:t>
            </w:r>
            <w:r w:rsidRPr="0046675D">
              <w:rPr>
                <w:rFonts w:eastAsia="仿宋"/>
                <w:i/>
                <w:kern w:val="0"/>
                <w:szCs w:val="21"/>
              </w:rPr>
              <w:t>ts</w:t>
            </w:r>
            <w:r w:rsidRPr="001631C7">
              <w:rPr>
                <w:rFonts w:eastAsia="仿宋"/>
                <w:kern w:val="0"/>
                <w:szCs w:val="21"/>
              </w:rPr>
              <w:t xml:space="preserve"> which cover </w:t>
            </w:r>
            <w:r w:rsidR="0046675D" w:rsidRPr="0046675D">
              <w:rPr>
                <w:rFonts w:eastAsia="仿宋"/>
                <w:i/>
                <w:kern w:val="0"/>
                <w:szCs w:val="21"/>
              </w:rPr>
              <w:t>ele</w:t>
            </w:r>
            <w:r w:rsidR="0046675D">
              <w:rPr>
                <w:rFonts w:eastAsia="仿宋"/>
                <w:kern w:val="0"/>
                <w:szCs w:val="21"/>
              </w:rPr>
              <w:t>;</w:t>
            </w:r>
          </w:p>
          <w:p w14:paraId="6A2C3FE7" w14:textId="77777777" w:rsidR="001631C7" w:rsidRPr="001631C7" w:rsidRDefault="001631C7" w:rsidP="00136D40">
            <w:pPr>
              <w:pStyle w:val="afff9"/>
              <w:numPr>
                <w:ilvl w:val="3"/>
                <w:numId w:val="58"/>
              </w:numPr>
              <w:ind w:firstLineChars="0"/>
              <w:rPr>
                <w:rFonts w:eastAsiaTheme="minorEastAsia"/>
                <w:kern w:val="0"/>
                <w:szCs w:val="21"/>
              </w:rPr>
            </w:pPr>
            <w:r>
              <w:rPr>
                <w:rFonts w:eastAsia="仿宋"/>
                <w:kern w:val="0"/>
                <w:szCs w:val="21"/>
              </w:rPr>
              <w:t xml:space="preserve">    </w:t>
            </w:r>
            <w:r w:rsidRPr="001631C7">
              <w:rPr>
                <w:rFonts w:eastAsia="仿宋"/>
                <w:kern w:val="0"/>
                <w:szCs w:val="21"/>
              </w:rPr>
              <w:t xml:space="preserve">Add </w:t>
            </w:r>
            <w:r w:rsidRPr="0046675D">
              <w:rPr>
                <w:rFonts w:eastAsia="仿宋"/>
                <w:i/>
                <w:kern w:val="0"/>
                <w:szCs w:val="21"/>
              </w:rPr>
              <w:t>ts</w:t>
            </w:r>
            <w:r w:rsidRPr="001631C7">
              <w:rPr>
                <w:rFonts w:eastAsia="仿宋"/>
                <w:kern w:val="0"/>
                <w:szCs w:val="21"/>
              </w:rPr>
              <w:t xml:space="preserve"> to </w:t>
            </w:r>
            <w:r w:rsidRPr="0046675D">
              <w:rPr>
                <w:rFonts w:eastAsia="仿宋"/>
                <w:i/>
                <w:kern w:val="0"/>
                <w:szCs w:val="21"/>
              </w:rPr>
              <w:t>initTss</w:t>
            </w:r>
            <w:r w:rsidR="0046675D">
              <w:rPr>
                <w:rFonts w:eastAsia="仿宋"/>
                <w:kern w:val="0"/>
                <w:szCs w:val="21"/>
              </w:rPr>
              <w:t>;</w:t>
            </w:r>
          </w:p>
          <w:p w14:paraId="3E9C73DC" w14:textId="77777777" w:rsidR="00BA1B55" w:rsidRPr="00BA1B55" w:rsidRDefault="00E1132A" w:rsidP="00136D40">
            <w:pPr>
              <w:pStyle w:val="afff9"/>
              <w:numPr>
                <w:ilvl w:val="3"/>
                <w:numId w:val="58"/>
              </w:numPr>
              <w:ind w:firstLineChars="0"/>
              <w:rPr>
                <w:rFonts w:eastAsiaTheme="minorEastAsia"/>
                <w:kern w:val="0"/>
                <w:szCs w:val="21"/>
              </w:rPr>
            </w:pPr>
            <w:r w:rsidRPr="001631C7">
              <w:rPr>
                <w:rFonts w:eastAsia="仿宋"/>
                <w:b/>
                <w:kern w:val="0"/>
                <w:szCs w:val="21"/>
              </w:rPr>
              <w:t>end for</w:t>
            </w:r>
          </w:p>
          <w:p w14:paraId="13158AD4" w14:textId="77777777" w:rsidR="00E1132A" w:rsidRPr="00BA1B55" w:rsidRDefault="00E1132A" w:rsidP="00136D40">
            <w:pPr>
              <w:pStyle w:val="afff9"/>
              <w:numPr>
                <w:ilvl w:val="3"/>
                <w:numId w:val="58"/>
              </w:numPr>
              <w:ind w:firstLineChars="0"/>
              <w:rPr>
                <w:rFonts w:eastAsiaTheme="minorEastAsia"/>
                <w:kern w:val="0"/>
                <w:szCs w:val="21"/>
              </w:rPr>
            </w:pPr>
            <w:r w:rsidRPr="00BA1B55">
              <w:rPr>
                <w:rFonts w:eastAsia="仿宋"/>
                <w:b/>
                <w:kern w:val="0"/>
                <w:szCs w:val="21"/>
              </w:rPr>
              <w:t xml:space="preserve">while </w:t>
            </w:r>
            <w:r w:rsidRPr="0046675D">
              <w:rPr>
                <w:rFonts w:eastAsia="仿宋"/>
                <w:i/>
                <w:kern w:val="0"/>
                <w:szCs w:val="21"/>
              </w:rPr>
              <w:t>eleCoverSet</w:t>
            </w:r>
            <w:r w:rsidRPr="00BA1B55">
              <w:rPr>
                <w:rFonts w:eastAsia="仿宋"/>
                <w:kern w:val="0"/>
                <w:szCs w:val="21"/>
              </w:rPr>
              <w:t xml:space="preserve"> != </w:t>
            </w:r>
            <w:r w:rsidRPr="00BA1B55">
              <w:rPr>
                <w:rFonts w:eastAsia="MS Mincho"/>
                <w:kern w:val="0"/>
                <w:szCs w:val="21"/>
              </w:rPr>
              <w:t xml:space="preserve">Ø </w:t>
            </w:r>
            <w:r w:rsidRPr="00BA1B55">
              <w:rPr>
                <w:rFonts w:eastAsia="MS Mincho"/>
                <w:b/>
                <w:kern w:val="0"/>
                <w:szCs w:val="21"/>
              </w:rPr>
              <w:t>do</w:t>
            </w:r>
          </w:p>
          <w:p w14:paraId="3C7B9A91" w14:textId="77777777"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Pr>
                <w:rFonts w:eastAsiaTheme="minorEastAsia" w:hint="eastAsia"/>
                <w:kern w:val="0"/>
                <w:szCs w:val="21"/>
              </w:rPr>
              <w:t>get</w:t>
            </w:r>
            <w:r>
              <w:rPr>
                <w:rFonts w:eastAsiaTheme="minorEastAsia"/>
                <w:kern w:val="0"/>
                <w:szCs w:val="21"/>
              </w:rPr>
              <w:t xml:space="preserve"> the </w:t>
            </w:r>
            <w:r w:rsidRPr="00BA1B55">
              <w:rPr>
                <w:rFonts w:eastAsiaTheme="minorEastAsia"/>
                <w:kern w:val="0"/>
                <w:szCs w:val="21"/>
              </w:rPr>
              <w:t>maximum</w:t>
            </w:r>
            <w:r>
              <w:rPr>
                <w:rFonts w:eastAsiaTheme="minorEastAsia"/>
                <w:kern w:val="0"/>
                <w:szCs w:val="21"/>
              </w:rPr>
              <w:t xml:space="preserve"> </w:t>
            </w:r>
            <w:r w:rsidRPr="00BA1B55">
              <w:rPr>
                <w:rFonts w:eastAsiaTheme="minorEastAsia"/>
                <w:kern w:val="0"/>
                <w:szCs w:val="21"/>
              </w:rPr>
              <w:t>length</w:t>
            </w:r>
            <w:r>
              <w:rPr>
                <w:rFonts w:eastAsiaTheme="minorEastAsia"/>
                <w:kern w:val="0"/>
                <w:szCs w:val="21"/>
              </w:rPr>
              <w:t xml:space="preserve"> </w:t>
            </w:r>
            <w:r w:rsidRPr="0046675D">
              <w:rPr>
                <w:rFonts w:eastAsiaTheme="minorEastAsia"/>
                <w:i/>
                <w:kern w:val="0"/>
                <w:szCs w:val="21"/>
              </w:rPr>
              <w:t>ts</w:t>
            </w:r>
            <w:r>
              <w:rPr>
                <w:rFonts w:eastAsiaTheme="minorEastAsia"/>
                <w:kern w:val="0"/>
                <w:szCs w:val="21"/>
              </w:rPr>
              <w:t xml:space="preserve"> in </w:t>
            </w:r>
            <w:r w:rsidRPr="0046675D">
              <w:rPr>
                <w:rFonts w:eastAsia="仿宋"/>
                <w:i/>
                <w:kern w:val="0"/>
                <w:szCs w:val="21"/>
              </w:rPr>
              <w:t>initTss</w:t>
            </w:r>
            <w:r w:rsidR="0046675D" w:rsidRPr="0046675D">
              <w:rPr>
                <w:rFonts w:eastAsia="仿宋"/>
                <w:kern w:val="0"/>
                <w:szCs w:val="21"/>
              </w:rPr>
              <w:t>;</w:t>
            </w:r>
          </w:p>
          <w:p w14:paraId="6CE58550" w14:textId="77777777"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Pr>
                <w:rFonts w:eastAsia="仿宋" w:hint="eastAsia"/>
                <w:kern w:val="0"/>
                <w:szCs w:val="21"/>
              </w:rPr>
              <w:t>get</w:t>
            </w:r>
            <w:r>
              <w:rPr>
                <w:rFonts w:eastAsia="仿宋"/>
                <w:kern w:val="0"/>
                <w:szCs w:val="21"/>
              </w:rPr>
              <w:t xml:space="preserve"> element</w:t>
            </w:r>
            <w:r w:rsidR="0046675D">
              <w:rPr>
                <w:rFonts w:eastAsia="仿宋"/>
                <w:kern w:val="0"/>
                <w:szCs w:val="21"/>
              </w:rPr>
              <w:t xml:space="preserve"> set </w:t>
            </w:r>
            <w:r w:rsidR="00120CD2" w:rsidRPr="0046675D">
              <w:rPr>
                <w:rFonts w:eastAsia="仿宋"/>
                <w:i/>
                <w:kern w:val="0"/>
                <w:szCs w:val="21"/>
              </w:rPr>
              <w:t>eleTCoverSet</w:t>
            </w:r>
            <w:r w:rsidR="00120CD2">
              <w:rPr>
                <w:rFonts w:eastAsia="仿宋"/>
                <w:kern w:val="0"/>
                <w:szCs w:val="21"/>
              </w:rPr>
              <w:t xml:space="preserve"> which </w:t>
            </w:r>
            <w:r w:rsidR="00120CD2" w:rsidRPr="0046675D">
              <w:rPr>
                <w:rFonts w:eastAsia="仿宋"/>
                <w:i/>
                <w:kern w:val="0"/>
                <w:szCs w:val="21"/>
              </w:rPr>
              <w:t>ts</w:t>
            </w:r>
            <w:r w:rsidR="00120CD2">
              <w:rPr>
                <w:rFonts w:eastAsia="仿宋"/>
                <w:kern w:val="0"/>
                <w:szCs w:val="21"/>
              </w:rPr>
              <w:t xml:space="preserve"> covers</w:t>
            </w:r>
            <w:r w:rsidR="0046675D">
              <w:rPr>
                <w:rFonts w:eastAsia="仿宋"/>
                <w:kern w:val="0"/>
                <w:szCs w:val="21"/>
              </w:rPr>
              <w:t>;</w:t>
            </w:r>
          </w:p>
          <w:p w14:paraId="3C3849B2" w14:textId="77777777" w:rsidR="003379AB" w:rsidRPr="00120CD2" w:rsidRDefault="003379AB" w:rsidP="00136D40">
            <w:pPr>
              <w:pStyle w:val="afff9"/>
              <w:numPr>
                <w:ilvl w:val="3"/>
                <w:numId w:val="58"/>
              </w:numPr>
              <w:ind w:firstLineChars="0"/>
              <w:rPr>
                <w:rFonts w:eastAsia="仿宋"/>
                <w:kern w:val="0"/>
                <w:szCs w:val="21"/>
              </w:rPr>
            </w:pPr>
            <w:r>
              <w:rPr>
                <w:rFonts w:eastAsia="仿宋"/>
                <w:kern w:val="0"/>
                <w:szCs w:val="21"/>
              </w:rPr>
              <w:t xml:space="preserve">    </w:t>
            </w:r>
            <w:r w:rsidRPr="003379AB">
              <w:rPr>
                <w:rFonts w:eastAsia="仿宋"/>
                <w:b/>
                <w:kern w:val="0"/>
                <w:szCs w:val="21"/>
              </w:rPr>
              <w:t>if</w:t>
            </w:r>
            <w:r>
              <w:rPr>
                <w:rFonts w:eastAsia="仿宋"/>
                <w:kern w:val="0"/>
                <w:szCs w:val="21"/>
              </w:rPr>
              <w:t xml:space="preserve"> </w:t>
            </w:r>
            <w:r w:rsidRPr="0046675D">
              <w:rPr>
                <w:rFonts w:eastAsia="仿宋"/>
                <w:i/>
                <w:kern w:val="0"/>
                <w:szCs w:val="21"/>
              </w:rPr>
              <w:t>eleTCoverSet</w:t>
            </w:r>
            <w:r>
              <w:rPr>
                <w:rFonts w:eastAsia="仿宋"/>
                <w:kern w:val="0"/>
                <w:szCs w:val="21"/>
              </w:rPr>
              <w:t xml:space="preserve"> </w:t>
            </w:r>
            <w:r w:rsidRPr="00BA1B55">
              <w:rPr>
                <w:rFonts w:eastAsia="仿宋"/>
                <w:kern w:val="0"/>
                <w:szCs w:val="21"/>
              </w:rPr>
              <w:t xml:space="preserve">!= </w:t>
            </w:r>
            <w:r w:rsidRPr="00BA1B55">
              <w:rPr>
                <w:rFonts w:eastAsia="MS Mincho"/>
                <w:kern w:val="0"/>
                <w:szCs w:val="21"/>
              </w:rPr>
              <w:t>Ø</w:t>
            </w:r>
            <w:r>
              <w:rPr>
                <w:rFonts w:eastAsia="MS Mincho"/>
                <w:kern w:val="0"/>
                <w:szCs w:val="21"/>
              </w:rPr>
              <w:t xml:space="preserve"> </w:t>
            </w:r>
            <w:r w:rsidRPr="003379AB">
              <w:rPr>
                <w:rFonts w:eastAsia="MS Mincho"/>
                <w:b/>
                <w:kern w:val="0"/>
                <w:szCs w:val="21"/>
              </w:rPr>
              <w:t>then</w:t>
            </w:r>
          </w:p>
          <w:p w14:paraId="5670006A" w14:textId="77777777"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eleCoverSet</w:t>
            </w:r>
            <w:r w:rsidR="0046675D">
              <w:rPr>
                <w:rFonts w:ascii="仿宋" w:eastAsia="仿宋" w:hAnsi="仿宋" w:hint="eastAsia"/>
                <w:kern w:val="0"/>
                <w:szCs w:val="21"/>
              </w:rPr>
              <w:t>←</w:t>
            </w:r>
            <w:r w:rsidR="00E1132A" w:rsidRPr="0046675D">
              <w:rPr>
                <w:rFonts w:eastAsia="仿宋"/>
                <w:i/>
                <w:kern w:val="0"/>
                <w:szCs w:val="21"/>
              </w:rPr>
              <w:t>eleCoverSet</w:t>
            </w:r>
            <w:r w:rsidR="00E1132A" w:rsidRPr="00BA1B55">
              <w:rPr>
                <w:rFonts w:eastAsia="仿宋"/>
                <w:kern w:val="0"/>
                <w:szCs w:val="21"/>
              </w:rPr>
              <w:t xml:space="preserve"> – </w:t>
            </w:r>
            <w:r w:rsidR="00E1132A" w:rsidRPr="0046675D">
              <w:rPr>
                <w:rFonts w:eastAsia="仿宋"/>
                <w:i/>
                <w:kern w:val="0"/>
                <w:szCs w:val="21"/>
              </w:rPr>
              <w:t>eleTCoverSet</w:t>
            </w:r>
            <w:r w:rsidR="0046675D" w:rsidRPr="0046675D">
              <w:rPr>
                <w:rFonts w:eastAsia="仿宋"/>
                <w:kern w:val="0"/>
                <w:szCs w:val="21"/>
              </w:rPr>
              <w:t>;</w:t>
            </w:r>
          </w:p>
          <w:p w14:paraId="21CCB8AD" w14:textId="77777777" w:rsidR="00BA1B55" w:rsidRDefault="00BA1B55" w:rsidP="00136D40">
            <w:pPr>
              <w:pStyle w:val="afff9"/>
              <w:numPr>
                <w:ilvl w:val="3"/>
                <w:numId w:val="58"/>
              </w:numPr>
              <w:ind w:firstLineChars="0"/>
              <w:rPr>
                <w:rFonts w:eastAsia="仿宋"/>
                <w:kern w:val="0"/>
                <w:szCs w:val="21"/>
              </w:rPr>
            </w:pPr>
            <w:r>
              <w:rPr>
                <w:rFonts w:eastAsia="仿宋"/>
                <w:kern w:val="0"/>
                <w:szCs w:val="21"/>
              </w:rPr>
              <w:t xml:space="preserve">    </w:t>
            </w:r>
            <w:r w:rsidR="003379AB">
              <w:rPr>
                <w:rFonts w:eastAsia="仿宋"/>
                <w:kern w:val="0"/>
                <w:szCs w:val="21"/>
              </w:rPr>
              <w:t xml:space="preserve">    </w:t>
            </w:r>
            <w:r w:rsidR="00E1132A" w:rsidRPr="0046675D">
              <w:rPr>
                <w:rFonts w:eastAsia="仿宋"/>
                <w:i/>
                <w:kern w:val="0"/>
                <w:szCs w:val="21"/>
              </w:rPr>
              <w:t>initTs</w:t>
            </w:r>
            <w:r w:rsidRPr="0046675D">
              <w:rPr>
                <w:rFonts w:eastAsia="仿宋"/>
                <w:i/>
                <w:kern w:val="0"/>
                <w:szCs w:val="21"/>
              </w:rPr>
              <w:t>s</w:t>
            </w:r>
            <w:r w:rsidR="0046675D">
              <w:rPr>
                <w:rFonts w:ascii="仿宋" w:eastAsia="仿宋" w:hAnsi="仿宋" w:hint="eastAsia"/>
                <w:i/>
                <w:kern w:val="0"/>
                <w:szCs w:val="21"/>
              </w:rPr>
              <w:t>←</w:t>
            </w:r>
            <w:r w:rsidR="00E1132A" w:rsidRPr="0046675D">
              <w:rPr>
                <w:rFonts w:eastAsia="仿宋"/>
                <w:i/>
                <w:kern w:val="0"/>
                <w:szCs w:val="21"/>
              </w:rPr>
              <w:t>initTs</w:t>
            </w:r>
            <w:r w:rsidRPr="0046675D">
              <w:rPr>
                <w:rFonts w:eastAsia="仿宋"/>
                <w:i/>
                <w:kern w:val="0"/>
                <w:szCs w:val="21"/>
              </w:rPr>
              <w:t>s</w:t>
            </w:r>
            <w:r w:rsidR="00E1132A" w:rsidRPr="0046675D">
              <w:rPr>
                <w:rFonts w:eastAsia="仿宋"/>
                <w:i/>
                <w:kern w:val="0"/>
                <w:szCs w:val="21"/>
              </w:rPr>
              <w:t xml:space="preserve"> – ts</w:t>
            </w:r>
            <w:r w:rsidR="0046675D">
              <w:rPr>
                <w:rFonts w:eastAsia="仿宋"/>
                <w:kern w:val="0"/>
                <w:szCs w:val="21"/>
              </w:rPr>
              <w:t>;</w:t>
            </w:r>
          </w:p>
          <w:p w14:paraId="45D59A57" w14:textId="77777777" w:rsidR="00BA1B55" w:rsidRDefault="00BA1B55" w:rsidP="00136D40">
            <w:pPr>
              <w:pStyle w:val="afff9"/>
              <w:numPr>
                <w:ilvl w:val="3"/>
                <w:numId w:val="58"/>
              </w:numPr>
              <w:ind w:firstLineChars="0"/>
              <w:rPr>
                <w:rFonts w:eastAsia="仿宋"/>
                <w:kern w:val="0"/>
                <w:szCs w:val="21"/>
              </w:rPr>
            </w:pPr>
            <w:r>
              <w:rPr>
                <w:rFonts w:eastAsiaTheme="minorEastAsia"/>
                <w:kern w:val="0"/>
                <w:szCs w:val="21"/>
              </w:rPr>
              <w:t xml:space="preserve">    </w:t>
            </w:r>
            <w:r w:rsidR="003379AB">
              <w:rPr>
                <w:rFonts w:eastAsiaTheme="minorEastAsia"/>
                <w:kern w:val="0"/>
                <w:szCs w:val="21"/>
              </w:rPr>
              <w:t xml:space="preserve">    </w:t>
            </w:r>
            <w:r w:rsidR="00E1132A" w:rsidRPr="0046675D">
              <w:rPr>
                <w:rFonts w:eastAsiaTheme="minorEastAsia" w:hint="eastAsia"/>
                <w:i/>
                <w:kern w:val="0"/>
                <w:szCs w:val="21"/>
              </w:rPr>
              <w:t>ts</w:t>
            </w:r>
            <w:r w:rsidRPr="0046675D">
              <w:rPr>
                <w:rFonts w:eastAsiaTheme="minorEastAsia"/>
                <w:i/>
                <w:kern w:val="0"/>
                <w:szCs w:val="21"/>
              </w:rPr>
              <w:t>s</w:t>
            </w:r>
            <w:r w:rsidR="0046675D">
              <w:rPr>
                <w:rFonts w:ascii="宋体" w:hAnsi="宋体" w:hint="eastAsia"/>
                <w:i/>
                <w:kern w:val="0"/>
                <w:szCs w:val="21"/>
              </w:rPr>
              <w:t>←</w:t>
            </w:r>
            <w:r w:rsidR="00E1132A" w:rsidRPr="0046675D">
              <w:rPr>
                <w:rFonts w:eastAsiaTheme="minorEastAsia"/>
                <w:i/>
                <w:kern w:val="0"/>
                <w:szCs w:val="21"/>
              </w:rPr>
              <w:t>ts</w:t>
            </w:r>
            <w:r w:rsidRPr="0046675D">
              <w:rPr>
                <w:rFonts w:eastAsiaTheme="minorEastAsia"/>
                <w:i/>
                <w:kern w:val="0"/>
                <w:szCs w:val="21"/>
              </w:rPr>
              <w:t>s</w:t>
            </w:r>
            <w:r w:rsidR="00E1132A" w:rsidRPr="0046675D">
              <w:rPr>
                <w:rFonts w:eastAsiaTheme="minorEastAsia"/>
                <w:i/>
                <w:kern w:val="0"/>
                <w:szCs w:val="21"/>
              </w:rPr>
              <w:t xml:space="preserve"> + </w:t>
            </w:r>
            <w:r w:rsidR="00E1132A" w:rsidRPr="0046675D">
              <w:rPr>
                <w:rFonts w:eastAsia="仿宋"/>
                <w:i/>
                <w:kern w:val="0"/>
                <w:szCs w:val="21"/>
              </w:rPr>
              <w:t>ts</w:t>
            </w:r>
            <w:r w:rsidR="0046675D">
              <w:rPr>
                <w:rFonts w:eastAsia="仿宋"/>
                <w:kern w:val="0"/>
                <w:szCs w:val="21"/>
              </w:rPr>
              <w:t>;</w:t>
            </w:r>
          </w:p>
          <w:p w14:paraId="2E8EDF1D" w14:textId="77777777" w:rsidR="003379AB" w:rsidRPr="003379AB" w:rsidRDefault="003379AB" w:rsidP="00136D40">
            <w:pPr>
              <w:pStyle w:val="afff9"/>
              <w:numPr>
                <w:ilvl w:val="3"/>
                <w:numId w:val="58"/>
              </w:numPr>
              <w:ind w:firstLineChars="0"/>
              <w:rPr>
                <w:rFonts w:eastAsia="仿宋"/>
                <w:b/>
                <w:kern w:val="0"/>
                <w:szCs w:val="21"/>
              </w:rPr>
            </w:pPr>
            <w:r>
              <w:rPr>
                <w:rFonts w:eastAsia="仿宋"/>
                <w:kern w:val="0"/>
                <w:szCs w:val="21"/>
              </w:rPr>
              <w:t xml:space="preserve">    </w:t>
            </w:r>
            <w:r w:rsidRPr="003379AB">
              <w:rPr>
                <w:rFonts w:eastAsia="仿宋"/>
                <w:b/>
                <w:kern w:val="0"/>
                <w:szCs w:val="21"/>
              </w:rPr>
              <w:t>end if</w:t>
            </w:r>
          </w:p>
          <w:p w14:paraId="3A121767" w14:textId="77777777" w:rsidR="00E1132A" w:rsidRPr="00BA1B55" w:rsidRDefault="00E1132A" w:rsidP="00136D40">
            <w:pPr>
              <w:pStyle w:val="afff9"/>
              <w:numPr>
                <w:ilvl w:val="3"/>
                <w:numId w:val="58"/>
              </w:numPr>
              <w:ind w:firstLineChars="0"/>
              <w:rPr>
                <w:rFonts w:eastAsia="仿宋"/>
                <w:kern w:val="0"/>
                <w:szCs w:val="21"/>
              </w:rPr>
            </w:pPr>
            <w:r w:rsidRPr="00BA1B55">
              <w:rPr>
                <w:rFonts w:eastAsia="仿宋" w:hint="eastAsia"/>
                <w:b/>
                <w:kern w:val="0"/>
                <w:szCs w:val="21"/>
              </w:rPr>
              <w:t>end</w:t>
            </w:r>
            <w:r w:rsidRPr="00BA1B55">
              <w:rPr>
                <w:rFonts w:eastAsia="仿宋"/>
                <w:b/>
                <w:kern w:val="0"/>
                <w:szCs w:val="21"/>
              </w:rPr>
              <w:t xml:space="preserve"> while</w:t>
            </w:r>
          </w:p>
          <w:p w14:paraId="6318A946" w14:textId="77777777" w:rsidR="00BA1B55" w:rsidRPr="00B27832" w:rsidRDefault="00B27832" w:rsidP="00B27832">
            <w:pPr>
              <w:rPr>
                <w:rFonts w:eastAsia="仿宋"/>
                <w:kern w:val="0"/>
                <w:szCs w:val="21"/>
              </w:rPr>
            </w:pPr>
            <w:r w:rsidRPr="00F47947">
              <w:rPr>
                <w:rFonts w:hint="eastAsia"/>
                <w:szCs w:val="21"/>
              </w:rPr>
              <w:t>END PROCEDURE</w:t>
            </w:r>
          </w:p>
        </w:tc>
      </w:tr>
    </w:tbl>
    <w:p w14:paraId="091DF55F" w14:textId="77777777" w:rsidR="00EC31B7" w:rsidRDefault="00254ECA" w:rsidP="0059010C">
      <w:pPr>
        <w:pStyle w:val="ub"/>
        <w:spacing w:before="120" w:after="360"/>
        <w:rPr>
          <w:rFonts w:eastAsia="仿宋"/>
          <w:kern w:val="0"/>
          <w:szCs w:val="21"/>
        </w:rPr>
      </w:pPr>
      <w:r w:rsidRPr="0059010C">
        <w:rPr>
          <w:rFonts w:eastAsia="仿宋" w:hint="eastAsia"/>
          <w:kern w:val="0"/>
          <w:szCs w:val="21"/>
        </w:rPr>
        <w:t>图</w:t>
      </w:r>
      <w:r w:rsidRPr="0059010C">
        <w:rPr>
          <w:rFonts w:eastAsia="仿宋" w:hint="eastAsia"/>
          <w:kern w:val="0"/>
          <w:szCs w:val="21"/>
        </w:rPr>
        <w:t>3-</w:t>
      </w:r>
      <w:r w:rsidRPr="0059010C">
        <w:rPr>
          <w:rFonts w:eastAsia="仿宋"/>
          <w:kern w:val="0"/>
          <w:szCs w:val="21"/>
        </w:rPr>
        <w:fldChar w:fldCharType="begin"/>
      </w:r>
      <w:r w:rsidRPr="0059010C">
        <w:rPr>
          <w:rFonts w:eastAsia="仿宋"/>
          <w:kern w:val="0"/>
          <w:szCs w:val="21"/>
        </w:rPr>
        <w:instrText xml:space="preserve"> </w:instrText>
      </w:r>
      <w:r w:rsidRPr="0059010C">
        <w:rPr>
          <w:rFonts w:eastAsia="仿宋" w:hint="eastAsia"/>
          <w:kern w:val="0"/>
          <w:szCs w:val="21"/>
        </w:rPr>
        <w:instrText xml:space="preserve">SEQ </w:instrText>
      </w:r>
      <w:r w:rsidRPr="0059010C">
        <w:rPr>
          <w:rFonts w:eastAsia="仿宋" w:hint="eastAsia"/>
          <w:kern w:val="0"/>
          <w:szCs w:val="21"/>
        </w:rPr>
        <w:instrText>图</w:instrText>
      </w:r>
      <w:r w:rsidRPr="0059010C">
        <w:rPr>
          <w:rFonts w:eastAsia="仿宋" w:hint="eastAsia"/>
          <w:kern w:val="0"/>
          <w:szCs w:val="21"/>
        </w:rPr>
        <w:instrText>3- \* ARABIC</w:instrText>
      </w:r>
      <w:r w:rsidRPr="0059010C">
        <w:rPr>
          <w:rFonts w:eastAsia="仿宋"/>
          <w:kern w:val="0"/>
          <w:szCs w:val="21"/>
        </w:rPr>
        <w:instrText xml:space="preserve"> </w:instrText>
      </w:r>
      <w:r w:rsidRPr="0059010C">
        <w:rPr>
          <w:rFonts w:eastAsia="仿宋"/>
          <w:kern w:val="0"/>
          <w:szCs w:val="21"/>
        </w:rPr>
        <w:fldChar w:fldCharType="separate"/>
      </w:r>
      <w:r w:rsidR="00D25D8E">
        <w:rPr>
          <w:rFonts w:eastAsia="仿宋"/>
          <w:noProof/>
          <w:kern w:val="0"/>
          <w:szCs w:val="21"/>
        </w:rPr>
        <w:t>16</w:t>
      </w:r>
      <w:r w:rsidRPr="0059010C">
        <w:rPr>
          <w:rFonts w:eastAsia="仿宋"/>
          <w:kern w:val="0"/>
          <w:szCs w:val="21"/>
        </w:rPr>
        <w:fldChar w:fldCharType="end"/>
      </w:r>
      <w:r w:rsidRPr="0059010C">
        <w:rPr>
          <w:rFonts w:eastAsia="仿宋"/>
          <w:kern w:val="0"/>
          <w:szCs w:val="21"/>
        </w:rPr>
        <w:t xml:space="preserve"> </w:t>
      </w:r>
      <w:r w:rsidR="00A6779B">
        <w:rPr>
          <w:rFonts w:eastAsia="仿宋" w:hint="eastAsia"/>
          <w:kern w:val="0"/>
          <w:szCs w:val="21"/>
        </w:rPr>
        <w:t>合规测试序列</w:t>
      </w:r>
      <w:r w:rsidR="00A6779B">
        <w:rPr>
          <w:rFonts w:eastAsia="仿宋"/>
          <w:kern w:val="0"/>
          <w:szCs w:val="21"/>
        </w:rPr>
        <w:t>生成</w:t>
      </w:r>
      <w:r w:rsidR="00A6779B" w:rsidRPr="00816BB6">
        <w:rPr>
          <w:rFonts w:eastAsia="仿宋"/>
          <w:kern w:val="0"/>
          <w:szCs w:val="21"/>
        </w:rPr>
        <w:t>算法</w:t>
      </w:r>
    </w:p>
    <w:p w14:paraId="5D5AFE79" w14:textId="77777777" w:rsidR="00A6779B" w:rsidRDefault="00A6779B" w:rsidP="00A6779B">
      <w:pPr>
        <w:pStyle w:val="u5"/>
        <w:spacing w:before="24" w:after="24"/>
        <w:ind w:firstLine="480"/>
      </w:pPr>
      <w:r>
        <w:rPr>
          <w:rFonts w:hint="eastAsia"/>
        </w:rPr>
        <w:t>该算法由</w:t>
      </w:r>
      <w:r w:rsidR="002527F2">
        <w:rPr>
          <w:rFonts w:hint="eastAsia"/>
        </w:rPr>
        <w:t>四</w:t>
      </w:r>
      <w:r>
        <w:t>个</w:t>
      </w:r>
      <w:r>
        <w:rPr>
          <w:rFonts w:hint="eastAsia"/>
        </w:rPr>
        <w:t>主要</w:t>
      </w:r>
      <w:r>
        <w:t>步骤组成：</w:t>
      </w:r>
    </w:p>
    <w:p w14:paraId="06E1544F" w14:textId="77777777" w:rsidR="00A6779B" w:rsidRDefault="00A6779B" w:rsidP="00136D40">
      <w:pPr>
        <w:pStyle w:val="u5"/>
        <w:numPr>
          <w:ilvl w:val="0"/>
          <w:numId w:val="59"/>
        </w:numPr>
        <w:spacing w:before="24" w:after="24"/>
        <w:ind w:firstLineChars="0"/>
      </w:pPr>
      <w:r>
        <w:rPr>
          <w:rFonts w:hint="eastAsia"/>
        </w:rPr>
        <w:t>初始化</w:t>
      </w:r>
      <w:r>
        <w:t>（</w:t>
      </w:r>
      <w:r>
        <w:rPr>
          <w:rFonts w:hint="eastAsia"/>
        </w:rPr>
        <w:t>1</w:t>
      </w:r>
      <w:r>
        <w:t>-2</w:t>
      </w:r>
      <w:r>
        <w:t>）</w:t>
      </w:r>
      <w:r>
        <w:rPr>
          <w:rFonts w:hint="eastAsia"/>
        </w:rPr>
        <w:t>：</w:t>
      </w:r>
      <w:r w:rsidR="00686FF2">
        <w:rPr>
          <w:rFonts w:hint="eastAsia"/>
        </w:rPr>
        <w:t>定义</w:t>
      </w:r>
      <w:r w:rsidR="00D74E44">
        <w:rPr>
          <w:rFonts w:hint="eastAsia"/>
        </w:rPr>
        <w:t>初始</w:t>
      </w:r>
      <w:r w:rsidR="00686FF2">
        <w:rPr>
          <w:rFonts w:hint="eastAsia"/>
        </w:rPr>
        <w:t>测试</w:t>
      </w:r>
      <w:r w:rsidR="00686FF2">
        <w:t>序列</w:t>
      </w:r>
      <w:r w:rsidR="00686FF2">
        <w:rPr>
          <w:rFonts w:hint="eastAsia"/>
        </w:rPr>
        <w:t>集合</w:t>
      </w:r>
      <w:r w:rsidR="00686FF2" w:rsidRPr="002C0F56">
        <w:rPr>
          <w:rFonts w:eastAsia="仿宋"/>
          <w:kern w:val="0"/>
          <w:szCs w:val="21"/>
        </w:rPr>
        <w:t>initTss=Ø</w:t>
      </w:r>
      <w:r w:rsidR="00D74E44" w:rsidRPr="00D74E44">
        <w:rPr>
          <w:rFonts w:hint="eastAsia"/>
        </w:rPr>
        <w:t>及测试</w:t>
      </w:r>
      <w:r w:rsidR="00D74E44" w:rsidRPr="00D74E44">
        <w:t>序列集合</w:t>
      </w:r>
      <w:r w:rsidR="00D74E44" w:rsidRPr="002C0F56">
        <w:rPr>
          <w:rFonts w:eastAsia="仿宋"/>
          <w:kern w:val="0"/>
          <w:szCs w:val="21"/>
        </w:rPr>
        <w:t>tss=Ø</w:t>
      </w:r>
      <w:r w:rsidR="00686FF2" w:rsidRPr="00D74E44">
        <w:rPr>
          <w:rFonts w:hint="eastAsia"/>
        </w:rPr>
        <w:t>、</w:t>
      </w:r>
      <w:r w:rsidR="00247D35">
        <w:rPr>
          <w:rFonts w:hint="eastAsia"/>
        </w:rPr>
        <w:t>选取</w:t>
      </w:r>
      <w:r w:rsidR="00686FF2">
        <w:rPr>
          <w:rFonts w:hint="eastAsia"/>
        </w:rPr>
        <w:t>覆盖</w:t>
      </w:r>
      <w:r w:rsidR="00686FF2">
        <w:t>准则</w:t>
      </w:r>
      <w:r w:rsidR="00686FF2">
        <w:rPr>
          <w:rFonts w:hint="eastAsia"/>
        </w:rPr>
        <w:t>；</w:t>
      </w:r>
    </w:p>
    <w:p w14:paraId="0D6C00D7" w14:textId="77777777" w:rsidR="00A6779B" w:rsidRDefault="00A6779B" w:rsidP="00136D40">
      <w:pPr>
        <w:pStyle w:val="u5"/>
        <w:numPr>
          <w:ilvl w:val="0"/>
          <w:numId w:val="59"/>
        </w:numPr>
        <w:spacing w:before="24" w:after="24"/>
        <w:ind w:firstLineChars="0"/>
      </w:pPr>
      <w:r>
        <w:rPr>
          <w:rFonts w:hint="eastAsia"/>
        </w:rPr>
        <w:t>覆盖元素</w:t>
      </w:r>
      <w:r>
        <w:t>选取（</w:t>
      </w:r>
      <w:r>
        <w:rPr>
          <w:rFonts w:hint="eastAsia"/>
        </w:rPr>
        <w:t>3</w:t>
      </w:r>
      <w:r>
        <w:t>-</w:t>
      </w:r>
      <w:r w:rsidR="00DF167B">
        <w:t>12</w:t>
      </w:r>
      <w:r>
        <w:t>）</w:t>
      </w:r>
      <w:r>
        <w:rPr>
          <w:rFonts w:hint="eastAsia"/>
        </w:rPr>
        <w:t>：</w:t>
      </w:r>
      <w:r w:rsidR="002527F2">
        <w:rPr>
          <w:rFonts w:hint="eastAsia"/>
        </w:rPr>
        <w:t>针对</w:t>
      </w:r>
      <w:r w:rsidR="002527F2">
        <w:t>不同覆盖准则，选取不同</w:t>
      </w:r>
      <w:r w:rsidR="002527F2">
        <w:rPr>
          <w:rFonts w:hint="eastAsia"/>
        </w:rPr>
        <w:t>覆盖</w:t>
      </w:r>
      <w:r w:rsidR="002527F2">
        <w:t>元素</w:t>
      </w:r>
      <w:r w:rsidR="00216881">
        <w:rPr>
          <w:rFonts w:hint="eastAsia"/>
        </w:rPr>
        <w:t>集合“</w:t>
      </w:r>
      <w:r w:rsidR="00216881" w:rsidRPr="00772434">
        <w:rPr>
          <w:rFonts w:eastAsia="仿宋"/>
          <w:kern w:val="0"/>
          <w:szCs w:val="21"/>
        </w:rPr>
        <w:t>eleCover</w:t>
      </w:r>
      <w:r w:rsidR="00216881">
        <w:rPr>
          <w:rFonts w:eastAsia="仿宋"/>
          <w:kern w:val="0"/>
          <w:szCs w:val="21"/>
        </w:rPr>
        <w:t>Set</w:t>
      </w:r>
      <w:r w:rsidR="00216881">
        <w:rPr>
          <w:rFonts w:hint="eastAsia"/>
        </w:rPr>
        <w:t>”</w:t>
      </w:r>
      <w:r w:rsidR="002527F2">
        <w:t>。针对</w:t>
      </w:r>
      <w:r w:rsidR="002527F2">
        <w:rPr>
          <w:rFonts w:hint="eastAsia"/>
        </w:rPr>
        <w:t>请求</w:t>
      </w:r>
      <w:r w:rsidR="002527F2">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eq</w:t>
      </w:r>
      <w:r w:rsidR="00216881">
        <w:t>的节点；针对</w:t>
      </w:r>
      <w:r w:rsidR="00216881">
        <w:rPr>
          <w:rFonts w:hint="eastAsia"/>
        </w:rPr>
        <w:t>响应</w:t>
      </w:r>
      <w:r w:rsidR="00216881">
        <w:t>节点覆盖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w:t>
      </w:r>
      <w:r w:rsidR="00216881">
        <w:t>节点类型为</w:t>
      </w:r>
      <w:r w:rsidR="00216881">
        <w:rPr>
          <w:rFonts w:hint="eastAsia"/>
        </w:rPr>
        <w:t>R</w:t>
      </w:r>
      <w:r w:rsidR="00216881">
        <w:t>es</w:t>
      </w:r>
      <w:r w:rsidR="00216881">
        <w:t>的节点；针对</w:t>
      </w:r>
      <w:r w:rsidR="00216881">
        <w:rPr>
          <w:rFonts w:hint="eastAsia"/>
        </w:rPr>
        <w:t>边</w:t>
      </w:r>
      <w:r w:rsidR="00216881">
        <w:t>覆盖</w:t>
      </w:r>
      <w:r w:rsidR="00216881">
        <w:rPr>
          <w:rFonts w:hint="eastAsia"/>
        </w:rPr>
        <w:t>准则</w:t>
      </w:r>
      <w:r w:rsidR="00216881">
        <w:t>，</w:t>
      </w:r>
      <w:r w:rsidR="00216881">
        <w:rPr>
          <w:rFonts w:hint="eastAsia"/>
        </w:rPr>
        <w:t>覆盖元素</w:t>
      </w:r>
      <w:r w:rsidR="00216881">
        <w:t>为</w:t>
      </w:r>
      <w:r w:rsidR="00216881">
        <w:rPr>
          <w:rFonts w:hint="eastAsia"/>
        </w:rPr>
        <w:t>W</w:t>
      </w:r>
      <w:r w:rsidR="00216881">
        <w:t>eb</w:t>
      </w:r>
      <w:r w:rsidR="00216881">
        <w:t>行为模型</w:t>
      </w:r>
      <w:r w:rsidR="00216881">
        <w:rPr>
          <w:rFonts w:hint="eastAsia"/>
        </w:rPr>
        <w:t>中所有边</w:t>
      </w:r>
      <w:r w:rsidR="00216881">
        <w:t>；</w:t>
      </w:r>
      <w:r w:rsidR="00216881">
        <w:rPr>
          <w:rFonts w:hint="eastAsia"/>
        </w:rPr>
        <w:t>以</w:t>
      </w:r>
      <w:r w:rsidR="00216881">
        <w:t>图</w:t>
      </w:r>
      <w:r w:rsidR="00216881">
        <w:rPr>
          <w:rFonts w:hint="eastAsia"/>
        </w:rPr>
        <w:t>3</w:t>
      </w:r>
      <w:r w:rsidR="00216881">
        <w:t>-</w:t>
      </w:r>
      <w:r w:rsidR="00196F20">
        <w:t>8</w:t>
      </w:r>
      <w:r w:rsidR="00216881">
        <w:t>为例</w:t>
      </w:r>
      <w:r w:rsidR="00216881">
        <w:rPr>
          <w:rFonts w:hint="eastAsia"/>
        </w:rPr>
        <w:t>，</w:t>
      </w:r>
      <w:r w:rsidR="00216881">
        <w:t>若选取</w:t>
      </w:r>
      <w:r w:rsidR="00216881">
        <w:rPr>
          <w:rFonts w:hint="eastAsia"/>
        </w:rPr>
        <w:t>响应</w:t>
      </w:r>
      <w:r w:rsidR="00216881">
        <w:t>节点覆盖准则，则</w:t>
      </w:r>
      <w:r w:rsidR="00216881">
        <w:rPr>
          <w:rFonts w:hint="eastAsia"/>
        </w:rPr>
        <w:t>有</w:t>
      </w:r>
      <w:r w:rsidR="00216881" w:rsidRPr="00772434">
        <w:rPr>
          <w:rFonts w:eastAsia="仿宋"/>
          <w:kern w:val="0"/>
          <w:szCs w:val="21"/>
        </w:rPr>
        <w:t>eleCover</w:t>
      </w:r>
      <w:r w:rsidR="00216881">
        <w:rPr>
          <w:rFonts w:eastAsia="仿宋"/>
          <w:kern w:val="0"/>
          <w:szCs w:val="21"/>
        </w:rPr>
        <w:t>Set = {</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216881">
        <w:rPr>
          <w:rFonts w:eastAsia="仿宋"/>
          <w:kern w:val="0"/>
          <w:szCs w:val="21"/>
        </w:rPr>
        <w:t>}</w:t>
      </w:r>
      <w:r w:rsidR="00216881">
        <w:rPr>
          <w:rFonts w:eastAsia="仿宋" w:hint="eastAsia"/>
          <w:kern w:val="0"/>
          <w:szCs w:val="21"/>
        </w:rPr>
        <w:t>。</w:t>
      </w:r>
    </w:p>
    <w:p w14:paraId="0368FD0B" w14:textId="77777777" w:rsidR="00543DC2" w:rsidRDefault="00A6779B" w:rsidP="00136D40">
      <w:pPr>
        <w:pStyle w:val="u5"/>
        <w:numPr>
          <w:ilvl w:val="0"/>
          <w:numId w:val="59"/>
        </w:numPr>
        <w:spacing w:before="24" w:after="24"/>
        <w:ind w:firstLineChars="0"/>
      </w:pPr>
      <w:r>
        <w:rPr>
          <w:rFonts w:hint="eastAsia"/>
        </w:rPr>
        <w:t>初始</w:t>
      </w:r>
      <w:r>
        <w:t>测试序列</w:t>
      </w:r>
      <w:r w:rsidR="00216881">
        <w:rPr>
          <w:rFonts w:hint="eastAsia"/>
        </w:rPr>
        <w:t>集合</w:t>
      </w:r>
      <w:r>
        <w:t>生成（</w:t>
      </w:r>
      <w:r>
        <w:rPr>
          <w:rFonts w:hint="eastAsia"/>
        </w:rPr>
        <w:t>1</w:t>
      </w:r>
      <w:r w:rsidR="00DF167B">
        <w:t>3</w:t>
      </w:r>
      <w:r>
        <w:t>-1</w:t>
      </w:r>
      <w:r w:rsidR="00DF167B">
        <w:t>6</w:t>
      </w:r>
      <w:r>
        <w:t>）</w:t>
      </w:r>
      <w:r>
        <w:rPr>
          <w:rFonts w:hint="eastAsia"/>
        </w:rPr>
        <w:t>：</w:t>
      </w:r>
      <w:r w:rsidR="00216881">
        <w:rPr>
          <w:rFonts w:hint="eastAsia"/>
        </w:rPr>
        <w:t>针对</w:t>
      </w:r>
      <w:r w:rsidR="00216881">
        <w:t>覆盖元素集合中的</w:t>
      </w:r>
      <w:r w:rsidR="00216881">
        <w:rPr>
          <w:rFonts w:hint="eastAsia"/>
        </w:rPr>
        <w:t>每个</w:t>
      </w:r>
      <w:r w:rsidR="00216881">
        <w:t>元素，</w:t>
      </w:r>
      <w:r w:rsidR="00216881">
        <w:rPr>
          <w:rFonts w:hint="eastAsia"/>
        </w:rPr>
        <w:lastRenderedPageBreak/>
        <w:t>集成</w:t>
      </w:r>
      <w:r w:rsidR="00216881" w:rsidRPr="00216881">
        <w:t>GraphWalker</w:t>
      </w:r>
      <w:r w:rsidR="00216881">
        <w:rPr>
          <w:rFonts w:hint="eastAsia"/>
        </w:rPr>
        <w:t>生成对应</w:t>
      </w:r>
      <w:r w:rsidR="00216881">
        <w:t>测试序列</w:t>
      </w:r>
      <w:r w:rsidR="00216881">
        <w:rPr>
          <w:rFonts w:hint="eastAsia"/>
        </w:rPr>
        <w:t>，</w:t>
      </w:r>
      <w:r w:rsidR="00216881">
        <w:t>得到初始</w:t>
      </w:r>
      <w:r w:rsidR="00216881">
        <w:rPr>
          <w:rFonts w:hint="eastAsia"/>
        </w:rPr>
        <w:t>测试</w:t>
      </w:r>
      <w:r w:rsidR="00216881">
        <w:t>序列集合。</w:t>
      </w:r>
      <w:r w:rsidR="00C2414C">
        <w:rPr>
          <w:rFonts w:hint="eastAsia"/>
        </w:rPr>
        <w:t>以</w:t>
      </w:r>
      <w:r w:rsidR="00C2414C">
        <w:t>图</w:t>
      </w:r>
      <w:r w:rsidR="00C2414C">
        <w:rPr>
          <w:rFonts w:hint="eastAsia"/>
        </w:rPr>
        <w:t>3</w:t>
      </w:r>
      <w:r w:rsidR="00C2414C">
        <w:t>-</w:t>
      </w:r>
      <w:r w:rsidR="00196F20">
        <w:t>8</w:t>
      </w:r>
      <w:r w:rsidR="00C2414C">
        <w:rPr>
          <w:rFonts w:hint="eastAsia"/>
        </w:rPr>
        <w:t>为例</w:t>
      </w:r>
      <w:r w:rsidR="00C2414C">
        <w:t>，针对集合</w:t>
      </w:r>
      <w:r w:rsidR="00C2414C" w:rsidRPr="00772434">
        <w:rPr>
          <w:rFonts w:eastAsia="仿宋"/>
          <w:kern w:val="0"/>
          <w:szCs w:val="21"/>
        </w:rPr>
        <w:t>eleCover</w:t>
      </w:r>
      <w:r w:rsidR="00196F20">
        <w:rPr>
          <w:rFonts w:eastAsia="仿宋"/>
          <w:kern w:val="0"/>
          <w:szCs w:val="21"/>
        </w:rPr>
        <w:t>Set=</w:t>
      </w:r>
      <w:r w:rsidR="00C2414C">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C2414C">
        <w:rPr>
          <w:rFonts w:eastAsia="仿宋"/>
          <w:kern w:val="0"/>
          <w:szCs w:val="21"/>
        </w:rPr>
        <w:t>}</w:t>
      </w:r>
      <w:r w:rsidR="00C2414C" w:rsidRPr="00C2414C">
        <w:rPr>
          <w:rFonts w:hint="eastAsia"/>
        </w:rPr>
        <w:t>生成</w:t>
      </w:r>
      <w:r w:rsidR="00C2414C" w:rsidRPr="00C2414C">
        <w:t>的</w:t>
      </w:r>
      <w:r w:rsidR="00C2414C">
        <w:rPr>
          <w:rFonts w:hint="eastAsia"/>
        </w:rPr>
        <w:t>初始测试序列集合</w:t>
      </w:r>
      <w:r w:rsidR="00543DC2" w:rsidRPr="00543DC2">
        <w:rPr>
          <w:rFonts w:asciiTheme="minorEastAsia" w:eastAsiaTheme="minorEastAsia" w:hAnsiTheme="minorEastAsia"/>
        </w:rPr>
        <w:t>“</w:t>
      </w:r>
      <w:r w:rsidR="00543DC2" w:rsidRPr="001631C7">
        <w:rPr>
          <w:rFonts w:eastAsia="仿宋"/>
          <w:kern w:val="0"/>
          <w:szCs w:val="21"/>
        </w:rPr>
        <w:t>initTss</w:t>
      </w:r>
      <w:r w:rsidR="00543DC2" w:rsidRPr="00543DC2">
        <w:rPr>
          <w:rFonts w:asciiTheme="minorEastAsia" w:eastAsiaTheme="minorEastAsia" w:hAnsiTheme="minorEastAsia"/>
        </w:rPr>
        <w:t>”</w:t>
      </w:r>
      <w:r w:rsidR="00C2414C">
        <w:t>为：</w:t>
      </w:r>
    </w:p>
    <w:p w14:paraId="6DC046AA" w14:textId="77777777" w:rsidR="00C2414C"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p>
    <w:p w14:paraId="0463E664" w14:textId="77777777"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w:t>
      </w:r>
      <w:r>
        <w:t>3</w:t>
      </w:r>
      <w:r w:rsidRPr="00EC31B7">
        <w:rPr>
          <w:rFonts w:hint="eastAsia"/>
        </w:rPr>
        <w:t>→</w:t>
      </w:r>
      <w:r w:rsidRPr="00EC31B7">
        <w:t>loginResponse_</w:t>
      </w:r>
      <w:r>
        <w:t>fail</w:t>
      </w:r>
    </w:p>
    <w:p w14:paraId="078A3CE9" w14:textId="77777777"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e7</w:t>
      </w:r>
      <w:r w:rsidRPr="00EC31B7">
        <w:rPr>
          <w:rFonts w:hint="eastAsia"/>
        </w:rPr>
        <w:t>→</w:t>
      </w:r>
      <w:r w:rsidRPr="00EC31B7">
        <w:t>feeCalculateResponse_succ</w:t>
      </w:r>
    </w:p>
    <w:p w14:paraId="5D4F5B0F" w14:textId="77777777" w:rsidR="00543DC2" w:rsidRDefault="00543DC2" w:rsidP="00136D40">
      <w:pPr>
        <w:pStyle w:val="u5"/>
        <w:numPr>
          <w:ilvl w:val="0"/>
          <w:numId w:val="60"/>
        </w:numPr>
        <w:spacing w:before="24" w:after="24"/>
        <w:ind w:firstLineChars="0"/>
      </w:pPr>
      <w:r w:rsidRPr="00C60736">
        <w:rPr>
          <w:rFonts w:hint="eastAsia"/>
        </w:rPr>
        <w:t>S</w:t>
      </w:r>
      <w:r w:rsidRPr="00C60736">
        <w:t>trat</w:t>
      </w:r>
      <w:r w:rsidRPr="00EC31B7">
        <w:rPr>
          <w:rFonts w:hint="eastAsia"/>
        </w:rPr>
        <w:t>→</w:t>
      </w:r>
      <w:r w:rsidRPr="00EC31B7">
        <w:rPr>
          <w:rFonts w:hint="eastAsia"/>
        </w:rPr>
        <w:t>e</w:t>
      </w:r>
      <w:r w:rsidRPr="00C60736">
        <w:t>0</w:t>
      </w:r>
      <w:r w:rsidRPr="00EC31B7">
        <w:rPr>
          <w:rFonts w:hint="eastAsia"/>
        </w:rPr>
        <w:t>→</w:t>
      </w:r>
      <w:r w:rsidRPr="00C60736">
        <w:t>Ini</w:t>
      </w:r>
      <w:r>
        <w:t>t</w:t>
      </w:r>
      <w:r w:rsidRPr="00EC31B7">
        <w:rPr>
          <w:rFonts w:hint="eastAsia"/>
        </w:rPr>
        <w:t>→</w:t>
      </w:r>
      <w:r w:rsidRPr="00C60736">
        <w:t>e1</w:t>
      </w:r>
      <w:r w:rsidRPr="00EC31B7">
        <w:rPr>
          <w:rFonts w:hint="eastAsia"/>
        </w:rPr>
        <w:t>→</w:t>
      </w:r>
      <w:r w:rsidRPr="00C60736">
        <w:t>login</w:t>
      </w:r>
      <w:r w:rsidRPr="00EC31B7">
        <w:rPr>
          <w:rFonts w:hint="eastAsia"/>
        </w:rPr>
        <w:t>→</w:t>
      </w:r>
      <w:r w:rsidRPr="00EC31B7">
        <w:rPr>
          <w:rFonts w:hint="eastAsia"/>
        </w:rPr>
        <w:t>e2</w:t>
      </w:r>
      <w:r w:rsidRPr="00EC31B7">
        <w:rPr>
          <w:rFonts w:hint="eastAsia"/>
        </w:rPr>
        <w:t>→</w:t>
      </w:r>
      <w:r w:rsidRPr="00EC31B7">
        <w:t>loginResponse_succ</w:t>
      </w:r>
      <w:r w:rsidRPr="00EC31B7">
        <w:rPr>
          <w:rFonts w:hint="eastAsia"/>
        </w:rPr>
        <w:t>→</w:t>
      </w:r>
      <w:r w:rsidRPr="00EC31B7">
        <w:rPr>
          <w:rFonts w:hint="eastAsia"/>
        </w:rPr>
        <w:t>e5</w:t>
      </w:r>
      <w:r w:rsidRPr="00EC31B7">
        <w:rPr>
          <w:rFonts w:hint="eastAsia"/>
        </w:rPr>
        <w:t>→</w:t>
      </w:r>
      <w:r w:rsidRPr="00EC31B7">
        <w:t>feeCalculate</w:t>
      </w:r>
      <w:r w:rsidRPr="00EC31B7">
        <w:rPr>
          <w:rFonts w:hint="eastAsia"/>
        </w:rPr>
        <w:t>→</w:t>
      </w:r>
      <w:r w:rsidRPr="00EC31B7">
        <w:rPr>
          <w:rFonts w:hint="eastAsia"/>
        </w:rPr>
        <w:t>e</w:t>
      </w:r>
      <w:r>
        <w:t>8</w:t>
      </w:r>
      <w:r w:rsidRPr="00EC31B7">
        <w:rPr>
          <w:rFonts w:hint="eastAsia"/>
        </w:rPr>
        <w:t>→</w:t>
      </w:r>
      <w:r w:rsidRPr="00EC31B7">
        <w:t>feeCalculateResponse_</w:t>
      </w:r>
      <w:r>
        <w:t>fail</w:t>
      </w:r>
    </w:p>
    <w:p w14:paraId="486532EE" w14:textId="77777777" w:rsidR="00A6779B" w:rsidRPr="00924D49" w:rsidRDefault="00A6779B" w:rsidP="00136D40">
      <w:pPr>
        <w:pStyle w:val="u5"/>
        <w:numPr>
          <w:ilvl w:val="0"/>
          <w:numId w:val="59"/>
        </w:numPr>
        <w:spacing w:before="24" w:after="24"/>
        <w:ind w:firstLineChars="0"/>
      </w:pPr>
      <w:r>
        <w:rPr>
          <w:rFonts w:hint="eastAsia"/>
        </w:rPr>
        <w:t>测试序列精简</w:t>
      </w:r>
      <w:r>
        <w:t>（</w:t>
      </w:r>
      <w:r w:rsidR="00DF167B">
        <w:t>17</w:t>
      </w:r>
      <w:r>
        <w:t>-2</w:t>
      </w:r>
      <w:r w:rsidR="00924D49">
        <w:t>6</w:t>
      </w:r>
      <w:r>
        <w:t>）</w:t>
      </w:r>
      <w:r w:rsidR="00DB4DF0">
        <w:rPr>
          <w:rFonts w:hint="eastAsia"/>
        </w:rPr>
        <w:t>：</w:t>
      </w:r>
      <w:r w:rsidR="004A6675">
        <w:rPr>
          <w:rFonts w:hint="eastAsia"/>
        </w:rPr>
        <w:t>针对</w:t>
      </w:r>
      <w:r w:rsidR="004A6675">
        <w:t>生成的初始测试序列集合进行冗余测试序列删减</w:t>
      </w:r>
      <w:r w:rsidR="004A6675">
        <w:rPr>
          <w:rFonts w:hint="eastAsia"/>
        </w:rPr>
        <w:t>，</w:t>
      </w:r>
      <w:r w:rsidR="004A6675">
        <w:t>得到最终合规测试序列</w:t>
      </w:r>
      <w:r w:rsidR="004A6675">
        <w:rPr>
          <w:rFonts w:hint="eastAsia"/>
        </w:rPr>
        <w:t>集。以步骤三</w:t>
      </w:r>
      <w:r w:rsidR="004A6675">
        <w:t>生成的</w:t>
      </w:r>
      <w:r w:rsidR="004A6675">
        <w:rPr>
          <w:rFonts w:hint="eastAsia"/>
        </w:rPr>
        <w:t>初始测试序列集合</w:t>
      </w:r>
      <w:r w:rsidR="004A6675" w:rsidRPr="00543DC2">
        <w:rPr>
          <w:rFonts w:asciiTheme="minorEastAsia" w:eastAsiaTheme="minorEastAsia" w:hAnsiTheme="minorEastAsia"/>
        </w:rPr>
        <w:t>“</w:t>
      </w:r>
      <w:r w:rsidR="004A6675" w:rsidRPr="001631C7">
        <w:rPr>
          <w:rFonts w:eastAsia="仿宋"/>
          <w:kern w:val="0"/>
          <w:szCs w:val="21"/>
        </w:rPr>
        <w:t>initTss</w:t>
      </w:r>
      <w:r w:rsidR="004A6675" w:rsidRPr="00543DC2">
        <w:rPr>
          <w:rFonts w:asciiTheme="minorEastAsia" w:eastAsiaTheme="minorEastAsia" w:hAnsiTheme="minorEastAsia"/>
        </w:rPr>
        <w:t>”</w:t>
      </w:r>
      <w:r w:rsidR="004A6675">
        <w:t>为</w:t>
      </w:r>
      <w:r w:rsidR="004A6675">
        <w:rPr>
          <w:rFonts w:hint="eastAsia"/>
        </w:rPr>
        <w:t>例，</w:t>
      </w:r>
      <w:r w:rsidR="00DB4DF0">
        <w:rPr>
          <w:rFonts w:hint="eastAsia"/>
        </w:rPr>
        <w:t>选取</w:t>
      </w:r>
      <w:r w:rsidR="00DB4DF0">
        <w:t>集合中</w:t>
      </w:r>
      <w:r w:rsidR="00DB4DF0">
        <w:rPr>
          <w:rFonts w:hint="eastAsia"/>
        </w:rPr>
        <w:t>最长测试序列“</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e7</w:t>
      </w:r>
      <w:r w:rsidR="00DB4DF0" w:rsidRPr="00EC31B7">
        <w:rPr>
          <w:rFonts w:hint="eastAsia"/>
        </w:rPr>
        <w:t>→</w:t>
      </w:r>
      <w:r w:rsidR="00DB4DF0" w:rsidRPr="00EC31B7">
        <w:t>feeCalculateResponse_succ</w:t>
      </w:r>
      <w:r w:rsidR="00DB4DF0">
        <w:rPr>
          <w:rFonts w:hint="eastAsia"/>
        </w:rPr>
        <w:t>”，</w:t>
      </w:r>
      <w:r w:rsidR="00DB4DF0">
        <w:t>该序列</w:t>
      </w:r>
      <w:r w:rsidR="00DB4DF0">
        <w:rPr>
          <w:rFonts w:hint="eastAsia"/>
        </w:rPr>
        <w:t>覆盖</w:t>
      </w:r>
      <w:r w:rsidR="00DB4DF0" w:rsidRPr="00772434">
        <w:rPr>
          <w:rFonts w:eastAsia="仿宋"/>
          <w:kern w:val="0"/>
          <w:szCs w:val="21"/>
        </w:rPr>
        <w:t>eleCover</w:t>
      </w:r>
      <w:r w:rsidR="00DB4DF0">
        <w:rPr>
          <w:rFonts w:eastAsia="仿宋"/>
          <w:kern w:val="0"/>
          <w:szCs w:val="21"/>
        </w:rPr>
        <w:t>Set</w:t>
      </w:r>
      <w:r w:rsidR="00DB4DF0">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sidRPr="00DB4DF0">
        <w:rPr>
          <w:rFonts w:eastAsiaTheme="minorEastAsia" w:hint="eastAsia"/>
          <w:kern w:val="0"/>
          <w:szCs w:val="21"/>
        </w:rPr>
        <w:t>元素</w:t>
      </w:r>
      <w:r w:rsidR="004A4B3F">
        <w:rPr>
          <w:rFonts w:eastAsiaTheme="minorEastAsia" w:hint="eastAsia"/>
          <w:kern w:val="0"/>
          <w:szCs w:val="21"/>
        </w:rPr>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DB4DF0" w:rsidRPr="00772434">
        <w:rPr>
          <w:rFonts w:eastAsia="仿宋"/>
          <w:kern w:val="0"/>
          <w:szCs w:val="21"/>
        </w:rPr>
        <w:t>eleCover</w:t>
      </w:r>
      <w:r w:rsidR="00DB4DF0">
        <w:rPr>
          <w:rFonts w:eastAsia="仿宋"/>
          <w:kern w:val="0"/>
          <w:szCs w:val="21"/>
        </w:rPr>
        <w:t>Set=</w:t>
      </w:r>
      <w:r w:rsidR="00DB4DF0" w:rsidRPr="00772434">
        <w:rPr>
          <w:rFonts w:eastAsia="仿宋"/>
          <w:kern w:val="0"/>
          <w:szCs w:val="21"/>
        </w:rPr>
        <w:t>eleCover</w:t>
      </w:r>
      <w:r w:rsidR="00DB4DF0">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DB4DF0">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4</m:t>
            </m:r>
          </m:sub>
        </m:sSub>
        <m:r>
          <m:rPr>
            <m:sty m:val="p"/>
          </m:rP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7</m:t>
            </m:r>
          </m:sub>
        </m:sSub>
      </m:oMath>
      <w:r w:rsidR="00DB4DF0">
        <w:rPr>
          <w:rFonts w:eastAsia="仿宋"/>
          <w:kern w:val="0"/>
          <w:szCs w:val="21"/>
        </w:rPr>
        <w:t>}</w:t>
      </w:r>
      <w:r w:rsidR="004A4B3F">
        <w:rPr>
          <w:rFonts w:eastAsia="仿宋" w:hint="eastAsia"/>
          <w:kern w:val="0"/>
          <w:szCs w:val="21"/>
        </w:rPr>
        <w:t>。</w:t>
      </w:r>
      <w:r w:rsidR="004A4B3F" w:rsidRPr="003379AB">
        <w:rPr>
          <w:rFonts w:eastAsiaTheme="minorEastAsia" w:hint="eastAsia"/>
          <w:kern w:val="0"/>
          <w:szCs w:val="21"/>
        </w:rPr>
        <w:t>由于</w:t>
      </w:r>
      <w:r w:rsidR="004A4B3F" w:rsidRPr="003379AB">
        <w:rPr>
          <w:rFonts w:eastAsia="仿宋"/>
          <w:kern w:val="0"/>
          <w:szCs w:val="21"/>
        </w:rPr>
        <w:t>eleCoverSet</w:t>
      </w:r>
      <w:r w:rsidR="004A4B3F" w:rsidRPr="003379AB">
        <w:rPr>
          <w:rFonts w:eastAsiaTheme="minorEastAsia" w:hint="eastAsia"/>
          <w:kern w:val="0"/>
          <w:szCs w:val="21"/>
        </w:rPr>
        <w:t>不为空</w:t>
      </w:r>
      <w:r w:rsidR="00DB4DF0" w:rsidRPr="003379AB">
        <w:rPr>
          <w:rFonts w:eastAsiaTheme="minorEastAsia" w:hint="eastAsia"/>
          <w:kern w:val="0"/>
          <w:szCs w:val="21"/>
        </w:rPr>
        <w:t>，</w:t>
      </w:r>
      <w:r w:rsidR="00DB4DF0" w:rsidRPr="003379AB">
        <w:rPr>
          <w:rFonts w:eastAsiaTheme="minorEastAsia"/>
          <w:kern w:val="0"/>
          <w:szCs w:val="21"/>
        </w:rPr>
        <w:t>因此选取</w:t>
      </w:r>
      <w:r w:rsidR="00DB4DF0" w:rsidRPr="003379AB">
        <w:rPr>
          <w:rFonts w:eastAsiaTheme="minorEastAsia" w:hint="eastAsia"/>
          <w:kern w:val="0"/>
          <w:szCs w:val="21"/>
        </w:rPr>
        <w:t>初始</w:t>
      </w:r>
      <w:r w:rsidR="00DB4DF0" w:rsidRPr="003379AB">
        <w:rPr>
          <w:rFonts w:eastAsiaTheme="minorEastAsia"/>
          <w:kern w:val="0"/>
          <w:szCs w:val="21"/>
        </w:rPr>
        <w:t>集合中</w:t>
      </w:r>
      <w:r w:rsidR="00196F20">
        <w:rPr>
          <w:rFonts w:eastAsiaTheme="minorEastAsia" w:hint="eastAsia"/>
          <w:kern w:val="0"/>
          <w:szCs w:val="21"/>
        </w:rPr>
        <w:t>次长序列</w:t>
      </w:r>
      <w:r w:rsidR="00DB4DF0" w:rsidRPr="003379AB">
        <w:rPr>
          <w:rFonts w:eastAsiaTheme="minorEastAsia" w:hint="eastAsia"/>
          <w:kern w:val="0"/>
          <w:szCs w:val="21"/>
        </w:rPr>
        <w:t>“</w:t>
      </w:r>
      <w:r w:rsidR="00DB4DF0" w:rsidRPr="00C60736">
        <w:rPr>
          <w:rFonts w:hint="eastAsia"/>
        </w:rPr>
        <w:t>S</w:t>
      </w:r>
      <w:r w:rsidR="00DB4DF0" w:rsidRPr="00C60736">
        <w:t>trat</w:t>
      </w:r>
      <w:r w:rsidR="00DB4DF0" w:rsidRPr="00EC31B7">
        <w:rPr>
          <w:rFonts w:hint="eastAsia"/>
        </w:rPr>
        <w:t>→</w:t>
      </w:r>
      <w:r w:rsidR="00DB4DF0" w:rsidRPr="00EC31B7">
        <w:rPr>
          <w:rFonts w:hint="eastAsia"/>
        </w:rPr>
        <w:t>e</w:t>
      </w:r>
      <w:r w:rsidR="00DB4DF0" w:rsidRPr="00C60736">
        <w:t>0</w:t>
      </w:r>
      <w:r w:rsidR="00DB4DF0" w:rsidRPr="00EC31B7">
        <w:rPr>
          <w:rFonts w:hint="eastAsia"/>
        </w:rPr>
        <w:t>→</w:t>
      </w:r>
      <w:r w:rsidR="00DB4DF0" w:rsidRPr="00C60736">
        <w:t>Ini</w:t>
      </w:r>
      <w:r w:rsidR="00DB4DF0">
        <w:t>t</w:t>
      </w:r>
      <w:r w:rsidR="00DB4DF0" w:rsidRPr="00EC31B7">
        <w:rPr>
          <w:rFonts w:hint="eastAsia"/>
        </w:rPr>
        <w:t>→</w:t>
      </w:r>
      <w:r w:rsidR="00DB4DF0" w:rsidRPr="00C60736">
        <w:t>e1</w:t>
      </w:r>
      <w:r w:rsidR="00DB4DF0" w:rsidRPr="00EC31B7">
        <w:rPr>
          <w:rFonts w:hint="eastAsia"/>
        </w:rPr>
        <w:t>→</w:t>
      </w:r>
      <w:r w:rsidR="00DB4DF0" w:rsidRPr="00C60736">
        <w:t>login</w:t>
      </w:r>
      <w:r w:rsidR="00DB4DF0" w:rsidRPr="00EC31B7">
        <w:rPr>
          <w:rFonts w:hint="eastAsia"/>
        </w:rPr>
        <w:t>→</w:t>
      </w:r>
      <w:r w:rsidR="00DB4DF0" w:rsidRPr="00EC31B7">
        <w:rPr>
          <w:rFonts w:hint="eastAsia"/>
        </w:rPr>
        <w:t>e2</w:t>
      </w:r>
      <w:r w:rsidR="00DB4DF0" w:rsidRPr="00EC31B7">
        <w:rPr>
          <w:rFonts w:hint="eastAsia"/>
        </w:rPr>
        <w:t>→</w:t>
      </w:r>
      <w:r w:rsidR="00DB4DF0" w:rsidRPr="00EC31B7">
        <w:t>loginResponse_succ</w:t>
      </w:r>
      <w:r w:rsidR="00DB4DF0" w:rsidRPr="00EC31B7">
        <w:rPr>
          <w:rFonts w:hint="eastAsia"/>
        </w:rPr>
        <w:t>→</w:t>
      </w:r>
      <w:r w:rsidR="00DB4DF0" w:rsidRPr="00EC31B7">
        <w:rPr>
          <w:rFonts w:hint="eastAsia"/>
        </w:rPr>
        <w:t>e5</w:t>
      </w:r>
      <w:r w:rsidR="00DB4DF0" w:rsidRPr="00EC31B7">
        <w:rPr>
          <w:rFonts w:hint="eastAsia"/>
        </w:rPr>
        <w:t>→</w:t>
      </w:r>
      <w:r w:rsidR="00DB4DF0" w:rsidRPr="00EC31B7">
        <w:t>feeCalculate</w:t>
      </w:r>
      <w:r w:rsidR="00DB4DF0" w:rsidRPr="00EC31B7">
        <w:rPr>
          <w:rFonts w:hint="eastAsia"/>
        </w:rPr>
        <w:t>→</w:t>
      </w:r>
      <w:r w:rsidR="00DB4DF0" w:rsidRPr="00EC31B7">
        <w:rPr>
          <w:rFonts w:hint="eastAsia"/>
        </w:rPr>
        <w:t>e</w:t>
      </w:r>
      <w:r w:rsidR="00DB4DF0">
        <w:t>8</w:t>
      </w:r>
      <w:r w:rsidR="00DB4DF0" w:rsidRPr="00EC31B7">
        <w:rPr>
          <w:rFonts w:hint="eastAsia"/>
        </w:rPr>
        <w:t>→</w:t>
      </w:r>
      <w:r w:rsidR="00DB4DF0" w:rsidRPr="00EC31B7">
        <w:t>feeCalculateResponse_</w:t>
      </w:r>
      <w:r w:rsidR="00DB4DF0">
        <w:t>fail</w:t>
      </w:r>
      <w:r w:rsidR="00DB4DF0">
        <w:rPr>
          <w:rFonts w:eastAsiaTheme="minorEastAsia" w:hint="eastAsia"/>
          <w:kern w:val="0"/>
          <w:szCs w:val="21"/>
        </w:rPr>
        <w:t>”</w:t>
      </w:r>
      <w:r w:rsidR="003379AB">
        <w:rPr>
          <w:rFonts w:eastAsiaTheme="minorEastAsia"/>
          <w:kern w:val="0"/>
          <w:szCs w:val="21"/>
        </w:rPr>
        <w:t>，</w:t>
      </w:r>
      <w:r w:rsidR="00DB4DF0">
        <w:t>该序列</w:t>
      </w:r>
      <w:r w:rsidR="00DB4DF0">
        <w:rPr>
          <w:rFonts w:hint="eastAsia"/>
        </w:rPr>
        <w:t>覆盖</w:t>
      </w:r>
      <w:r w:rsidR="004A4B3F" w:rsidRPr="00772434">
        <w:rPr>
          <w:rFonts w:eastAsia="仿宋"/>
          <w:kern w:val="0"/>
          <w:szCs w:val="21"/>
        </w:rPr>
        <w:t>eleCover</w:t>
      </w:r>
      <w:r w:rsidR="004A4B3F">
        <w:rPr>
          <w:rFonts w:eastAsia="仿宋"/>
          <w:kern w:val="0"/>
          <w:szCs w:val="21"/>
        </w:rPr>
        <w:t>Set</w:t>
      </w:r>
      <w:r w:rsidR="004A4B3F" w:rsidRPr="004A4B3F">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hint="eastAsia"/>
        </w:rPr>
        <w:t>元素</w:t>
      </w:r>
      <w:r w:rsidR="004A4B3F">
        <w:t>，将</w:t>
      </w:r>
      <w:r w:rsidR="004A4B3F">
        <w:rPr>
          <w:rFonts w:eastAsiaTheme="minorEastAsia"/>
          <w:kern w:val="0"/>
          <w:szCs w:val="21"/>
        </w:rPr>
        <w:t>该序列加入</w:t>
      </w:r>
      <w:r w:rsidR="004A4B3F">
        <w:rPr>
          <w:rFonts w:eastAsiaTheme="minorEastAsia" w:hint="eastAsia"/>
          <w:kern w:val="0"/>
          <w:szCs w:val="21"/>
        </w:rPr>
        <w:t>测试</w:t>
      </w:r>
      <w:r w:rsidR="004A4B3F">
        <w:rPr>
          <w:rFonts w:eastAsiaTheme="minorEastAsia"/>
          <w:kern w:val="0"/>
          <w:szCs w:val="21"/>
        </w:rPr>
        <w:t>序列集合</w:t>
      </w:r>
      <w:r w:rsidR="004A4B3F">
        <w:rPr>
          <w:rFonts w:eastAsiaTheme="minorEastAsia"/>
          <w:kern w:val="0"/>
          <w:szCs w:val="21"/>
        </w:rPr>
        <w:t>tss</w:t>
      </w:r>
      <w:r w:rsidR="004A4B3F">
        <w:rPr>
          <w:rFonts w:eastAsiaTheme="minorEastAsia" w:hint="eastAsia"/>
          <w:kern w:val="0"/>
          <w:szCs w:val="21"/>
        </w:rPr>
        <w:t>中，</w:t>
      </w:r>
      <w:r w:rsidR="004A4B3F" w:rsidRPr="00772434">
        <w:rPr>
          <w:rFonts w:eastAsia="仿宋"/>
          <w:kern w:val="0"/>
          <w:szCs w:val="21"/>
        </w:rPr>
        <w:t>eleCover</w:t>
      </w:r>
      <w:r w:rsidR="004A4B3F">
        <w:rPr>
          <w:rFonts w:eastAsia="仿宋"/>
          <w:kern w:val="0"/>
          <w:szCs w:val="21"/>
        </w:rPr>
        <w:t>Set=</w:t>
      </w:r>
      <w:r w:rsidR="004A4B3F" w:rsidRPr="00772434">
        <w:rPr>
          <w:rFonts w:eastAsia="仿宋"/>
          <w:kern w:val="0"/>
          <w:szCs w:val="21"/>
        </w:rPr>
        <w:t>eleCover</w:t>
      </w:r>
      <w:r w:rsidR="004A4B3F">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6</m:t>
            </m:r>
          </m:sub>
        </m:sSub>
      </m:oMath>
      <w:r w:rsidR="004A4B3F">
        <w:rPr>
          <w:rFonts w:eastAsia="仿宋"/>
          <w:kern w:val="0"/>
          <w:szCs w:val="21"/>
        </w:rPr>
        <w: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4A4B3F">
        <w:rPr>
          <w:rFonts w:eastAsia="仿宋"/>
          <w:kern w:val="0"/>
          <w:szCs w:val="21"/>
        </w:rPr>
        <w:t>}</w:t>
      </w:r>
      <w:r w:rsidR="003379AB">
        <w:rPr>
          <w:rFonts w:eastAsia="仿宋" w:hint="eastAsia"/>
          <w:kern w:val="0"/>
          <w:szCs w:val="21"/>
        </w:rPr>
        <w:t>。</w:t>
      </w:r>
      <w:r w:rsidR="003379AB" w:rsidRPr="004A4B3F">
        <w:rPr>
          <w:rFonts w:eastAsiaTheme="minorEastAsia" w:hint="eastAsia"/>
          <w:kern w:val="0"/>
          <w:szCs w:val="21"/>
        </w:rPr>
        <w:t>由于</w:t>
      </w:r>
      <w:r w:rsidR="003379AB" w:rsidRPr="00772434">
        <w:rPr>
          <w:rFonts w:eastAsia="仿宋"/>
          <w:kern w:val="0"/>
          <w:szCs w:val="21"/>
        </w:rPr>
        <w:t>eleCover</w:t>
      </w:r>
      <w:r w:rsidR="003379AB">
        <w:rPr>
          <w:rFonts w:eastAsia="仿宋"/>
          <w:kern w:val="0"/>
          <w:szCs w:val="21"/>
        </w:rPr>
        <w:t>Set</w:t>
      </w:r>
      <w:r w:rsidR="003379AB" w:rsidRPr="004A4B3F">
        <w:rPr>
          <w:rFonts w:eastAsiaTheme="minorEastAsia" w:hint="eastAsia"/>
          <w:kern w:val="0"/>
          <w:szCs w:val="21"/>
        </w:rPr>
        <w:t>不为空</w:t>
      </w:r>
      <w:r w:rsidR="003379AB">
        <w:rPr>
          <w:rFonts w:eastAsiaTheme="minorEastAsia" w:hint="eastAsia"/>
          <w:kern w:val="0"/>
          <w:szCs w:val="21"/>
        </w:rPr>
        <w:t>，</w:t>
      </w:r>
      <w:r w:rsidR="003379AB">
        <w:rPr>
          <w:rFonts w:eastAsiaTheme="minorEastAsia"/>
          <w:kern w:val="0"/>
          <w:szCs w:val="21"/>
        </w:rPr>
        <w:t>因此选取</w:t>
      </w:r>
      <w:r w:rsidR="003379AB">
        <w:rPr>
          <w:rFonts w:eastAsiaTheme="minorEastAsia" w:hint="eastAsia"/>
          <w:kern w:val="0"/>
          <w:szCs w:val="21"/>
        </w:rPr>
        <w:t>初始</w:t>
      </w:r>
      <w:r w:rsidR="003379AB">
        <w:rPr>
          <w:rFonts w:eastAsiaTheme="minorEastAsia"/>
          <w:kern w:val="0"/>
          <w:szCs w:val="21"/>
        </w:rPr>
        <w:t>集合中</w:t>
      </w:r>
      <w:r w:rsidR="003379AB">
        <w:rPr>
          <w:rFonts w:eastAsiaTheme="minorEastAsia" w:hint="eastAsia"/>
          <w:kern w:val="0"/>
          <w:szCs w:val="21"/>
        </w:rPr>
        <w:t>“</w:t>
      </w:r>
      <w:r w:rsidR="003379AB" w:rsidRPr="00C60736">
        <w:rPr>
          <w:rFonts w:hint="eastAsia"/>
        </w:rPr>
        <w:t>S</w:t>
      </w:r>
      <w:r w:rsidR="003379AB" w:rsidRPr="00C60736">
        <w:t>trat</w:t>
      </w:r>
      <w:r w:rsidR="003379AB" w:rsidRPr="00EC31B7">
        <w:rPr>
          <w:rFonts w:hint="eastAsia"/>
        </w:rPr>
        <w:t>→</w:t>
      </w:r>
      <w:r w:rsidR="003379AB" w:rsidRPr="00EC31B7">
        <w:rPr>
          <w:rFonts w:hint="eastAsia"/>
        </w:rPr>
        <w:t>e</w:t>
      </w:r>
      <w:r w:rsidR="003379AB" w:rsidRPr="00C60736">
        <w:t>0</w:t>
      </w:r>
      <w:r w:rsidR="003379AB" w:rsidRPr="00EC31B7">
        <w:rPr>
          <w:rFonts w:hint="eastAsia"/>
        </w:rPr>
        <w:t>→</w:t>
      </w:r>
      <w:r w:rsidR="003379AB" w:rsidRPr="00C60736">
        <w:t>Ini</w:t>
      </w:r>
      <w:r w:rsidR="003379AB">
        <w:t>t</w:t>
      </w:r>
      <w:r w:rsidR="003379AB" w:rsidRPr="00EC31B7">
        <w:rPr>
          <w:rFonts w:hint="eastAsia"/>
        </w:rPr>
        <w:t>→</w:t>
      </w:r>
      <w:r w:rsidR="003379AB" w:rsidRPr="00C60736">
        <w:t>e1</w:t>
      </w:r>
      <w:r w:rsidR="003379AB" w:rsidRPr="00EC31B7">
        <w:rPr>
          <w:rFonts w:hint="eastAsia"/>
        </w:rPr>
        <w:t>→</w:t>
      </w:r>
      <w:r w:rsidR="003379AB" w:rsidRPr="00C60736">
        <w:t>login</w:t>
      </w:r>
      <w:r w:rsidR="003379AB" w:rsidRPr="00EC31B7">
        <w:rPr>
          <w:rFonts w:hint="eastAsia"/>
        </w:rPr>
        <w:t>→</w:t>
      </w:r>
      <w:r w:rsidR="003379AB" w:rsidRPr="00EC31B7">
        <w:rPr>
          <w:rFonts w:hint="eastAsia"/>
        </w:rPr>
        <w:t>e2</w:t>
      </w:r>
      <w:r w:rsidR="003379AB" w:rsidRPr="00EC31B7">
        <w:rPr>
          <w:rFonts w:hint="eastAsia"/>
        </w:rPr>
        <w:t>→</w:t>
      </w:r>
      <w:r w:rsidR="003379AB" w:rsidRPr="00EC31B7">
        <w:t>loginResponse_succ</w:t>
      </w:r>
      <w:r w:rsidR="003379AB">
        <w:rPr>
          <w:rFonts w:eastAsiaTheme="minorEastAsia" w:hint="eastAsia"/>
          <w:kern w:val="0"/>
          <w:szCs w:val="21"/>
        </w:rPr>
        <w:t>”序列</w:t>
      </w:r>
      <w:r w:rsidR="003379AB">
        <w:rPr>
          <w:rFonts w:eastAsiaTheme="minorEastAsia"/>
          <w:kern w:val="0"/>
          <w:szCs w:val="21"/>
        </w:rPr>
        <w:t>，由于该序列并不覆盖</w:t>
      </w:r>
      <w:r w:rsidR="003379AB" w:rsidRPr="003379AB">
        <w:rPr>
          <w:rFonts w:eastAsiaTheme="minorEastAsia"/>
          <w:kern w:val="0"/>
          <w:szCs w:val="21"/>
        </w:rPr>
        <w:t>eleCoverSet</w:t>
      </w:r>
      <w:r w:rsidR="003379AB" w:rsidRPr="003379AB">
        <w:rPr>
          <w:rFonts w:eastAsiaTheme="minorEastAsia" w:hint="eastAsia"/>
          <w:kern w:val="0"/>
          <w:szCs w:val="21"/>
        </w:rPr>
        <w:t>中元素</w:t>
      </w:r>
      <w:r w:rsidR="003379AB">
        <w:rPr>
          <w:rFonts w:eastAsiaTheme="minorEastAsia" w:hint="eastAsia"/>
          <w:kern w:val="0"/>
          <w:szCs w:val="21"/>
        </w:rPr>
        <w:t>，</w:t>
      </w:r>
      <w:r w:rsidR="00924D49">
        <w:rPr>
          <w:rFonts w:eastAsiaTheme="minorEastAsia" w:hint="eastAsia"/>
          <w:kern w:val="0"/>
          <w:szCs w:val="21"/>
        </w:rPr>
        <w:t>因此</w:t>
      </w:r>
      <w:r w:rsidR="00924D49">
        <w:rPr>
          <w:rFonts w:eastAsiaTheme="minorEastAsia"/>
          <w:kern w:val="0"/>
          <w:szCs w:val="21"/>
        </w:rPr>
        <w:t>不</w:t>
      </w:r>
      <w:r w:rsidR="00924D49">
        <w:rPr>
          <w:rFonts w:eastAsiaTheme="minorEastAsia" w:hint="eastAsia"/>
          <w:kern w:val="0"/>
          <w:szCs w:val="21"/>
        </w:rPr>
        <w:t>加入</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w:t>
      </w:r>
      <w:r w:rsidR="00924D49" w:rsidRPr="003379AB">
        <w:rPr>
          <w:rFonts w:eastAsiaTheme="minorEastAsia" w:hint="eastAsia"/>
          <w:kern w:val="0"/>
          <w:szCs w:val="21"/>
        </w:rPr>
        <w:t>由于</w:t>
      </w:r>
      <w:r w:rsidR="00924D49" w:rsidRPr="003379AB">
        <w:rPr>
          <w:rFonts w:eastAsia="仿宋"/>
          <w:kern w:val="0"/>
          <w:szCs w:val="21"/>
        </w:rPr>
        <w:t>eleCoverSet</w:t>
      </w:r>
      <w:r w:rsidR="00924D49" w:rsidRPr="003379AB">
        <w:rPr>
          <w:rFonts w:eastAsiaTheme="minorEastAsia" w:hint="eastAsia"/>
          <w:kern w:val="0"/>
          <w:szCs w:val="21"/>
        </w:rPr>
        <w:t>不为空，</w:t>
      </w:r>
      <w:r w:rsidR="00924D49" w:rsidRPr="003379AB">
        <w:rPr>
          <w:rFonts w:eastAsiaTheme="minorEastAsia"/>
          <w:kern w:val="0"/>
          <w:szCs w:val="21"/>
        </w:rPr>
        <w:t>因此选取</w:t>
      </w:r>
      <w:r w:rsidR="00924D49" w:rsidRPr="003379AB">
        <w:rPr>
          <w:rFonts w:eastAsiaTheme="minorEastAsia" w:hint="eastAsia"/>
          <w:kern w:val="0"/>
          <w:szCs w:val="21"/>
        </w:rPr>
        <w:t>初始</w:t>
      </w:r>
      <w:r w:rsidR="00924D49" w:rsidRPr="003379AB">
        <w:rPr>
          <w:rFonts w:eastAsiaTheme="minorEastAsia"/>
          <w:kern w:val="0"/>
          <w:szCs w:val="21"/>
        </w:rPr>
        <w:t>集合中</w:t>
      </w:r>
      <w:r w:rsidR="00924D49" w:rsidRPr="003379AB">
        <w:rPr>
          <w:rFonts w:eastAsiaTheme="minorEastAsia" w:hint="eastAsia"/>
          <w:kern w:val="0"/>
          <w:szCs w:val="21"/>
        </w:rPr>
        <w:t>“</w:t>
      </w:r>
      <w:r w:rsidR="00924D49" w:rsidRPr="00C60736">
        <w:rPr>
          <w:rFonts w:hint="eastAsia"/>
        </w:rPr>
        <w:t>S</w:t>
      </w:r>
      <w:r w:rsidR="00924D49" w:rsidRPr="00C60736">
        <w:t>trat</w:t>
      </w:r>
      <w:r w:rsidR="00924D49" w:rsidRPr="00EC31B7">
        <w:rPr>
          <w:rFonts w:hint="eastAsia"/>
        </w:rPr>
        <w:t>→</w:t>
      </w:r>
      <w:r w:rsidR="00924D49" w:rsidRPr="00EC31B7">
        <w:rPr>
          <w:rFonts w:hint="eastAsia"/>
        </w:rPr>
        <w:t>e</w:t>
      </w:r>
      <w:r w:rsidR="00924D49" w:rsidRPr="00C60736">
        <w:t>0</w:t>
      </w:r>
      <w:r w:rsidR="00924D49" w:rsidRPr="00EC31B7">
        <w:rPr>
          <w:rFonts w:hint="eastAsia"/>
        </w:rPr>
        <w:t>→</w:t>
      </w:r>
      <w:r w:rsidR="00924D49" w:rsidRPr="00C60736">
        <w:t>Ini</w:t>
      </w:r>
      <w:r w:rsidR="00924D49">
        <w:t>t</w:t>
      </w:r>
      <w:r w:rsidR="00924D49" w:rsidRPr="00EC31B7">
        <w:rPr>
          <w:rFonts w:hint="eastAsia"/>
        </w:rPr>
        <w:t>→</w:t>
      </w:r>
      <w:r w:rsidR="00924D49" w:rsidRPr="00C60736">
        <w:t>e1</w:t>
      </w:r>
      <w:r w:rsidR="00924D49" w:rsidRPr="00EC31B7">
        <w:rPr>
          <w:rFonts w:hint="eastAsia"/>
        </w:rPr>
        <w:t>→</w:t>
      </w:r>
      <w:r w:rsidR="00924D49" w:rsidRPr="00C60736">
        <w:t>login</w:t>
      </w:r>
      <w:r w:rsidR="00924D49" w:rsidRPr="00EC31B7">
        <w:rPr>
          <w:rFonts w:hint="eastAsia"/>
        </w:rPr>
        <w:t>→</w:t>
      </w:r>
      <w:r w:rsidR="00924D49" w:rsidRPr="00EC31B7">
        <w:rPr>
          <w:rFonts w:hint="eastAsia"/>
        </w:rPr>
        <w:t>e</w:t>
      </w:r>
      <w:r w:rsidR="00924D49">
        <w:t>3</w:t>
      </w:r>
      <w:r w:rsidR="00924D49" w:rsidRPr="00EC31B7">
        <w:rPr>
          <w:rFonts w:hint="eastAsia"/>
        </w:rPr>
        <w:t>→</w:t>
      </w:r>
      <w:r w:rsidR="00924D49" w:rsidRPr="00EC31B7">
        <w:t>loginResponse_</w:t>
      </w:r>
      <w:r w:rsidR="00924D49">
        <w:t>fail</w:t>
      </w:r>
      <w:r w:rsidR="00924D49">
        <w:rPr>
          <w:rFonts w:eastAsiaTheme="minorEastAsia" w:hint="eastAsia"/>
          <w:kern w:val="0"/>
          <w:szCs w:val="21"/>
        </w:rPr>
        <w:t>”序列</w:t>
      </w:r>
      <w:r w:rsidR="00924D49">
        <w:rPr>
          <w:rFonts w:eastAsiaTheme="minorEastAsia"/>
          <w:kern w:val="0"/>
          <w:szCs w:val="21"/>
        </w:rPr>
        <w:t>，该序列覆盖</w:t>
      </w:r>
      <w:r w:rsidR="00924D49" w:rsidRPr="00772434">
        <w:rPr>
          <w:rFonts w:eastAsia="仿宋"/>
          <w:kern w:val="0"/>
          <w:szCs w:val="21"/>
        </w:rPr>
        <w:t>eleCover</w:t>
      </w:r>
      <w:r w:rsidR="00924D49">
        <w:rPr>
          <w:rFonts w:eastAsia="仿宋"/>
          <w:kern w:val="0"/>
          <w:szCs w:val="21"/>
        </w:rPr>
        <w:t>Set</w:t>
      </w:r>
      <w:r w:rsidR="00924D49">
        <w:rPr>
          <w:rFonts w:hint="eastAsia"/>
        </w:rPr>
        <w:t>中</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sidRPr="00DB4DF0">
        <w:rPr>
          <w:rFonts w:eastAsiaTheme="minorEastAsia" w:hint="eastAsia"/>
          <w:kern w:val="0"/>
          <w:szCs w:val="21"/>
        </w:rPr>
        <w:t>元素</w:t>
      </w:r>
      <w:r w:rsidR="00924D49">
        <w:rPr>
          <w:rFonts w:eastAsiaTheme="minorEastAsia" w:hint="eastAsia"/>
          <w:kern w:val="0"/>
          <w:szCs w:val="21"/>
        </w:rPr>
        <w:t>，</w:t>
      </w:r>
      <w:r w:rsidR="00924D49" w:rsidRPr="00772434">
        <w:rPr>
          <w:rFonts w:eastAsia="仿宋"/>
          <w:kern w:val="0"/>
          <w:szCs w:val="21"/>
        </w:rPr>
        <w:t>eleCover</w:t>
      </w:r>
      <w:r w:rsidR="00924D49">
        <w:rPr>
          <w:rFonts w:eastAsia="仿宋"/>
          <w:kern w:val="0"/>
          <w:szCs w:val="21"/>
        </w:rPr>
        <w:t>Set=</w:t>
      </w:r>
      <w:r w:rsidR="00924D49" w:rsidRPr="00772434">
        <w:rPr>
          <w:rFonts w:eastAsia="仿宋"/>
          <w:kern w:val="0"/>
          <w:szCs w:val="21"/>
        </w:rPr>
        <w:t>eleCover</w:t>
      </w:r>
      <w:r w:rsidR="00924D49">
        <w:rPr>
          <w:rFonts w:eastAsia="仿宋"/>
          <w:kern w:val="0"/>
          <w:szCs w:val="21"/>
        </w:rPr>
        <w:t>Set-{</w:t>
      </w:r>
      <m:oMath>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3</m:t>
            </m:r>
          </m:sub>
        </m:sSub>
      </m:oMath>
      <w:r w:rsidR="00924D49">
        <w:rPr>
          <w:rFonts w:eastAsia="仿宋"/>
          <w:kern w:val="0"/>
          <w:szCs w:val="21"/>
        </w:rPr>
        <w:t>}=</w:t>
      </w:r>
      <w:r w:rsidR="00924D49" w:rsidRPr="00924D49">
        <w:rPr>
          <w:rFonts w:eastAsia="MS Mincho"/>
          <w:kern w:val="0"/>
          <w:szCs w:val="21"/>
        </w:rPr>
        <w:t xml:space="preserve"> </w:t>
      </w:r>
      <w:r w:rsidR="00924D49" w:rsidRPr="00BA1B55">
        <w:rPr>
          <w:rFonts w:eastAsia="MS Mincho"/>
          <w:kern w:val="0"/>
          <w:szCs w:val="21"/>
        </w:rPr>
        <w:t>Ø</w:t>
      </w:r>
      <w:r w:rsidR="00924D49">
        <w:rPr>
          <w:rFonts w:eastAsiaTheme="minorEastAsia" w:hint="eastAsia"/>
          <w:kern w:val="0"/>
          <w:szCs w:val="21"/>
        </w:rPr>
        <w:t>，</w:t>
      </w:r>
      <w:r w:rsidR="00924D49">
        <w:t>将</w:t>
      </w:r>
      <w:r w:rsidR="00924D49">
        <w:rPr>
          <w:rFonts w:eastAsiaTheme="minorEastAsia"/>
          <w:kern w:val="0"/>
          <w:szCs w:val="21"/>
        </w:rPr>
        <w:t>该序列加入</w:t>
      </w:r>
      <w:r w:rsidR="00924D49">
        <w:rPr>
          <w:rFonts w:eastAsiaTheme="minorEastAsia" w:hint="eastAsia"/>
          <w:kern w:val="0"/>
          <w:szCs w:val="21"/>
        </w:rPr>
        <w:t>测试</w:t>
      </w:r>
      <w:r w:rsidR="00924D49">
        <w:rPr>
          <w:rFonts w:eastAsiaTheme="minorEastAsia"/>
          <w:kern w:val="0"/>
          <w:szCs w:val="21"/>
        </w:rPr>
        <w:t>序列集合</w:t>
      </w:r>
      <w:r w:rsidR="00924D49">
        <w:rPr>
          <w:rFonts w:eastAsiaTheme="minorEastAsia"/>
          <w:kern w:val="0"/>
          <w:szCs w:val="21"/>
        </w:rPr>
        <w:t>tss</w:t>
      </w:r>
      <w:r w:rsidR="00924D49">
        <w:rPr>
          <w:rFonts w:eastAsiaTheme="minorEastAsia" w:hint="eastAsia"/>
          <w:kern w:val="0"/>
          <w:szCs w:val="21"/>
        </w:rPr>
        <w:t>中。</w:t>
      </w:r>
      <w:r w:rsidR="00924D49">
        <w:rPr>
          <w:rFonts w:eastAsiaTheme="minorEastAsia"/>
          <w:kern w:val="0"/>
          <w:szCs w:val="21"/>
        </w:rPr>
        <w:t>由于</w:t>
      </w:r>
      <w:r w:rsidR="00924D49" w:rsidRPr="00772434">
        <w:rPr>
          <w:rFonts w:eastAsia="仿宋"/>
          <w:kern w:val="0"/>
          <w:szCs w:val="21"/>
        </w:rPr>
        <w:t>eleCover</w:t>
      </w:r>
      <w:r w:rsidR="00924D49">
        <w:rPr>
          <w:rFonts w:eastAsia="仿宋"/>
          <w:kern w:val="0"/>
          <w:szCs w:val="21"/>
        </w:rPr>
        <w:t>Set</w:t>
      </w:r>
      <w:r w:rsidR="00924D49" w:rsidRPr="00924D49">
        <w:rPr>
          <w:rFonts w:eastAsiaTheme="minorEastAsia" w:hint="eastAsia"/>
          <w:kern w:val="0"/>
          <w:szCs w:val="21"/>
        </w:rPr>
        <w:t>为空</w:t>
      </w:r>
      <w:r w:rsidR="00924D49">
        <w:rPr>
          <w:rFonts w:eastAsiaTheme="minorEastAsia" w:hint="eastAsia"/>
          <w:kern w:val="0"/>
          <w:szCs w:val="21"/>
        </w:rPr>
        <w:t>，</w:t>
      </w:r>
      <w:r w:rsidR="00924D49">
        <w:rPr>
          <w:rFonts w:eastAsiaTheme="minorEastAsia"/>
          <w:kern w:val="0"/>
          <w:szCs w:val="21"/>
        </w:rPr>
        <w:t>因此</w:t>
      </w:r>
      <w:r w:rsidR="00924D49">
        <w:rPr>
          <w:rFonts w:eastAsiaTheme="minorEastAsia" w:hint="eastAsia"/>
          <w:kern w:val="0"/>
          <w:szCs w:val="21"/>
        </w:rPr>
        <w:t>结束精简</w:t>
      </w:r>
      <w:r w:rsidR="00924D49">
        <w:rPr>
          <w:rFonts w:eastAsiaTheme="minorEastAsia"/>
          <w:kern w:val="0"/>
          <w:szCs w:val="21"/>
        </w:rPr>
        <w:t>。</w:t>
      </w:r>
      <w:r w:rsidR="00924D49">
        <w:rPr>
          <w:rFonts w:eastAsiaTheme="minorEastAsia" w:hint="eastAsia"/>
          <w:kern w:val="0"/>
          <w:szCs w:val="21"/>
        </w:rPr>
        <w:t>最终</w:t>
      </w:r>
      <w:r w:rsidR="00924D49">
        <w:rPr>
          <w:rFonts w:eastAsiaTheme="minorEastAsia"/>
          <w:kern w:val="0"/>
          <w:szCs w:val="21"/>
        </w:rPr>
        <w:t>得到的</w:t>
      </w:r>
      <w:r w:rsidR="00924D49">
        <w:rPr>
          <w:rFonts w:eastAsiaTheme="minorEastAsia" w:hint="eastAsia"/>
          <w:kern w:val="0"/>
          <w:szCs w:val="21"/>
        </w:rPr>
        <w:t>测试</w:t>
      </w:r>
      <w:r w:rsidR="00924D49">
        <w:rPr>
          <w:rFonts w:eastAsiaTheme="minorEastAsia"/>
          <w:kern w:val="0"/>
          <w:szCs w:val="21"/>
        </w:rPr>
        <w:t>序列</w:t>
      </w:r>
      <w:r w:rsidR="00924D49">
        <w:rPr>
          <w:rFonts w:eastAsiaTheme="minorEastAsia"/>
          <w:kern w:val="0"/>
          <w:szCs w:val="21"/>
        </w:rPr>
        <w:t>tss</w:t>
      </w:r>
      <w:r w:rsidR="00924D49">
        <w:rPr>
          <w:rFonts w:eastAsiaTheme="minorEastAsia"/>
          <w:kern w:val="0"/>
          <w:szCs w:val="21"/>
        </w:rPr>
        <w:t>为：</w:t>
      </w:r>
    </w:p>
    <w:p w14:paraId="6D5F9E30" w14:textId="77777777"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p>
    <w:p w14:paraId="08448D74" w14:textId="77777777"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e7</w:t>
      </w:r>
      <w:r>
        <w:rPr>
          <w:rFonts w:hint="eastAsia"/>
        </w:rPr>
        <w:t>→</w:t>
      </w:r>
      <w:r>
        <w:rPr>
          <w:rFonts w:hint="eastAsia"/>
        </w:rPr>
        <w:t>feeCalculateResponse_succ</w:t>
      </w:r>
    </w:p>
    <w:p w14:paraId="48F351EA" w14:textId="77777777" w:rsidR="00924D49" w:rsidRDefault="00924D49" w:rsidP="00136D40">
      <w:pPr>
        <w:pStyle w:val="u5"/>
        <w:numPr>
          <w:ilvl w:val="0"/>
          <w:numId w:val="61"/>
        </w:numPr>
        <w:spacing w:before="24" w:after="24"/>
        <w:ind w:firstLineChars="0"/>
      </w:pP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e2</w:t>
      </w:r>
      <w:r>
        <w:rPr>
          <w:rFonts w:hint="eastAsia"/>
        </w:rPr>
        <w:t>→</w:t>
      </w:r>
      <w:r>
        <w:rPr>
          <w:rFonts w:hint="eastAsia"/>
        </w:rPr>
        <w:t>loginResponse_succ</w:t>
      </w:r>
      <w:r>
        <w:rPr>
          <w:rFonts w:hint="eastAsia"/>
        </w:rPr>
        <w:t>→</w:t>
      </w:r>
      <w:r>
        <w:rPr>
          <w:rFonts w:hint="eastAsia"/>
        </w:rPr>
        <w:t>e5</w:t>
      </w:r>
      <w:r>
        <w:rPr>
          <w:rFonts w:hint="eastAsia"/>
        </w:rPr>
        <w:t>→</w:t>
      </w:r>
      <w:r>
        <w:rPr>
          <w:rFonts w:hint="eastAsia"/>
        </w:rPr>
        <w:t>feeCalculate</w:t>
      </w:r>
      <w:r>
        <w:rPr>
          <w:rFonts w:hint="eastAsia"/>
        </w:rPr>
        <w:t>→</w:t>
      </w:r>
      <w:r>
        <w:rPr>
          <w:rFonts w:hint="eastAsia"/>
        </w:rPr>
        <w:t>e8</w:t>
      </w:r>
      <w:r>
        <w:rPr>
          <w:rFonts w:hint="eastAsia"/>
        </w:rPr>
        <w:t>→</w:t>
      </w:r>
      <w:r>
        <w:rPr>
          <w:rFonts w:hint="eastAsia"/>
        </w:rPr>
        <w:t>feeCalculateResponse_fail</w:t>
      </w:r>
    </w:p>
    <w:p w14:paraId="399A4F61" w14:textId="77777777" w:rsidR="00BE7CD3" w:rsidRDefault="00AF66A5" w:rsidP="008A41C2">
      <w:pPr>
        <w:pStyle w:val="u5"/>
        <w:spacing w:before="24" w:after="24"/>
        <w:ind w:firstLine="480"/>
      </w:pPr>
      <w:r w:rsidRPr="00D35F6F">
        <w:rPr>
          <w:rFonts w:hint="eastAsia"/>
        </w:rPr>
        <w:t>根据</w:t>
      </w:r>
      <w:r w:rsidRPr="00D35F6F">
        <w:t>以上</w:t>
      </w:r>
      <w:r w:rsidRPr="00D35F6F">
        <w:rPr>
          <w:rFonts w:hint="eastAsia"/>
        </w:rPr>
        <w:t>四个</w:t>
      </w:r>
      <w:r w:rsidRPr="00D35F6F">
        <w:t>步骤，</w:t>
      </w:r>
      <w:r w:rsidR="008A41C2">
        <w:rPr>
          <w:rFonts w:hint="eastAsia"/>
        </w:rPr>
        <w:t>可针对</w:t>
      </w:r>
      <w:r w:rsidR="008A41C2">
        <w:t>图</w:t>
      </w:r>
      <w:r w:rsidR="008A41C2">
        <w:rPr>
          <w:rFonts w:hint="eastAsia"/>
        </w:rPr>
        <w:t>3</w:t>
      </w:r>
      <w:r w:rsidR="008A41C2">
        <w:t>-8</w:t>
      </w:r>
      <w:r w:rsidR="008A41C2">
        <w:rPr>
          <w:rFonts w:hint="eastAsia"/>
        </w:rPr>
        <w:t>行为</w:t>
      </w:r>
      <w:r w:rsidR="008A41C2">
        <w:t>模型生成满足</w:t>
      </w:r>
      <w:r w:rsidR="008A41C2">
        <w:rPr>
          <w:rFonts w:hint="eastAsia"/>
        </w:rPr>
        <w:t>响应节点</w:t>
      </w:r>
      <w:r w:rsidR="008A41C2">
        <w:t>覆盖准则</w:t>
      </w:r>
      <w:r w:rsidR="008A41C2">
        <w:lastRenderedPageBreak/>
        <w:t>的合规测试</w:t>
      </w:r>
      <w:r w:rsidR="009D49F8">
        <w:rPr>
          <w:rFonts w:hint="eastAsia"/>
        </w:rPr>
        <w:t>序列</w:t>
      </w:r>
      <w:r w:rsidRPr="00D35F6F">
        <w:t>。</w:t>
      </w:r>
    </w:p>
    <w:p w14:paraId="6FE4201D" w14:textId="77777777" w:rsidR="00ED4F26" w:rsidRDefault="00ED4F26" w:rsidP="00ED4F26">
      <w:pPr>
        <w:pStyle w:val="u5"/>
        <w:spacing w:before="24" w:after="24"/>
        <w:ind w:firstLine="480"/>
      </w:pPr>
      <w:r>
        <w:rPr>
          <w:rFonts w:hint="eastAsia"/>
        </w:rPr>
        <w:t>前文描述了预期</w:t>
      </w:r>
      <w:r>
        <w:rPr>
          <w:rFonts w:hint="eastAsia"/>
        </w:rPr>
        <w:t>/</w:t>
      </w:r>
      <w:r>
        <w:rPr>
          <w:rFonts w:hint="eastAsia"/>
        </w:rPr>
        <w:t>期望情况的测试序列</w:t>
      </w:r>
      <w:r>
        <w:t>生成</w:t>
      </w:r>
      <w:r>
        <w:rPr>
          <w:rFonts w:hint="eastAsia"/>
        </w:rPr>
        <w:t>过程。然而，同样重要的是</w:t>
      </w:r>
      <w:r w:rsidRPr="00ED4F26">
        <w:rPr>
          <w:rFonts w:hint="eastAsia"/>
          <w:b/>
        </w:rPr>
        <w:t>测试违反</w:t>
      </w:r>
      <w:r w:rsidRPr="00ED4F26">
        <w:rPr>
          <w:b/>
        </w:rPr>
        <w:t>约束规定</w:t>
      </w:r>
      <w:r w:rsidRPr="00ED4F26">
        <w:rPr>
          <w:rFonts w:hint="eastAsia"/>
          <w:b/>
        </w:rPr>
        <w:t>的</w:t>
      </w:r>
      <w:r w:rsidRPr="00ED4F26">
        <w:rPr>
          <w:b/>
        </w:rPr>
        <w:t>服务调用</w:t>
      </w:r>
      <w:r w:rsidRPr="00ED4F26">
        <w:rPr>
          <w:rFonts w:hint="eastAsia"/>
          <w:b/>
        </w:rPr>
        <w:t>情况</w:t>
      </w:r>
      <w:r>
        <w:rPr>
          <w:rFonts w:hint="eastAsia"/>
        </w:rPr>
        <w:t>，在这种情况下，服务不能按预期工作。我们</w:t>
      </w:r>
      <w:r>
        <w:t>将这种测试</w:t>
      </w:r>
      <w:r>
        <w:rPr>
          <w:rFonts w:hint="eastAsia"/>
        </w:rPr>
        <w:t>序列</w:t>
      </w:r>
      <w:r w:rsidR="0053188A">
        <w:rPr>
          <w:rFonts w:hint="eastAsia"/>
        </w:rPr>
        <w:t>称为</w:t>
      </w:r>
      <w:r w:rsidRPr="00ED4F26">
        <w:rPr>
          <w:rFonts w:hint="eastAsia"/>
          <w:b/>
        </w:rPr>
        <w:t>冲突</w:t>
      </w:r>
      <w:r w:rsidRPr="00ED4F26">
        <w:rPr>
          <w:b/>
        </w:rPr>
        <w:t>测试序列</w:t>
      </w:r>
      <w:r>
        <w:t>。</w:t>
      </w:r>
      <w:r w:rsidR="0053188A">
        <w:rPr>
          <w:rFonts w:hint="eastAsia"/>
        </w:rPr>
        <w:t>冲突</w:t>
      </w:r>
      <w:r w:rsidR="0053188A">
        <w:t>测试序列</w:t>
      </w:r>
      <w:r w:rsidR="0053188A">
        <w:rPr>
          <w:rFonts w:hint="eastAsia"/>
        </w:rPr>
        <w:t>生成</w:t>
      </w:r>
      <w:r w:rsidR="0053188A">
        <w:t>主要</w:t>
      </w:r>
      <w:r w:rsidR="0053188A">
        <w:rPr>
          <w:rFonts w:hint="eastAsia"/>
        </w:rPr>
        <w:t>生成</w:t>
      </w:r>
      <w:r w:rsidR="0053188A">
        <w:t>违反</w:t>
      </w:r>
      <w:r w:rsidR="0053188A" w:rsidRPr="0053188A">
        <w:rPr>
          <w:b/>
        </w:rPr>
        <w:t>序列约束</w:t>
      </w:r>
      <w:r w:rsidR="0053188A">
        <w:rPr>
          <w:rFonts w:hint="eastAsia"/>
        </w:rPr>
        <w:t>的</w:t>
      </w:r>
      <w:r w:rsidR="0053188A">
        <w:t>测试序列</w:t>
      </w:r>
      <w:r w:rsidR="0053188A">
        <w:rPr>
          <w:rFonts w:hint="eastAsia"/>
        </w:rPr>
        <w:t>。</w:t>
      </w:r>
      <w:r w:rsidR="0053188A">
        <w:t>针对重复调用</w:t>
      </w:r>
      <w:r w:rsidR="0053188A">
        <w:rPr>
          <w:rFonts w:hint="eastAsia"/>
        </w:rPr>
        <w:t>约束</w:t>
      </w:r>
      <w:r w:rsidR="0053188A">
        <w:t>为</w:t>
      </w:r>
      <w:r w:rsidR="0053188A">
        <w:t>false</w:t>
      </w:r>
      <w:r w:rsidR="0053188A">
        <w:t>的操作，生成</w:t>
      </w:r>
      <w:r w:rsidR="0053188A">
        <w:rPr>
          <w:rFonts w:hint="eastAsia"/>
        </w:rPr>
        <w:t>重复</w:t>
      </w:r>
      <w:r w:rsidR="0053188A">
        <w:t>调用</w:t>
      </w:r>
      <w:r w:rsidR="0053188A">
        <w:rPr>
          <w:rFonts w:hint="eastAsia"/>
        </w:rPr>
        <w:t>该操作</w:t>
      </w:r>
      <w:r w:rsidR="0053188A">
        <w:t>的序列，针对有</w:t>
      </w:r>
      <w:r w:rsidR="0053188A">
        <w:rPr>
          <w:rFonts w:hint="eastAsia"/>
        </w:rPr>
        <w:t>顺序</w:t>
      </w:r>
      <w:r w:rsidR="0053188A">
        <w:t>约束的操作，</w:t>
      </w:r>
      <w:r w:rsidR="0053188A">
        <w:rPr>
          <w:rFonts w:hint="eastAsia"/>
        </w:rPr>
        <w:t>生成</w:t>
      </w:r>
      <w:r w:rsidR="0053188A">
        <w:t>单独调用该操作序列</w:t>
      </w:r>
      <w:r w:rsidR="0053188A">
        <w:rPr>
          <w:rFonts w:hint="eastAsia"/>
        </w:rPr>
        <w:t>。</w:t>
      </w:r>
      <w:r w:rsidR="0053188A">
        <w:t>图</w:t>
      </w:r>
      <w:r w:rsidR="0053188A">
        <w:rPr>
          <w:rFonts w:hint="eastAsia"/>
        </w:rPr>
        <w:t>3</w:t>
      </w:r>
      <w:r w:rsidR="0053188A">
        <w:t>-</w:t>
      </w:r>
      <w:r w:rsidR="00D627FA">
        <w:t>17</w:t>
      </w:r>
      <w:r w:rsidR="0053188A">
        <w:rPr>
          <w:rFonts w:hint="eastAsia"/>
        </w:rPr>
        <w:t>描述了冲突</w:t>
      </w:r>
      <w:r w:rsidR="0053188A">
        <w:t>测试序列的生成算法</w:t>
      </w:r>
      <w:r w:rsidR="00D627FA">
        <w:rPr>
          <w:rFonts w:hint="eastAsia"/>
        </w:rPr>
        <w:t>。</w:t>
      </w:r>
    </w:p>
    <w:tbl>
      <w:tblPr>
        <w:tblStyle w:val="afff1"/>
        <w:tblW w:w="0" w:type="auto"/>
        <w:tblLook w:val="04A0" w:firstRow="1" w:lastRow="0" w:firstColumn="1" w:lastColumn="0" w:noHBand="0" w:noVBand="1"/>
      </w:tblPr>
      <w:tblGrid>
        <w:gridCol w:w="8153"/>
      </w:tblGrid>
      <w:tr w:rsidR="00BE7CD3" w14:paraId="29FE13ED" w14:textId="77777777" w:rsidTr="0053188A">
        <w:tc>
          <w:tcPr>
            <w:tcW w:w="8153" w:type="dxa"/>
          </w:tcPr>
          <w:p w14:paraId="1DB0FD9C" w14:textId="77777777" w:rsidR="00BE7CD3" w:rsidRPr="00816BB6" w:rsidRDefault="00BE7CD3" w:rsidP="00ED4F26">
            <w:pPr>
              <w:rPr>
                <w:rFonts w:eastAsia="仿宋"/>
                <w:kern w:val="0"/>
                <w:szCs w:val="21"/>
              </w:rPr>
            </w:pPr>
            <w:r w:rsidRPr="00816BB6">
              <w:rPr>
                <w:rFonts w:eastAsia="仿宋"/>
                <w:kern w:val="0"/>
                <w:szCs w:val="21"/>
              </w:rPr>
              <w:t xml:space="preserve">Algorithm </w:t>
            </w:r>
            <w:r w:rsidR="00ED4F26">
              <w:rPr>
                <w:rFonts w:eastAsia="仿宋"/>
                <w:kern w:val="0"/>
                <w:szCs w:val="21"/>
              </w:rPr>
              <w:t>3</w:t>
            </w:r>
            <w:r w:rsidRPr="00816BB6">
              <w:rPr>
                <w:rFonts w:eastAsia="仿宋"/>
                <w:kern w:val="0"/>
                <w:szCs w:val="21"/>
              </w:rPr>
              <w:t xml:space="preserve"> </w:t>
            </w:r>
            <w:r>
              <w:rPr>
                <w:rFonts w:eastAsia="仿宋" w:hint="eastAsia"/>
                <w:kern w:val="0"/>
                <w:szCs w:val="21"/>
              </w:rPr>
              <w:t>冲突测试序列</w:t>
            </w:r>
            <w:r>
              <w:rPr>
                <w:rFonts w:eastAsia="仿宋"/>
                <w:kern w:val="0"/>
                <w:szCs w:val="21"/>
              </w:rPr>
              <w:t>生成</w:t>
            </w:r>
            <w:r w:rsidRPr="00816BB6">
              <w:rPr>
                <w:rFonts w:eastAsia="仿宋"/>
                <w:kern w:val="0"/>
                <w:szCs w:val="21"/>
              </w:rPr>
              <w:t>算法</w:t>
            </w:r>
          </w:p>
        </w:tc>
      </w:tr>
      <w:tr w:rsidR="0053188A" w:rsidRPr="00F54245" w14:paraId="536BEAB5" w14:textId="77777777" w:rsidTr="00134726">
        <w:tc>
          <w:tcPr>
            <w:tcW w:w="8153" w:type="dxa"/>
          </w:tcPr>
          <w:p w14:paraId="134F452A" w14:textId="77777777" w:rsidR="0053188A" w:rsidRDefault="0053188A" w:rsidP="0053188A">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Pr="00762528">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p>
          <w:p w14:paraId="631D1C78" w14:textId="77777777" w:rsidR="0053188A" w:rsidRDefault="0053188A" w:rsidP="0053188A">
            <w:pPr>
              <w:rPr>
                <w:rFonts w:eastAsiaTheme="minorEastAsia"/>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Pr>
                <w:rFonts w:eastAsiaTheme="minorEastAsia"/>
                <w:kern w:val="0"/>
                <w:szCs w:val="21"/>
              </w:rPr>
              <w:t xml:space="preserve"> a 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p>
          <w:p w14:paraId="6EDA1AFB" w14:textId="77777777" w:rsidR="00762528" w:rsidRDefault="00762528" w:rsidP="0053188A">
            <w:pPr>
              <w:rPr>
                <w:rFonts w:eastAsiaTheme="minorEastAsia"/>
                <w:kern w:val="0"/>
                <w:szCs w:val="21"/>
              </w:rPr>
            </w:pPr>
            <w:r w:rsidRPr="00BA1B55">
              <w:rPr>
                <w:rFonts w:eastAsia="仿宋"/>
                <w:kern w:val="0"/>
                <w:szCs w:val="21"/>
              </w:rPr>
              <w:t>PROCEDURE</w:t>
            </w:r>
            <w:r>
              <w:rPr>
                <w:rFonts w:eastAsia="仿宋"/>
                <w:kern w:val="0"/>
                <w:szCs w:val="21"/>
              </w:rPr>
              <w:t xml:space="preserve"> Generate (G, c</w:t>
            </w:r>
            <w:r>
              <w:rPr>
                <w:rFonts w:eastAsiaTheme="minorEastAsia"/>
                <w:kern w:val="0"/>
                <w:szCs w:val="21"/>
              </w:rPr>
              <w:t>T</w:t>
            </w:r>
            <w:r>
              <w:rPr>
                <w:rFonts w:eastAsiaTheme="minorEastAsia" w:hint="eastAsia"/>
                <w:kern w:val="0"/>
                <w:szCs w:val="21"/>
              </w:rPr>
              <w:t>s</w:t>
            </w:r>
            <w:r>
              <w:rPr>
                <w:rFonts w:eastAsiaTheme="minorEastAsia"/>
                <w:kern w:val="0"/>
                <w:szCs w:val="21"/>
              </w:rPr>
              <w:t>s</w:t>
            </w:r>
            <w:r>
              <w:rPr>
                <w:rFonts w:eastAsia="仿宋"/>
                <w:kern w:val="0"/>
                <w:szCs w:val="21"/>
              </w:rPr>
              <w:t>)</w:t>
            </w:r>
          </w:p>
          <w:p w14:paraId="404A04E5" w14:textId="77777777"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 xml:space="preserve">Initialize the </w:t>
            </w:r>
            <w:r>
              <w:rPr>
                <w:rFonts w:eastAsiaTheme="minorEastAsia"/>
                <w:kern w:val="0"/>
                <w:szCs w:val="21"/>
              </w:rPr>
              <w:t>C</w:t>
            </w:r>
            <w:r w:rsidRPr="0053188A">
              <w:rPr>
                <w:rFonts w:eastAsiaTheme="minorEastAsia"/>
                <w:kern w:val="0"/>
                <w:szCs w:val="21"/>
              </w:rPr>
              <w:t xml:space="preserve">onflict </w:t>
            </w:r>
            <w:r>
              <w:rPr>
                <w:rFonts w:eastAsiaTheme="minorEastAsia"/>
                <w:kern w:val="0"/>
                <w:szCs w:val="21"/>
              </w:rPr>
              <w:t>Test S</w:t>
            </w:r>
            <w:r w:rsidRPr="0059010C">
              <w:rPr>
                <w:rFonts w:eastAsiaTheme="minorEastAsia"/>
                <w:kern w:val="0"/>
                <w:szCs w:val="21"/>
              </w:rPr>
              <w:t>equence</w:t>
            </w:r>
            <w:r>
              <w:rPr>
                <w:rFonts w:eastAsiaTheme="minorEastAsia"/>
                <w:kern w:val="0"/>
                <w:szCs w:val="21"/>
              </w:rPr>
              <w:t xml:space="preserve"> Set</w:t>
            </w:r>
            <w:r w:rsidRPr="002C0F56">
              <w:rPr>
                <w:rFonts w:eastAsia="仿宋"/>
                <w:kern w:val="0"/>
                <w:szCs w:val="21"/>
              </w:rPr>
              <w:t xml:space="preserve">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ascii="仿宋" w:eastAsia="仿宋" w:hAnsi="仿宋" w:hint="eastAsia"/>
                <w:kern w:val="0"/>
                <w:szCs w:val="21"/>
              </w:rPr>
              <w:t>←</w:t>
            </w:r>
            <w:r w:rsidRPr="002C0F56">
              <w:rPr>
                <w:rFonts w:eastAsia="仿宋"/>
                <w:kern w:val="0"/>
                <w:szCs w:val="21"/>
              </w:rPr>
              <w:t>Ø</w:t>
            </w:r>
            <w:r w:rsidR="00762528">
              <w:rPr>
                <w:rFonts w:eastAsia="仿宋"/>
                <w:kern w:val="0"/>
                <w:szCs w:val="21"/>
              </w:rPr>
              <w:t>;</w:t>
            </w:r>
          </w:p>
          <w:p w14:paraId="72AAACD1" w14:textId="77777777" w:rsidR="0053188A" w:rsidRDefault="0053188A" w:rsidP="00136D40">
            <w:pPr>
              <w:pStyle w:val="afff9"/>
              <w:numPr>
                <w:ilvl w:val="6"/>
                <w:numId w:val="58"/>
              </w:numPr>
              <w:ind w:firstLineChars="0"/>
              <w:rPr>
                <w:rFonts w:eastAsia="仿宋"/>
                <w:kern w:val="0"/>
                <w:szCs w:val="21"/>
              </w:rPr>
            </w:pPr>
            <w:r w:rsidRPr="002C0F56">
              <w:rPr>
                <w:rFonts w:eastAsia="仿宋"/>
                <w:kern w:val="0"/>
                <w:szCs w:val="21"/>
              </w:rPr>
              <w:t>Parse</w:t>
            </w:r>
            <w:r w:rsidRPr="002C0F56">
              <w:rPr>
                <w:rFonts w:eastAsia="仿宋" w:hint="eastAsia"/>
                <w:kern w:val="0"/>
                <w:szCs w:val="21"/>
              </w:rPr>
              <w:t xml:space="preserve"> </w:t>
            </w:r>
            <w:r w:rsidRPr="00762528">
              <w:rPr>
                <w:rFonts w:eastAsia="仿宋"/>
                <w:i/>
                <w:kern w:val="0"/>
                <w:szCs w:val="21"/>
              </w:rPr>
              <w:t>G</w:t>
            </w:r>
            <w:r w:rsidRPr="002C0F56">
              <w:rPr>
                <w:rFonts w:eastAsia="仿宋" w:hint="eastAsia"/>
                <w:kern w:val="0"/>
                <w:szCs w:val="21"/>
              </w:rPr>
              <w:t xml:space="preserve"> get </w:t>
            </w:r>
            <w:r w:rsidRPr="002C0F56">
              <w:rPr>
                <w:rFonts w:eastAsia="仿宋"/>
                <w:kern w:val="0"/>
                <w:szCs w:val="21"/>
              </w:rPr>
              <w:t>Node which type is Req (</w:t>
            </w:r>
            <w:r w:rsidRPr="00762528">
              <w:rPr>
                <w:rFonts w:eastAsia="仿宋"/>
                <w:i/>
                <w:kern w:val="0"/>
                <w:szCs w:val="21"/>
              </w:rPr>
              <w:t>ReqNodeSet</w:t>
            </w:r>
            <w:r w:rsidRPr="002C0F56">
              <w:rPr>
                <w:rFonts w:eastAsia="仿宋"/>
                <w:kern w:val="0"/>
                <w:szCs w:val="21"/>
              </w:rPr>
              <w:t>)</w:t>
            </w:r>
            <w:r w:rsidR="00762528">
              <w:rPr>
                <w:rFonts w:eastAsia="仿宋"/>
                <w:kern w:val="0"/>
                <w:szCs w:val="21"/>
              </w:rPr>
              <w:t>;</w:t>
            </w:r>
          </w:p>
          <w:p w14:paraId="18B4AFC9" w14:textId="77777777" w:rsidR="0053188A" w:rsidRPr="0053188A" w:rsidRDefault="0053188A" w:rsidP="00136D40">
            <w:pPr>
              <w:pStyle w:val="afff9"/>
              <w:numPr>
                <w:ilvl w:val="6"/>
                <w:numId w:val="58"/>
              </w:numPr>
              <w:ind w:firstLineChars="0"/>
              <w:rPr>
                <w:rFonts w:eastAsia="仿宋"/>
                <w:kern w:val="0"/>
                <w:szCs w:val="21"/>
              </w:rPr>
            </w:pPr>
            <w:r w:rsidRPr="0053188A">
              <w:rPr>
                <w:rFonts w:eastAsia="仿宋"/>
                <w:b/>
                <w:kern w:val="0"/>
                <w:szCs w:val="21"/>
              </w:rPr>
              <w:t>for</w:t>
            </w:r>
            <w:r w:rsidRPr="0053188A">
              <w:rPr>
                <w:rFonts w:eastAsia="仿宋"/>
                <w:kern w:val="0"/>
                <w:szCs w:val="21"/>
              </w:rPr>
              <w:t xml:space="preserve"> node </w:t>
            </w:r>
            <w:r w:rsidR="00762528" w:rsidRPr="00762528">
              <w:rPr>
                <w:rFonts w:eastAsia="仿宋"/>
                <w:i/>
                <w:kern w:val="0"/>
                <w:szCs w:val="21"/>
              </w:rPr>
              <w:t>n</w:t>
            </w:r>
            <w:r w:rsidR="00762528">
              <w:rPr>
                <w:rFonts w:eastAsia="仿宋"/>
                <w:kern w:val="0"/>
                <w:szCs w:val="21"/>
              </w:rPr>
              <w:t xml:space="preserve"> </w:t>
            </w:r>
            <w:r w:rsidRPr="0053188A">
              <w:rPr>
                <w:rFonts w:eastAsia="仿宋"/>
                <w:kern w:val="0"/>
                <w:szCs w:val="21"/>
              </w:rPr>
              <w:t xml:space="preserve">in </w:t>
            </w:r>
            <w:r w:rsidRPr="00762528">
              <w:rPr>
                <w:rFonts w:eastAsia="仿宋"/>
                <w:i/>
                <w:kern w:val="0"/>
                <w:szCs w:val="21"/>
              </w:rPr>
              <w:t>ReqNodeSet</w:t>
            </w:r>
            <w:r w:rsidRPr="0053188A">
              <w:rPr>
                <w:rFonts w:eastAsia="仿宋"/>
                <w:kern w:val="0"/>
                <w:szCs w:val="21"/>
              </w:rPr>
              <w:t xml:space="preserve"> </w:t>
            </w:r>
            <w:r w:rsidRPr="0053188A">
              <w:rPr>
                <w:rFonts w:eastAsia="仿宋"/>
                <w:b/>
                <w:kern w:val="0"/>
                <w:szCs w:val="21"/>
              </w:rPr>
              <w:t>do</w:t>
            </w:r>
          </w:p>
          <w:p w14:paraId="66C86E2F" w14:textId="77777777"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if</w:t>
            </w:r>
            <w:r w:rsidRPr="0053188A">
              <w:rPr>
                <w:rFonts w:eastAsia="仿宋" w:hint="eastAsia"/>
                <w:kern w:val="0"/>
                <w:szCs w:val="21"/>
              </w:rPr>
              <w:t xml:space="preserve"> </w:t>
            </w:r>
            <w:r w:rsidR="00762528" w:rsidRPr="00762528">
              <w:rPr>
                <w:rFonts w:eastAsia="仿宋"/>
                <w:i/>
                <w:kern w:val="0"/>
                <w:szCs w:val="21"/>
              </w:rPr>
              <w:t>n</w:t>
            </w:r>
            <w:r w:rsidR="00762528">
              <w:rPr>
                <w:rFonts w:eastAsia="仿宋"/>
                <w:i/>
                <w:kern w:val="0"/>
                <w:szCs w:val="21"/>
              </w:rPr>
              <w:t>.</w:t>
            </w:r>
            <w:r w:rsidRPr="00762528">
              <w:rPr>
                <w:rFonts w:eastAsia="仿宋"/>
                <w:i/>
                <w:kern w:val="0"/>
                <w:szCs w:val="21"/>
              </w:rPr>
              <w:t>Iteration</w:t>
            </w:r>
            <w:r>
              <w:rPr>
                <w:rFonts w:eastAsia="仿宋"/>
                <w:kern w:val="0"/>
                <w:szCs w:val="21"/>
              </w:rPr>
              <w:t xml:space="preserve"> =</w:t>
            </w:r>
            <w:r w:rsidRPr="0053188A">
              <w:rPr>
                <w:rFonts w:eastAsia="仿宋"/>
                <w:kern w:val="0"/>
                <w:szCs w:val="21"/>
              </w:rPr>
              <w:t xml:space="preserve"> false </w:t>
            </w:r>
            <w:r w:rsidRPr="0053188A">
              <w:rPr>
                <w:rFonts w:eastAsia="仿宋"/>
                <w:b/>
                <w:kern w:val="0"/>
                <w:szCs w:val="21"/>
              </w:rPr>
              <w:t>then</w:t>
            </w:r>
          </w:p>
          <w:p w14:paraId="3237FBCF" w14:textId="77777777" w:rsidR="0053188A" w:rsidRPr="0053188A" w:rsidRDefault="0053188A"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Generat</w:t>
            </w:r>
            <w:r w:rsidR="00DA0453">
              <w:rPr>
                <w:rFonts w:eastAsia="仿宋"/>
                <w:kern w:val="0"/>
                <w:szCs w:val="21"/>
              </w:rPr>
              <w:t>e</w:t>
            </w:r>
            <w:r w:rsidRPr="0053188A">
              <w:rPr>
                <w:rFonts w:eastAsia="仿宋"/>
                <w:kern w:val="0"/>
                <w:szCs w:val="21"/>
              </w:rPr>
              <w:t xml:space="preserve"> a sequence of repeated calls to</w:t>
            </w:r>
            <w:r>
              <w:rPr>
                <w:rFonts w:eastAsia="仿宋"/>
                <w:kern w:val="0"/>
                <w:szCs w:val="21"/>
              </w:rPr>
              <w:t xml:space="preserve"> </w:t>
            </w:r>
            <w:r w:rsidRPr="00762528">
              <w:rPr>
                <w:rFonts w:eastAsia="仿宋" w:hint="eastAsia"/>
                <w:i/>
                <w:kern w:val="0"/>
                <w:szCs w:val="21"/>
              </w:rPr>
              <w:t>n</w:t>
            </w:r>
            <w:r w:rsidR="00762528" w:rsidRPr="00762528">
              <w:rPr>
                <w:rFonts w:eastAsia="仿宋"/>
                <w:kern w:val="0"/>
                <w:szCs w:val="21"/>
              </w:rPr>
              <w:t>;</w:t>
            </w:r>
          </w:p>
          <w:p w14:paraId="28C3FBE8" w14:textId="77777777"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sidRPr="00762528">
              <w:rPr>
                <w:rFonts w:eastAsiaTheme="minorEastAsia"/>
                <w:kern w:val="0"/>
                <w:szCs w:val="21"/>
              </w:rPr>
              <w:t>;</w:t>
            </w:r>
          </w:p>
          <w:p w14:paraId="01A3C69B" w14:textId="77777777" w:rsidR="0053188A" w:rsidRPr="0053188A" w:rsidRDefault="0053188A" w:rsidP="00136D40">
            <w:pPr>
              <w:pStyle w:val="afff9"/>
              <w:numPr>
                <w:ilvl w:val="6"/>
                <w:numId w:val="58"/>
              </w:numPr>
              <w:ind w:firstLineChars="0"/>
              <w:rPr>
                <w:rFonts w:eastAsia="仿宋"/>
                <w:kern w:val="0"/>
                <w:szCs w:val="21"/>
              </w:rPr>
            </w:pPr>
            <w:r>
              <w:rPr>
                <w:rFonts w:eastAsiaTheme="minorEastAsia"/>
                <w:kern w:val="0"/>
                <w:szCs w:val="21"/>
              </w:rPr>
              <w:t xml:space="preserve">    </w:t>
            </w:r>
            <w:r w:rsidRPr="0053188A">
              <w:rPr>
                <w:rFonts w:eastAsia="仿宋"/>
                <w:b/>
                <w:kern w:val="0"/>
                <w:szCs w:val="21"/>
              </w:rPr>
              <w:t>end if</w:t>
            </w:r>
          </w:p>
          <w:p w14:paraId="0306DB30" w14:textId="77777777" w:rsidR="0053188A" w:rsidRP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sidRPr="0053188A">
              <w:rPr>
                <w:rFonts w:eastAsia="仿宋" w:hint="eastAsia"/>
                <w:b/>
                <w:kern w:val="0"/>
                <w:szCs w:val="21"/>
              </w:rPr>
              <w:t xml:space="preserve">if </w:t>
            </w:r>
            <w:r w:rsidRPr="00762528">
              <w:rPr>
                <w:rFonts w:eastAsia="仿宋" w:hint="eastAsia"/>
                <w:i/>
                <w:kern w:val="0"/>
                <w:szCs w:val="21"/>
              </w:rPr>
              <w:t>n</w:t>
            </w:r>
            <w:r w:rsidR="00762528">
              <w:rPr>
                <w:rFonts w:eastAsia="仿宋"/>
                <w:i/>
                <w:kern w:val="0"/>
                <w:szCs w:val="21"/>
              </w:rPr>
              <w:t>.</w:t>
            </w:r>
            <w:r w:rsidRPr="00762528">
              <w:rPr>
                <w:rFonts w:eastAsia="仿宋"/>
                <w:i/>
                <w:kern w:val="0"/>
                <w:szCs w:val="21"/>
              </w:rPr>
              <w:t>preOp</w:t>
            </w:r>
            <w:r w:rsidRPr="0053188A">
              <w:rPr>
                <w:rFonts w:eastAsia="仿宋" w:hint="eastAsia"/>
                <w:kern w:val="0"/>
                <w:szCs w:val="21"/>
              </w:rPr>
              <w:t xml:space="preserve"> </w:t>
            </w:r>
            <w:r w:rsidRPr="0053188A">
              <w:rPr>
                <w:rFonts w:eastAsia="仿宋"/>
                <w:kern w:val="0"/>
                <w:szCs w:val="21"/>
              </w:rPr>
              <w:t xml:space="preserve">!= null </w:t>
            </w:r>
            <w:r w:rsidRPr="0053188A">
              <w:rPr>
                <w:rFonts w:eastAsia="仿宋" w:hint="eastAsia"/>
                <w:b/>
                <w:kern w:val="0"/>
                <w:szCs w:val="21"/>
              </w:rPr>
              <w:t>then</w:t>
            </w:r>
          </w:p>
          <w:p w14:paraId="391380BA" w14:textId="77777777" w:rsidR="0053188A" w:rsidRDefault="0053188A" w:rsidP="00136D40">
            <w:pPr>
              <w:pStyle w:val="afff9"/>
              <w:numPr>
                <w:ilvl w:val="6"/>
                <w:numId w:val="58"/>
              </w:numPr>
              <w:ind w:firstLineChars="0"/>
              <w:rPr>
                <w:rFonts w:eastAsia="仿宋"/>
                <w:kern w:val="0"/>
                <w:szCs w:val="21"/>
              </w:rPr>
            </w:pPr>
            <w:r w:rsidRPr="0053188A">
              <w:rPr>
                <w:rFonts w:eastAsia="仿宋"/>
                <w:kern w:val="0"/>
                <w:szCs w:val="21"/>
              </w:rPr>
              <w:t xml:space="preserve">    </w:t>
            </w:r>
            <w:r>
              <w:rPr>
                <w:rFonts w:eastAsia="仿宋"/>
                <w:kern w:val="0"/>
                <w:szCs w:val="21"/>
              </w:rPr>
              <w:t xml:space="preserve">    </w:t>
            </w:r>
            <w:r w:rsidR="00DA0453" w:rsidRPr="00DA0453">
              <w:rPr>
                <w:rFonts w:eastAsia="仿宋"/>
                <w:kern w:val="0"/>
                <w:szCs w:val="21"/>
              </w:rPr>
              <w:t>Generat</w:t>
            </w:r>
            <w:r w:rsidR="00DA0453">
              <w:rPr>
                <w:rFonts w:eastAsia="仿宋"/>
                <w:kern w:val="0"/>
                <w:szCs w:val="21"/>
              </w:rPr>
              <w:t>e</w:t>
            </w:r>
            <w:r w:rsidR="00DA0453" w:rsidRPr="00DA0453">
              <w:rPr>
                <w:rFonts w:eastAsia="仿宋"/>
                <w:kern w:val="0"/>
                <w:szCs w:val="21"/>
              </w:rPr>
              <w:t xml:space="preserve"> sequences directly calling</w:t>
            </w:r>
            <w:r w:rsidR="00DA0453">
              <w:rPr>
                <w:rFonts w:eastAsia="仿宋"/>
                <w:kern w:val="0"/>
                <w:szCs w:val="21"/>
              </w:rPr>
              <w:t xml:space="preserve"> </w:t>
            </w:r>
            <w:r w:rsidR="00DA0453" w:rsidRPr="00762528">
              <w:rPr>
                <w:rFonts w:eastAsia="仿宋" w:hint="eastAsia"/>
                <w:i/>
                <w:kern w:val="0"/>
                <w:szCs w:val="21"/>
              </w:rPr>
              <w:t>n</w:t>
            </w:r>
            <w:r w:rsidR="00762528">
              <w:rPr>
                <w:rFonts w:eastAsia="仿宋"/>
                <w:kern w:val="0"/>
                <w:szCs w:val="21"/>
              </w:rPr>
              <w:t>;</w:t>
            </w:r>
          </w:p>
          <w:p w14:paraId="3C3E3F11" w14:textId="77777777" w:rsidR="00DA0453" w:rsidRPr="00DA0453" w:rsidRDefault="00DA0453" w:rsidP="00136D40">
            <w:pPr>
              <w:pStyle w:val="afff9"/>
              <w:numPr>
                <w:ilvl w:val="6"/>
                <w:numId w:val="58"/>
              </w:numPr>
              <w:ind w:firstLineChars="0"/>
              <w:rPr>
                <w:rFonts w:eastAsia="仿宋"/>
                <w:kern w:val="0"/>
                <w:szCs w:val="21"/>
              </w:rPr>
            </w:pPr>
            <w:r>
              <w:rPr>
                <w:rFonts w:eastAsia="仿宋"/>
                <w:kern w:val="0"/>
                <w:szCs w:val="21"/>
              </w:rPr>
              <w:t xml:space="preserve">        </w:t>
            </w:r>
            <w:r w:rsidRPr="0053188A">
              <w:rPr>
                <w:rFonts w:eastAsia="仿宋"/>
                <w:kern w:val="0"/>
                <w:szCs w:val="21"/>
              </w:rPr>
              <w:t>Add</w:t>
            </w:r>
            <w:r>
              <w:rPr>
                <w:rFonts w:eastAsia="仿宋"/>
                <w:kern w:val="0"/>
                <w:szCs w:val="21"/>
              </w:rPr>
              <w:t xml:space="preserve"> this </w:t>
            </w:r>
            <w:r w:rsidRPr="0053188A">
              <w:rPr>
                <w:rFonts w:eastAsia="仿宋"/>
                <w:kern w:val="0"/>
                <w:szCs w:val="21"/>
              </w:rPr>
              <w:t>sequence</w:t>
            </w:r>
            <w:r>
              <w:rPr>
                <w:rFonts w:eastAsia="仿宋"/>
                <w:kern w:val="0"/>
                <w:szCs w:val="21"/>
              </w:rPr>
              <w:t xml:space="preserve"> to </w:t>
            </w:r>
            <w:r w:rsidRPr="00762528">
              <w:rPr>
                <w:rFonts w:eastAsia="仿宋"/>
                <w:i/>
                <w:kern w:val="0"/>
                <w:szCs w:val="21"/>
              </w:rPr>
              <w:t>c</w:t>
            </w:r>
            <w:r w:rsidRPr="00762528">
              <w:rPr>
                <w:rFonts w:eastAsiaTheme="minorEastAsia"/>
                <w:i/>
                <w:kern w:val="0"/>
                <w:szCs w:val="21"/>
              </w:rPr>
              <w:t>T</w:t>
            </w:r>
            <w:r w:rsidRPr="00762528">
              <w:rPr>
                <w:rFonts w:eastAsiaTheme="minorEastAsia" w:hint="eastAsia"/>
                <w:i/>
                <w:kern w:val="0"/>
                <w:szCs w:val="21"/>
              </w:rPr>
              <w:t>s</w:t>
            </w:r>
            <w:r w:rsidRPr="00762528">
              <w:rPr>
                <w:rFonts w:eastAsiaTheme="minorEastAsia"/>
                <w:i/>
                <w:kern w:val="0"/>
                <w:szCs w:val="21"/>
              </w:rPr>
              <w:t>s</w:t>
            </w:r>
            <w:r w:rsidR="00762528">
              <w:rPr>
                <w:rFonts w:eastAsiaTheme="minorEastAsia"/>
                <w:kern w:val="0"/>
                <w:szCs w:val="21"/>
              </w:rPr>
              <w:t>;</w:t>
            </w:r>
          </w:p>
          <w:p w14:paraId="3B063216" w14:textId="77777777" w:rsidR="00DA0453" w:rsidRPr="00DA0453" w:rsidRDefault="00DA0453" w:rsidP="00136D40">
            <w:pPr>
              <w:pStyle w:val="afff9"/>
              <w:numPr>
                <w:ilvl w:val="6"/>
                <w:numId w:val="58"/>
              </w:numPr>
              <w:ind w:firstLineChars="0"/>
              <w:rPr>
                <w:rFonts w:eastAsia="仿宋"/>
                <w:kern w:val="0"/>
                <w:szCs w:val="21"/>
              </w:rPr>
            </w:pPr>
            <w:r>
              <w:rPr>
                <w:rFonts w:eastAsiaTheme="minorEastAsia"/>
                <w:kern w:val="0"/>
                <w:szCs w:val="21"/>
              </w:rPr>
              <w:t xml:space="preserve">    </w:t>
            </w:r>
            <w:r w:rsidR="0053188A" w:rsidRPr="00DA0453">
              <w:rPr>
                <w:rFonts w:eastAsia="仿宋"/>
                <w:b/>
                <w:kern w:val="0"/>
                <w:szCs w:val="21"/>
              </w:rPr>
              <w:t>end if</w:t>
            </w:r>
          </w:p>
          <w:p w14:paraId="77BC57B2" w14:textId="77777777" w:rsidR="0053188A" w:rsidRPr="00762528" w:rsidRDefault="0053188A" w:rsidP="00136D40">
            <w:pPr>
              <w:pStyle w:val="afff9"/>
              <w:numPr>
                <w:ilvl w:val="6"/>
                <w:numId w:val="58"/>
              </w:numPr>
              <w:ind w:firstLineChars="0"/>
              <w:rPr>
                <w:rFonts w:eastAsia="仿宋"/>
                <w:kern w:val="0"/>
                <w:szCs w:val="21"/>
              </w:rPr>
            </w:pPr>
            <w:r w:rsidRPr="00DA0453">
              <w:rPr>
                <w:rFonts w:eastAsia="仿宋"/>
                <w:b/>
                <w:kern w:val="0"/>
                <w:szCs w:val="21"/>
              </w:rPr>
              <w:t>end for</w:t>
            </w:r>
          </w:p>
          <w:p w14:paraId="0F7D427A" w14:textId="77777777" w:rsidR="00762528" w:rsidRPr="00762528" w:rsidRDefault="00762528" w:rsidP="00762528">
            <w:pPr>
              <w:rPr>
                <w:rFonts w:eastAsia="仿宋"/>
                <w:kern w:val="0"/>
                <w:szCs w:val="21"/>
              </w:rPr>
            </w:pPr>
            <w:r w:rsidRPr="00F47947">
              <w:rPr>
                <w:rFonts w:hint="eastAsia"/>
                <w:szCs w:val="21"/>
              </w:rPr>
              <w:t>END PROCEDURE</w:t>
            </w:r>
          </w:p>
        </w:tc>
      </w:tr>
    </w:tbl>
    <w:p w14:paraId="6E17F7EB" w14:textId="77777777" w:rsidR="00BE7CD3" w:rsidRDefault="00CA6818" w:rsidP="00CA6818">
      <w:pPr>
        <w:pStyle w:val="ub"/>
        <w:spacing w:before="120" w:after="360"/>
        <w:rPr>
          <w:rFonts w:eastAsia="仿宋"/>
          <w:kern w:val="0"/>
          <w:szCs w:val="21"/>
        </w:rPr>
      </w:pPr>
      <w:r w:rsidRPr="00CA6818">
        <w:rPr>
          <w:rFonts w:eastAsia="仿宋" w:hint="eastAsia"/>
          <w:kern w:val="0"/>
          <w:szCs w:val="21"/>
        </w:rPr>
        <w:t>图</w:t>
      </w:r>
      <w:r w:rsidRPr="00CA6818">
        <w:rPr>
          <w:rFonts w:eastAsia="仿宋" w:hint="eastAsia"/>
          <w:kern w:val="0"/>
          <w:szCs w:val="21"/>
        </w:rPr>
        <w:t>3-</w:t>
      </w:r>
      <w:r w:rsidRPr="00CA6818">
        <w:rPr>
          <w:rFonts w:eastAsia="仿宋"/>
          <w:kern w:val="0"/>
          <w:szCs w:val="21"/>
        </w:rPr>
        <w:fldChar w:fldCharType="begin"/>
      </w:r>
      <w:r w:rsidRPr="00CA6818">
        <w:rPr>
          <w:rFonts w:eastAsia="仿宋"/>
          <w:kern w:val="0"/>
          <w:szCs w:val="21"/>
        </w:rPr>
        <w:instrText xml:space="preserve"> </w:instrText>
      </w:r>
      <w:r w:rsidRPr="00CA6818">
        <w:rPr>
          <w:rFonts w:eastAsia="仿宋" w:hint="eastAsia"/>
          <w:kern w:val="0"/>
          <w:szCs w:val="21"/>
        </w:rPr>
        <w:instrText xml:space="preserve">SEQ </w:instrText>
      </w:r>
      <w:r w:rsidRPr="00CA6818">
        <w:rPr>
          <w:rFonts w:eastAsia="仿宋" w:hint="eastAsia"/>
          <w:kern w:val="0"/>
          <w:szCs w:val="21"/>
        </w:rPr>
        <w:instrText>图</w:instrText>
      </w:r>
      <w:r w:rsidRPr="00CA6818">
        <w:rPr>
          <w:rFonts w:eastAsia="仿宋" w:hint="eastAsia"/>
          <w:kern w:val="0"/>
          <w:szCs w:val="21"/>
        </w:rPr>
        <w:instrText>3- \* ARABIC</w:instrText>
      </w:r>
      <w:r w:rsidRPr="00CA6818">
        <w:rPr>
          <w:rFonts w:eastAsia="仿宋"/>
          <w:kern w:val="0"/>
          <w:szCs w:val="21"/>
        </w:rPr>
        <w:instrText xml:space="preserve"> </w:instrText>
      </w:r>
      <w:r w:rsidRPr="00CA6818">
        <w:rPr>
          <w:rFonts w:eastAsia="仿宋"/>
          <w:kern w:val="0"/>
          <w:szCs w:val="21"/>
        </w:rPr>
        <w:fldChar w:fldCharType="separate"/>
      </w:r>
      <w:r w:rsidR="00D627FA">
        <w:rPr>
          <w:rFonts w:eastAsia="仿宋"/>
          <w:noProof/>
          <w:kern w:val="0"/>
          <w:szCs w:val="21"/>
        </w:rPr>
        <w:t>17</w:t>
      </w:r>
      <w:r w:rsidRPr="00CA6818">
        <w:rPr>
          <w:rFonts w:eastAsia="仿宋"/>
          <w:kern w:val="0"/>
          <w:szCs w:val="21"/>
        </w:rPr>
        <w:fldChar w:fldCharType="end"/>
      </w:r>
      <w:r>
        <w:rPr>
          <w:rFonts w:eastAsia="仿宋"/>
          <w:kern w:val="0"/>
          <w:szCs w:val="21"/>
        </w:rPr>
        <w:t xml:space="preserve"> </w:t>
      </w:r>
      <w:r>
        <w:rPr>
          <w:rFonts w:eastAsia="仿宋" w:hint="eastAsia"/>
          <w:kern w:val="0"/>
          <w:szCs w:val="21"/>
        </w:rPr>
        <w:t>冲突测试</w:t>
      </w:r>
      <w:r>
        <w:rPr>
          <w:rFonts w:eastAsia="仿宋"/>
          <w:kern w:val="0"/>
          <w:szCs w:val="21"/>
        </w:rPr>
        <w:t>序列</w:t>
      </w:r>
      <w:r>
        <w:rPr>
          <w:rFonts w:eastAsia="仿宋" w:hint="eastAsia"/>
          <w:kern w:val="0"/>
          <w:szCs w:val="21"/>
        </w:rPr>
        <w:t>生成</w:t>
      </w:r>
      <w:r>
        <w:rPr>
          <w:rFonts w:eastAsia="仿宋"/>
          <w:kern w:val="0"/>
          <w:szCs w:val="21"/>
        </w:rPr>
        <w:t>算法</w:t>
      </w:r>
    </w:p>
    <w:p w14:paraId="288EEE3B" w14:textId="77777777" w:rsidR="00CA6818" w:rsidRDefault="005A34E9" w:rsidP="00CA6818">
      <w:pPr>
        <w:pStyle w:val="u5"/>
        <w:spacing w:before="24" w:after="24"/>
        <w:ind w:firstLine="480"/>
      </w:pPr>
      <w:r>
        <w:rPr>
          <w:rFonts w:hint="eastAsia"/>
        </w:rPr>
        <w:t>该算法由</w:t>
      </w:r>
      <w:r w:rsidR="00017B04">
        <w:rPr>
          <w:rFonts w:hint="eastAsia"/>
        </w:rPr>
        <w:t>三</w:t>
      </w:r>
      <w:r>
        <w:rPr>
          <w:rFonts w:hint="eastAsia"/>
        </w:rPr>
        <w:t>个主要</w:t>
      </w:r>
      <w:r>
        <w:t>步骤组成：</w:t>
      </w:r>
    </w:p>
    <w:p w14:paraId="0E560AA7" w14:textId="77777777" w:rsidR="00017B04" w:rsidRPr="00017B04" w:rsidRDefault="00017B04" w:rsidP="00136D40">
      <w:pPr>
        <w:pStyle w:val="u5"/>
        <w:numPr>
          <w:ilvl w:val="0"/>
          <w:numId w:val="70"/>
        </w:numPr>
        <w:spacing w:before="24" w:after="24"/>
        <w:ind w:firstLineChars="0"/>
      </w:pPr>
      <w:r>
        <w:rPr>
          <w:rFonts w:hint="eastAsia"/>
        </w:rPr>
        <w:t>集合初始化（</w:t>
      </w:r>
      <w:r>
        <w:rPr>
          <w:rFonts w:hint="eastAsia"/>
        </w:rPr>
        <w:t>1</w:t>
      </w:r>
      <w:r>
        <w:t>-2</w:t>
      </w:r>
      <w:r>
        <w:rPr>
          <w:rFonts w:hint="eastAsia"/>
        </w:rPr>
        <w:t>）：</w:t>
      </w:r>
      <w:r w:rsidR="00805BEA">
        <w:rPr>
          <w:rFonts w:hint="eastAsia"/>
        </w:rPr>
        <w:t>初始化</w:t>
      </w:r>
      <w:r w:rsidR="00805BEA">
        <w:t>冲突测试</w:t>
      </w:r>
      <w:r w:rsidR="00805BEA">
        <w:rPr>
          <w:rFonts w:hint="eastAsia"/>
        </w:rPr>
        <w:t>序列</w:t>
      </w:r>
      <w:r w:rsidR="00805BEA">
        <w:t>集合</w:t>
      </w:r>
      <w:r w:rsidR="00805BEA">
        <w:rPr>
          <w:rFonts w:eastAsia="仿宋"/>
          <w:kern w:val="0"/>
          <w:szCs w:val="21"/>
        </w:rPr>
        <w:t>c</w:t>
      </w:r>
      <w:r w:rsidR="00805BEA">
        <w:rPr>
          <w:rFonts w:eastAsiaTheme="minorEastAsia"/>
          <w:kern w:val="0"/>
          <w:szCs w:val="21"/>
        </w:rPr>
        <w:t>T</w:t>
      </w:r>
      <w:r w:rsidR="00805BEA">
        <w:rPr>
          <w:rFonts w:eastAsiaTheme="minorEastAsia" w:hint="eastAsia"/>
          <w:kern w:val="0"/>
          <w:szCs w:val="21"/>
        </w:rPr>
        <w:t>s</w:t>
      </w:r>
      <w:r w:rsidR="00805BEA">
        <w:rPr>
          <w:rFonts w:eastAsiaTheme="minorEastAsia"/>
          <w:kern w:val="0"/>
          <w:szCs w:val="21"/>
        </w:rPr>
        <w:t>s</w:t>
      </w:r>
      <w:r w:rsidR="00805BEA" w:rsidRPr="002C0F56">
        <w:rPr>
          <w:rFonts w:eastAsia="仿宋"/>
          <w:kern w:val="0"/>
          <w:szCs w:val="21"/>
        </w:rPr>
        <w:t xml:space="preserve"> =Ø</w:t>
      </w:r>
      <w:r w:rsidR="00805BEA" w:rsidRPr="00805BEA">
        <w:rPr>
          <w:rFonts w:hint="eastAsia"/>
        </w:rPr>
        <w:t>，</w:t>
      </w:r>
      <w:r w:rsidR="00805BEA" w:rsidRPr="00805BEA">
        <w:t>解析</w:t>
      </w:r>
      <w:r w:rsidR="00805BEA">
        <w:rPr>
          <w:rFonts w:hint="eastAsia"/>
        </w:rPr>
        <w:t>行为</w:t>
      </w:r>
      <w:r w:rsidR="00805BEA">
        <w:t>模型获取其</w:t>
      </w:r>
      <w:r w:rsidR="00805BEA">
        <w:rPr>
          <w:rFonts w:hint="eastAsia"/>
        </w:rPr>
        <w:t>请求</w:t>
      </w:r>
      <w:r w:rsidR="00805BEA">
        <w:t>节点集合</w:t>
      </w:r>
      <w:r w:rsidR="00805BEA" w:rsidRPr="002C0F56">
        <w:rPr>
          <w:rFonts w:eastAsia="仿宋"/>
          <w:kern w:val="0"/>
          <w:szCs w:val="21"/>
        </w:rPr>
        <w:t>ReqNodeSet</w:t>
      </w:r>
      <w:r w:rsidR="00805BEA">
        <w:rPr>
          <w:rFonts w:eastAsia="仿宋" w:hint="eastAsia"/>
          <w:kern w:val="0"/>
          <w:szCs w:val="21"/>
        </w:rPr>
        <w:t>。</w:t>
      </w:r>
      <w:r w:rsidR="00805BEA" w:rsidRPr="00805BEA">
        <w:t>针对</w:t>
      </w:r>
      <w:r w:rsidR="00805BEA" w:rsidRPr="00805BEA">
        <w:rPr>
          <w:rFonts w:hint="eastAsia"/>
        </w:rPr>
        <w:t>图</w:t>
      </w:r>
      <w:r w:rsidR="00805BEA">
        <w:rPr>
          <w:rFonts w:hint="eastAsia"/>
        </w:rPr>
        <w:t>3</w:t>
      </w:r>
      <w:r w:rsidR="00805BEA">
        <w:t>-8</w:t>
      </w:r>
      <w:r w:rsidR="00805BEA">
        <w:rPr>
          <w:rFonts w:hint="eastAsia"/>
        </w:rPr>
        <w:t>有</w:t>
      </w:r>
      <w:r w:rsidR="00805BEA">
        <w:t>，</w:t>
      </w:r>
      <w:r w:rsidR="00805BEA" w:rsidRPr="002C0F56">
        <w:rPr>
          <w:rFonts w:eastAsia="仿宋"/>
          <w:kern w:val="0"/>
          <w:szCs w:val="21"/>
        </w:rPr>
        <w:t>ReqNodeSet</w:t>
      </w:r>
      <w:r w:rsidR="00805BEA">
        <w:rPr>
          <w:rFonts w:eastAsia="仿宋"/>
          <w:kern w:val="0"/>
          <w:szCs w:val="21"/>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r>
          <m:rPr>
            <m:sty m:val="p"/>
          </m:rPr>
          <w:rPr>
            <w:rFonts w:ascii="Cambria Math" w:hAnsi="Cambria Math" w:cs="Times New Roman"/>
          </w:rPr>
          <m:t>,</m:t>
        </m:r>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eastAsia="仿宋"/>
          <w:kern w:val="0"/>
          <w:szCs w:val="21"/>
        </w:rPr>
        <w:t>}</w:t>
      </w:r>
      <w:r w:rsidR="00805BEA">
        <w:rPr>
          <w:rFonts w:eastAsia="仿宋" w:hint="eastAsia"/>
          <w:kern w:val="0"/>
          <w:szCs w:val="21"/>
        </w:rPr>
        <w:t>。</w:t>
      </w:r>
    </w:p>
    <w:p w14:paraId="15E36B82" w14:textId="77777777" w:rsidR="005A34E9" w:rsidRDefault="005B2B1D" w:rsidP="00136D40">
      <w:pPr>
        <w:pStyle w:val="u5"/>
        <w:numPr>
          <w:ilvl w:val="0"/>
          <w:numId w:val="70"/>
        </w:numPr>
        <w:spacing w:before="24" w:after="24"/>
        <w:ind w:firstLineChars="0"/>
      </w:pPr>
      <w:r>
        <w:rPr>
          <w:rFonts w:hint="eastAsia"/>
        </w:rPr>
        <w:t>重复调用约束</w:t>
      </w:r>
      <w:r>
        <w:t>冲突序列生成</w:t>
      </w:r>
      <w:r w:rsidR="00017B04">
        <w:rPr>
          <w:rFonts w:hint="eastAsia"/>
        </w:rPr>
        <w:t>（</w:t>
      </w:r>
      <w:r w:rsidR="00017B04">
        <w:rPr>
          <w:rFonts w:hint="eastAsia"/>
        </w:rPr>
        <w:t>4</w:t>
      </w:r>
      <w:r w:rsidR="00017B04">
        <w:t>-7</w:t>
      </w:r>
      <w:r w:rsidR="00017B04">
        <w:rPr>
          <w:rFonts w:hint="eastAsia"/>
        </w:rPr>
        <w:t>）</w:t>
      </w:r>
      <w:r>
        <w:rPr>
          <w:rFonts w:hint="eastAsia"/>
        </w:rPr>
        <w:t>：</w:t>
      </w:r>
      <w:r w:rsidR="00017B04">
        <w:rPr>
          <w:rFonts w:hint="eastAsia"/>
        </w:rPr>
        <w:t>针对</w:t>
      </w:r>
      <w:r w:rsidR="00805BEA">
        <w:rPr>
          <w:rFonts w:hint="eastAsia"/>
        </w:rPr>
        <w:t>请求</w:t>
      </w:r>
      <w:r w:rsidR="00805BEA">
        <w:t>节点集合</w:t>
      </w:r>
      <w:r w:rsidR="00805BEA">
        <w:rPr>
          <w:rFonts w:hint="eastAsia"/>
        </w:rPr>
        <w:t>中</w:t>
      </w:r>
      <w:r w:rsidR="00805BEA">
        <w:t>的每个元素，</w:t>
      </w:r>
      <w:r w:rsidR="00805BEA">
        <w:rPr>
          <w:rFonts w:hint="eastAsia"/>
        </w:rPr>
        <w:t>获取</w:t>
      </w:r>
      <w:r w:rsidR="00805BEA">
        <w:t>其重复调用</w:t>
      </w:r>
      <w:r w:rsidR="00805BEA">
        <w:rPr>
          <w:rFonts w:hint="eastAsia"/>
        </w:rPr>
        <w:t>约束</w:t>
      </w:r>
      <w:r w:rsidR="00805BEA">
        <w:t>，若该约束为</w:t>
      </w:r>
      <w:r w:rsidR="00805BEA">
        <w:t>false</w:t>
      </w:r>
      <w:r w:rsidR="00805BEA">
        <w:t>，生成</w:t>
      </w:r>
      <w:r w:rsidR="00805BEA">
        <w:rPr>
          <w:rFonts w:hint="eastAsia"/>
        </w:rPr>
        <w:t>请求</w:t>
      </w:r>
      <w:r w:rsidR="00805BEA">
        <w:t>节点执行成功后重复调用该节点的序列。</w:t>
      </w:r>
      <w:r w:rsidR="00805BEA">
        <w:rPr>
          <w:rFonts w:hint="eastAsia"/>
        </w:rPr>
        <w:t>根据图</w:t>
      </w:r>
      <w:r w:rsidR="00805BEA">
        <w:rPr>
          <w:rFonts w:hint="eastAsia"/>
        </w:rPr>
        <w:t>3</w:t>
      </w:r>
      <w:r w:rsidR="00805BEA">
        <w:t>-9</w:t>
      </w:r>
      <w:r w:rsidR="00805BEA">
        <w:rPr>
          <w:rFonts w:hint="eastAsia"/>
        </w:rPr>
        <w:t>可知</w:t>
      </w:r>
      <w:r w:rsidR="00805BE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C60736">
        <w:t>login</w:t>
      </w:r>
      <w:r w:rsidR="00805BEA" w:rsidRPr="00805BEA">
        <w:rPr>
          <w:rFonts w:asciiTheme="minorEastAsia" w:eastAsiaTheme="minorEastAsia" w:hAnsiTheme="minorEastAsia"/>
        </w:rPr>
        <w:t>”</w:t>
      </w:r>
      <w:r w:rsidR="00805BEA">
        <w:rPr>
          <w:rFonts w:hint="eastAsia"/>
        </w:rPr>
        <w:t>序列。</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805BEA">
        <w:rPr>
          <w:rFonts w:hint="eastAsia"/>
        </w:rPr>
        <w:t>节点</w:t>
      </w:r>
      <w:r w:rsidR="00805BEA">
        <w:t>重复</w:t>
      </w:r>
      <w:r w:rsidR="00805BEA">
        <w:rPr>
          <w:rFonts w:hint="eastAsia"/>
        </w:rPr>
        <w:t>调用约束</w:t>
      </w:r>
      <w:r w:rsidR="00805BEA">
        <w:t>为</w:t>
      </w:r>
      <w:r w:rsidR="00805BEA">
        <w:t>false</w:t>
      </w:r>
      <w:r w:rsidR="00805BEA">
        <w:rPr>
          <w:rFonts w:hint="eastAsia"/>
        </w:rPr>
        <w:t>，</w:t>
      </w:r>
      <w:r w:rsidR="00805BEA">
        <w:t>因此生成</w:t>
      </w:r>
      <w:r w:rsidR="00805BEA" w:rsidRPr="00805BEA">
        <w:rPr>
          <w:rFonts w:asciiTheme="minorEastAsia" w:eastAsiaTheme="minorEastAsia" w:hAnsiTheme="minorEastAsia"/>
        </w:rPr>
        <w:t>“</w:t>
      </w:r>
      <w:r w:rsidR="00805BEA" w:rsidRPr="00C60736">
        <w:rPr>
          <w:rFonts w:hint="eastAsia"/>
        </w:rPr>
        <w:t>S</w:t>
      </w:r>
      <w:r w:rsidR="00805BEA" w:rsidRPr="00C60736">
        <w:t>trat</w:t>
      </w:r>
      <w:r w:rsidR="00805BEA" w:rsidRPr="00EC31B7">
        <w:rPr>
          <w:rFonts w:hint="eastAsia"/>
        </w:rPr>
        <w:t>→</w:t>
      </w:r>
      <w:r w:rsidR="00805BEA" w:rsidRPr="00EC31B7">
        <w:rPr>
          <w:rFonts w:hint="eastAsia"/>
        </w:rPr>
        <w:t>e</w:t>
      </w:r>
      <w:r w:rsidR="00805BEA" w:rsidRPr="00C60736">
        <w:t>0</w:t>
      </w:r>
      <w:r w:rsidR="00805BEA" w:rsidRPr="00EC31B7">
        <w:rPr>
          <w:rFonts w:hint="eastAsia"/>
        </w:rPr>
        <w:t>→</w:t>
      </w:r>
      <w:r w:rsidR="00805BEA" w:rsidRPr="00C60736">
        <w:t>Ini</w:t>
      </w:r>
      <w:r w:rsidR="00805BEA">
        <w:t>t</w:t>
      </w:r>
      <w:r w:rsidR="00805BEA" w:rsidRPr="00EC31B7">
        <w:rPr>
          <w:rFonts w:hint="eastAsia"/>
        </w:rPr>
        <w:t>→</w:t>
      </w:r>
      <w:r w:rsidR="00805BEA" w:rsidRPr="00C60736">
        <w:t>e1</w:t>
      </w:r>
      <w:r w:rsidR="00805BEA" w:rsidRPr="00EC31B7">
        <w:rPr>
          <w:rFonts w:hint="eastAsia"/>
        </w:rPr>
        <w:t>→</w:t>
      </w:r>
      <w:r w:rsidR="00805BEA" w:rsidRPr="00C60736">
        <w:t>login</w:t>
      </w:r>
      <w:r w:rsidR="00805BEA" w:rsidRPr="00EC31B7">
        <w:rPr>
          <w:rFonts w:hint="eastAsia"/>
        </w:rPr>
        <w:t>→</w:t>
      </w:r>
      <w:r w:rsidR="00805BEA" w:rsidRPr="00EC31B7">
        <w:rPr>
          <w:rFonts w:hint="eastAsia"/>
        </w:rPr>
        <w:t>e2</w:t>
      </w:r>
      <w:r w:rsidR="00805BEA" w:rsidRPr="00EC31B7">
        <w:rPr>
          <w:rFonts w:hint="eastAsia"/>
        </w:rPr>
        <w:t>→</w:t>
      </w:r>
      <w:r w:rsidR="00805BEA" w:rsidRPr="00EC31B7">
        <w:t>loginResponse_succ</w:t>
      </w:r>
      <w:r w:rsidR="00805BEA" w:rsidRPr="00EC31B7">
        <w:rPr>
          <w:rFonts w:hint="eastAsia"/>
        </w:rPr>
        <w:t>→</w:t>
      </w:r>
      <w:r w:rsidR="00805BEA" w:rsidRPr="00EC31B7">
        <w:rPr>
          <w:rFonts w:hint="eastAsia"/>
        </w:rPr>
        <w:t>e5</w:t>
      </w:r>
      <w:r w:rsidR="00805BEA" w:rsidRPr="00EC31B7">
        <w:rPr>
          <w:rFonts w:hint="eastAsia"/>
        </w:rPr>
        <w:t>→</w:t>
      </w:r>
      <w:r w:rsidR="00805BEA" w:rsidRPr="00EC31B7">
        <w:t>feeCalculate</w:t>
      </w:r>
      <w:r w:rsidR="00805BEA" w:rsidRPr="00EC31B7">
        <w:rPr>
          <w:rFonts w:hint="eastAsia"/>
        </w:rPr>
        <w:t>→</w:t>
      </w:r>
      <w:r w:rsidR="00805BEA" w:rsidRPr="00EC31B7">
        <w:rPr>
          <w:rFonts w:hint="eastAsia"/>
        </w:rPr>
        <w:t>e7</w:t>
      </w:r>
      <w:r w:rsidR="00805BEA" w:rsidRPr="00EC31B7">
        <w:rPr>
          <w:rFonts w:hint="eastAsia"/>
        </w:rPr>
        <w:t>→</w:t>
      </w:r>
      <w:r w:rsidR="00805BEA" w:rsidRPr="00EC31B7">
        <w:t>feeCalculateResponse_succ</w:t>
      </w:r>
      <w:r w:rsidR="00805BEA" w:rsidRPr="00EC31B7">
        <w:rPr>
          <w:rFonts w:hint="eastAsia"/>
        </w:rPr>
        <w:t>→</w:t>
      </w:r>
      <w:r w:rsidR="00805BEA" w:rsidRPr="00EC31B7">
        <w:rPr>
          <w:rFonts w:hint="eastAsia"/>
        </w:rPr>
        <w:t>e</w:t>
      </w:r>
      <w:r w:rsidR="00805BEA">
        <w:t>f</w:t>
      </w:r>
      <w:r w:rsidR="00805BEA" w:rsidRPr="00EC31B7">
        <w:rPr>
          <w:rFonts w:hint="eastAsia"/>
        </w:rPr>
        <w:t>→</w:t>
      </w:r>
      <w:r w:rsidR="00805BEA" w:rsidRPr="00EC31B7">
        <w:t>feeCalculate</w:t>
      </w:r>
      <w:r w:rsidR="00805BEA" w:rsidRPr="00805BEA">
        <w:rPr>
          <w:rFonts w:asciiTheme="minorEastAsia" w:eastAsiaTheme="minorEastAsia" w:hAnsiTheme="minorEastAsia"/>
        </w:rPr>
        <w:t>”</w:t>
      </w:r>
      <w:r w:rsidR="00805BEA">
        <w:rPr>
          <w:rFonts w:hint="eastAsia"/>
        </w:rPr>
        <w:t>序列。</w:t>
      </w:r>
    </w:p>
    <w:p w14:paraId="50A00E9A" w14:textId="77777777" w:rsidR="005B2B1D" w:rsidRDefault="005B2B1D" w:rsidP="00136D40">
      <w:pPr>
        <w:pStyle w:val="u5"/>
        <w:numPr>
          <w:ilvl w:val="0"/>
          <w:numId w:val="70"/>
        </w:numPr>
        <w:spacing w:before="24" w:after="24"/>
        <w:ind w:firstLineChars="0"/>
      </w:pPr>
      <w:r>
        <w:rPr>
          <w:rFonts w:hint="eastAsia"/>
        </w:rPr>
        <w:t>顺序</w:t>
      </w:r>
      <w:r>
        <w:t>约束冲突序列生成</w:t>
      </w:r>
      <w:r w:rsidR="00017B04">
        <w:rPr>
          <w:rFonts w:hint="eastAsia"/>
        </w:rPr>
        <w:t>（</w:t>
      </w:r>
      <w:r w:rsidR="00017B04">
        <w:rPr>
          <w:rFonts w:hint="eastAsia"/>
        </w:rPr>
        <w:t>8</w:t>
      </w:r>
      <w:r w:rsidR="00017B04">
        <w:t>-11</w:t>
      </w:r>
      <w:r w:rsidR="00017B04">
        <w:rPr>
          <w:rFonts w:hint="eastAsia"/>
        </w:rPr>
        <w:t>）</w:t>
      </w:r>
      <w:r>
        <w:t>：</w:t>
      </w:r>
      <w:r w:rsidR="005847DA">
        <w:rPr>
          <w:rFonts w:hint="eastAsia"/>
        </w:rPr>
        <w:t>针对请求</w:t>
      </w:r>
      <w:r w:rsidR="005847DA">
        <w:t>节点集合</w:t>
      </w:r>
      <w:r w:rsidR="005847DA">
        <w:rPr>
          <w:rFonts w:hint="eastAsia"/>
        </w:rPr>
        <w:t>中</w:t>
      </w:r>
      <w:r w:rsidR="005847DA">
        <w:t>的每个元素，</w:t>
      </w:r>
      <w:r w:rsidR="005847DA">
        <w:rPr>
          <w:rFonts w:hint="eastAsia"/>
        </w:rPr>
        <w:t>获取</w:t>
      </w:r>
      <w:r w:rsidR="005847DA">
        <w:t>其</w:t>
      </w:r>
      <w:r w:rsidR="005847DA">
        <w:rPr>
          <w:rFonts w:hint="eastAsia"/>
        </w:rPr>
        <w:t>顺序约束为</w:t>
      </w:r>
      <w:r w:rsidR="005847DA">
        <w:t>空，则该</w:t>
      </w:r>
      <w:r w:rsidR="005847DA">
        <w:rPr>
          <w:rFonts w:hint="eastAsia"/>
        </w:rPr>
        <w:t>请求</w:t>
      </w:r>
      <w:r w:rsidR="005847DA">
        <w:t>节点对应操作可直接调用</w:t>
      </w:r>
      <w:r w:rsidR="005847DA">
        <w:rPr>
          <w:rFonts w:hint="eastAsia"/>
        </w:rPr>
        <w:t>。否则</w:t>
      </w:r>
      <w:r w:rsidR="005847DA">
        <w:t>，</w:t>
      </w:r>
      <w:r w:rsidR="005847DA">
        <w:rPr>
          <w:rFonts w:hint="eastAsia"/>
        </w:rPr>
        <w:lastRenderedPageBreak/>
        <w:t>该</w:t>
      </w:r>
      <w:r w:rsidR="005847DA">
        <w:t>节点</w:t>
      </w:r>
      <w:r w:rsidR="005847DA">
        <w:rPr>
          <w:rFonts w:hint="eastAsia"/>
        </w:rPr>
        <w:t>需</w:t>
      </w:r>
      <w:r w:rsidR="005847DA">
        <w:t>依据</w:t>
      </w:r>
      <w:r w:rsidR="005847DA">
        <w:rPr>
          <w:rFonts w:hint="eastAsia"/>
        </w:rPr>
        <w:t>按</w:t>
      </w:r>
      <w:r w:rsidR="005847DA">
        <w:t>一定</w:t>
      </w:r>
      <w:r w:rsidR="005847DA">
        <w:rPr>
          <w:rFonts w:hint="eastAsia"/>
        </w:rPr>
        <w:t>顺序的正确执行，生成直接</w:t>
      </w:r>
      <w:r w:rsidR="005847DA">
        <w:t>调用该节点的错误序列。</w:t>
      </w:r>
      <w:r w:rsidR="005847DA">
        <w:rPr>
          <w:rFonts w:hint="eastAsia"/>
        </w:rPr>
        <w:t>根据图</w:t>
      </w:r>
      <w:r w:rsidR="005847DA">
        <w:rPr>
          <w:rFonts w:hint="eastAsia"/>
        </w:rPr>
        <w:t>3</w:t>
      </w:r>
      <w:r w:rsidR="005847DA">
        <w:t>-9</w:t>
      </w:r>
      <w:r w:rsidR="005847DA">
        <w:rPr>
          <w:rFonts w:hint="eastAsia"/>
        </w:rPr>
        <w:t>可知</w:t>
      </w:r>
      <w:r w:rsidR="005847DA">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2</m:t>
            </m:r>
          </m:sub>
        </m:sSub>
      </m:oMath>
      <w:r w:rsidR="005847DA">
        <w:rPr>
          <w:rFonts w:hint="eastAsia"/>
        </w:rPr>
        <w:t>节点序列约束</w:t>
      </w:r>
      <w:r w:rsidR="005847DA">
        <w:t>为</w:t>
      </w:r>
      <w:r w:rsidR="005847DA">
        <w:rPr>
          <w:rFonts w:hint="eastAsia"/>
        </w:rPr>
        <w:t>空，</w:t>
      </w:r>
      <w:r w:rsidR="005847DA">
        <w:t>无需生成冲突序列</w:t>
      </w:r>
      <w:r w:rsidR="005847DA">
        <w:rPr>
          <w:rFonts w:hint="eastAsia"/>
        </w:rPr>
        <w:t>，</w:t>
      </w:r>
      <m:oMath>
        <m:sSub>
          <m:sSubPr>
            <m:ctrlPr>
              <w:rPr>
                <w:rFonts w:ascii="Cambria Math" w:hAnsi="Cambria Math" w:cs="Times New Roman"/>
              </w:rPr>
            </m:ctrlPr>
          </m:sSubPr>
          <m:e>
            <m:r>
              <m:rPr>
                <m:sty m:val="p"/>
              </m:rPr>
              <w:rPr>
                <w:rFonts w:ascii="Cambria Math" w:hAnsi="Cambria Math" w:cs="Times New Roman"/>
              </w:rPr>
              <m:t>v</m:t>
            </m:r>
          </m:e>
          <m:sub>
            <m:r>
              <m:rPr>
                <m:sty m:val="p"/>
              </m:rPr>
              <w:rPr>
                <w:rFonts w:ascii="Cambria Math" w:hAnsi="Cambria Math" w:cs="Times New Roman"/>
              </w:rPr>
              <m:t>5</m:t>
            </m:r>
          </m:sub>
        </m:sSub>
      </m:oMath>
      <w:r w:rsidR="005847DA">
        <w:rPr>
          <w:rFonts w:hint="eastAsia"/>
        </w:rPr>
        <w:t>节点序列约束不</w:t>
      </w:r>
      <w:r w:rsidR="005847DA">
        <w:t>为</w:t>
      </w:r>
      <w:r w:rsidR="005847DA">
        <w:rPr>
          <w:rFonts w:hint="eastAsia"/>
        </w:rPr>
        <w:t>空，</w:t>
      </w:r>
      <w:r w:rsidR="005847DA">
        <w:t>因此生成</w:t>
      </w:r>
      <w:r w:rsidR="005847DA" w:rsidRPr="00805BEA">
        <w:rPr>
          <w:rFonts w:asciiTheme="minorEastAsia" w:eastAsiaTheme="minorEastAsia" w:hAnsiTheme="minorEastAsia"/>
        </w:rPr>
        <w:t>“</w:t>
      </w:r>
      <w:r w:rsidR="005847DA">
        <w:t>Start</w:t>
      </w:r>
      <w:r w:rsidR="005847DA" w:rsidRPr="00EC31B7">
        <w:rPr>
          <w:rFonts w:hint="eastAsia"/>
        </w:rPr>
        <w:t>→</w:t>
      </w:r>
      <w:r w:rsidR="005847DA">
        <w:t>e0</w:t>
      </w:r>
      <w:r w:rsidR="005847DA" w:rsidRPr="00EC31B7">
        <w:rPr>
          <w:rFonts w:hint="eastAsia"/>
        </w:rPr>
        <w:t>→</w:t>
      </w:r>
      <w:r w:rsidR="005847DA">
        <w:t>Init</w:t>
      </w:r>
      <w:r w:rsidR="005847DA" w:rsidRPr="00EC31B7">
        <w:rPr>
          <w:rFonts w:hint="eastAsia"/>
        </w:rPr>
        <w:t>→</w:t>
      </w:r>
      <w:r w:rsidR="005847DA">
        <w:t>ef</w:t>
      </w:r>
      <w:r w:rsidR="005847DA" w:rsidRPr="00EC31B7">
        <w:rPr>
          <w:rFonts w:hint="eastAsia"/>
        </w:rPr>
        <w:t>→</w:t>
      </w:r>
      <w:r w:rsidR="005847DA">
        <w:t>feeCalculate</w:t>
      </w:r>
      <w:r w:rsidR="005847DA" w:rsidRPr="00805BEA">
        <w:rPr>
          <w:rFonts w:asciiTheme="minorEastAsia" w:eastAsiaTheme="minorEastAsia" w:hAnsiTheme="minorEastAsia"/>
        </w:rPr>
        <w:t>”</w:t>
      </w:r>
      <w:r w:rsidR="005847DA">
        <w:rPr>
          <w:rFonts w:hint="eastAsia"/>
        </w:rPr>
        <w:t>序列。</w:t>
      </w:r>
    </w:p>
    <w:p w14:paraId="275D0283" w14:textId="77777777" w:rsidR="009A034A" w:rsidRPr="005A34E9" w:rsidRDefault="009A034A" w:rsidP="009A034A">
      <w:pPr>
        <w:pStyle w:val="u5"/>
        <w:spacing w:before="24" w:after="24"/>
        <w:ind w:firstLineChars="0"/>
      </w:pPr>
      <w:r w:rsidRPr="00D35F6F">
        <w:rPr>
          <w:rFonts w:hint="eastAsia"/>
        </w:rPr>
        <w:t>根据</w:t>
      </w:r>
      <w:r w:rsidRPr="00D35F6F">
        <w:t>以上</w:t>
      </w:r>
      <w:r w:rsidRPr="00D35F6F">
        <w:rPr>
          <w:rFonts w:hint="eastAsia"/>
        </w:rPr>
        <w:t>四个</w:t>
      </w:r>
      <w:r w:rsidRPr="00D35F6F">
        <w:t>步骤，</w:t>
      </w:r>
      <w:r>
        <w:rPr>
          <w:rFonts w:hint="eastAsia"/>
        </w:rPr>
        <w:t>可针对</w:t>
      </w:r>
      <w:r>
        <w:t>图</w:t>
      </w:r>
      <w:r>
        <w:rPr>
          <w:rFonts w:hint="eastAsia"/>
        </w:rPr>
        <w:t>3</w:t>
      </w:r>
      <w:r>
        <w:t>-8</w:t>
      </w:r>
      <w:r>
        <w:rPr>
          <w:rFonts w:hint="eastAsia"/>
        </w:rPr>
        <w:t>行为</w:t>
      </w:r>
      <w:r>
        <w:t>模型生成</w:t>
      </w:r>
      <w:r>
        <w:rPr>
          <w:rFonts w:hint="eastAsia"/>
        </w:rPr>
        <w:t>冲突</w:t>
      </w:r>
      <w:r>
        <w:t>测试</w:t>
      </w:r>
      <w:r w:rsidR="009D49F8">
        <w:rPr>
          <w:rFonts w:hint="eastAsia"/>
        </w:rPr>
        <w:t>序列</w:t>
      </w:r>
      <w:r w:rsidRPr="00D35F6F">
        <w:t>。</w:t>
      </w:r>
    </w:p>
    <w:p w14:paraId="363629E4" w14:textId="77777777" w:rsidR="000B3474" w:rsidRDefault="000B3474" w:rsidP="000B3474">
      <w:pPr>
        <w:pStyle w:val="u3"/>
        <w:rPr>
          <w:b w:val="0"/>
        </w:rPr>
      </w:pPr>
      <w:bookmarkStart w:id="152" w:name="_Toc498361749"/>
      <w:r w:rsidRPr="000B3474">
        <w:rPr>
          <w:rFonts w:hint="eastAsia"/>
          <w:b w:val="0"/>
        </w:rPr>
        <w:t>基于约束求解策略的测试数据自动生成</w:t>
      </w:r>
      <w:bookmarkEnd w:id="152"/>
    </w:p>
    <w:p w14:paraId="56F1E28C" w14:textId="77777777" w:rsidR="007C7336" w:rsidRDefault="007C7336" w:rsidP="006C6B15">
      <w:pPr>
        <w:pStyle w:val="u5"/>
        <w:spacing w:before="24" w:after="24"/>
        <w:ind w:firstLine="480"/>
      </w:pPr>
      <w:r>
        <w:rPr>
          <w:rFonts w:hint="eastAsia"/>
        </w:rPr>
        <w:t>本节</w:t>
      </w:r>
      <w:r>
        <w:t>介绍基于约束求解的</w:t>
      </w:r>
      <w:r>
        <w:rPr>
          <w:rFonts w:hint="eastAsia"/>
        </w:rPr>
        <w:t>测试</w:t>
      </w:r>
      <w:r>
        <w:t>数据自动生成，包括</w:t>
      </w:r>
      <w:r w:rsidRPr="00523AFD">
        <w:rPr>
          <w:rFonts w:hint="eastAsia"/>
        </w:rPr>
        <w:t>约束条件表达式的提取、约束求解工具</w:t>
      </w:r>
      <w:r w:rsidRPr="00523AFD">
        <w:rPr>
          <w:rFonts w:hint="eastAsia"/>
        </w:rPr>
        <w:t>Z3</w:t>
      </w:r>
      <w:r w:rsidRPr="00523AFD">
        <w:rPr>
          <w:rFonts w:hint="eastAsia"/>
        </w:rPr>
        <w:t>自动生成可行解。</w:t>
      </w:r>
    </w:p>
    <w:p w14:paraId="188D0315" w14:textId="77777777" w:rsidR="00C11931" w:rsidRDefault="006717DD" w:rsidP="006C6B15">
      <w:pPr>
        <w:pStyle w:val="u5"/>
        <w:spacing w:before="24" w:after="24"/>
        <w:ind w:firstLine="480"/>
      </w:pPr>
      <w:r w:rsidRPr="00523AFD">
        <w:rPr>
          <w:rFonts w:hint="eastAsia"/>
        </w:rPr>
        <w:t>在前面的论述中，我们知道测试用例</w:t>
      </w:r>
      <w:r w:rsidR="00C11931">
        <w:rPr>
          <w:rFonts w:hint="eastAsia"/>
        </w:rPr>
        <w:t>生成</w:t>
      </w:r>
      <w:r w:rsidRPr="00523AFD">
        <w:rPr>
          <w:rFonts w:hint="eastAsia"/>
        </w:rPr>
        <w:t>包括测试</w:t>
      </w:r>
      <w:r w:rsidR="00C11931">
        <w:rPr>
          <w:rFonts w:hint="eastAsia"/>
        </w:rPr>
        <w:t>序列</w:t>
      </w:r>
      <w:r w:rsidRPr="00523AFD">
        <w:rPr>
          <w:rFonts w:hint="eastAsia"/>
        </w:rPr>
        <w:t>的生成</w:t>
      </w:r>
      <w:r w:rsidR="00C11931">
        <w:rPr>
          <w:rFonts w:hint="eastAsia"/>
        </w:rPr>
        <w:t>、</w:t>
      </w:r>
      <w:r w:rsidRPr="00523AFD">
        <w:rPr>
          <w:rFonts w:hint="eastAsia"/>
        </w:rPr>
        <w:t>测试数据的生成。</w:t>
      </w:r>
      <w:r w:rsidR="00C11931">
        <w:rPr>
          <w:rFonts w:hint="eastAsia"/>
        </w:rPr>
        <w:t>上一小节</w:t>
      </w:r>
      <w:r w:rsidR="00C11931">
        <w:t>，</w:t>
      </w:r>
      <w:r w:rsidR="00C11931">
        <w:rPr>
          <w:rFonts w:hint="eastAsia"/>
        </w:rPr>
        <w:t>已经根据</w:t>
      </w:r>
      <w:r w:rsidR="00C11931">
        <w:t>不同</w:t>
      </w:r>
      <w:r w:rsidR="00C11931">
        <w:rPr>
          <w:rFonts w:hint="eastAsia"/>
        </w:rPr>
        <w:t>覆盖策略</w:t>
      </w:r>
      <w:r w:rsidR="00C11931">
        <w:t>生成了测试</w:t>
      </w:r>
      <w:r w:rsidR="00C11931">
        <w:rPr>
          <w:rFonts w:hint="eastAsia"/>
        </w:rPr>
        <w:t>序列</w:t>
      </w:r>
      <w:r w:rsidR="00C11931">
        <w:t>，</w:t>
      </w:r>
      <w:r w:rsidR="006C6B15" w:rsidRPr="006C6B15">
        <w:rPr>
          <w:rFonts w:hint="eastAsia"/>
        </w:rPr>
        <w:t>生成测试序列后，考虑如何根据测试序列，生成满足该序列的测试数据</w:t>
      </w:r>
      <w:r w:rsidR="00C11931">
        <w:rPr>
          <w:rFonts w:hint="eastAsia"/>
        </w:rPr>
        <w:t>。</w:t>
      </w:r>
    </w:p>
    <w:p w14:paraId="74BBF785" w14:textId="77777777" w:rsidR="00C11931" w:rsidRPr="00E854A6" w:rsidRDefault="00C11931" w:rsidP="00E854A6">
      <w:pPr>
        <w:spacing w:beforeLines="10" w:before="24" w:afterLines="10" w:after="24" w:line="312" w:lineRule="auto"/>
        <w:ind w:firstLineChars="200" w:firstLine="480"/>
        <w:rPr>
          <w:sz w:val="24"/>
        </w:rPr>
      </w:pPr>
      <w:r w:rsidRPr="00523AFD">
        <w:rPr>
          <w:rFonts w:hint="eastAsia"/>
          <w:sz w:val="24"/>
        </w:rPr>
        <w:t>传统测试方法中，测试数据的获取主要</w:t>
      </w:r>
      <w:r>
        <w:rPr>
          <w:rFonts w:hint="eastAsia"/>
          <w:sz w:val="24"/>
        </w:rPr>
        <w:t>依靠人工</w:t>
      </w:r>
      <w:r w:rsidRPr="00523AFD">
        <w:rPr>
          <w:rFonts w:hint="eastAsia"/>
          <w:sz w:val="24"/>
        </w:rPr>
        <w:t>分析来完成，不仅繁琐而且耗时，</w:t>
      </w:r>
      <w:r w:rsidR="00E854A6">
        <w:rPr>
          <w:rFonts w:hint="eastAsia"/>
          <w:sz w:val="24"/>
        </w:rPr>
        <w:t>覆盖率不高</w:t>
      </w:r>
      <w:r>
        <w:rPr>
          <w:rFonts w:hint="eastAsia"/>
          <w:sz w:val="24"/>
        </w:rPr>
        <w:t>。为了保证生成测试用例的完备与有效性并且提高测试质量，本文</w:t>
      </w:r>
      <w:r w:rsidRPr="00523AFD">
        <w:rPr>
          <w:rFonts w:hint="eastAsia"/>
          <w:sz w:val="24"/>
        </w:rPr>
        <w:t>针对每条测试</w:t>
      </w:r>
      <w:r>
        <w:rPr>
          <w:rFonts w:hint="eastAsia"/>
          <w:sz w:val="24"/>
        </w:rPr>
        <w:t>序列</w:t>
      </w:r>
      <w:r w:rsidRPr="00523AFD">
        <w:rPr>
          <w:rFonts w:hint="eastAsia"/>
          <w:sz w:val="24"/>
        </w:rPr>
        <w:t>自动生成测试数据。</w:t>
      </w:r>
    </w:p>
    <w:p w14:paraId="6A13A0AD" w14:textId="77777777" w:rsidR="009E378F" w:rsidRDefault="00901CCA" w:rsidP="00437AF0">
      <w:pPr>
        <w:pStyle w:val="u5"/>
        <w:spacing w:before="24" w:after="24"/>
        <w:ind w:firstLine="480"/>
      </w:pPr>
      <w:r>
        <w:t>本文将已有的测试序列，进一步采用</w:t>
      </w:r>
      <w:r w:rsidRPr="00901CCA">
        <w:rPr>
          <w:b/>
        </w:rPr>
        <w:t>约束</w:t>
      </w:r>
      <w:r w:rsidRPr="00901CCA">
        <w:rPr>
          <w:rFonts w:hint="eastAsia"/>
          <w:b/>
        </w:rPr>
        <w:t>求解</w:t>
      </w:r>
      <w:r w:rsidRPr="00901CCA">
        <w:rPr>
          <w:b/>
        </w:rPr>
        <w:t>技术</w:t>
      </w:r>
      <w:r>
        <w:t>（</w:t>
      </w:r>
      <w:r>
        <w:rPr>
          <w:rFonts w:hint="eastAsia"/>
        </w:rPr>
        <w:t>C</w:t>
      </w:r>
      <w:r>
        <w:t>onstraint Solver</w:t>
      </w:r>
      <w:r>
        <w:t>）</w:t>
      </w:r>
      <w:r>
        <w:rPr>
          <w:rFonts w:hint="eastAsia"/>
        </w:rPr>
        <w:t>在</w:t>
      </w:r>
      <w:r>
        <w:t>测试</w:t>
      </w:r>
      <w:r>
        <w:rPr>
          <w:rFonts w:hint="eastAsia"/>
        </w:rPr>
        <w:t>序列</w:t>
      </w:r>
      <w:r>
        <w:t>基础上产生</w:t>
      </w:r>
      <w:r>
        <w:rPr>
          <w:rFonts w:hint="eastAsia"/>
        </w:rPr>
        <w:t>所需</w:t>
      </w:r>
      <w:r>
        <w:t>测试数据</w:t>
      </w:r>
      <w:r>
        <w:rPr>
          <w:rFonts w:hint="eastAsia"/>
        </w:rPr>
        <w:t>。</w:t>
      </w:r>
      <w:r w:rsidR="00C11931">
        <w:rPr>
          <w:rFonts w:hint="eastAsia"/>
        </w:rPr>
        <w:t>在约束求解步骤中综合使用线性约束求解策略与迭代求解策略，线性约束求解策略求解出所有的解，然后用迭代求解的策略选出满足约束的解，从而得出满足每条测试</w:t>
      </w:r>
      <w:r>
        <w:rPr>
          <w:rFonts w:hint="eastAsia"/>
        </w:rPr>
        <w:t>序列</w:t>
      </w:r>
      <w:r w:rsidR="00C11931">
        <w:rPr>
          <w:rFonts w:hint="eastAsia"/>
        </w:rPr>
        <w:t>的测试数据。该方法处理流程如图</w:t>
      </w:r>
      <w:r>
        <w:t>3-</w:t>
      </w:r>
      <w:r w:rsidR="00235D26">
        <w:t>18</w:t>
      </w:r>
      <w:r>
        <w:rPr>
          <w:rFonts w:hint="eastAsia"/>
        </w:rPr>
        <w:t>所示</w:t>
      </w:r>
      <w:r w:rsidR="00C11931">
        <w:rPr>
          <w:rFonts w:hint="eastAsia"/>
        </w:rPr>
        <w:t>。</w:t>
      </w:r>
    </w:p>
    <w:p w14:paraId="0E07F454" w14:textId="77777777" w:rsidR="00901CCA" w:rsidRDefault="00901CCA" w:rsidP="00901CCA">
      <w:pPr>
        <w:pStyle w:val="u5"/>
        <w:spacing w:before="24" w:after="24"/>
        <w:ind w:firstLineChars="0" w:firstLine="0"/>
        <w:jc w:val="center"/>
      </w:pPr>
      <w:r w:rsidRPr="00901CCA">
        <w:rPr>
          <w:noProof/>
        </w:rPr>
        <w:drawing>
          <wp:inline distT="0" distB="0" distL="0" distR="0" wp14:anchorId="430C1F89" wp14:editId="4322A80E">
            <wp:extent cx="5039995" cy="1786890"/>
            <wp:effectExtent l="0" t="0" r="8255" b="3810"/>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52"/>
                    <a:stretch>
                      <a:fillRect/>
                    </a:stretch>
                  </pic:blipFill>
                  <pic:spPr>
                    <a:xfrm>
                      <a:off x="0" y="0"/>
                      <a:ext cx="5039995" cy="1786890"/>
                    </a:xfrm>
                    <a:prstGeom prst="rect">
                      <a:avLst/>
                    </a:prstGeom>
                  </pic:spPr>
                </pic:pic>
              </a:graphicData>
            </a:graphic>
          </wp:inline>
        </w:drawing>
      </w:r>
    </w:p>
    <w:p w14:paraId="6234E812" w14:textId="77777777" w:rsidR="00901CCA" w:rsidRDefault="00901CCA"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235D26">
        <w:rPr>
          <w:noProof/>
        </w:rPr>
        <w:t>18</w:t>
      </w:r>
      <w:r w:rsidRPr="00606565">
        <w:fldChar w:fldCharType="end"/>
      </w:r>
      <w:r w:rsidR="005B0428" w:rsidRPr="00606565">
        <w:t xml:space="preserve"> </w:t>
      </w:r>
      <w:r w:rsidR="005B0428" w:rsidRPr="00606565">
        <w:rPr>
          <w:rFonts w:hint="eastAsia"/>
        </w:rPr>
        <w:t>测试数据生成</w:t>
      </w:r>
      <w:r w:rsidR="005B0428" w:rsidRPr="00606565">
        <w:t>流程</w:t>
      </w:r>
    </w:p>
    <w:p w14:paraId="22B7E52A" w14:textId="77777777" w:rsidR="00A8273C" w:rsidRPr="00A8273C" w:rsidRDefault="00A8273C" w:rsidP="00A8273C">
      <w:pPr>
        <w:pStyle w:val="u5"/>
        <w:spacing w:before="24" w:after="24"/>
        <w:ind w:firstLine="480"/>
      </w:pPr>
      <w:r w:rsidRPr="00A8273C">
        <w:rPr>
          <w:rFonts w:hint="eastAsia"/>
        </w:rPr>
        <w:t>约束求解包括如下两个步骤，一是</w:t>
      </w:r>
      <w:r w:rsidRPr="00924F33">
        <w:rPr>
          <w:rFonts w:hint="eastAsia"/>
          <w:b/>
        </w:rPr>
        <w:t>提取约束条件</w:t>
      </w:r>
      <w:r w:rsidRPr="00A8273C">
        <w:rPr>
          <w:rFonts w:hint="eastAsia"/>
        </w:rPr>
        <w:t>，即从</w:t>
      </w:r>
      <w:r>
        <w:rPr>
          <w:rFonts w:hint="eastAsia"/>
        </w:rPr>
        <w:t>行为模型</w:t>
      </w:r>
      <w:r w:rsidR="00E854A6">
        <w:rPr>
          <w:rFonts w:hint="eastAsia"/>
        </w:rPr>
        <w:t>及</w:t>
      </w:r>
      <w:r w:rsidR="00E854A6">
        <w:t>决策表</w:t>
      </w:r>
      <w:r w:rsidRPr="00A8273C">
        <w:rPr>
          <w:rFonts w:hint="eastAsia"/>
        </w:rPr>
        <w:t>中提取出对应</w:t>
      </w:r>
      <w:r>
        <w:rPr>
          <w:rFonts w:hint="eastAsia"/>
        </w:rPr>
        <w:t>序列</w:t>
      </w:r>
      <w:r w:rsidRPr="00A8273C">
        <w:rPr>
          <w:rFonts w:hint="eastAsia"/>
        </w:rPr>
        <w:t>的所有约束条件表达式；二是</w:t>
      </w:r>
      <w:r w:rsidRPr="00924F33">
        <w:rPr>
          <w:rFonts w:hint="eastAsia"/>
          <w:b/>
        </w:rPr>
        <w:t>求解约束</w:t>
      </w:r>
      <w:r w:rsidRPr="00A8273C">
        <w:rPr>
          <w:rFonts w:hint="eastAsia"/>
        </w:rPr>
        <w:t>，即采用正确的算法和策略，求出约束条件表达式的可行解。</w:t>
      </w:r>
    </w:p>
    <w:p w14:paraId="03DF41F2" w14:textId="77777777" w:rsidR="005B0428" w:rsidRDefault="00A8273C" w:rsidP="00A8273C">
      <w:pPr>
        <w:pStyle w:val="u5"/>
        <w:spacing w:before="24" w:after="24"/>
        <w:ind w:firstLine="480"/>
      </w:pPr>
      <w:r>
        <w:rPr>
          <w:rFonts w:hint="eastAsia"/>
        </w:rPr>
        <w:t>下面</w:t>
      </w:r>
      <w:r>
        <w:t>重点介绍测试数据生成流程中的关键</w:t>
      </w:r>
      <w:r>
        <w:rPr>
          <w:rFonts w:hint="eastAsia"/>
        </w:rPr>
        <w:t>技术</w:t>
      </w:r>
      <w:r>
        <w:t>：</w:t>
      </w:r>
      <w:r w:rsidRPr="00924F33">
        <w:rPr>
          <w:rFonts w:hint="eastAsia"/>
          <w:b/>
        </w:rPr>
        <w:t>约束求解工具</w:t>
      </w:r>
      <w:r w:rsidRPr="00924F33">
        <w:rPr>
          <w:rFonts w:hint="eastAsia"/>
          <w:b/>
        </w:rPr>
        <w:t>Z3</w:t>
      </w:r>
      <w:r w:rsidRPr="00924F33">
        <w:rPr>
          <w:rFonts w:hint="eastAsia"/>
          <w:b/>
        </w:rPr>
        <w:t>自动</w:t>
      </w:r>
      <w:r w:rsidRPr="00924F33">
        <w:rPr>
          <w:rFonts w:hint="eastAsia"/>
          <w:b/>
        </w:rPr>
        <w:lastRenderedPageBreak/>
        <w:t>生成可行解</w:t>
      </w:r>
      <w:r>
        <w:rPr>
          <w:rFonts w:hint="eastAsia"/>
        </w:rPr>
        <w:t>、</w:t>
      </w:r>
      <w:r w:rsidRPr="00924F33">
        <w:rPr>
          <w:rFonts w:hint="eastAsia"/>
          <w:b/>
        </w:rPr>
        <w:t>约束条件表达式的提取</w:t>
      </w:r>
      <w:r w:rsidR="00924F33" w:rsidRPr="00924F33">
        <w:rPr>
          <w:rFonts w:hint="eastAsia"/>
          <w:b/>
        </w:rPr>
        <w:t>与</w:t>
      </w:r>
      <w:r w:rsidR="00924F33" w:rsidRPr="00924F33">
        <w:rPr>
          <w:b/>
        </w:rPr>
        <w:t>转换</w:t>
      </w:r>
      <w:r w:rsidRPr="00A8273C">
        <w:rPr>
          <w:rFonts w:hint="eastAsia"/>
        </w:rPr>
        <w:t>。</w:t>
      </w:r>
    </w:p>
    <w:p w14:paraId="26F1918B" w14:textId="77777777" w:rsidR="00865C17" w:rsidRDefault="00865C17" w:rsidP="00136D40">
      <w:pPr>
        <w:pStyle w:val="u5"/>
        <w:numPr>
          <w:ilvl w:val="0"/>
          <w:numId w:val="46"/>
        </w:numPr>
        <w:spacing w:before="24" w:after="24"/>
        <w:ind w:firstLineChars="0"/>
        <w:rPr>
          <w:b/>
        </w:rPr>
      </w:pPr>
      <w:r w:rsidRPr="00865C17">
        <w:rPr>
          <w:rFonts w:hint="eastAsia"/>
          <w:b/>
        </w:rPr>
        <w:t>约束求解工具</w:t>
      </w:r>
      <w:r w:rsidRPr="00865C17">
        <w:rPr>
          <w:rFonts w:hint="eastAsia"/>
          <w:b/>
        </w:rPr>
        <w:t>Z3</w:t>
      </w:r>
      <w:r w:rsidRPr="00865C17">
        <w:rPr>
          <w:rFonts w:hint="eastAsia"/>
          <w:b/>
        </w:rPr>
        <w:t>自动生成可行解</w:t>
      </w:r>
    </w:p>
    <w:p w14:paraId="1C6956EB" w14:textId="77777777" w:rsidR="00043365" w:rsidRDefault="0017607C" w:rsidP="00043365">
      <w:pPr>
        <w:pStyle w:val="u5"/>
        <w:spacing w:before="24" w:after="24"/>
        <w:ind w:firstLine="480"/>
      </w:pPr>
      <w:r w:rsidRPr="0017607C">
        <w:rPr>
          <w:rFonts w:hint="eastAsia"/>
        </w:rPr>
        <w:t>Z3</w:t>
      </w:r>
      <w:r w:rsidRPr="0017607C">
        <w:rPr>
          <w:rFonts w:hint="eastAsia"/>
        </w:rPr>
        <w:t>提供了很多的底层接口</w:t>
      </w:r>
      <w:r>
        <w:rPr>
          <w:rFonts w:hint="eastAsia"/>
        </w:rPr>
        <w:t>（</w:t>
      </w:r>
      <w:r w:rsidR="0011570C" w:rsidRPr="0011570C">
        <w:rPr>
          <w:rFonts w:hint="eastAsia"/>
          <w:b/>
        </w:rPr>
        <w:t>SMT-LIB</w:t>
      </w:r>
      <w:r w:rsidR="0011570C">
        <w:rPr>
          <w:rFonts w:hint="eastAsia"/>
        </w:rPr>
        <w:t>、</w:t>
      </w:r>
      <w:r w:rsidR="0011570C" w:rsidRPr="0011570C">
        <w:t>C/C++</w:t>
      </w:r>
      <w:r w:rsidR="0011570C">
        <w:rPr>
          <w:rFonts w:hint="eastAsia"/>
        </w:rPr>
        <w:t>、</w:t>
      </w:r>
      <w:r w:rsidR="0011570C">
        <w:rPr>
          <w:rFonts w:hint="eastAsia"/>
        </w:rPr>
        <w:t>.</w:t>
      </w:r>
      <w:r w:rsidR="0011570C" w:rsidRPr="0011570C">
        <w:t>NET</w:t>
      </w:r>
      <w:r w:rsidR="0011570C">
        <w:rPr>
          <w:rFonts w:hint="eastAsia"/>
        </w:rPr>
        <w:t>、</w:t>
      </w:r>
      <w:r w:rsidR="0011570C">
        <w:rPr>
          <w:rFonts w:hint="eastAsia"/>
        </w:rPr>
        <w:t>JAVA</w:t>
      </w:r>
      <w:r w:rsidRPr="0011570C">
        <w:rPr>
          <w:rFonts w:hint="eastAsia"/>
        </w:rPr>
        <w:t>）</w:t>
      </w:r>
      <w:r w:rsidRPr="0017607C">
        <w:rPr>
          <w:rFonts w:hint="eastAsia"/>
        </w:rPr>
        <w:t>来实现约束条件表达式的求解，并且拥有自己的语法格式。</w:t>
      </w:r>
      <w:r w:rsidR="00EB6DAB" w:rsidRPr="00C438EB">
        <w:rPr>
          <w:rFonts w:hint="eastAsia"/>
          <w:b/>
        </w:rPr>
        <w:t>本文</w:t>
      </w:r>
      <w:r w:rsidR="00EB6DAB" w:rsidRPr="00C438EB">
        <w:rPr>
          <w:b/>
        </w:rPr>
        <w:t>使用</w:t>
      </w:r>
      <w:r w:rsidR="00EB6DAB" w:rsidRPr="00C438EB">
        <w:rPr>
          <w:rFonts w:hint="eastAsia"/>
          <w:b/>
        </w:rPr>
        <w:t>SMT-LIB</w:t>
      </w:r>
      <w:r w:rsidR="00EB6DAB" w:rsidRPr="00C438EB">
        <w:rPr>
          <w:rFonts w:hint="eastAsia"/>
          <w:b/>
        </w:rPr>
        <w:t>语言编写</w:t>
      </w:r>
      <w:r w:rsidR="00EB6DAB" w:rsidRPr="00C438EB">
        <w:rPr>
          <w:rFonts w:hint="eastAsia"/>
          <w:b/>
        </w:rPr>
        <w:t>Z3</w:t>
      </w:r>
      <w:r w:rsidR="00EB6DAB" w:rsidRPr="00C438EB">
        <w:rPr>
          <w:rFonts w:hint="eastAsia"/>
          <w:b/>
        </w:rPr>
        <w:t>求解脚本</w:t>
      </w:r>
      <w:r w:rsidR="00C438EB" w:rsidRPr="00C438EB">
        <w:rPr>
          <w:rFonts w:hint="eastAsia"/>
          <w:b/>
        </w:rPr>
        <w:t>(</w:t>
      </w:r>
      <w:r w:rsidR="00C438EB" w:rsidRPr="00C438EB">
        <w:rPr>
          <w:b/>
        </w:rPr>
        <w:t>ScriptZ3.txt</w:t>
      </w:r>
      <w:r w:rsidR="00C438EB" w:rsidRPr="00C438EB">
        <w:rPr>
          <w:rFonts w:hint="eastAsia"/>
          <w:b/>
        </w:rPr>
        <w:t>)</w:t>
      </w:r>
      <w:r w:rsidR="00C438EB" w:rsidRPr="00C438EB">
        <w:rPr>
          <w:rFonts w:hint="eastAsia"/>
          <w:b/>
        </w:rPr>
        <w:t>，使用“</w:t>
      </w:r>
      <w:r w:rsidR="00C438EB" w:rsidRPr="00C438EB">
        <w:rPr>
          <w:b/>
        </w:rPr>
        <w:t>z3 ScriptZ3.txt</w:t>
      </w:r>
      <w:r w:rsidR="00C438EB" w:rsidRPr="00C438EB">
        <w:rPr>
          <w:rFonts w:hint="eastAsia"/>
          <w:b/>
        </w:rPr>
        <w:t>”命令</w:t>
      </w:r>
      <w:r w:rsidR="00C438EB" w:rsidRPr="00C438EB">
        <w:rPr>
          <w:b/>
        </w:rPr>
        <w:t>调用脚本获取符合约束的解</w:t>
      </w:r>
      <w:r w:rsidR="00EB6DAB">
        <w:rPr>
          <w:rFonts w:hint="eastAsia"/>
        </w:rPr>
        <w:t>。</w:t>
      </w:r>
    </w:p>
    <w:p w14:paraId="10382B8C" w14:textId="77777777" w:rsidR="00043365" w:rsidRDefault="0017607C" w:rsidP="00043365">
      <w:pPr>
        <w:pStyle w:val="u5"/>
        <w:spacing w:before="24" w:after="24"/>
        <w:ind w:firstLine="480"/>
      </w:pPr>
      <w:r w:rsidRPr="0017607C">
        <w:rPr>
          <w:rFonts w:hint="eastAsia"/>
        </w:rPr>
        <w:t>Z3</w:t>
      </w:r>
      <w:r w:rsidR="0011570C" w:rsidRPr="0011570C">
        <w:rPr>
          <w:rFonts w:hint="eastAsia"/>
        </w:rPr>
        <w:t xml:space="preserve"> SMT-LIB</w:t>
      </w:r>
      <w:r w:rsidRPr="0017607C">
        <w:rPr>
          <w:rFonts w:hint="eastAsia"/>
        </w:rPr>
        <w:t>求解脚本的输入格式有</w:t>
      </w:r>
      <w:r w:rsidR="0011570C" w:rsidRPr="0011570C">
        <w:rPr>
          <w:rFonts w:hint="eastAsia"/>
          <w:b/>
        </w:rPr>
        <w:t>变量定义、运算</w:t>
      </w:r>
      <w:r w:rsidR="0011570C" w:rsidRPr="00966667">
        <w:rPr>
          <w:rFonts w:hint="eastAsia"/>
        </w:rPr>
        <w:t>及</w:t>
      </w:r>
      <w:r w:rsidR="0011570C" w:rsidRPr="0011570C">
        <w:rPr>
          <w:b/>
        </w:rPr>
        <w:t>模型求解</w:t>
      </w:r>
      <w:r w:rsidRPr="0017607C">
        <w:rPr>
          <w:rFonts w:hint="eastAsia"/>
        </w:rPr>
        <w:t>三个部分</w:t>
      </w:r>
      <w:r w:rsidR="00966667">
        <w:rPr>
          <w:rFonts w:hint="eastAsia"/>
        </w:rPr>
        <w:t>。</w:t>
      </w:r>
    </w:p>
    <w:p w14:paraId="55EB59D9" w14:textId="77777777" w:rsidR="00043365" w:rsidRDefault="0011570C" w:rsidP="00043365">
      <w:pPr>
        <w:pStyle w:val="u5"/>
        <w:spacing w:before="24" w:after="24"/>
        <w:ind w:firstLine="480"/>
      </w:pPr>
      <w:r>
        <w:rPr>
          <w:rFonts w:hint="eastAsia"/>
        </w:rPr>
        <w:t>变量定义部分</w:t>
      </w:r>
      <w:r w:rsidRPr="0017607C">
        <w:rPr>
          <w:rFonts w:hint="eastAsia"/>
        </w:rPr>
        <w:t>使用</w:t>
      </w:r>
      <w:r w:rsidRPr="0011570C">
        <w:rPr>
          <w:rFonts w:hint="eastAsia"/>
          <w:b/>
        </w:rPr>
        <w:t>declare-const</w:t>
      </w:r>
      <w:r w:rsidRPr="0017607C">
        <w:rPr>
          <w:rFonts w:hint="eastAsia"/>
        </w:rPr>
        <w:t>命令定义需要求解的变量</w:t>
      </w:r>
      <w:r w:rsidR="00966667">
        <w:rPr>
          <w:rFonts w:hint="eastAsia"/>
        </w:rPr>
        <w:t>：</w:t>
      </w:r>
      <w:r w:rsidRPr="0011570C">
        <w:rPr>
          <w:rFonts w:hint="eastAsia"/>
        </w:rPr>
        <w:t>Z3</w:t>
      </w:r>
      <w:r w:rsidRPr="0011570C">
        <w:rPr>
          <w:rFonts w:hint="eastAsia"/>
        </w:rPr>
        <w:t>内置整数</w:t>
      </w:r>
      <w:r w:rsidRPr="0011570C">
        <w:rPr>
          <w:rFonts w:hint="eastAsia"/>
        </w:rPr>
        <w:t>(Int)</w:t>
      </w:r>
      <w:r w:rsidRPr="0011570C">
        <w:rPr>
          <w:rFonts w:hint="eastAsia"/>
        </w:rPr>
        <w:t>、实数</w:t>
      </w:r>
      <w:r w:rsidRPr="0011570C">
        <w:rPr>
          <w:rFonts w:hint="eastAsia"/>
        </w:rPr>
        <w:t>(Real)</w:t>
      </w:r>
      <w:r w:rsidRPr="0011570C">
        <w:rPr>
          <w:rFonts w:hint="eastAsia"/>
        </w:rPr>
        <w:t>、布尔数（</w:t>
      </w:r>
      <w:r w:rsidRPr="0011570C">
        <w:rPr>
          <w:rFonts w:hint="eastAsia"/>
        </w:rPr>
        <w:t>Bool</w:t>
      </w:r>
      <w:r w:rsidRPr="0011570C">
        <w:rPr>
          <w:rFonts w:hint="eastAsia"/>
        </w:rPr>
        <w:t>）</w:t>
      </w:r>
      <w:r>
        <w:rPr>
          <w:rFonts w:hint="eastAsia"/>
        </w:rPr>
        <w:t>、</w:t>
      </w:r>
      <w:r w:rsidRPr="0011570C">
        <w:rPr>
          <w:rFonts w:hint="eastAsia"/>
        </w:rPr>
        <w:t>字符串（</w:t>
      </w:r>
      <w:r w:rsidRPr="0011570C">
        <w:rPr>
          <w:rFonts w:hint="eastAsia"/>
        </w:rPr>
        <w:t>String)</w:t>
      </w:r>
      <w:r>
        <w:rPr>
          <w:rFonts w:hint="eastAsia"/>
        </w:rPr>
        <w:t>及</w:t>
      </w:r>
      <w:r w:rsidRPr="0011570C">
        <w:rPr>
          <w:rFonts w:hint="eastAsia"/>
        </w:rPr>
        <w:t>常量支持</w:t>
      </w:r>
      <w:r w:rsidR="00966667">
        <w:rPr>
          <w:rFonts w:hint="eastAsia"/>
        </w:rPr>
        <w:t>，</w:t>
      </w:r>
      <w:r w:rsidR="00966667" w:rsidRPr="00327B80">
        <w:rPr>
          <w:rFonts w:hint="eastAsia"/>
        </w:rPr>
        <w:t>declare-const</w:t>
      </w:r>
      <w:r w:rsidR="00966667" w:rsidRPr="0017607C">
        <w:rPr>
          <w:rFonts w:hint="eastAsia"/>
        </w:rPr>
        <w:t>命令</w:t>
      </w:r>
      <w:r w:rsidR="00966667">
        <w:rPr>
          <w:rFonts w:hint="eastAsia"/>
        </w:rPr>
        <w:t>语法</w:t>
      </w:r>
      <w:r w:rsidR="00966667">
        <w:t>为</w:t>
      </w:r>
      <w:r w:rsidR="00966667">
        <w:rPr>
          <w:rFonts w:hint="eastAsia"/>
        </w:rPr>
        <w:t>：</w:t>
      </w:r>
      <w:r w:rsidR="00966667" w:rsidRPr="00327B80">
        <w:rPr>
          <w:b/>
        </w:rPr>
        <w:t xml:space="preserve">declare-const </w:t>
      </w:r>
      <w:r w:rsidR="00043365" w:rsidRPr="00327B80">
        <w:rPr>
          <w:rFonts w:hint="eastAsia"/>
          <w:b/>
        </w:rPr>
        <w:t>变量名</w:t>
      </w:r>
      <w:r w:rsidR="00043365" w:rsidRPr="00327B80">
        <w:rPr>
          <w:rFonts w:hint="eastAsia"/>
          <w:b/>
        </w:rPr>
        <w:t xml:space="preserve"> </w:t>
      </w:r>
      <w:r w:rsidR="00043365" w:rsidRPr="00327B80">
        <w:rPr>
          <w:rFonts w:hint="eastAsia"/>
          <w:b/>
        </w:rPr>
        <w:t>变量</w:t>
      </w:r>
      <w:r w:rsidR="00043365" w:rsidRPr="00327B80">
        <w:rPr>
          <w:b/>
        </w:rPr>
        <w:t>类型</w:t>
      </w:r>
      <w:r w:rsidR="00043365">
        <w:rPr>
          <w:rFonts w:hint="eastAsia"/>
        </w:rPr>
        <w:t>。</w:t>
      </w:r>
    </w:p>
    <w:p w14:paraId="40E2B851" w14:textId="77777777" w:rsidR="00B00554" w:rsidRDefault="0011570C" w:rsidP="005A5446">
      <w:pPr>
        <w:pStyle w:val="u5"/>
        <w:spacing w:before="24" w:after="24"/>
        <w:ind w:firstLine="480"/>
      </w:pPr>
      <w:r w:rsidRPr="0017607C">
        <w:rPr>
          <w:rFonts w:hint="eastAsia"/>
        </w:rPr>
        <w:t>运算部分使用</w:t>
      </w:r>
      <w:r w:rsidRPr="0011570C">
        <w:rPr>
          <w:rFonts w:hint="eastAsia"/>
          <w:b/>
        </w:rPr>
        <w:t>assert</w:t>
      </w:r>
      <w:r w:rsidRPr="0017607C">
        <w:rPr>
          <w:rFonts w:hint="eastAsia"/>
        </w:rPr>
        <w:t>命令添加约束到</w:t>
      </w:r>
      <w:r w:rsidRPr="0017607C">
        <w:rPr>
          <w:rFonts w:hint="eastAsia"/>
        </w:rPr>
        <w:t>Z3</w:t>
      </w:r>
      <w:r w:rsidRPr="0017607C">
        <w:rPr>
          <w:rFonts w:hint="eastAsia"/>
        </w:rPr>
        <w:t>内部堆栈</w:t>
      </w:r>
      <w:r w:rsidR="00A5316C">
        <w:rPr>
          <w:rFonts w:hint="eastAsia"/>
        </w:rPr>
        <w:t>，</w:t>
      </w:r>
      <w:r w:rsidR="00A5316C">
        <w:t>用于后续求解</w:t>
      </w:r>
      <w:r w:rsidR="00043365">
        <w:rPr>
          <w:rFonts w:hint="eastAsia"/>
        </w:rPr>
        <w:t>：使用</w:t>
      </w:r>
      <w:r w:rsidR="00043365">
        <w:t>巴</w:t>
      </w:r>
      <w:r w:rsidR="005A5446" w:rsidRPr="005A5446">
        <w:rPr>
          <w:rFonts w:hint="eastAsia"/>
        </w:rPr>
        <w:t>科</w:t>
      </w:r>
      <w:r w:rsidR="00043365">
        <w:t>斯范式表示</w:t>
      </w:r>
      <w:r w:rsidR="00043365" w:rsidRPr="00B71B02">
        <w:rPr>
          <w:rFonts w:hint="eastAsia"/>
        </w:rPr>
        <w:t>assert</w:t>
      </w:r>
      <w:r w:rsidR="00043365" w:rsidRPr="0017607C">
        <w:rPr>
          <w:rFonts w:hint="eastAsia"/>
        </w:rPr>
        <w:t>命令</w:t>
      </w:r>
      <w:r w:rsidR="00043365">
        <w:rPr>
          <w:rFonts w:hint="eastAsia"/>
        </w:rPr>
        <w:t>规则</w:t>
      </w:r>
      <w:r w:rsidR="00B00554" w:rsidRPr="00B71B02">
        <w:t>assert &lt;term&gt;</w:t>
      </w:r>
      <w:r w:rsidR="00043365">
        <w:t>如下所示</w:t>
      </w:r>
      <w:r w:rsidR="00571952">
        <w:rPr>
          <w:rFonts w:hint="eastAsia"/>
        </w:rPr>
        <w:t>：</w:t>
      </w:r>
    </w:p>
    <w:tbl>
      <w:tblPr>
        <w:tblStyle w:val="afff1"/>
        <w:tblW w:w="0" w:type="auto"/>
        <w:tblBorders>
          <w:insideH w:val="none" w:sz="0" w:space="0" w:color="auto"/>
          <w:insideV w:val="none" w:sz="0" w:space="0" w:color="auto"/>
        </w:tblBorders>
        <w:tblLook w:val="04A0" w:firstRow="1" w:lastRow="0" w:firstColumn="1" w:lastColumn="0" w:noHBand="0" w:noVBand="1"/>
      </w:tblPr>
      <w:tblGrid>
        <w:gridCol w:w="1242"/>
        <w:gridCol w:w="567"/>
        <w:gridCol w:w="6344"/>
      </w:tblGrid>
      <w:tr w:rsidR="00B00554" w14:paraId="56275AFF" w14:textId="77777777" w:rsidTr="00B00554">
        <w:tc>
          <w:tcPr>
            <w:tcW w:w="1242" w:type="dxa"/>
          </w:tcPr>
          <w:p w14:paraId="54C5D723" w14:textId="77777777" w:rsidR="00B00554" w:rsidRDefault="00B00554" w:rsidP="00B00554">
            <w:pPr>
              <w:pStyle w:val="u5"/>
              <w:spacing w:before="24" w:after="24"/>
              <w:ind w:firstLineChars="0" w:firstLine="0"/>
              <w:jc w:val="right"/>
            </w:pPr>
            <w:r w:rsidRPr="00B71B02">
              <w:t>&lt;term&gt;</w:t>
            </w:r>
          </w:p>
        </w:tc>
        <w:tc>
          <w:tcPr>
            <w:tcW w:w="567" w:type="dxa"/>
          </w:tcPr>
          <w:p w14:paraId="44DB4024" w14:textId="77777777" w:rsidR="00B00554" w:rsidRDefault="00B00554" w:rsidP="00B00554">
            <w:pPr>
              <w:pStyle w:val="u5"/>
              <w:spacing w:before="24" w:after="24"/>
              <w:ind w:firstLineChars="0" w:firstLine="0"/>
            </w:pPr>
            <w:r w:rsidRPr="00B71B02">
              <w:t>::=</w:t>
            </w:r>
          </w:p>
        </w:tc>
        <w:tc>
          <w:tcPr>
            <w:tcW w:w="6344" w:type="dxa"/>
          </w:tcPr>
          <w:p w14:paraId="2A388A88" w14:textId="77777777" w:rsidR="00B00554" w:rsidRDefault="005A5446" w:rsidP="005A5446">
            <w:pPr>
              <w:pStyle w:val="u5"/>
              <w:spacing w:before="24" w:after="24"/>
              <w:ind w:firstLineChars="0" w:firstLine="0"/>
            </w:pPr>
            <w:r w:rsidRPr="0036553A">
              <w:t>'('</w:t>
            </w:r>
            <w:r w:rsidR="00B00554" w:rsidRPr="00B71B02">
              <w:t>&lt;symbol&gt; &lt;op&gt; &lt;op&gt;</w:t>
            </w:r>
            <w:r w:rsidRPr="0036553A">
              <w:t>'</w:t>
            </w:r>
            <w:r>
              <w:t>)</w:t>
            </w:r>
            <w:r w:rsidRPr="0036553A">
              <w:t>'</w:t>
            </w:r>
          </w:p>
        </w:tc>
      </w:tr>
      <w:tr w:rsidR="00B00554" w14:paraId="35828B36" w14:textId="77777777" w:rsidTr="00B00554">
        <w:tc>
          <w:tcPr>
            <w:tcW w:w="1242" w:type="dxa"/>
          </w:tcPr>
          <w:p w14:paraId="3EDACF70" w14:textId="77777777" w:rsidR="00B00554" w:rsidRDefault="00B00554" w:rsidP="00B00554">
            <w:pPr>
              <w:pStyle w:val="u5"/>
              <w:spacing w:before="24" w:after="24"/>
              <w:ind w:firstLineChars="0" w:firstLine="0"/>
              <w:jc w:val="right"/>
            </w:pPr>
            <w:r w:rsidRPr="00B71B02">
              <w:t>&lt;symbol&gt;</w:t>
            </w:r>
          </w:p>
        </w:tc>
        <w:tc>
          <w:tcPr>
            <w:tcW w:w="567" w:type="dxa"/>
          </w:tcPr>
          <w:p w14:paraId="6B54DD9E" w14:textId="77777777" w:rsidR="00B00554" w:rsidRDefault="00B00554" w:rsidP="00B00554">
            <w:pPr>
              <w:pStyle w:val="u5"/>
              <w:spacing w:before="24" w:after="24"/>
              <w:ind w:firstLineChars="0" w:firstLine="0"/>
            </w:pPr>
            <w:r w:rsidRPr="00B71B02">
              <w:t>::=</w:t>
            </w:r>
          </w:p>
        </w:tc>
        <w:tc>
          <w:tcPr>
            <w:tcW w:w="6344" w:type="dxa"/>
          </w:tcPr>
          <w:p w14:paraId="31C6DFC0" w14:textId="77777777" w:rsidR="00B00554" w:rsidRDefault="00C438EB" w:rsidP="00B00554">
            <w:pPr>
              <w:pStyle w:val="u5"/>
              <w:spacing w:before="24" w:after="24"/>
              <w:ind w:firstLineChars="0" w:firstLine="0"/>
            </w:pPr>
            <w:r w:rsidRPr="0036553A">
              <w:t>'</w:t>
            </w:r>
            <w:r w:rsidR="00B00554" w:rsidRPr="00B71B02">
              <w:t>&gt;</w:t>
            </w:r>
            <w:r w:rsidRPr="0036553A">
              <w:t>'</w:t>
            </w:r>
            <w:r w:rsidR="00B00554">
              <w:t xml:space="preserve"> | </w:t>
            </w:r>
            <w:r w:rsidRPr="0036553A">
              <w:t>'</w:t>
            </w:r>
            <w:r w:rsidR="00B00554">
              <w:t>&lt;</w:t>
            </w:r>
            <w:r w:rsidRPr="0036553A">
              <w:t>'</w:t>
            </w:r>
            <w:r w:rsidR="00B00554">
              <w:t xml:space="preserve"> | </w:t>
            </w:r>
            <w:r w:rsidRPr="0036553A">
              <w:t>'</w:t>
            </w:r>
            <w:r w:rsidR="00B00554">
              <w:t>&gt;=</w:t>
            </w:r>
            <w:r w:rsidRPr="0036553A">
              <w:t>'</w:t>
            </w:r>
            <w:r w:rsidR="00B00554">
              <w:t xml:space="preserve"> | </w:t>
            </w:r>
            <w:r w:rsidRPr="0036553A">
              <w:t>'</w:t>
            </w:r>
            <w:r w:rsidR="00B00554">
              <w:t>&lt;=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w:t>
            </w:r>
            <w:r w:rsidRPr="0036553A">
              <w:t>'</w:t>
            </w:r>
            <w:r w:rsidR="00B00554">
              <w:t xml:space="preserve"> | </w:t>
            </w:r>
            <w:r w:rsidRPr="0036553A">
              <w:t>'</w:t>
            </w:r>
            <w:r w:rsidR="00B00554">
              <w:t>div</w:t>
            </w:r>
            <w:r w:rsidRPr="0036553A">
              <w:t>'</w:t>
            </w:r>
            <w:r w:rsidR="00B00554">
              <w:t xml:space="preserve"> | </w:t>
            </w:r>
            <w:r w:rsidRPr="0036553A">
              <w:t>'</w:t>
            </w:r>
            <w:r w:rsidR="00B00554" w:rsidRPr="00B71B02">
              <w:t>mod</w:t>
            </w:r>
            <w:r w:rsidRPr="0036553A">
              <w:t>'</w:t>
            </w:r>
            <w:r w:rsidR="00B00554">
              <w:t xml:space="preserve"> | </w:t>
            </w:r>
            <w:r w:rsidRPr="0036553A">
              <w:t>'</w:t>
            </w:r>
            <w:r w:rsidR="00B00554">
              <w:t>rem</w:t>
            </w:r>
            <w:r w:rsidRPr="0036553A">
              <w:t>'</w:t>
            </w:r>
          </w:p>
        </w:tc>
      </w:tr>
      <w:tr w:rsidR="00B00554" w14:paraId="11C231B9" w14:textId="77777777" w:rsidTr="00B00554">
        <w:tc>
          <w:tcPr>
            <w:tcW w:w="1242" w:type="dxa"/>
          </w:tcPr>
          <w:p w14:paraId="6C2374E0" w14:textId="77777777" w:rsidR="00B00554" w:rsidRDefault="00B00554" w:rsidP="00B00554">
            <w:pPr>
              <w:pStyle w:val="u5"/>
              <w:spacing w:before="24" w:after="24"/>
              <w:ind w:firstLineChars="0" w:firstLine="0"/>
              <w:jc w:val="right"/>
            </w:pPr>
            <w:r w:rsidRPr="00B71B02">
              <w:t>&lt;op&gt;</w:t>
            </w:r>
          </w:p>
        </w:tc>
        <w:tc>
          <w:tcPr>
            <w:tcW w:w="567" w:type="dxa"/>
          </w:tcPr>
          <w:p w14:paraId="2747A28C" w14:textId="77777777" w:rsidR="00B00554" w:rsidRDefault="00B00554" w:rsidP="00B00554">
            <w:pPr>
              <w:pStyle w:val="u5"/>
              <w:spacing w:before="24" w:after="24"/>
              <w:ind w:firstLineChars="0" w:firstLine="0"/>
            </w:pPr>
            <w:r w:rsidRPr="00B71B02">
              <w:t>::=</w:t>
            </w:r>
          </w:p>
        </w:tc>
        <w:tc>
          <w:tcPr>
            <w:tcW w:w="6344" w:type="dxa"/>
          </w:tcPr>
          <w:p w14:paraId="0233A15E" w14:textId="77777777" w:rsidR="00B00554" w:rsidRDefault="00B00554" w:rsidP="00B00554">
            <w:pPr>
              <w:pStyle w:val="u5"/>
              <w:spacing w:before="24" w:after="24"/>
              <w:ind w:firstLineChars="0" w:firstLine="0"/>
            </w:pPr>
            <w:r w:rsidRPr="00B71B02">
              <w:t>&lt;var&gt; | &lt;vaule&gt; | &lt;term&gt;</w:t>
            </w:r>
          </w:p>
        </w:tc>
      </w:tr>
      <w:tr w:rsidR="00B00554" w14:paraId="73809BCE" w14:textId="77777777" w:rsidTr="00B00554">
        <w:tc>
          <w:tcPr>
            <w:tcW w:w="1242" w:type="dxa"/>
          </w:tcPr>
          <w:p w14:paraId="61FA3DE1" w14:textId="77777777" w:rsidR="00B00554" w:rsidRDefault="00B00554" w:rsidP="00B00554">
            <w:pPr>
              <w:pStyle w:val="u5"/>
              <w:spacing w:before="24" w:after="24"/>
              <w:ind w:firstLineChars="0" w:firstLine="0"/>
              <w:jc w:val="right"/>
            </w:pPr>
            <w:r w:rsidRPr="00B71B02">
              <w:t>&lt;var&gt;</w:t>
            </w:r>
          </w:p>
        </w:tc>
        <w:tc>
          <w:tcPr>
            <w:tcW w:w="567" w:type="dxa"/>
          </w:tcPr>
          <w:p w14:paraId="5824D001" w14:textId="77777777" w:rsidR="00B00554" w:rsidRDefault="00B00554" w:rsidP="00B00554">
            <w:pPr>
              <w:pStyle w:val="u5"/>
              <w:spacing w:before="24" w:after="24"/>
              <w:ind w:firstLineChars="0" w:firstLine="0"/>
            </w:pPr>
            <w:r w:rsidRPr="00B71B02">
              <w:t>::=</w:t>
            </w:r>
          </w:p>
        </w:tc>
        <w:tc>
          <w:tcPr>
            <w:tcW w:w="6344" w:type="dxa"/>
          </w:tcPr>
          <w:p w14:paraId="174CAC74" w14:textId="77777777" w:rsidR="00B00554" w:rsidRDefault="00B00554" w:rsidP="00432B2C">
            <w:pPr>
              <w:pStyle w:val="u5"/>
              <w:spacing w:before="24" w:after="24"/>
              <w:ind w:firstLineChars="0" w:firstLine="0"/>
            </w:pPr>
            <w:r>
              <w:t>Int</w:t>
            </w:r>
            <w:r w:rsidR="00432B2C">
              <w:rPr>
                <w:rFonts w:hint="eastAsia"/>
              </w:rPr>
              <w:t xml:space="preserve">, </w:t>
            </w:r>
            <w:r>
              <w:t>Real</w:t>
            </w:r>
            <w:r w:rsidR="00432B2C">
              <w:rPr>
                <w:rFonts w:hint="eastAsia"/>
              </w:rPr>
              <w:t xml:space="preserve">, </w:t>
            </w:r>
            <w:r>
              <w:t>Bool</w:t>
            </w:r>
            <w:r w:rsidR="00432B2C">
              <w:t xml:space="preserve"> </w:t>
            </w:r>
            <w:r w:rsidR="00432B2C">
              <w:rPr>
                <w:rFonts w:hint="eastAsia"/>
              </w:rPr>
              <w:t>or</w:t>
            </w:r>
            <w:r w:rsidR="00432B2C">
              <w:t xml:space="preserve"> </w:t>
            </w:r>
            <w:r>
              <w:t>String</w:t>
            </w:r>
            <w:r w:rsidR="008759B4">
              <w:t xml:space="preserve"> </w:t>
            </w:r>
            <w:r w:rsidR="008759B4" w:rsidRPr="008759B4">
              <w:t>type variables</w:t>
            </w:r>
          </w:p>
        </w:tc>
      </w:tr>
      <w:tr w:rsidR="00B00554" w14:paraId="5BA100A7" w14:textId="77777777" w:rsidTr="00B00554">
        <w:tc>
          <w:tcPr>
            <w:tcW w:w="1242" w:type="dxa"/>
          </w:tcPr>
          <w:p w14:paraId="27E61A7C" w14:textId="77777777" w:rsidR="00B00554" w:rsidRPr="00B71B02" w:rsidRDefault="00B00554" w:rsidP="00B00554">
            <w:pPr>
              <w:pStyle w:val="u5"/>
              <w:spacing w:before="24" w:after="24"/>
              <w:ind w:firstLineChars="0" w:firstLine="0"/>
              <w:jc w:val="right"/>
            </w:pPr>
            <w:r w:rsidRPr="00B71B02">
              <w:rPr>
                <w:rFonts w:cs="Times New Roman"/>
                <w:sz w:val="21"/>
                <w:szCs w:val="24"/>
              </w:rPr>
              <w:t>&lt;vaule&gt;</w:t>
            </w:r>
          </w:p>
        </w:tc>
        <w:tc>
          <w:tcPr>
            <w:tcW w:w="567" w:type="dxa"/>
          </w:tcPr>
          <w:p w14:paraId="4192C935" w14:textId="77777777" w:rsidR="00B00554" w:rsidRPr="00B71B02" w:rsidRDefault="00B00554" w:rsidP="00B00554">
            <w:pPr>
              <w:pStyle w:val="u5"/>
              <w:spacing w:before="24" w:after="24"/>
              <w:ind w:firstLineChars="0" w:firstLine="0"/>
            </w:pPr>
            <w:r w:rsidRPr="00B71B02">
              <w:t>::=</w:t>
            </w:r>
          </w:p>
        </w:tc>
        <w:tc>
          <w:tcPr>
            <w:tcW w:w="6344" w:type="dxa"/>
          </w:tcPr>
          <w:p w14:paraId="373DDF01" w14:textId="77777777" w:rsidR="00B00554" w:rsidRDefault="00B00554" w:rsidP="00B00554">
            <w:pPr>
              <w:pStyle w:val="u5"/>
              <w:spacing w:before="24" w:after="24"/>
              <w:ind w:firstLineChars="0" w:firstLine="0"/>
            </w:pPr>
            <w:r w:rsidRPr="00B71B02">
              <w:rPr>
                <w:rFonts w:cs="Times New Roman"/>
                <w:sz w:val="21"/>
                <w:szCs w:val="24"/>
              </w:rPr>
              <w:t>the value that conforms to the variable type</w:t>
            </w:r>
          </w:p>
        </w:tc>
      </w:tr>
    </w:tbl>
    <w:p w14:paraId="4AA2F7F6" w14:textId="77777777" w:rsidR="00043365" w:rsidRDefault="0011570C" w:rsidP="00B00554">
      <w:pPr>
        <w:pStyle w:val="u5"/>
        <w:spacing w:before="24" w:after="24"/>
        <w:ind w:leftChars="50" w:left="105" w:firstLineChars="150" w:firstLine="360"/>
      </w:pPr>
      <w:r>
        <w:rPr>
          <w:rFonts w:hint="eastAsia"/>
        </w:rPr>
        <w:t>模型求解部分</w:t>
      </w:r>
      <w:r w:rsidRPr="0017607C">
        <w:rPr>
          <w:rFonts w:hint="eastAsia"/>
        </w:rPr>
        <w:t>使用</w:t>
      </w:r>
      <w:r w:rsidRPr="0011570C">
        <w:rPr>
          <w:rFonts w:hint="eastAsia"/>
          <w:b/>
        </w:rPr>
        <w:t>get-model</w:t>
      </w:r>
      <w:r w:rsidRPr="0017607C">
        <w:rPr>
          <w:rFonts w:hint="eastAsia"/>
        </w:rPr>
        <w:t>命令获取约束解</w:t>
      </w:r>
      <w:r>
        <w:rPr>
          <w:rFonts w:hint="eastAsia"/>
        </w:rPr>
        <w:t>，</w:t>
      </w:r>
      <w:r>
        <w:t>也可以</w:t>
      </w:r>
      <w:r w:rsidRPr="0017607C">
        <w:rPr>
          <w:rFonts w:hint="eastAsia"/>
        </w:rPr>
        <w:t>使用</w:t>
      </w:r>
      <w:r w:rsidRPr="0011570C">
        <w:rPr>
          <w:rFonts w:hint="eastAsia"/>
          <w:b/>
        </w:rPr>
        <w:t>get-value (var)</w:t>
      </w:r>
      <w:r w:rsidRPr="0017607C">
        <w:rPr>
          <w:rFonts w:hint="eastAsia"/>
        </w:rPr>
        <w:t>命令获取特定变量</w:t>
      </w:r>
      <w:r w:rsidRPr="0011570C">
        <w:t>var</w:t>
      </w:r>
      <w:r w:rsidRPr="0017607C">
        <w:rPr>
          <w:rFonts w:hint="eastAsia"/>
        </w:rPr>
        <w:t>的求解值</w:t>
      </w:r>
      <w:r>
        <w:rPr>
          <w:rFonts w:hint="eastAsia"/>
        </w:rPr>
        <w:t>。</w:t>
      </w:r>
    </w:p>
    <w:p w14:paraId="690F646B" w14:textId="77777777" w:rsidR="0017607C" w:rsidRDefault="00B96921" w:rsidP="00C223FF">
      <w:pPr>
        <w:pStyle w:val="u5"/>
        <w:spacing w:before="24" w:after="24"/>
        <w:ind w:leftChars="50" w:left="105" w:firstLineChars="150" w:firstLine="360"/>
      </w:pPr>
      <w:r>
        <w:t>如</w:t>
      </w:r>
      <w:r>
        <w:rPr>
          <w:rFonts w:hint="eastAsia"/>
        </w:rPr>
        <w:t>图</w:t>
      </w:r>
      <w:r>
        <w:rPr>
          <w:rFonts w:hint="eastAsia"/>
        </w:rPr>
        <w:t>3</w:t>
      </w:r>
      <w:r>
        <w:t>-</w:t>
      </w:r>
      <w:r w:rsidR="00BE0828">
        <w:t>19</w:t>
      </w:r>
      <w:r w:rsidR="0011570C">
        <w:t>所示</w:t>
      </w:r>
      <w:r>
        <w:rPr>
          <w:rFonts w:hint="eastAsia"/>
        </w:rPr>
        <w:t>为</w:t>
      </w:r>
      <w:r w:rsidR="009F53E3" w:rsidRPr="009F53E3">
        <w:rPr>
          <w:rFonts w:hint="eastAsia"/>
        </w:rPr>
        <w:t>Z3</w:t>
      </w:r>
      <w:r w:rsidR="009F53E3" w:rsidRPr="009F53E3">
        <w:rPr>
          <w:rFonts w:hint="eastAsia"/>
        </w:rPr>
        <w:t>求解脚本</w:t>
      </w:r>
      <w:r w:rsidR="009F53E3">
        <w:rPr>
          <w:rFonts w:hint="eastAsia"/>
        </w:rPr>
        <w:t>示例</w:t>
      </w:r>
      <w:r w:rsidR="009F53E3">
        <w:t>及其求解结果</w:t>
      </w:r>
      <w:r w:rsidR="00E43DE2">
        <w:rPr>
          <w:rFonts w:hint="eastAsia"/>
        </w:rPr>
        <w:t>，</w:t>
      </w:r>
      <w:r w:rsidR="00C223FF">
        <w:rPr>
          <w:rFonts w:hint="eastAsia"/>
        </w:rPr>
        <w:t>约束要求</w:t>
      </w:r>
      <w:r w:rsidR="00C223FF">
        <w:t>为</w:t>
      </w:r>
      <w:r w:rsidR="00C223FF">
        <w:rPr>
          <w:rFonts w:hint="eastAsia"/>
        </w:rPr>
        <w:t>：</w:t>
      </w:r>
      <w:r w:rsidR="00C223FF">
        <w:t>(a+b)&lt;=5</w:t>
      </w:r>
      <w:r w:rsidR="00C223FF">
        <w:rPr>
          <w:rFonts w:hint="eastAsia"/>
        </w:rPr>
        <w:t xml:space="preserve"> &amp;&amp; a&gt;=2 &amp;&amp; d=</w:t>
      </w:r>
      <w:r w:rsidR="00C223FF" w:rsidRPr="00C223FF">
        <w:rPr>
          <w:rFonts w:cs="Times New Roman"/>
        </w:rPr>
        <w:t>”</w:t>
      </w:r>
      <w:r w:rsidR="00C223FF">
        <w:rPr>
          <w:rFonts w:cs="Times New Roman"/>
        </w:rPr>
        <w:t>hello</w:t>
      </w:r>
      <w:r w:rsidR="00C223FF" w:rsidRPr="00C223FF">
        <w:rPr>
          <w:rFonts w:cs="Times New Roman"/>
        </w:rPr>
        <w:t>”</w:t>
      </w:r>
      <w:r w:rsidR="00C223FF">
        <w:rPr>
          <w:rFonts w:cs="Times New Roman" w:hint="eastAsia"/>
        </w:rPr>
        <w:t>，</w:t>
      </w:r>
      <w:r w:rsidR="00E43DE2">
        <w:t>Z</w:t>
      </w:r>
      <w:r w:rsidR="00E43DE2">
        <w:rPr>
          <w:rFonts w:hint="eastAsia"/>
        </w:rPr>
        <w:t>3</w:t>
      </w:r>
      <w:r w:rsidR="00E43DE2">
        <w:rPr>
          <w:rFonts w:hint="eastAsia"/>
        </w:rPr>
        <w:t>判定约束</w:t>
      </w:r>
      <w:r w:rsidR="00E43DE2">
        <w:t>表达式</w:t>
      </w:r>
      <w:r w:rsidR="00E43DE2">
        <w:rPr>
          <w:rFonts w:hint="eastAsia"/>
        </w:rPr>
        <w:t>可求解后</w:t>
      </w:r>
      <w:r w:rsidR="00E43DE2">
        <w:t>（</w:t>
      </w:r>
      <w:r w:rsidR="00E43DE2">
        <w:rPr>
          <w:rFonts w:hint="eastAsia"/>
        </w:rPr>
        <w:t>使用</w:t>
      </w:r>
      <w:r w:rsidR="00E43DE2">
        <w:t>chack-sat</w:t>
      </w:r>
      <w:r w:rsidR="00E43DE2">
        <w:rPr>
          <w:rFonts w:hint="eastAsia"/>
        </w:rPr>
        <w:t>命令</w:t>
      </w:r>
      <w:r w:rsidR="00E43DE2">
        <w:t>判断）</w:t>
      </w:r>
      <w:r w:rsidR="00E43DE2">
        <w:rPr>
          <w:rFonts w:hint="eastAsia"/>
        </w:rPr>
        <w:t>即输出</w:t>
      </w:r>
      <w:r w:rsidR="00E43DE2">
        <w:t>所求变量可行解</w:t>
      </w:r>
      <w:r w:rsidR="00C223FF">
        <w:rPr>
          <w:rFonts w:hint="eastAsia"/>
        </w:rPr>
        <w:t>：</w:t>
      </w:r>
      <w:r w:rsidR="00C223FF">
        <w:rPr>
          <w:rFonts w:hint="eastAsia"/>
        </w:rPr>
        <w:t>a=2</w:t>
      </w:r>
      <w:r w:rsidR="00C223FF">
        <w:t>;</w:t>
      </w:r>
      <w:r w:rsidR="00C223FF">
        <w:rPr>
          <w:rFonts w:hint="eastAsia"/>
        </w:rPr>
        <w:t>b=0</w:t>
      </w:r>
      <w:r w:rsidR="00C223FF">
        <w:t>;</w:t>
      </w:r>
      <w:r w:rsidR="00C223FF">
        <w:rPr>
          <w:rFonts w:hint="eastAsia"/>
        </w:rPr>
        <w:t>c=false</w:t>
      </w:r>
      <w:r w:rsidR="00C223FF">
        <w:t>;d=”hello”</w:t>
      </w:r>
      <w:r w:rsidR="00E43DE2">
        <w:t>。</w:t>
      </w:r>
    </w:p>
    <w:p w14:paraId="0E8C44BA" w14:textId="77777777" w:rsidR="00EB6DAB" w:rsidRDefault="008A77AB" w:rsidP="00043365">
      <w:pPr>
        <w:pStyle w:val="u5"/>
        <w:spacing w:before="24" w:after="24"/>
        <w:ind w:firstLineChars="0" w:firstLine="0"/>
        <w:jc w:val="center"/>
      </w:pPr>
      <w:r>
        <w:object w:dxaOrig="6585" w:dyaOrig="4846" w14:anchorId="23960066">
          <v:shape id="_x0000_i1033" type="#_x0000_t75" style="width:329.45pt;height:242.5pt" o:ole="">
            <v:imagedata r:id="rId53" o:title=""/>
          </v:shape>
          <o:OLEObject Type="Embed" ProgID="Visio.Drawing.15" ShapeID="_x0000_i1033" DrawAspect="Content" ObjectID="_1572162756" r:id="rId54"/>
        </w:object>
      </w:r>
    </w:p>
    <w:p w14:paraId="36353D9B" w14:textId="77777777" w:rsidR="00360296" w:rsidRPr="00C03C2C" w:rsidRDefault="008A77AB" w:rsidP="00C03C2C">
      <w:pPr>
        <w:pStyle w:val="ub"/>
        <w:spacing w:before="120" w:after="360"/>
        <w:rPr>
          <w:rFonts w:asciiTheme="minorEastAsia" w:eastAsiaTheme="minorEastAsia" w:hAnsiTheme="minorEastAsia"/>
        </w:rPr>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BE0828">
        <w:rPr>
          <w:noProof/>
        </w:rPr>
        <w:t>19</w:t>
      </w:r>
      <w:r w:rsidRPr="00606565">
        <w:fldChar w:fldCharType="end"/>
      </w:r>
      <w:r w:rsidRPr="00606565">
        <w:t xml:space="preserve"> </w:t>
      </w:r>
      <w:r w:rsidRPr="00606565">
        <w:rPr>
          <w:rFonts w:hint="eastAsia"/>
        </w:rPr>
        <w:t>Z3</w:t>
      </w:r>
      <w:r w:rsidRPr="00606565">
        <w:rPr>
          <w:rFonts w:hint="eastAsia"/>
        </w:rPr>
        <w:t>求解脚本示例及其求解结果</w:t>
      </w:r>
    </w:p>
    <w:p w14:paraId="33893954" w14:textId="77777777" w:rsidR="00865C17" w:rsidRDefault="00865C17" w:rsidP="00136D40">
      <w:pPr>
        <w:pStyle w:val="u5"/>
        <w:numPr>
          <w:ilvl w:val="0"/>
          <w:numId w:val="46"/>
        </w:numPr>
        <w:spacing w:before="24" w:after="24"/>
        <w:ind w:firstLineChars="0"/>
        <w:rPr>
          <w:b/>
        </w:rPr>
      </w:pPr>
      <w:r w:rsidRPr="00865C17">
        <w:rPr>
          <w:rFonts w:hint="eastAsia"/>
          <w:b/>
        </w:rPr>
        <w:t>约束条件表达式的提取</w:t>
      </w:r>
    </w:p>
    <w:p w14:paraId="32691313" w14:textId="77777777" w:rsidR="006F55F2" w:rsidRPr="000A2000" w:rsidRDefault="00C438EB" w:rsidP="000A2000">
      <w:pPr>
        <w:pStyle w:val="u5"/>
        <w:spacing w:before="24" w:after="24"/>
        <w:ind w:firstLine="480"/>
        <w:rPr>
          <w:b/>
        </w:rPr>
      </w:pPr>
      <w:r>
        <w:rPr>
          <w:rFonts w:hint="eastAsia"/>
        </w:rPr>
        <w:t>接下来</w:t>
      </w:r>
      <w:r>
        <w:t>考虑</w:t>
      </w:r>
      <w:r w:rsidRPr="00AA255B">
        <w:rPr>
          <w:rFonts w:hint="eastAsia"/>
          <w:b/>
        </w:rPr>
        <w:t>如何</w:t>
      </w:r>
      <w:r w:rsidRPr="00AA255B">
        <w:rPr>
          <w:b/>
        </w:rPr>
        <w:t>从测试序列中获取</w:t>
      </w:r>
      <w:r w:rsidRPr="00AA255B">
        <w:rPr>
          <w:rFonts w:hint="eastAsia"/>
          <w:b/>
        </w:rPr>
        <w:t>序列</w:t>
      </w:r>
      <w:r w:rsidRPr="00AA255B">
        <w:rPr>
          <w:b/>
        </w:rPr>
        <w:t>执行约束</w:t>
      </w:r>
      <w:r w:rsidR="000A2000" w:rsidRPr="000A2000">
        <w:rPr>
          <w:rFonts w:hint="eastAsia"/>
          <w:b/>
        </w:rPr>
        <w:t>并将约束转换为符合</w:t>
      </w:r>
      <w:r w:rsidR="000A2000" w:rsidRPr="000A2000">
        <w:rPr>
          <w:rFonts w:hint="eastAsia"/>
          <w:b/>
        </w:rPr>
        <w:t>Z3 SMT</w:t>
      </w:r>
      <w:r w:rsidR="000A2000" w:rsidRPr="000A2000">
        <w:rPr>
          <w:rFonts w:hint="eastAsia"/>
          <w:b/>
        </w:rPr>
        <w:t>格式的脚本</w:t>
      </w:r>
      <w:r>
        <w:rPr>
          <w:rFonts w:hint="eastAsia"/>
        </w:rPr>
        <w:t>。</w:t>
      </w:r>
      <w:r w:rsidR="00A42D4F">
        <w:rPr>
          <w:rFonts w:hint="eastAsia"/>
        </w:rPr>
        <w:t>如图</w:t>
      </w:r>
      <w:r w:rsidR="00A42D4F">
        <w:rPr>
          <w:rFonts w:hint="eastAsia"/>
        </w:rPr>
        <w:t>3</w:t>
      </w:r>
      <w:r w:rsidR="00A42D4F">
        <w:t>-1</w:t>
      </w:r>
      <w:r w:rsidR="0002657C">
        <w:t>8</w:t>
      </w:r>
      <w:r w:rsidR="00A42D4F">
        <w:rPr>
          <w:rFonts w:hint="eastAsia"/>
        </w:rPr>
        <w:t>所示</w:t>
      </w:r>
      <w:r w:rsidR="00A42D4F">
        <w:t>，</w:t>
      </w:r>
      <w:r w:rsidR="00A42D4F">
        <w:rPr>
          <w:rFonts w:hint="eastAsia"/>
        </w:rPr>
        <w:t>约束条件</w:t>
      </w:r>
      <w:r w:rsidR="00A42D4F">
        <w:t>表达式</w:t>
      </w:r>
      <w:r w:rsidR="00A42D4F">
        <w:rPr>
          <w:rFonts w:hint="eastAsia"/>
        </w:rPr>
        <w:t>集合</w:t>
      </w:r>
      <w:r w:rsidR="00A42D4F">
        <w:t>需</w:t>
      </w:r>
      <w:r w:rsidR="00A42D4F" w:rsidRPr="008F5BF4">
        <w:rPr>
          <w:b/>
        </w:rPr>
        <w:t>依据测试序列</w:t>
      </w:r>
      <w:r w:rsidR="00A42D4F" w:rsidRPr="008F5BF4">
        <w:rPr>
          <w:rFonts w:hint="eastAsia"/>
          <w:b/>
        </w:rPr>
        <w:t>，从</w:t>
      </w:r>
      <w:r w:rsidR="00A42D4F" w:rsidRPr="008F5BF4">
        <w:rPr>
          <w:b/>
        </w:rPr>
        <w:t>行为模型与服务提供商提供的</w:t>
      </w:r>
      <w:r w:rsidR="00A42D4F" w:rsidRPr="008F5BF4">
        <w:rPr>
          <w:rFonts w:hint="eastAsia"/>
          <w:b/>
        </w:rPr>
        <w:t>决策</w:t>
      </w:r>
      <w:r w:rsidR="00A42D4F" w:rsidRPr="008F5BF4">
        <w:rPr>
          <w:b/>
        </w:rPr>
        <w:t>表中提取</w:t>
      </w:r>
      <w:r w:rsidR="00A42D4F">
        <w:rPr>
          <w:rFonts w:hint="eastAsia"/>
        </w:rPr>
        <w:t>。由于</w:t>
      </w:r>
      <w:r w:rsidR="00A42D4F">
        <w:t>决策表</w:t>
      </w:r>
      <w:r w:rsidR="00FA3FEE">
        <w:rPr>
          <w:rFonts w:hint="eastAsia"/>
        </w:rPr>
        <w:t>是</w:t>
      </w:r>
      <w:r w:rsidR="00FA3FEE">
        <w:t>处理</w:t>
      </w:r>
      <w:r w:rsidR="00FA3FEE">
        <w:rPr>
          <w:rFonts w:hint="eastAsia"/>
        </w:rPr>
        <w:t>基于</w:t>
      </w:r>
      <w:r w:rsidR="00FA3FEE">
        <w:t>约束</w:t>
      </w:r>
      <w:r w:rsidR="00FA3FEE">
        <w:rPr>
          <w:rFonts w:hint="eastAsia"/>
        </w:rPr>
        <w:t>的事件</w:t>
      </w:r>
      <w:r w:rsidR="00FA3FEE">
        <w:t>序列</w:t>
      </w:r>
      <w:r w:rsidR="00FA3FEE">
        <w:rPr>
          <w:rFonts w:hint="eastAsia"/>
        </w:rPr>
        <w:t>的有效</w:t>
      </w:r>
      <w:r w:rsidR="00FA3FEE">
        <w:t>机制</w:t>
      </w:r>
      <w:r w:rsidR="00FA3FEE" w:rsidRPr="00FA3FEE">
        <w:rPr>
          <w:rFonts w:hint="eastAsia"/>
          <w:highlight w:val="yellow"/>
          <w:vertAlign w:val="superscript"/>
        </w:rPr>
        <w:t>[</w:t>
      </w:r>
      <w:r w:rsidR="00FA3FEE" w:rsidRPr="00FA3FEE">
        <w:rPr>
          <w:highlight w:val="yellow"/>
          <w:vertAlign w:val="superscript"/>
        </w:rPr>
        <w:t>44</w:t>
      </w:r>
      <w:r w:rsidR="00FA3FEE" w:rsidRPr="00FA3FEE">
        <w:rPr>
          <w:rFonts w:hint="eastAsia"/>
          <w:highlight w:val="yellow"/>
          <w:vertAlign w:val="superscript"/>
        </w:rPr>
        <w:t>]</w:t>
      </w:r>
      <w:r w:rsidR="00FA3FEE">
        <w:rPr>
          <w:rFonts w:hint="eastAsia"/>
        </w:rPr>
        <w:t>，</w:t>
      </w:r>
      <w:r>
        <w:t>本文</w:t>
      </w:r>
      <w:r>
        <w:rPr>
          <w:rFonts w:hint="eastAsia"/>
        </w:rPr>
        <w:t>使用</w:t>
      </w:r>
      <w:r>
        <w:t>决策表</w:t>
      </w:r>
      <w:r>
        <w:rPr>
          <w:rFonts w:hint="eastAsia"/>
        </w:rPr>
        <w:t>，</w:t>
      </w:r>
      <w:r>
        <w:t>定义操作</w:t>
      </w:r>
      <w:r w:rsidR="00A42D4F">
        <w:rPr>
          <w:rFonts w:hint="eastAsia"/>
        </w:rPr>
        <w:t>对于</w:t>
      </w:r>
      <w:r w:rsidR="00A42D4F">
        <w:t>不同</w:t>
      </w:r>
      <w:r w:rsidR="00A42D4F">
        <w:rPr>
          <w:rFonts w:hint="eastAsia"/>
        </w:rPr>
        <w:t>输入</w:t>
      </w:r>
      <w:r w:rsidR="00A42D4F">
        <w:t>数据的响应</w:t>
      </w:r>
      <w:r w:rsidR="006F55F2">
        <w:rPr>
          <w:rFonts w:hint="eastAsia"/>
        </w:rPr>
        <w:t>。</w:t>
      </w:r>
    </w:p>
    <w:p w14:paraId="040D854A" w14:textId="77777777" w:rsidR="00C223FF" w:rsidRDefault="00A42D4F" w:rsidP="00C438EB">
      <w:pPr>
        <w:pStyle w:val="u5"/>
        <w:spacing w:before="24" w:after="24"/>
        <w:ind w:firstLine="480"/>
      </w:pPr>
      <w:r>
        <w:t>决策表</w:t>
      </w:r>
      <w:r w:rsidR="006C0A63">
        <w:rPr>
          <w:rFonts w:hint="eastAsia"/>
        </w:rPr>
        <w:t>（</w:t>
      </w:r>
      <w:r w:rsidR="006C0A63">
        <w:rPr>
          <w:rFonts w:hint="eastAsia"/>
        </w:rPr>
        <w:t>DT</w:t>
      </w:r>
      <w:r w:rsidR="006C0A63">
        <w:rPr>
          <w:rFonts w:hint="eastAsia"/>
        </w:rPr>
        <w:t>）</w:t>
      </w:r>
      <w:r w:rsidR="006F55F2">
        <w:rPr>
          <w:rFonts w:hint="eastAsia"/>
        </w:rPr>
        <w:t>为一个三元组</w:t>
      </w:r>
      <w:r w:rsidR="006F55F2" w:rsidRPr="006F55F2">
        <w:rPr>
          <w:rFonts w:hint="eastAsia"/>
          <w:i/>
        </w:rPr>
        <w:t>DT=&lt;</w:t>
      </w:r>
      <w:r w:rsidR="006F55F2" w:rsidRPr="006F55F2">
        <w:rPr>
          <w:i/>
        </w:rPr>
        <w:t>C,</w:t>
      </w:r>
      <w:r w:rsidR="006F55F2">
        <w:rPr>
          <w:i/>
        </w:rPr>
        <w:t xml:space="preserve"> E, R</w:t>
      </w:r>
      <w:r w:rsidR="006F55F2" w:rsidRPr="006F55F2">
        <w:rPr>
          <w:rFonts w:hint="eastAsia"/>
          <w:i/>
        </w:rPr>
        <w:t>&gt;</w:t>
      </w:r>
      <w:r w:rsidR="006F55F2">
        <w:rPr>
          <w:rFonts w:hint="eastAsia"/>
        </w:rPr>
        <w:t>。</w:t>
      </w:r>
      <w:r w:rsidR="006F55F2" w:rsidRPr="004769F9">
        <w:rPr>
          <w:rFonts w:hint="eastAsia"/>
          <w:i/>
        </w:rPr>
        <w:t>C</w:t>
      </w:r>
      <w:r w:rsidR="004769F9">
        <w:rPr>
          <w:rFonts w:hint="eastAsia"/>
        </w:rPr>
        <w:t>≠</w:t>
      </w:r>
      <w:r w:rsidR="004769F9" w:rsidRPr="002C0F56">
        <w:rPr>
          <w:rFonts w:eastAsia="仿宋"/>
          <w:kern w:val="0"/>
          <w:szCs w:val="21"/>
        </w:rPr>
        <w:t>Ø</w:t>
      </w:r>
      <w:r w:rsidR="006F55F2">
        <w:rPr>
          <w:rFonts w:hint="eastAsia"/>
        </w:rPr>
        <w:t>表示</w:t>
      </w:r>
      <w:r w:rsidR="004769F9">
        <w:rPr>
          <w:rFonts w:hint="eastAsia"/>
        </w:rPr>
        <w:t>可以被赋值</w:t>
      </w:r>
      <w:r w:rsidR="004769F9">
        <w:t>为</w:t>
      </w:r>
      <w:r w:rsidR="004769F9">
        <w:rPr>
          <w:rFonts w:hint="eastAsia"/>
        </w:rPr>
        <w:t>true</w:t>
      </w:r>
      <w:r w:rsidR="004769F9">
        <w:rPr>
          <w:rFonts w:hint="eastAsia"/>
        </w:rPr>
        <w:t>或</w:t>
      </w:r>
      <w:r w:rsidR="004769F9">
        <w:t>false</w:t>
      </w:r>
      <w:r w:rsidR="004769F9">
        <w:rPr>
          <w:rFonts w:hint="eastAsia"/>
        </w:rPr>
        <w:t>的</w:t>
      </w:r>
      <w:r w:rsidR="004769F9">
        <w:t>约束条件集合</w:t>
      </w:r>
      <w:r w:rsidR="004769F9">
        <w:rPr>
          <w:rFonts w:hint="eastAsia"/>
        </w:rPr>
        <w:t>；</w:t>
      </w:r>
      <w:r w:rsidR="004769F9" w:rsidRPr="004769F9">
        <w:t>E</w:t>
      </w:r>
      <w:r w:rsidR="004769F9" w:rsidRPr="004769F9">
        <w:rPr>
          <w:rFonts w:hint="eastAsia"/>
        </w:rPr>
        <w:t>≠</w:t>
      </w:r>
      <w:r w:rsidR="004769F9" w:rsidRPr="004769F9">
        <w:rPr>
          <w:rFonts w:eastAsia="仿宋"/>
          <w:kern w:val="0"/>
          <w:szCs w:val="21"/>
        </w:rPr>
        <w:t>Ø</w:t>
      </w:r>
      <w:r w:rsidR="004769F9" w:rsidRPr="004769F9">
        <w:rPr>
          <w:rFonts w:hint="eastAsia"/>
        </w:rPr>
        <w:t>表示</w:t>
      </w:r>
      <w:r w:rsidR="004769F9">
        <w:rPr>
          <w:rFonts w:hint="eastAsia"/>
        </w:rPr>
        <w:t>响应事件的</w:t>
      </w:r>
      <w:r w:rsidR="004769F9">
        <w:t>集合；</w:t>
      </w:r>
      <w:r w:rsidR="004769F9">
        <w:rPr>
          <w:i/>
        </w:rPr>
        <w:t>R</w:t>
      </w:r>
      <w:r w:rsidR="004769F9">
        <w:rPr>
          <w:rFonts w:hint="eastAsia"/>
        </w:rPr>
        <w:t>≠</w:t>
      </w:r>
      <w:r w:rsidR="004769F9" w:rsidRPr="002C0F56">
        <w:rPr>
          <w:rFonts w:eastAsia="仿宋"/>
          <w:kern w:val="0"/>
          <w:szCs w:val="21"/>
        </w:rPr>
        <w:t>Ø</w:t>
      </w:r>
      <w:r w:rsidR="004769F9" w:rsidRPr="004769F9">
        <w:rPr>
          <w:rFonts w:hint="eastAsia"/>
        </w:rPr>
        <w:t>表示任何一个条件组合的特定取值及其相应要执行的</w:t>
      </w:r>
      <w:r w:rsidR="00CA125F">
        <w:rPr>
          <w:rFonts w:hint="eastAsia"/>
        </w:rPr>
        <w:t>事件</w:t>
      </w:r>
      <w:r w:rsidR="00D226AB">
        <w:rPr>
          <w:rFonts w:hint="eastAsia"/>
        </w:rPr>
        <w:t>。待测</w:t>
      </w:r>
      <w:r w:rsidR="00D226AB">
        <w:t>服务的一个操作对应一个决策表。</w:t>
      </w:r>
    </w:p>
    <w:p w14:paraId="15BF2301" w14:textId="77777777" w:rsidR="009E378F" w:rsidRDefault="0089458D" w:rsidP="00437AF0">
      <w:pPr>
        <w:pStyle w:val="u5"/>
        <w:spacing w:before="24" w:after="24"/>
        <w:ind w:firstLine="480"/>
      </w:pPr>
      <w:r>
        <w:rPr>
          <w:rFonts w:hint="eastAsia"/>
        </w:rPr>
        <w:t>表</w:t>
      </w:r>
      <w:r w:rsidR="00D226AB">
        <w:rPr>
          <w:rFonts w:hint="eastAsia"/>
        </w:rPr>
        <w:t>3</w:t>
      </w:r>
      <w:r w:rsidR="00D226AB">
        <w:t>-</w:t>
      </w:r>
      <w:r w:rsidR="0002657C">
        <w:t>6</w:t>
      </w:r>
      <w:r w:rsidR="00D226AB">
        <w:rPr>
          <w:rFonts w:hint="eastAsia"/>
        </w:rPr>
        <w:t>为例</w:t>
      </w:r>
      <w:r w:rsidR="00D226AB">
        <w:rPr>
          <w:rFonts w:hint="eastAsia"/>
        </w:rPr>
        <w:t>3</w:t>
      </w:r>
      <w:r w:rsidR="00D226AB">
        <w:t>-1</w:t>
      </w:r>
      <w:r w:rsidR="00D226AB">
        <w:rPr>
          <w:rFonts w:hint="eastAsia"/>
        </w:rPr>
        <w:t>入库</w:t>
      </w:r>
      <w:r w:rsidR="00D226AB">
        <w:t>操作（</w:t>
      </w:r>
      <w:r w:rsidR="00D226AB">
        <w:rPr>
          <w:rFonts w:hint="eastAsia"/>
        </w:rPr>
        <w:t>login</w:t>
      </w:r>
      <w:r w:rsidR="00D226AB">
        <w:t>）</w:t>
      </w:r>
      <w:r w:rsidR="00D226AB">
        <w:rPr>
          <w:rFonts w:hint="eastAsia"/>
        </w:rPr>
        <w:t>对应</w:t>
      </w:r>
      <w:r w:rsidR="00D226AB">
        <w:t>的</w:t>
      </w:r>
      <w:r w:rsidR="00694170">
        <w:rPr>
          <w:rFonts w:hint="eastAsia"/>
        </w:rPr>
        <w:t>包含</w:t>
      </w:r>
      <w:r w:rsidR="00694170">
        <w:rPr>
          <w:rFonts w:hint="eastAsia"/>
        </w:rPr>
        <w:t>5</w:t>
      </w:r>
      <w:r w:rsidR="00694170">
        <w:rPr>
          <w:rFonts w:hint="eastAsia"/>
        </w:rPr>
        <w:t>约束</w:t>
      </w:r>
      <w:r w:rsidR="00694170">
        <w:t>、</w:t>
      </w:r>
      <w:r w:rsidR="00694170">
        <w:rPr>
          <w:rFonts w:hint="eastAsia"/>
        </w:rPr>
        <w:t>2</w:t>
      </w:r>
      <w:r w:rsidR="00694170">
        <w:rPr>
          <w:rFonts w:hint="eastAsia"/>
        </w:rPr>
        <w:t>事件</w:t>
      </w:r>
      <w:r w:rsidR="00694170">
        <w:t>、</w:t>
      </w:r>
      <w:r w:rsidR="00694170">
        <w:rPr>
          <w:rFonts w:hint="eastAsia"/>
        </w:rPr>
        <w:t>4</w:t>
      </w:r>
      <w:r w:rsidR="00694170">
        <w:rPr>
          <w:rFonts w:hint="eastAsia"/>
        </w:rPr>
        <w:t>规则</w:t>
      </w:r>
      <w:r w:rsidR="00694170">
        <w:t>的</w:t>
      </w:r>
      <w:r w:rsidR="00D226AB">
        <w:t>决策表。</w:t>
      </w:r>
      <w:r w:rsidR="00694170">
        <w:rPr>
          <w:rFonts w:hint="eastAsia"/>
        </w:rPr>
        <w:t>为</w:t>
      </w:r>
      <w:r w:rsidR="00694170">
        <w:t>保证</w:t>
      </w:r>
      <w:r w:rsidR="00AA255B">
        <w:rPr>
          <w:rFonts w:hint="eastAsia"/>
        </w:rPr>
        <w:t>自动化</w:t>
      </w:r>
      <w:r w:rsidR="00AA255B">
        <w:t>求解</w:t>
      </w:r>
      <w:r w:rsidR="00AA255B">
        <w:rPr>
          <w:rFonts w:hint="eastAsia"/>
        </w:rPr>
        <w:t>约束条件</w:t>
      </w:r>
      <w:r w:rsidR="00AA255B">
        <w:t>集合</w:t>
      </w:r>
      <w:r w:rsidR="00694170">
        <w:rPr>
          <w:rFonts w:hint="eastAsia"/>
        </w:rPr>
        <w:t>，</w:t>
      </w:r>
      <w:r w:rsidR="00694170" w:rsidRPr="00AD7BF6">
        <w:rPr>
          <w:b/>
        </w:rPr>
        <w:t>决策表中约束条件使用</w:t>
      </w:r>
      <w:r w:rsidR="00694170" w:rsidRPr="00AD7BF6">
        <w:rPr>
          <w:rFonts w:hint="eastAsia"/>
          <w:b/>
        </w:rPr>
        <w:t>Z3</w:t>
      </w:r>
      <w:r w:rsidR="00694170" w:rsidRPr="00AD7BF6">
        <w:rPr>
          <w:rFonts w:hint="eastAsia"/>
          <w:b/>
        </w:rPr>
        <w:t>求解器</w:t>
      </w:r>
      <w:r w:rsidR="00694170" w:rsidRPr="00AD7BF6">
        <w:rPr>
          <w:b/>
        </w:rPr>
        <w:t>能够解释的</w:t>
      </w:r>
      <w:r w:rsidR="00694170" w:rsidRPr="00AD7BF6">
        <w:rPr>
          <w:rFonts w:hint="eastAsia"/>
          <w:b/>
        </w:rPr>
        <w:t>assert</w:t>
      </w:r>
      <w:r w:rsidR="00694170" w:rsidRPr="00AD7BF6">
        <w:rPr>
          <w:rFonts w:hint="eastAsia"/>
          <w:b/>
        </w:rPr>
        <w:t>命令进行</w:t>
      </w:r>
      <w:r w:rsidR="00694170" w:rsidRPr="00AD7BF6">
        <w:rPr>
          <w:b/>
        </w:rPr>
        <w:t>表达</w:t>
      </w:r>
      <w:r w:rsidR="00694170">
        <w:t>。</w:t>
      </w:r>
      <w:r w:rsidR="00AA255B">
        <w:rPr>
          <w:rFonts w:hint="eastAsia"/>
        </w:rPr>
        <w:t>由于</w:t>
      </w:r>
      <w:r w:rsidR="00AA255B">
        <w:t>测试序列中存在多次调用同一操作的情况，</w:t>
      </w:r>
      <w:r w:rsidR="00F97C7F">
        <w:rPr>
          <w:rFonts w:hint="eastAsia"/>
        </w:rPr>
        <w:t>使用“</w:t>
      </w:r>
      <w:r w:rsidR="00F97C7F">
        <w:rPr>
          <w:rFonts w:hint="eastAsia"/>
        </w:rPr>
        <w:t>?</w:t>
      </w:r>
      <w:r w:rsidR="00F97C7F">
        <w:rPr>
          <w:rFonts w:hint="eastAsia"/>
        </w:rPr>
        <w:t>”标识操作调用次数</w:t>
      </w:r>
      <w:r w:rsidR="00F97C7F">
        <w:t>，根据调用次数的不同</w:t>
      </w:r>
      <w:r w:rsidR="00F97C7F">
        <w:rPr>
          <w:rFonts w:hint="eastAsia"/>
        </w:rPr>
        <w:t>赋值</w:t>
      </w:r>
      <w:r w:rsidR="00F97C7F">
        <w:t>，用以区分</w:t>
      </w:r>
      <w:r w:rsidR="00F97C7F">
        <w:rPr>
          <w:rFonts w:hint="eastAsia"/>
        </w:rPr>
        <w:t>操作</w:t>
      </w:r>
      <w:r w:rsidR="00F97C7F">
        <w:t>参数。</w:t>
      </w:r>
    </w:p>
    <w:p w14:paraId="60AE9CE7" w14:textId="77777777" w:rsidR="00437AF0" w:rsidRDefault="00437AF0" w:rsidP="00437AF0">
      <w:pPr>
        <w:pStyle w:val="u5"/>
        <w:spacing w:before="24" w:after="24"/>
        <w:ind w:firstLine="480"/>
        <w:rPr>
          <w:rFonts w:asciiTheme="minorEastAsia" w:eastAsiaTheme="minorEastAsia" w:hAnsiTheme="minorEastAsia"/>
        </w:rPr>
      </w:pPr>
      <w:r>
        <w:rPr>
          <w:rFonts w:hint="eastAsia"/>
        </w:rPr>
        <w:t>根据表</w:t>
      </w:r>
      <w:r>
        <w:rPr>
          <w:rFonts w:hint="eastAsia"/>
        </w:rPr>
        <w:t>3</w:t>
      </w:r>
      <w:r>
        <w:t>-6</w:t>
      </w:r>
      <w:r>
        <w:rPr>
          <w:rFonts w:hint="eastAsia"/>
        </w:rPr>
        <w:t>可知</w:t>
      </w:r>
      <w:r>
        <w:t>，</w:t>
      </w:r>
      <w:r>
        <w:rPr>
          <w:rFonts w:hint="eastAsia"/>
        </w:rPr>
        <w:t>当且</w:t>
      </w:r>
      <w:r>
        <w:t>仅当</w:t>
      </w:r>
      <w:r>
        <w:rPr>
          <w:rFonts w:hint="eastAsia"/>
        </w:rPr>
        <w:t>“</w:t>
      </w:r>
      <w:r w:rsidRPr="00134726">
        <w:t>License</w:t>
      </w:r>
      <w:r>
        <w:rPr>
          <w:rFonts w:hint="eastAsia"/>
        </w:rPr>
        <w:t>”为以</w:t>
      </w:r>
      <w:r>
        <w:rPr>
          <w:rFonts w:hint="eastAsia"/>
        </w:rPr>
        <w:t>BJ</w:t>
      </w:r>
      <w:r>
        <w:t>A-BJY</w:t>
      </w:r>
      <w:r>
        <w:rPr>
          <w:rFonts w:hint="eastAsia"/>
        </w:rPr>
        <w:t>开头</w:t>
      </w:r>
      <w:r>
        <w:t>，</w:t>
      </w:r>
      <w:r>
        <w:rPr>
          <w:rFonts w:hint="eastAsia"/>
        </w:rPr>
        <w:t>5</w:t>
      </w:r>
      <w:r>
        <w:rPr>
          <w:rFonts w:hint="eastAsia"/>
        </w:rPr>
        <w:t>位</w:t>
      </w:r>
      <w:r>
        <w:t>数字结尾</w:t>
      </w:r>
      <w:r>
        <w:rPr>
          <w:rFonts w:hint="eastAsia"/>
        </w:rPr>
        <w:t>的</w:t>
      </w:r>
      <w:r>
        <w:t>字符串</w:t>
      </w:r>
      <w:r>
        <w:rPr>
          <w:rFonts w:hint="eastAsia"/>
        </w:rPr>
        <w:t>且“</w:t>
      </w:r>
      <w:r w:rsidRPr="00134726">
        <w:t>loginTime</w:t>
      </w:r>
      <w:r>
        <w:rPr>
          <w:rFonts w:hint="eastAsia"/>
        </w:rPr>
        <w:t>”属于</w:t>
      </w:r>
      <w:r>
        <w:t>0</w:t>
      </w:r>
      <w:r>
        <w:rPr>
          <w:rFonts w:hint="eastAsia"/>
        </w:rPr>
        <w:t>到</w:t>
      </w:r>
      <w:r>
        <w:rPr>
          <w:rFonts w:hint="eastAsia"/>
        </w:rPr>
        <w:t>24</w:t>
      </w:r>
      <w:r>
        <w:rPr>
          <w:rFonts w:hint="eastAsia"/>
        </w:rPr>
        <w:t>范围</w:t>
      </w:r>
      <w:r>
        <w:t>的整数时，</w:t>
      </w:r>
      <w:r>
        <w:t>login</w:t>
      </w:r>
      <w:r>
        <w:t>操作</w:t>
      </w:r>
      <w:r>
        <w:rPr>
          <w:rFonts w:hint="eastAsia"/>
        </w:rPr>
        <w:t>执行</w:t>
      </w:r>
      <w:r>
        <w:t>并</w:t>
      </w:r>
      <w:r>
        <w:rPr>
          <w:rFonts w:hint="eastAsia"/>
        </w:rPr>
        <w:t>反馈“</w:t>
      </w:r>
      <w:r w:rsidRPr="00134726">
        <w:t>loginResponse_succ</w:t>
      </w:r>
      <w:r>
        <w:rPr>
          <w:rFonts w:hint="eastAsia"/>
        </w:rPr>
        <w:t>”响应；</w:t>
      </w:r>
      <w:r>
        <w:t>其余情况均响应</w:t>
      </w:r>
      <w:r w:rsidRPr="00BA6318">
        <w:rPr>
          <w:rFonts w:asciiTheme="minorEastAsia" w:eastAsiaTheme="minorEastAsia" w:hAnsiTheme="minorEastAsia"/>
        </w:rPr>
        <w:t>“</w:t>
      </w:r>
      <w:r w:rsidRPr="00134726">
        <w:t>loginResponse_fail</w:t>
      </w:r>
      <w:r w:rsidRPr="00BA6318">
        <w:rPr>
          <w:rFonts w:asciiTheme="minorEastAsia" w:eastAsiaTheme="minorEastAsia" w:hAnsiTheme="minorEastAsia"/>
        </w:rPr>
        <w:t>”</w:t>
      </w:r>
      <w:r>
        <w:rPr>
          <w:rFonts w:asciiTheme="minorEastAsia" w:eastAsiaTheme="minorEastAsia" w:hAnsiTheme="minorEastAsia" w:hint="eastAsia"/>
        </w:rPr>
        <w:t>。</w:t>
      </w:r>
    </w:p>
    <w:p w14:paraId="25C624F5" w14:textId="77777777" w:rsidR="00437AF0" w:rsidRDefault="00437AF0" w:rsidP="00437AF0">
      <w:pPr>
        <w:pStyle w:val="u5"/>
        <w:spacing w:before="24" w:after="24"/>
        <w:ind w:firstLine="480"/>
      </w:pPr>
    </w:p>
    <w:p w14:paraId="3D849914" w14:textId="77777777" w:rsidR="0089458D" w:rsidRPr="0089458D" w:rsidRDefault="0089458D" w:rsidP="0089458D">
      <w:pPr>
        <w:pStyle w:val="ub"/>
        <w:spacing w:before="120" w:after="360"/>
      </w:pPr>
      <w:r>
        <w:rPr>
          <w:rFonts w:hint="eastAsia"/>
        </w:rPr>
        <w:lastRenderedPageBreak/>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rsidR="00286810">
        <w:rPr>
          <w:noProof/>
        </w:rPr>
        <w:t>6</w:t>
      </w:r>
      <w:r>
        <w:fldChar w:fldCharType="end"/>
      </w:r>
      <w:r>
        <w:t xml:space="preserve"> </w:t>
      </w:r>
      <w:r>
        <w:rPr>
          <w:rFonts w:hint="eastAsia"/>
        </w:rPr>
        <w:t>login</w:t>
      </w:r>
      <w:r>
        <w:rPr>
          <w:rFonts w:hint="eastAsia"/>
        </w:rPr>
        <w:t>操作</w:t>
      </w:r>
      <w:r>
        <w:t>决策表</w:t>
      </w:r>
    </w:p>
    <w:tbl>
      <w:tblPr>
        <w:tblStyle w:val="afff1"/>
        <w:tblW w:w="0" w:type="auto"/>
        <w:tblLook w:val="04A0" w:firstRow="1" w:lastRow="0" w:firstColumn="1" w:lastColumn="0" w:noHBand="0" w:noVBand="1"/>
      </w:tblPr>
      <w:tblGrid>
        <w:gridCol w:w="534"/>
        <w:gridCol w:w="5953"/>
        <w:gridCol w:w="425"/>
        <w:gridCol w:w="426"/>
        <w:gridCol w:w="425"/>
        <w:gridCol w:w="390"/>
      </w:tblGrid>
      <w:tr w:rsidR="002F23A0" w14:paraId="50162E11" w14:textId="77777777" w:rsidTr="002F23A0">
        <w:tc>
          <w:tcPr>
            <w:tcW w:w="534" w:type="dxa"/>
          </w:tcPr>
          <w:p w14:paraId="22F17872" w14:textId="77777777" w:rsidR="002F23A0" w:rsidRDefault="002F23A0" w:rsidP="002F23A0">
            <w:pPr>
              <w:pStyle w:val="u5"/>
              <w:spacing w:before="24" w:after="24"/>
              <w:ind w:firstLineChars="0" w:firstLine="0"/>
            </w:pPr>
            <w:r>
              <w:rPr>
                <w:rFonts w:hint="eastAsia"/>
              </w:rPr>
              <w:t>5</w:t>
            </w:r>
          </w:p>
        </w:tc>
        <w:tc>
          <w:tcPr>
            <w:tcW w:w="5953" w:type="dxa"/>
          </w:tcPr>
          <w:p w14:paraId="24A681A3" w14:textId="77777777" w:rsidR="002F23A0" w:rsidRDefault="002F23A0" w:rsidP="002F23A0">
            <w:pPr>
              <w:pStyle w:val="u5"/>
              <w:spacing w:before="24" w:after="24"/>
              <w:ind w:firstLineChars="0" w:firstLine="0"/>
            </w:pPr>
            <w:r>
              <w:rPr>
                <w:rFonts w:hint="eastAsia"/>
              </w:rPr>
              <w:t>2</w:t>
            </w:r>
          </w:p>
        </w:tc>
        <w:tc>
          <w:tcPr>
            <w:tcW w:w="425" w:type="dxa"/>
          </w:tcPr>
          <w:p w14:paraId="22C803FD" w14:textId="77777777" w:rsidR="002F23A0" w:rsidRDefault="002F23A0" w:rsidP="002F23A0">
            <w:pPr>
              <w:pStyle w:val="u5"/>
              <w:spacing w:before="24" w:after="24"/>
              <w:ind w:firstLineChars="0" w:firstLine="0"/>
            </w:pPr>
            <w:r>
              <w:rPr>
                <w:rFonts w:hint="eastAsia"/>
              </w:rPr>
              <w:t>4</w:t>
            </w:r>
          </w:p>
        </w:tc>
        <w:tc>
          <w:tcPr>
            <w:tcW w:w="426" w:type="dxa"/>
          </w:tcPr>
          <w:p w14:paraId="6E4DB61B" w14:textId="77777777" w:rsidR="002F23A0" w:rsidRDefault="002F23A0" w:rsidP="002F23A0">
            <w:pPr>
              <w:pStyle w:val="u5"/>
              <w:spacing w:before="24" w:after="24"/>
              <w:ind w:firstLineChars="0" w:firstLine="0"/>
            </w:pPr>
          </w:p>
        </w:tc>
        <w:tc>
          <w:tcPr>
            <w:tcW w:w="425" w:type="dxa"/>
          </w:tcPr>
          <w:p w14:paraId="365028AA" w14:textId="77777777" w:rsidR="002F23A0" w:rsidRDefault="002F23A0" w:rsidP="002F23A0">
            <w:pPr>
              <w:pStyle w:val="u5"/>
              <w:spacing w:before="24" w:after="24"/>
              <w:ind w:firstLineChars="0" w:firstLine="0"/>
            </w:pPr>
          </w:p>
        </w:tc>
        <w:tc>
          <w:tcPr>
            <w:tcW w:w="390" w:type="dxa"/>
          </w:tcPr>
          <w:p w14:paraId="3C34C92A" w14:textId="77777777" w:rsidR="002F23A0" w:rsidRDefault="002F23A0" w:rsidP="002F23A0">
            <w:pPr>
              <w:pStyle w:val="u5"/>
              <w:spacing w:before="24" w:after="24"/>
              <w:ind w:firstLineChars="0" w:firstLine="0"/>
            </w:pPr>
          </w:p>
        </w:tc>
      </w:tr>
      <w:tr w:rsidR="002F23A0" w14:paraId="67C2B3FD" w14:textId="77777777" w:rsidTr="002F23A0">
        <w:tc>
          <w:tcPr>
            <w:tcW w:w="534" w:type="dxa"/>
          </w:tcPr>
          <w:p w14:paraId="7DF22BE5" w14:textId="77777777" w:rsidR="002F23A0" w:rsidRDefault="002F23A0" w:rsidP="002F23A0">
            <w:pPr>
              <w:pStyle w:val="u5"/>
              <w:spacing w:before="24" w:after="24"/>
              <w:ind w:firstLineChars="0" w:firstLine="0"/>
            </w:pPr>
            <w:r>
              <w:rPr>
                <w:rFonts w:hint="eastAsia"/>
              </w:rPr>
              <w:t>R</w:t>
            </w:r>
          </w:p>
        </w:tc>
        <w:tc>
          <w:tcPr>
            <w:tcW w:w="5953" w:type="dxa"/>
          </w:tcPr>
          <w:p w14:paraId="4E8AFBB5" w14:textId="77777777" w:rsidR="002F23A0" w:rsidRDefault="002F23A0" w:rsidP="002F23A0">
            <w:pPr>
              <w:pStyle w:val="u5"/>
              <w:spacing w:before="24" w:after="24"/>
              <w:ind w:firstLineChars="0" w:firstLine="0"/>
            </w:pPr>
          </w:p>
        </w:tc>
        <w:tc>
          <w:tcPr>
            <w:tcW w:w="425" w:type="dxa"/>
          </w:tcPr>
          <w:p w14:paraId="44E730FC" w14:textId="77777777" w:rsidR="002F23A0" w:rsidRDefault="002F23A0" w:rsidP="002F23A0">
            <w:pPr>
              <w:pStyle w:val="u5"/>
              <w:spacing w:before="24" w:after="24"/>
              <w:ind w:firstLineChars="0" w:firstLine="0"/>
            </w:pPr>
            <w:r>
              <w:rPr>
                <w:rFonts w:hint="eastAsia"/>
              </w:rPr>
              <w:t>1</w:t>
            </w:r>
          </w:p>
        </w:tc>
        <w:tc>
          <w:tcPr>
            <w:tcW w:w="426" w:type="dxa"/>
          </w:tcPr>
          <w:p w14:paraId="744F1267" w14:textId="77777777" w:rsidR="002F23A0" w:rsidRDefault="002F23A0" w:rsidP="002F23A0">
            <w:pPr>
              <w:pStyle w:val="u5"/>
              <w:spacing w:before="24" w:after="24"/>
              <w:ind w:firstLineChars="0" w:firstLine="0"/>
            </w:pPr>
            <w:r>
              <w:rPr>
                <w:rFonts w:hint="eastAsia"/>
              </w:rPr>
              <w:t>2</w:t>
            </w:r>
          </w:p>
        </w:tc>
        <w:tc>
          <w:tcPr>
            <w:tcW w:w="425" w:type="dxa"/>
          </w:tcPr>
          <w:p w14:paraId="1881F7F9" w14:textId="77777777" w:rsidR="002F23A0" w:rsidRDefault="002F23A0" w:rsidP="002F23A0">
            <w:pPr>
              <w:pStyle w:val="u5"/>
              <w:spacing w:before="24" w:after="24"/>
              <w:ind w:firstLineChars="0" w:firstLine="0"/>
            </w:pPr>
            <w:r>
              <w:rPr>
                <w:rFonts w:hint="eastAsia"/>
              </w:rPr>
              <w:t>3</w:t>
            </w:r>
          </w:p>
        </w:tc>
        <w:tc>
          <w:tcPr>
            <w:tcW w:w="390" w:type="dxa"/>
          </w:tcPr>
          <w:p w14:paraId="4D12DD5A" w14:textId="77777777" w:rsidR="002F23A0" w:rsidRDefault="002F23A0" w:rsidP="002F23A0">
            <w:pPr>
              <w:pStyle w:val="u5"/>
              <w:spacing w:before="24" w:after="24"/>
              <w:ind w:firstLineChars="0" w:firstLine="0"/>
            </w:pPr>
            <w:r>
              <w:rPr>
                <w:rFonts w:hint="eastAsia"/>
              </w:rPr>
              <w:t>4</w:t>
            </w:r>
          </w:p>
        </w:tc>
      </w:tr>
      <w:tr w:rsidR="008F4490" w14:paraId="2D59F2A7" w14:textId="77777777" w:rsidTr="002F23A0">
        <w:tc>
          <w:tcPr>
            <w:tcW w:w="534" w:type="dxa"/>
            <w:vMerge w:val="restart"/>
          </w:tcPr>
          <w:p w14:paraId="337FD923" w14:textId="77777777" w:rsidR="008F4490" w:rsidRDefault="008F4490" w:rsidP="002F23A0">
            <w:pPr>
              <w:pStyle w:val="u5"/>
              <w:spacing w:before="24" w:after="24"/>
              <w:ind w:firstLineChars="0" w:firstLine="0"/>
            </w:pPr>
            <w:r>
              <w:rPr>
                <w:rFonts w:hint="eastAsia"/>
              </w:rPr>
              <w:t>C</w:t>
            </w:r>
          </w:p>
        </w:tc>
        <w:tc>
          <w:tcPr>
            <w:tcW w:w="5953" w:type="dxa"/>
          </w:tcPr>
          <w:p w14:paraId="4AB9E097" w14:textId="77777777" w:rsidR="008F4490" w:rsidRDefault="008F4490" w:rsidP="002F23A0">
            <w:pPr>
              <w:pStyle w:val="u5"/>
              <w:spacing w:before="24" w:after="24"/>
              <w:ind w:firstLineChars="0" w:firstLine="0"/>
            </w:pPr>
            <w:r w:rsidRPr="002F23A0">
              <w:t>(= true (str.in.re login_?_License (re.++ (re.++ (re.++ (re.++ (re.++ (re.++ (str.to.re "BJ") (re.range "A" "Y")) (re.range "0" "9")) (re.range "0" "9")) (re.range "0" "9")) (re.range "0" "9")) (re.range "0" "9"))))</w:t>
            </w:r>
          </w:p>
        </w:tc>
        <w:tc>
          <w:tcPr>
            <w:tcW w:w="425" w:type="dxa"/>
          </w:tcPr>
          <w:p w14:paraId="57E9E8A1" w14:textId="77777777" w:rsidR="008F4490" w:rsidRDefault="008F4490" w:rsidP="002F23A0">
            <w:pPr>
              <w:pStyle w:val="u5"/>
              <w:spacing w:before="24" w:after="24"/>
              <w:ind w:firstLineChars="0" w:firstLine="0"/>
            </w:pPr>
            <w:r>
              <w:rPr>
                <w:rFonts w:hint="eastAsia"/>
              </w:rPr>
              <w:t>N</w:t>
            </w:r>
          </w:p>
        </w:tc>
        <w:tc>
          <w:tcPr>
            <w:tcW w:w="426" w:type="dxa"/>
          </w:tcPr>
          <w:p w14:paraId="438E5848" w14:textId="77777777" w:rsidR="008F4490" w:rsidRDefault="008F4490" w:rsidP="002F23A0">
            <w:pPr>
              <w:pStyle w:val="u5"/>
              <w:spacing w:before="24" w:after="24"/>
              <w:ind w:firstLineChars="0" w:firstLine="0"/>
            </w:pPr>
            <w:r>
              <w:rPr>
                <w:rFonts w:hint="eastAsia"/>
              </w:rPr>
              <w:t>Y</w:t>
            </w:r>
          </w:p>
        </w:tc>
        <w:tc>
          <w:tcPr>
            <w:tcW w:w="425" w:type="dxa"/>
          </w:tcPr>
          <w:p w14:paraId="46DD9C4B" w14:textId="77777777" w:rsidR="008F4490" w:rsidRDefault="008F4490" w:rsidP="002F23A0">
            <w:pPr>
              <w:pStyle w:val="u5"/>
              <w:spacing w:before="24" w:after="24"/>
              <w:ind w:firstLineChars="0" w:firstLine="0"/>
            </w:pPr>
            <w:r>
              <w:rPr>
                <w:rFonts w:hint="eastAsia"/>
              </w:rPr>
              <w:t>Y</w:t>
            </w:r>
          </w:p>
        </w:tc>
        <w:tc>
          <w:tcPr>
            <w:tcW w:w="390" w:type="dxa"/>
          </w:tcPr>
          <w:p w14:paraId="3EC1D6CB" w14:textId="77777777" w:rsidR="008F4490" w:rsidRDefault="008F4490" w:rsidP="002F23A0">
            <w:pPr>
              <w:pStyle w:val="u5"/>
              <w:spacing w:before="24" w:after="24"/>
              <w:ind w:firstLineChars="0" w:firstLine="0"/>
            </w:pPr>
            <w:r>
              <w:rPr>
                <w:rFonts w:hint="eastAsia"/>
              </w:rPr>
              <w:t>Y</w:t>
            </w:r>
          </w:p>
        </w:tc>
      </w:tr>
      <w:tr w:rsidR="008F4490" w14:paraId="6D37F175" w14:textId="77777777" w:rsidTr="002F23A0">
        <w:tc>
          <w:tcPr>
            <w:tcW w:w="534" w:type="dxa"/>
            <w:vMerge/>
          </w:tcPr>
          <w:p w14:paraId="6EBEC064" w14:textId="77777777" w:rsidR="008F4490" w:rsidRDefault="008F4490" w:rsidP="002F23A0">
            <w:pPr>
              <w:pStyle w:val="u5"/>
              <w:spacing w:before="24" w:after="24"/>
              <w:ind w:firstLineChars="0" w:firstLine="0"/>
            </w:pPr>
          </w:p>
        </w:tc>
        <w:tc>
          <w:tcPr>
            <w:tcW w:w="5953" w:type="dxa"/>
          </w:tcPr>
          <w:p w14:paraId="26E7A05C" w14:textId="77777777" w:rsidR="008F4490" w:rsidRDefault="008F4490" w:rsidP="002F23A0">
            <w:pPr>
              <w:pStyle w:val="u5"/>
              <w:spacing w:before="24" w:after="24"/>
              <w:ind w:firstLineChars="0" w:firstLine="0"/>
            </w:pPr>
            <w:r w:rsidRPr="002F23A0">
              <w:t>(= false (str.in.re login_?_License (re.++ (re.++ (re.++ (re.++ (re.++ (re.++ (str.to.re "BJ") (re.range "A" "Y")) (re.range "0" "9")) (re.range "0" "9")) (re.range "0" "9")) (re.range "0" "9")) (re.range "0" "9"))))</w:t>
            </w:r>
          </w:p>
        </w:tc>
        <w:tc>
          <w:tcPr>
            <w:tcW w:w="425" w:type="dxa"/>
          </w:tcPr>
          <w:p w14:paraId="1EFFAFC8" w14:textId="77777777" w:rsidR="008F4490" w:rsidRDefault="008F4490" w:rsidP="002F23A0">
            <w:pPr>
              <w:pStyle w:val="u5"/>
              <w:spacing w:before="24" w:after="24"/>
              <w:ind w:firstLineChars="0" w:firstLine="0"/>
            </w:pPr>
            <w:r>
              <w:rPr>
                <w:rFonts w:hint="eastAsia"/>
              </w:rPr>
              <w:t>Y</w:t>
            </w:r>
          </w:p>
        </w:tc>
        <w:tc>
          <w:tcPr>
            <w:tcW w:w="426" w:type="dxa"/>
          </w:tcPr>
          <w:p w14:paraId="520754A3" w14:textId="77777777" w:rsidR="008F4490" w:rsidRDefault="008F4490" w:rsidP="002F23A0">
            <w:pPr>
              <w:pStyle w:val="u5"/>
              <w:spacing w:before="24" w:after="24"/>
              <w:ind w:firstLineChars="0" w:firstLine="0"/>
            </w:pPr>
            <w:r>
              <w:rPr>
                <w:rFonts w:hint="eastAsia"/>
              </w:rPr>
              <w:t>N</w:t>
            </w:r>
          </w:p>
        </w:tc>
        <w:tc>
          <w:tcPr>
            <w:tcW w:w="425" w:type="dxa"/>
          </w:tcPr>
          <w:p w14:paraId="7E46C7E7" w14:textId="77777777" w:rsidR="008F4490" w:rsidRDefault="008F4490" w:rsidP="002F23A0">
            <w:pPr>
              <w:pStyle w:val="u5"/>
              <w:spacing w:before="24" w:after="24"/>
              <w:ind w:firstLineChars="0" w:firstLine="0"/>
            </w:pPr>
            <w:r>
              <w:rPr>
                <w:rFonts w:hint="eastAsia"/>
              </w:rPr>
              <w:t>N</w:t>
            </w:r>
          </w:p>
        </w:tc>
        <w:tc>
          <w:tcPr>
            <w:tcW w:w="390" w:type="dxa"/>
          </w:tcPr>
          <w:p w14:paraId="7C6FEF30" w14:textId="77777777" w:rsidR="008F4490" w:rsidRDefault="008F4490" w:rsidP="002F23A0">
            <w:pPr>
              <w:pStyle w:val="u5"/>
              <w:spacing w:before="24" w:after="24"/>
              <w:ind w:firstLineChars="0" w:firstLine="0"/>
            </w:pPr>
            <w:r>
              <w:rPr>
                <w:rFonts w:hint="eastAsia"/>
              </w:rPr>
              <w:t>N</w:t>
            </w:r>
          </w:p>
        </w:tc>
      </w:tr>
      <w:tr w:rsidR="008F4490" w14:paraId="62C5419B" w14:textId="77777777" w:rsidTr="002F23A0">
        <w:tc>
          <w:tcPr>
            <w:tcW w:w="534" w:type="dxa"/>
            <w:vMerge/>
          </w:tcPr>
          <w:p w14:paraId="1636FA6F" w14:textId="77777777" w:rsidR="008F4490" w:rsidRDefault="008F4490" w:rsidP="002F23A0">
            <w:pPr>
              <w:pStyle w:val="u5"/>
              <w:spacing w:before="24" w:after="24"/>
              <w:ind w:firstLineChars="0" w:firstLine="0"/>
            </w:pPr>
          </w:p>
        </w:tc>
        <w:tc>
          <w:tcPr>
            <w:tcW w:w="5953" w:type="dxa"/>
          </w:tcPr>
          <w:p w14:paraId="56324193" w14:textId="77777777" w:rsidR="008F4490" w:rsidRDefault="008F4490" w:rsidP="002F23A0">
            <w:pPr>
              <w:pStyle w:val="u5"/>
              <w:spacing w:before="24" w:after="24"/>
              <w:ind w:firstLineChars="0" w:firstLine="0"/>
            </w:pPr>
            <w:r w:rsidRPr="002F23A0">
              <w:t>(&gt;= login_?_loginTime 0) &amp;&amp; (&lt;= login_?_loginTime 24)</w:t>
            </w:r>
          </w:p>
        </w:tc>
        <w:tc>
          <w:tcPr>
            <w:tcW w:w="425" w:type="dxa"/>
          </w:tcPr>
          <w:p w14:paraId="610A88A8" w14:textId="77777777" w:rsidR="008F4490" w:rsidRDefault="0089458D" w:rsidP="002F23A0">
            <w:pPr>
              <w:pStyle w:val="u5"/>
              <w:spacing w:before="24" w:after="24"/>
              <w:ind w:firstLineChars="0" w:firstLine="0"/>
            </w:pPr>
            <w:r>
              <w:rPr>
                <w:rFonts w:hint="eastAsia"/>
              </w:rPr>
              <w:t>Y</w:t>
            </w:r>
          </w:p>
        </w:tc>
        <w:tc>
          <w:tcPr>
            <w:tcW w:w="426" w:type="dxa"/>
          </w:tcPr>
          <w:p w14:paraId="6C297037" w14:textId="77777777" w:rsidR="008F4490" w:rsidRDefault="0089458D" w:rsidP="002F23A0">
            <w:pPr>
              <w:pStyle w:val="u5"/>
              <w:spacing w:before="24" w:after="24"/>
              <w:ind w:firstLineChars="0" w:firstLine="0"/>
            </w:pPr>
            <w:r>
              <w:rPr>
                <w:rFonts w:hint="eastAsia"/>
              </w:rPr>
              <w:t>N</w:t>
            </w:r>
          </w:p>
        </w:tc>
        <w:tc>
          <w:tcPr>
            <w:tcW w:w="425" w:type="dxa"/>
          </w:tcPr>
          <w:p w14:paraId="0CC2F05C" w14:textId="77777777" w:rsidR="008F4490" w:rsidRDefault="0089458D" w:rsidP="002F23A0">
            <w:pPr>
              <w:pStyle w:val="u5"/>
              <w:spacing w:before="24" w:after="24"/>
              <w:ind w:firstLineChars="0" w:firstLine="0"/>
            </w:pPr>
            <w:r>
              <w:rPr>
                <w:rFonts w:hint="eastAsia"/>
              </w:rPr>
              <w:t>N</w:t>
            </w:r>
          </w:p>
        </w:tc>
        <w:tc>
          <w:tcPr>
            <w:tcW w:w="390" w:type="dxa"/>
          </w:tcPr>
          <w:p w14:paraId="2D8BAEFF" w14:textId="77777777" w:rsidR="008F4490" w:rsidRDefault="0089458D" w:rsidP="002F23A0">
            <w:pPr>
              <w:pStyle w:val="u5"/>
              <w:spacing w:before="24" w:after="24"/>
              <w:ind w:firstLineChars="0" w:firstLine="0"/>
            </w:pPr>
            <w:r>
              <w:rPr>
                <w:rFonts w:hint="eastAsia"/>
              </w:rPr>
              <w:t>Y</w:t>
            </w:r>
          </w:p>
        </w:tc>
      </w:tr>
      <w:tr w:rsidR="008F4490" w14:paraId="1035C35C" w14:textId="77777777" w:rsidTr="002F23A0">
        <w:tc>
          <w:tcPr>
            <w:tcW w:w="534" w:type="dxa"/>
            <w:vMerge/>
          </w:tcPr>
          <w:p w14:paraId="4472B066" w14:textId="77777777" w:rsidR="008F4490" w:rsidRDefault="008F4490" w:rsidP="002F23A0">
            <w:pPr>
              <w:pStyle w:val="u5"/>
              <w:spacing w:before="24" w:after="24"/>
              <w:ind w:firstLineChars="0" w:firstLine="0"/>
            </w:pPr>
          </w:p>
        </w:tc>
        <w:tc>
          <w:tcPr>
            <w:tcW w:w="5953" w:type="dxa"/>
          </w:tcPr>
          <w:p w14:paraId="7EE611C4" w14:textId="77777777" w:rsidR="008F4490" w:rsidRDefault="008F4490" w:rsidP="002F23A0">
            <w:pPr>
              <w:pStyle w:val="u5"/>
              <w:spacing w:before="24" w:after="24"/>
              <w:ind w:firstLineChars="0" w:firstLine="0"/>
            </w:pPr>
            <w:r w:rsidRPr="002F23A0">
              <w:t>(&lt; login_?_loginTime 0)</w:t>
            </w:r>
          </w:p>
        </w:tc>
        <w:tc>
          <w:tcPr>
            <w:tcW w:w="425" w:type="dxa"/>
          </w:tcPr>
          <w:p w14:paraId="5B448ECD" w14:textId="77777777" w:rsidR="008F4490" w:rsidRDefault="0089458D" w:rsidP="002F23A0">
            <w:pPr>
              <w:pStyle w:val="u5"/>
              <w:spacing w:before="24" w:after="24"/>
              <w:ind w:firstLineChars="0" w:firstLine="0"/>
            </w:pPr>
            <w:r>
              <w:rPr>
                <w:rFonts w:hint="eastAsia"/>
              </w:rPr>
              <w:t>N</w:t>
            </w:r>
          </w:p>
        </w:tc>
        <w:tc>
          <w:tcPr>
            <w:tcW w:w="426" w:type="dxa"/>
          </w:tcPr>
          <w:p w14:paraId="70273F63" w14:textId="77777777" w:rsidR="008F4490" w:rsidRDefault="0089458D" w:rsidP="002F23A0">
            <w:pPr>
              <w:pStyle w:val="u5"/>
              <w:spacing w:before="24" w:after="24"/>
              <w:ind w:firstLineChars="0" w:firstLine="0"/>
            </w:pPr>
            <w:r>
              <w:rPr>
                <w:rFonts w:hint="eastAsia"/>
              </w:rPr>
              <w:t>Y</w:t>
            </w:r>
          </w:p>
        </w:tc>
        <w:tc>
          <w:tcPr>
            <w:tcW w:w="425" w:type="dxa"/>
          </w:tcPr>
          <w:p w14:paraId="2CB7AEE7" w14:textId="77777777" w:rsidR="008F4490" w:rsidRDefault="0089458D" w:rsidP="002F23A0">
            <w:pPr>
              <w:pStyle w:val="u5"/>
              <w:spacing w:before="24" w:after="24"/>
              <w:ind w:firstLineChars="0" w:firstLine="0"/>
            </w:pPr>
            <w:r>
              <w:rPr>
                <w:rFonts w:hint="eastAsia"/>
              </w:rPr>
              <w:t>N</w:t>
            </w:r>
          </w:p>
        </w:tc>
        <w:tc>
          <w:tcPr>
            <w:tcW w:w="390" w:type="dxa"/>
          </w:tcPr>
          <w:p w14:paraId="1DBDAA2A" w14:textId="77777777" w:rsidR="008F4490" w:rsidRDefault="0089458D" w:rsidP="002F23A0">
            <w:pPr>
              <w:pStyle w:val="u5"/>
              <w:spacing w:before="24" w:after="24"/>
              <w:ind w:firstLineChars="0" w:firstLine="0"/>
            </w:pPr>
            <w:r>
              <w:rPr>
                <w:rFonts w:hint="eastAsia"/>
              </w:rPr>
              <w:t>N</w:t>
            </w:r>
          </w:p>
        </w:tc>
      </w:tr>
      <w:tr w:rsidR="008F4490" w14:paraId="01FA8516" w14:textId="77777777" w:rsidTr="002F23A0">
        <w:tc>
          <w:tcPr>
            <w:tcW w:w="534" w:type="dxa"/>
            <w:vMerge/>
          </w:tcPr>
          <w:p w14:paraId="79945970" w14:textId="77777777" w:rsidR="008F4490" w:rsidRDefault="008F4490" w:rsidP="002F23A0">
            <w:pPr>
              <w:pStyle w:val="u5"/>
              <w:spacing w:before="24" w:after="24"/>
              <w:ind w:firstLineChars="0" w:firstLine="0"/>
            </w:pPr>
          </w:p>
        </w:tc>
        <w:tc>
          <w:tcPr>
            <w:tcW w:w="5953" w:type="dxa"/>
          </w:tcPr>
          <w:p w14:paraId="4B3826A8" w14:textId="77777777" w:rsidR="008F4490" w:rsidRDefault="008F4490" w:rsidP="002F23A0">
            <w:pPr>
              <w:pStyle w:val="u5"/>
              <w:spacing w:before="24" w:after="24"/>
              <w:ind w:firstLineChars="0" w:firstLine="0"/>
            </w:pPr>
            <w:r w:rsidRPr="002F23A0">
              <w:t>(&gt; login_?_loginTime 24)</w:t>
            </w:r>
          </w:p>
        </w:tc>
        <w:tc>
          <w:tcPr>
            <w:tcW w:w="425" w:type="dxa"/>
          </w:tcPr>
          <w:p w14:paraId="442FD65E" w14:textId="77777777" w:rsidR="008F4490" w:rsidRDefault="0089458D" w:rsidP="002F23A0">
            <w:pPr>
              <w:pStyle w:val="u5"/>
              <w:spacing w:before="24" w:after="24"/>
              <w:ind w:firstLineChars="0" w:firstLine="0"/>
            </w:pPr>
            <w:r>
              <w:rPr>
                <w:rFonts w:hint="eastAsia"/>
              </w:rPr>
              <w:t>N</w:t>
            </w:r>
          </w:p>
        </w:tc>
        <w:tc>
          <w:tcPr>
            <w:tcW w:w="426" w:type="dxa"/>
          </w:tcPr>
          <w:p w14:paraId="7A3FBE18" w14:textId="77777777" w:rsidR="008F4490" w:rsidRDefault="0089458D" w:rsidP="002F23A0">
            <w:pPr>
              <w:pStyle w:val="u5"/>
              <w:spacing w:before="24" w:after="24"/>
              <w:ind w:firstLineChars="0" w:firstLine="0"/>
            </w:pPr>
            <w:r>
              <w:rPr>
                <w:rFonts w:hint="eastAsia"/>
              </w:rPr>
              <w:t>N</w:t>
            </w:r>
          </w:p>
        </w:tc>
        <w:tc>
          <w:tcPr>
            <w:tcW w:w="425" w:type="dxa"/>
          </w:tcPr>
          <w:p w14:paraId="7A6C98C6" w14:textId="77777777" w:rsidR="008F4490" w:rsidRDefault="0089458D" w:rsidP="002F23A0">
            <w:pPr>
              <w:pStyle w:val="u5"/>
              <w:spacing w:before="24" w:after="24"/>
              <w:ind w:firstLineChars="0" w:firstLine="0"/>
            </w:pPr>
            <w:r>
              <w:rPr>
                <w:rFonts w:hint="eastAsia"/>
              </w:rPr>
              <w:t>Y</w:t>
            </w:r>
          </w:p>
        </w:tc>
        <w:tc>
          <w:tcPr>
            <w:tcW w:w="390" w:type="dxa"/>
          </w:tcPr>
          <w:p w14:paraId="332DE016" w14:textId="77777777" w:rsidR="008F4490" w:rsidRDefault="0089458D" w:rsidP="002F23A0">
            <w:pPr>
              <w:pStyle w:val="u5"/>
              <w:spacing w:before="24" w:after="24"/>
              <w:ind w:firstLineChars="0" w:firstLine="0"/>
            </w:pPr>
            <w:r>
              <w:rPr>
                <w:rFonts w:hint="eastAsia"/>
              </w:rPr>
              <w:t>N</w:t>
            </w:r>
          </w:p>
        </w:tc>
      </w:tr>
      <w:tr w:rsidR="008F4490" w14:paraId="7AC88501" w14:textId="77777777" w:rsidTr="002F23A0">
        <w:tc>
          <w:tcPr>
            <w:tcW w:w="534" w:type="dxa"/>
            <w:vMerge w:val="restart"/>
          </w:tcPr>
          <w:p w14:paraId="02D04F59" w14:textId="77777777" w:rsidR="008F4490" w:rsidRDefault="008F4490" w:rsidP="002F23A0">
            <w:pPr>
              <w:pStyle w:val="u5"/>
              <w:spacing w:before="24" w:after="24"/>
              <w:ind w:firstLineChars="0" w:firstLine="0"/>
            </w:pPr>
            <w:r>
              <w:rPr>
                <w:rFonts w:hint="eastAsia"/>
              </w:rPr>
              <w:t>E</w:t>
            </w:r>
          </w:p>
        </w:tc>
        <w:tc>
          <w:tcPr>
            <w:tcW w:w="5953" w:type="dxa"/>
          </w:tcPr>
          <w:p w14:paraId="0C80BF36" w14:textId="77777777" w:rsidR="008F4490" w:rsidRDefault="008F4490" w:rsidP="002F23A0">
            <w:pPr>
              <w:pStyle w:val="u5"/>
              <w:spacing w:before="24" w:after="24"/>
              <w:ind w:firstLineChars="0" w:firstLine="0"/>
            </w:pPr>
            <w:r w:rsidRPr="002F23A0">
              <w:t>loginResponse_succ</w:t>
            </w:r>
          </w:p>
        </w:tc>
        <w:tc>
          <w:tcPr>
            <w:tcW w:w="425" w:type="dxa"/>
          </w:tcPr>
          <w:p w14:paraId="423435BB" w14:textId="77777777" w:rsidR="008F4490" w:rsidRDefault="0089458D" w:rsidP="002F23A0">
            <w:pPr>
              <w:pStyle w:val="u5"/>
              <w:spacing w:before="24" w:after="24"/>
              <w:ind w:firstLineChars="0" w:firstLine="0"/>
            </w:pPr>
            <w:r>
              <w:rPr>
                <w:rFonts w:hint="eastAsia"/>
              </w:rPr>
              <w:t>N</w:t>
            </w:r>
          </w:p>
        </w:tc>
        <w:tc>
          <w:tcPr>
            <w:tcW w:w="426" w:type="dxa"/>
          </w:tcPr>
          <w:p w14:paraId="67FE2536" w14:textId="77777777" w:rsidR="008F4490" w:rsidRDefault="0089458D" w:rsidP="002F23A0">
            <w:pPr>
              <w:pStyle w:val="u5"/>
              <w:spacing w:before="24" w:after="24"/>
              <w:ind w:firstLineChars="0" w:firstLine="0"/>
            </w:pPr>
            <w:r>
              <w:rPr>
                <w:rFonts w:hint="eastAsia"/>
              </w:rPr>
              <w:t>N</w:t>
            </w:r>
          </w:p>
        </w:tc>
        <w:tc>
          <w:tcPr>
            <w:tcW w:w="425" w:type="dxa"/>
          </w:tcPr>
          <w:p w14:paraId="1BE66DEC" w14:textId="77777777" w:rsidR="008F4490" w:rsidRDefault="0089458D" w:rsidP="002F23A0">
            <w:pPr>
              <w:pStyle w:val="u5"/>
              <w:spacing w:before="24" w:after="24"/>
              <w:ind w:firstLineChars="0" w:firstLine="0"/>
            </w:pPr>
            <w:r>
              <w:rPr>
                <w:rFonts w:hint="eastAsia"/>
              </w:rPr>
              <w:t>N</w:t>
            </w:r>
          </w:p>
        </w:tc>
        <w:tc>
          <w:tcPr>
            <w:tcW w:w="390" w:type="dxa"/>
          </w:tcPr>
          <w:p w14:paraId="7213C063" w14:textId="77777777" w:rsidR="008F4490" w:rsidRDefault="0089458D" w:rsidP="002F23A0">
            <w:pPr>
              <w:pStyle w:val="u5"/>
              <w:spacing w:before="24" w:after="24"/>
              <w:ind w:firstLineChars="0" w:firstLine="0"/>
            </w:pPr>
            <w:r>
              <w:rPr>
                <w:rFonts w:hint="eastAsia"/>
              </w:rPr>
              <w:t>Y</w:t>
            </w:r>
          </w:p>
        </w:tc>
      </w:tr>
      <w:tr w:rsidR="008F4490" w14:paraId="6B698EFF" w14:textId="77777777" w:rsidTr="002F23A0">
        <w:tc>
          <w:tcPr>
            <w:tcW w:w="534" w:type="dxa"/>
            <w:vMerge/>
          </w:tcPr>
          <w:p w14:paraId="79A37F0E" w14:textId="77777777" w:rsidR="008F4490" w:rsidRDefault="008F4490" w:rsidP="002F23A0">
            <w:pPr>
              <w:pStyle w:val="u5"/>
              <w:spacing w:before="24" w:after="24"/>
              <w:ind w:firstLineChars="0" w:firstLine="0"/>
            </w:pPr>
          </w:p>
        </w:tc>
        <w:tc>
          <w:tcPr>
            <w:tcW w:w="5953" w:type="dxa"/>
          </w:tcPr>
          <w:p w14:paraId="104E3A7E" w14:textId="77777777" w:rsidR="008F4490" w:rsidRDefault="008F4490" w:rsidP="002F23A0">
            <w:pPr>
              <w:pStyle w:val="u5"/>
              <w:spacing w:before="24" w:after="24"/>
              <w:ind w:firstLineChars="0" w:firstLine="0"/>
            </w:pPr>
            <w:r w:rsidRPr="002F23A0">
              <w:t>loginResponse_fail</w:t>
            </w:r>
          </w:p>
        </w:tc>
        <w:tc>
          <w:tcPr>
            <w:tcW w:w="425" w:type="dxa"/>
          </w:tcPr>
          <w:p w14:paraId="2426B7BC" w14:textId="77777777" w:rsidR="008F4490" w:rsidRDefault="0089458D" w:rsidP="002F23A0">
            <w:pPr>
              <w:pStyle w:val="u5"/>
              <w:spacing w:before="24" w:after="24"/>
              <w:ind w:firstLineChars="0" w:firstLine="0"/>
            </w:pPr>
            <w:r>
              <w:rPr>
                <w:rFonts w:hint="eastAsia"/>
              </w:rPr>
              <w:t>Y</w:t>
            </w:r>
          </w:p>
        </w:tc>
        <w:tc>
          <w:tcPr>
            <w:tcW w:w="426" w:type="dxa"/>
          </w:tcPr>
          <w:p w14:paraId="7C637777" w14:textId="77777777" w:rsidR="008F4490" w:rsidRDefault="0089458D" w:rsidP="002F23A0">
            <w:pPr>
              <w:pStyle w:val="u5"/>
              <w:spacing w:before="24" w:after="24"/>
              <w:ind w:firstLineChars="0" w:firstLine="0"/>
            </w:pPr>
            <w:r>
              <w:rPr>
                <w:rFonts w:hint="eastAsia"/>
              </w:rPr>
              <w:t>Y</w:t>
            </w:r>
          </w:p>
        </w:tc>
        <w:tc>
          <w:tcPr>
            <w:tcW w:w="425" w:type="dxa"/>
          </w:tcPr>
          <w:p w14:paraId="0EEB1E13" w14:textId="77777777" w:rsidR="008F4490" w:rsidRDefault="0089458D" w:rsidP="002F23A0">
            <w:pPr>
              <w:pStyle w:val="u5"/>
              <w:spacing w:before="24" w:after="24"/>
              <w:ind w:firstLineChars="0" w:firstLine="0"/>
            </w:pPr>
            <w:r>
              <w:rPr>
                <w:rFonts w:hint="eastAsia"/>
              </w:rPr>
              <w:t>Y</w:t>
            </w:r>
          </w:p>
        </w:tc>
        <w:tc>
          <w:tcPr>
            <w:tcW w:w="390" w:type="dxa"/>
          </w:tcPr>
          <w:p w14:paraId="6CED6C88" w14:textId="77777777" w:rsidR="008F4490" w:rsidRDefault="0089458D" w:rsidP="002F23A0">
            <w:pPr>
              <w:pStyle w:val="u5"/>
              <w:spacing w:before="24" w:after="24"/>
              <w:ind w:firstLineChars="0" w:firstLine="0"/>
            </w:pPr>
            <w:r>
              <w:rPr>
                <w:rFonts w:hint="eastAsia"/>
              </w:rPr>
              <w:t>N</w:t>
            </w:r>
          </w:p>
        </w:tc>
      </w:tr>
    </w:tbl>
    <w:p w14:paraId="4B9FB490" w14:textId="77777777" w:rsidR="00E7749A" w:rsidRDefault="008F5BF4" w:rsidP="00694170">
      <w:pPr>
        <w:pStyle w:val="u5"/>
        <w:spacing w:before="24" w:after="24"/>
        <w:ind w:firstLine="482"/>
      </w:pPr>
      <w:r w:rsidRPr="004C4538">
        <w:rPr>
          <w:rFonts w:hint="eastAsia"/>
          <w:b/>
        </w:rPr>
        <w:t>下面</w:t>
      </w:r>
      <w:r w:rsidR="00F4305A" w:rsidRPr="004C4538">
        <w:rPr>
          <w:rFonts w:hint="eastAsia"/>
          <w:b/>
        </w:rPr>
        <w:t>根据</w:t>
      </w:r>
      <w:r w:rsidRPr="004C4538">
        <w:rPr>
          <w:b/>
        </w:rPr>
        <w:t>例</w:t>
      </w:r>
      <w:r w:rsidRPr="004C4538">
        <w:rPr>
          <w:rFonts w:hint="eastAsia"/>
          <w:b/>
        </w:rPr>
        <w:t>3</w:t>
      </w:r>
      <w:r w:rsidRPr="004C4538">
        <w:rPr>
          <w:b/>
        </w:rPr>
        <w:t>-1</w:t>
      </w:r>
      <w:r w:rsidR="00F4305A" w:rsidRPr="004C4538">
        <w:rPr>
          <w:rFonts w:hint="eastAsia"/>
          <w:b/>
        </w:rPr>
        <w:t>及</w:t>
      </w:r>
      <w:r w:rsidR="00E7749A" w:rsidRPr="004C4538">
        <w:rPr>
          <w:rFonts w:hint="eastAsia"/>
          <w:b/>
        </w:rPr>
        <w:t>表</w:t>
      </w:r>
      <w:r w:rsidR="00E7749A" w:rsidRPr="004C4538">
        <w:rPr>
          <w:rFonts w:hint="eastAsia"/>
          <w:b/>
        </w:rPr>
        <w:t>3</w:t>
      </w:r>
      <w:r w:rsidR="00E7749A" w:rsidRPr="004C4538">
        <w:rPr>
          <w:b/>
        </w:rPr>
        <w:t>-6</w:t>
      </w:r>
      <w:r w:rsidRPr="004C4538">
        <w:rPr>
          <w:rFonts w:hint="eastAsia"/>
          <w:b/>
        </w:rPr>
        <w:t>，</w:t>
      </w:r>
      <w:r w:rsidRPr="004C4538">
        <w:rPr>
          <w:b/>
        </w:rPr>
        <w:t>描述一个测试</w:t>
      </w:r>
      <w:r w:rsidRPr="004C4538">
        <w:rPr>
          <w:rFonts w:hint="eastAsia"/>
          <w:b/>
        </w:rPr>
        <w:t>数据</w:t>
      </w:r>
      <w:r w:rsidRPr="004C4538">
        <w:rPr>
          <w:b/>
        </w:rPr>
        <w:t>的</w:t>
      </w:r>
      <w:r w:rsidRPr="004C4538">
        <w:rPr>
          <w:rFonts w:hint="eastAsia"/>
          <w:b/>
        </w:rPr>
        <w:t>生成</w:t>
      </w:r>
      <w:r w:rsidRPr="004C4538">
        <w:rPr>
          <w:b/>
        </w:rPr>
        <w:t>过程</w:t>
      </w:r>
      <w:r>
        <w:t>。</w:t>
      </w:r>
      <w:r w:rsidR="00277EAC">
        <w:rPr>
          <w:rFonts w:hint="eastAsia"/>
        </w:rPr>
        <w:t>针对</w:t>
      </w:r>
      <w:r w:rsidR="00F4305A">
        <w:rPr>
          <w:rFonts w:hint="eastAsia"/>
        </w:rPr>
        <w:t>测试序列</w:t>
      </w:r>
      <w:r w:rsidR="00277EAC">
        <w:rPr>
          <w:rFonts w:hint="eastAsia"/>
        </w:rPr>
        <w:t>“</w:t>
      </w:r>
      <w:r w:rsidR="00277EAC">
        <w:rPr>
          <w:rFonts w:hint="eastAsia"/>
        </w:rPr>
        <w:t>Strat</w:t>
      </w:r>
      <w:r w:rsidR="00277EAC">
        <w:rPr>
          <w:rFonts w:hint="eastAsia"/>
        </w:rPr>
        <w:t>→</w:t>
      </w:r>
      <w:r w:rsidR="00277EAC">
        <w:rPr>
          <w:rFonts w:hint="eastAsia"/>
        </w:rPr>
        <w:t>e0</w:t>
      </w:r>
      <w:r w:rsidR="00277EAC">
        <w:rPr>
          <w:rFonts w:hint="eastAsia"/>
        </w:rPr>
        <w:t>→</w:t>
      </w:r>
      <w:r w:rsidR="00277EAC">
        <w:rPr>
          <w:rFonts w:hint="eastAsia"/>
        </w:rPr>
        <w:t>Init</w:t>
      </w:r>
      <w:r w:rsidR="00277EAC">
        <w:rPr>
          <w:rFonts w:hint="eastAsia"/>
        </w:rPr>
        <w:t>→</w:t>
      </w:r>
      <w:r w:rsidR="00277EAC">
        <w:rPr>
          <w:rFonts w:hint="eastAsia"/>
        </w:rPr>
        <w:t>e1</w:t>
      </w:r>
      <w:r w:rsidR="00277EAC">
        <w:rPr>
          <w:rFonts w:hint="eastAsia"/>
        </w:rPr>
        <w:t>→</w:t>
      </w:r>
      <w:r w:rsidR="00277EAC">
        <w:rPr>
          <w:rFonts w:hint="eastAsia"/>
        </w:rPr>
        <w:t>login</w:t>
      </w:r>
      <w:r w:rsidR="00277EAC">
        <w:rPr>
          <w:rFonts w:hint="eastAsia"/>
        </w:rPr>
        <w:t>→</w:t>
      </w:r>
      <w:r w:rsidR="00277EAC">
        <w:rPr>
          <w:rFonts w:hint="eastAsia"/>
        </w:rPr>
        <w:t>e3</w:t>
      </w:r>
      <w:r w:rsidR="00277EAC">
        <w:rPr>
          <w:rFonts w:hint="eastAsia"/>
        </w:rPr>
        <w:t>→</w:t>
      </w:r>
      <w:r w:rsidR="00277EAC">
        <w:rPr>
          <w:rFonts w:hint="eastAsia"/>
        </w:rPr>
        <w:t>loginResponse_fail</w:t>
      </w:r>
      <w:r w:rsidR="00277EAC">
        <w:rPr>
          <w:rFonts w:hint="eastAsia"/>
        </w:rPr>
        <w:t>”</w:t>
      </w:r>
      <w:r w:rsidR="00F4305A">
        <w:rPr>
          <w:rFonts w:hint="eastAsia"/>
        </w:rPr>
        <w:t>，</w:t>
      </w:r>
      <w:r w:rsidR="00277EAC">
        <w:rPr>
          <w:rFonts w:hint="eastAsia"/>
        </w:rPr>
        <w:t>遍历</w:t>
      </w:r>
      <w:r w:rsidR="00277EAC">
        <w:t>该序列，</w:t>
      </w:r>
      <w:r w:rsidR="00E7749A">
        <w:rPr>
          <w:rFonts w:hint="eastAsia"/>
        </w:rPr>
        <w:t>对</w:t>
      </w:r>
      <w:r w:rsidR="00E7749A">
        <w:t>该</w:t>
      </w:r>
      <w:r w:rsidR="00E7749A">
        <w:rPr>
          <w:rFonts w:hint="eastAsia"/>
        </w:rPr>
        <w:t>序列</w:t>
      </w:r>
      <w:r w:rsidR="00E7749A">
        <w:t>中的节点进行如下处理：</w:t>
      </w:r>
    </w:p>
    <w:p w14:paraId="48DECFC1" w14:textId="77777777" w:rsidR="00004E55" w:rsidRDefault="004C4538" w:rsidP="00136D40">
      <w:pPr>
        <w:pStyle w:val="u5"/>
        <w:numPr>
          <w:ilvl w:val="0"/>
          <w:numId w:val="62"/>
        </w:numPr>
        <w:spacing w:before="24" w:after="24"/>
        <w:ind w:firstLineChars="0"/>
      </w:pPr>
      <w:r w:rsidRPr="004C4538">
        <w:rPr>
          <w:rFonts w:hint="eastAsia"/>
          <w:b/>
        </w:rPr>
        <w:t>请求</w:t>
      </w:r>
      <w:r w:rsidR="00E7749A" w:rsidRPr="004C4538">
        <w:rPr>
          <w:rFonts w:hint="eastAsia"/>
          <w:b/>
        </w:rPr>
        <w:t>节点</w:t>
      </w:r>
      <w:r>
        <w:rPr>
          <w:rFonts w:hint="eastAsia"/>
        </w:rPr>
        <w:t>：</w:t>
      </w:r>
      <w:r>
        <w:t>对于节点</w:t>
      </w:r>
      <w:r>
        <w:rPr>
          <w:rFonts w:hint="eastAsia"/>
        </w:rPr>
        <w:t>类型</w:t>
      </w:r>
      <w:r>
        <w:t>为</w:t>
      </w:r>
      <w:r>
        <w:rPr>
          <w:rFonts w:hint="eastAsia"/>
        </w:rPr>
        <w:t>R</w:t>
      </w:r>
      <w:r>
        <w:t>eq</w:t>
      </w:r>
      <w:r>
        <w:rPr>
          <w:rFonts w:hint="eastAsia"/>
        </w:rPr>
        <w:t>的</w:t>
      </w:r>
      <w:r>
        <w:t>请求节点，</w:t>
      </w:r>
      <w:r>
        <w:rPr>
          <w:rFonts w:hint="eastAsia"/>
        </w:rPr>
        <w:t>从</w:t>
      </w:r>
      <w:r>
        <w:rPr>
          <w:rFonts w:hint="eastAsia"/>
        </w:rPr>
        <w:t>W</w:t>
      </w:r>
      <w:r>
        <w:t>eb</w:t>
      </w:r>
      <w:r>
        <w:rPr>
          <w:rFonts w:hint="eastAsia"/>
        </w:rPr>
        <w:t>行为</w:t>
      </w:r>
      <w:r>
        <w:t>模型中获取</w:t>
      </w:r>
      <w:r w:rsidR="00304502">
        <w:rPr>
          <w:rFonts w:hint="eastAsia"/>
        </w:rPr>
        <w:t>该节点</w:t>
      </w:r>
      <w:r w:rsidR="00304502">
        <w:t>约束，</w:t>
      </w:r>
      <w:r w:rsidR="00304502">
        <w:rPr>
          <w:rFonts w:hint="eastAsia"/>
        </w:rPr>
        <w:t>解析其</w:t>
      </w:r>
      <w:r>
        <w:rPr>
          <w:rFonts w:hint="eastAsia"/>
        </w:rPr>
        <w:t>输入</w:t>
      </w:r>
      <w:r>
        <w:t>参数</w:t>
      </w:r>
      <w:r>
        <w:rPr>
          <w:rFonts w:hint="eastAsia"/>
        </w:rPr>
        <w:t>名称</w:t>
      </w:r>
      <w:r>
        <w:t>及类型，转换为符合</w:t>
      </w:r>
      <w:r w:rsidR="00304502">
        <w:rPr>
          <w:rFonts w:hint="eastAsia"/>
        </w:rPr>
        <w:t>Z3</w:t>
      </w:r>
      <w:r w:rsidR="00304502">
        <w:rPr>
          <w:rFonts w:hint="eastAsia"/>
        </w:rPr>
        <w:t>脚本的</w:t>
      </w:r>
      <w:r w:rsidR="00304502" w:rsidRPr="0011570C">
        <w:rPr>
          <w:rFonts w:hint="eastAsia"/>
          <w:b/>
        </w:rPr>
        <w:t>declare-const</w:t>
      </w:r>
      <w:r w:rsidR="00304502" w:rsidRPr="0017607C">
        <w:rPr>
          <w:rFonts w:hint="eastAsia"/>
        </w:rPr>
        <w:t>命令</w:t>
      </w:r>
      <w:r w:rsidR="00304502">
        <w:rPr>
          <w:rFonts w:hint="eastAsia"/>
        </w:rPr>
        <w:t>，</w:t>
      </w:r>
      <w:r w:rsidR="00304502">
        <w:t>进行变量定义。</w:t>
      </w:r>
      <w:r w:rsidR="00004E55" w:rsidRPr="00004E55">
        <w:rPr>
          <w:rFonts w:hint="eastAsia"/>
        </w:rPr>
        <w:t>针对</w:t>
      </w:r>
      <w:r w:rsidR="00004E55">
        <w:rPr>
          <w:rFonts w:hint="eastAsia"/>
        </w:rPr>
        <w:t>login</w:t>
      </w:r>
      <w:r w:rsidR="00004E55">
        <w:rPr>
          <w:rFonts w:hint="eastAsia"/>
        </w:rPr>
        <w:t>节点</w:t>
      </w:r>
      <w:r w:rsidR="00004E55">
        <w:t>，</w:t>
      </w:r>
      <w:r w:rsidR="00004E55">
        <w:rPr>
          <w:rFonts w:hint="eastAsia"/>
        </w:rPr>
        <w:t>解析</w:t>
      </w:r>
      <w:r w:rsidR="00004E55">
        <w:t>Web</w:t>
      </w:r>
      <w:r w:rsidR="00004E55">
        <w:rPr>
          <w:rFonts w:hint="eastAsia"/>
        </w:rPr>
        <w:t>行为</w:t>
      </w:r>
      <w:r w:rsidR="00004E55">
        <w:t>模型中</w:t>
      </w:r>
      <w:r w:rsidR="00004E55">
        <w:rPr>
          <w:rFonts w:hint="eastAsia"/>
        </w:rPr>
        <w:t>login</w:t>
      </w:r>
      <w:r w:rsidR="00004E55">
        <w:rPr>
          <w:rFonts w:hint="eastAsia"/>
        </w:rPr>
        <w:t>节点约束</w:t>
      </w:r>
      <w:r w:rsidR="00004E55">
        <w:t>，</w:t>
      </w:r>
      <w:r w:rsidR="00004E55">
        <w:rPr>
          <w:rFonts w:hint="eastAsia"/>
        </w:rPr>
        <w:t>其</w:t>
      </w:r>
      <w:r w:rsidR="00004E55">
        <w:t>输入参数为</w:t>
      </w:r>
      <w:r w:rsidR="00004E55">
        <w:rPr>
          <w:rFonts w:hint="eastAsia"/>
        </w:rPr>
        <w:t>S</w:t>
      </w:r>
      <w:r w:rsidR="00004E55">
        <w:t>tring</w:t>
      </w:r>
      <w:r w:rsidR="00004E55">
        <w:t>类型的</w:t>
      </w:r>
      <w:r w:rsidR="00004E55">
        <w:rPr>
          <w:rFonts w:hint="eastAsia"/>
        </w:rPr>
        <w:t>“</w:t>
      </w:r>
      <w:r w:rsidR="00004E55" w:rsidRPr="00004E55">
        <w:t>License</w:t>
      </w:r>
      <w:r w:rsidR="00004E55">
        <w:rPr>
          <w:rFonts w:hint="eastAsia"/>
        </w:rPr>
        <w:t>”及</w:t>
      </w:r>
      <w:r w:rsidR="00004E55">
        <w:rPr>
          <w:rFonts w:hint="eastAsia"/>
        </w:rPr>
        <w:t>I</w:t>
      </w:r>
      <w:r w:rsidR="00004E55">
        <w:t>nt</w:t>
      </w:r>
      <w:r w:rsidR="00004E55">
        <w:t>类型的</w:t>
      </w:r>
      <w:r w:rsidR="00004E55">
        <w:rPr>
          <w:rFonts w:hint="eastAsia"/>
        </w:rPr>
        <w:t>“</w:t>
      </w:r>
      <w:r w:rsidR="00004E55" w:rsidRPr="00004E55">
        <w:t>loginTime</w:t>
      </w:r>
      <w:r w:rsidR="00004E55">
        <w:rPr>
          <w:rFonts w:hint="eastAsia"/>
        </w:rPr>
        <w:t>”。</w:t>
      </w:r>
      <w:r w:rsidR="00004E55">
        <w:t>转换</w:t>
      </w:r>
      <w:r w:rsidR="00004E55">
        <w:rPr>
          <w:rFonts w:hint="eastAsia"/>
        </w:rPr>
        <w:t>为</w:t>
      </w:r>
      <w:r w:rsidR="00004E55">
        <w:t>符合</w:t>
      </w:r>
      <w:r w:rsidR="00004E55" w:rsidRPr="00004E55">
        <w:rPr>
          <w:rFonts w:hint="eastAsia"/>
          <w:b/>
        </w:rPr>
        <w:t>declare-const</w:t>
      </w:r>
      <w:r w:rsidR="00004E55">
        <w:rPr>
          <w:rFonts w:hint="eastAsia"/>
        </w:rPr>
        <w:t>变量</w:t>
      </w:r>
      <w:r w:rsidR="00004E55">
        <w:t>定义脚本为：</w:t>
      </w:r>
    </w:p>
    <w:p w14:paraId="26D4F7FB" w14:textId="77777777" w:rsidR="00004E55" w:rsidRPr="00004E55" w:rsidRDefault="00004E55" w:rsidP="00004E55">
      <w:pPr>
        <w:pStyle w:val="u5"/>
        <w:spacing w:before="24" w:after="24"/>
        <w:ind w:left="900" w:firstLineChars="0" w:firstLine="0"/>
        <w:jc w:val="center"/>
      </w:pPr>
      <w:r w:rsidRPr="00004E55">
        <w:t>(declare-const login_1_License String)</w:t>
      </w:r>
    </w:p>
    <w:p w14:paraId="533A1BFE" w14:textId="77777777" w:rsidR="00004E55" w:rsidRPr="00004E55" w:rsidRDefault="00004E55" w:rsidP="00004E55">
      <w:pPr>
        <w:pStyle w:val="u5"/>
        <w:spacing w:before="24" w:after="24"/>
        <w:ind w:left="900" w:firstLineChars="0" w:firstLine="0"/>
        <w:jc w:val="center"/>
      </w:pPr>
      <w:r w:rsidRPr="00004E55">
        <w:t>(declare-const login_1_loginTime Int)</w:t>
      </w:r>
    </w:p>
    <w:p w14:paraId="7750C7DF" w14:textId="77777777" w:rsidR="00304502" w:rsidRDefault="00304502" w:rsidP="00136D40">
      <w:pPr>
        <w:pStyle w:val="u5"/>
        <w:numPr>
          <w:ilvl w:val="0"/>
          <w:numId w:val="62"/>
        </w:numPr>
        <w:spacing w:before="24" w:after="24"/>
        <w:ind w:firstLineChars="0"/>
      </w:pPr>
      <w:r>
        <w:rPr>
          <w:rFonts w:hint="eastAsia"/>
          <w:b/>
        </w:rPr>
        <w:t>响应</w:t>
      </w:r>
      <w:r>
        <w:rPr>
          <w:b/>
        </w:rPr>
        <w:t>节点</w:t>
      </w:r>
      <w:r w:rsidRPr="00304502">
        <w:t>：</w:t>
      </w:r>
      <w:r>
        <w:rPr>
          <w:rFonts w:hint="eastAsia"/>
        </w:rPr>
        <w:t>对于节点</w:t>
      </w:r>
      <w:r>
        <w:t>类型为</w:t>
      </w:r>
      <w:r>
        <w:t>Res</w:t>
      </w:r>
      <w:r>
        <w:rPr>
          <w:rFonts w:hint="eastAsia"/>
        </w:rPr>
        <w:t>的</w:t>
      </w:r>
      <w:r>
        <w:t>响应节点，</w:t>
      </w:r>
      <w:r>
        <w:rPr>
          <w:rFonts w:hint="eastAsia"/>
        </w:rPr>
        <w:t>解析</w:t>
      </w:r>
      <w:r>
        <w:t>该节点对应的</w:t>
      </w:r>
      <w:r>
        <w:rPr>
          <w:rFonts w:hint="eastAsia"/>
        </w:rPr>
        <w:t>操作</w:t>
      </w:r>
      <w:r>
        <w:t>决策表</w:t>
      </w:r>
      <w:r>
        <w:rPr>
          <w:rFonts w:hint="eastAsia"/>
        </w:rPr>
        <w:t>，</w:t>
      </w:r>
      <w:r>
        <w:t>选取</w:t>
      </w:r>
      <w:r>
        <w:rPr>
          <w:rFonts w:hint="eastAsia"/>
        </w:rPr>
        <w:t>执行</w:t>
      </w:r>
      <w:r w:rsidR="00CA125F">
        <w:rPr>
          <w:rFonts w:hint="eastAsia"/>
        </w:rPr>
        <w:t>事件</w:t>
      </w:r>
      <w:r>
        <w:t>与</w:t>
      </w:r>
      <w:r w:rsidR="00CA125F">
        <w:rPr>
          <w:rFonts w:hint="eastAsia"/>
        </w:rPr>
        <w:t>响应</w:t>
      </w:r>
      <w:r w:rsidR="00CA125F">
        <w:t>节点名称</w:t>
      </w:r>
      <w:r w:rsidR="00CA125F">
        <w:rPr>
          <w:rFonts w:hint="eastAsia"/>
        </w:rPr>
        <w:t>相同</w:t>
      </w:r>
      <w:r w:rsidR="00CA125F">
        <w:t>的规则，获取其规则中</w:t>
      </w:r>
      <w:r w:rsidR="00CA125F">
        <w:rPr>
          <w:rFonts w:hint="eastAsia"/>
        </w:rPr>
        <w:t>约束</w:t>
      </w:r>
      <w:r w:rsidR="00CA125F">
        <w:t>条件为真的集合，转换为符合</w:t>
      </w:r>
      <w:r w:rsidR="00CA125F">
        <w:rPr>
          <w:rFonts w:hint="eastAsia"/>
        </w:rPr>
        <w:t xml:space="preserve">Z3 </w:t>
      </w:r>
      <w:r w:rsidR="00CA125F" w:rsidRPr="00CA125F">
        <w:t>assert</w:t>
      </w:r>
      <w:r w:rsidR="00CA125F">
        <w:rPr>
          <w:rFonts w:hint="eastAsia"/>
        </w:rPr>
        <w:t>命令的脚本</w:t>
      </w:r>
      <w:r w:rsidR="008D5914">
        <w:rPr>
          <w:rFonts w:hint="eastAsia"/>
        </w:rPr>
        <w:t>。</w:t>
      </w:r>
      <w:r w:rsidR="000A2000">
        <w:rPr>
          <w:rFonts w:hint="eastAsia"/>
        </w:rPr>
        <w:t>针对</w:t>
      </w:r>
      <w:r w:rsidR="000A2000">
        <w:rPr>
          <w:rFonts w:hint="eastAsia"/>
        </w:rPr>
        <w:t>loginResponse_fail</w:t>
      </w:r>
      <w:r w:rsidR="000A2000">
        <w:rPr>
          <w:rFonts w:hint="eastAsia"/>
        </w:rPr>
        <w:t>节点</w:t>
      </w:r>
      <w:r w:rsidR="000A2000">
        <w:t>，</w:t>
      </w:r>
      <w:r w:rsidR="000A2000">
        <w:rPr>
          <w:rFonts w:hint="eastAsia"/>
        </w:rPr>
        <w:t>解析</w:t>
      </w:r>
      <w:r w:rsidR="000A2000">
        <w:t>表</w:t>
      </w:r>
      <w:r w:rsidR="000A2000">
        <w:rPr>
          <w:rFonts w:hint="eastAsia"/>
        </w:rPr>
        <w:t>3</w:t>
      </w:r>
      <w:r w:rsidR="000A2000">
        <w:t>-6</w:t>
      </w:r>
      <w:r w:rsidR="000A2000">
        <w:rPr>
          <w:rFonts w:hint="eastAsia"/>
        </w:rPr>
        <w:t>，</w:t>
      </w:r>
      <w:r w:rsidR="00C75F84">
        <w:rPr>
          <w:rFonts w:hint="eastAsia"/>
        </w:rPr>
        <w:t>可</w:t>
      </w:r>
      <w:r w:rsidR="000A2000">
        <w:t>选取规则</w:t>
      </w:r>
      <w:r w:rsidR="000A2000">
        <w:rPr>
          <w:rFonts w:hint="eastAsia"/>
        </w:rPr>
        <w:t>1</w:t>
      </w:r>
      <w:r w:rsidR="00C75F84">
        <w:rPr>
          <w:rFonts w:hint="eastAsia"/>
        </w:rPr>
        <w:t>，</w:t>
      </w:r>
      <w:r w:rsidR="000A2000">
        <w:t>2</w:t>
      </w:r>
      <w:r w:rsidR="000A2000">
        <w:rPr>
          <w:rFonts w:hint="eastAsia"/>
        </w:rPr>
        <w:t>或</w:t>
      </w:r>
      <w:r w:rsidR="000A2000">
        <w:t>3</w:t>
      </w:r>
      <w:r w:rsidR="000A2000">
        <w:rPr>
          <w:rFonts w:hint="eastAsia"/>
        </w:rPr>
        <w:t>。</w:t>
      </w:r>
      <w:r w:rsidR="000A2000">
        <w:t>假设选取规则</w:t>
      </w:r>
      <w:r w:rsidR="000A2000">
        <w:rPr>
          <w:rFonts w:hint="eastAsia"/>
        </w:rPr>
        <w:t>1</w:t>
      </w:r>
      <w:r w:rsidR="000A2000">
        <w:rPr>
          <w:rFonts w:hint="eastAsia"/>
        </w:rPr>
        <w:t>，解析</w:t>
      </w:r>
      <w:r w:rsidR="000A2000">
        <w:t>规则</w:t>
      </w:r>
      <w:r w:rsidR="000A2000">
        <w:t>1</w:t>
      </w:r>
      <w:r w:rsidR="000A2000">
        <w:rPr>
          <w:rFonts w:hint="eastAsia"/>
        </w:rPr>
        <w:t>中约束</w:t>
      </w:r>
      <w:r w:rsidR="000A2000">
        <w:t>条件为真的集合</w:t>
      </w:r>
      <w:r w:rsidR="000A2000">
        <w:rPr>
          <w:rFonts w:hint="eastAsia"/>
        </w:rPr>
        <w:t>，其</w:t>
      </w:r>
      <w:r w:rsidR="000A2000">
        <w:rPr>
          <w:rFonts w:hint="eastAsia"/>
        </w:rPr>
        <w:t xml:space="preserve">Z3 </w:t>
      </w:r>
      <w:r w:rsidR="000A2000" w:rsidRPr="00CA125F">
        <w:t>assert</w:t>
      </w:r>
      <w:r w:rsidR="000A2000">
        <w:rPr>
          <w:rFonts w:hint="eastAsia"/>
        </w:rPr>
        <w:t>命令的脚本为</w:t>
      </w:r>
      <w:r w:rsidR="000A2000">
        <w:t>：</w:t>
      </w:r>
    </w:p>
    <w:p w14:paraId="7110A5BA" w14:textId="77777777" w:rsidR="000A2000" w:rsidRPr="000A2000" w:rsidRDefault="000A2000" w:rsidP="000A2000">
      <w:pPr>
        <w:pStyle w:val="u5"/>
        <w:spacing w:before="24" w:after="24"/>
        <w:ind w:left="900" w:firstLineChars="0" w:firstLine="0"/>
        <w:jc w:val="left"/>
      </w:pPr>
      <w:r w:rsidRPr="000A2000">
        <w:t xml:space="preserve">(assert (= false (str.in.re login_1_License (re.++ (re.++ (re.++ (re.++ (re.++ (re.++ (str.to.re "BJ") (re.range "A" "Y")) (re.range "0" "9")) </w:t>
      </w:r>
      <w:r w:rsidRPr="000A2000">
        <w:lastRenderedPageBreak/>
        <w:t>(re.range "0" "9")) (re.range "0" "9")) (re.range "0" "9")) (re.range "0" "9")))))</w:t>
      </w:r>
    </w:p>
    <w:p w14:paraId="26B2CA2E" w14:textId="77777777" w:rsidR="000A2000" w:rsidRPr="000A2000" w:rsidRDefault="000A2000" w:rsidP="000A2000">
      <w:pPr>
        <w:pStyle w:val="u5"/>
        <w:spacing w:before="24" w:after="24"/>
        <w:ind w:left="900" w:firstLineChars="0" w:firstLine="0"/>
        <w:jc w:val="left"/>
      </w:pPr>
      <w:r w:rsidRPr="000A2000">
        <w:t>(assert (&gt;= login_1_loginTime 0))</w:t>
      </w:r>
    </w:p>
    <w:p w14:paraId="3403190F" w14:textId="77777777" w:rsidR="000A2000" w:rsidRDefault="000A2000" w:rsidP="000A2000">
      <w:pPr>
        <w:pStyle w:val="u5"/>
        <w:spacing w:before="24" w:after="24"/>
        <w:ind w:left="900" w:firstLineChars="0" w:firstLine="0"/>
        <w:jc w:val="left"/>
      </w:pPr>
      <w:r w:rsidRPr="000A2000">
        <w:t>(assert (&lt;= login_1_loginTime 24))</w:t>
      </w:r>
    </w:p>
    <w:p w14:paraId="75E51FD3" w14:textId="77777777" w:rsidR="000A2000" w:rsidRDefault="00C75F84" w:rsidP="00B346DA">
      <w:pPr>
        <w:pStyle w:val="u5"/>
        <w:spacing w:before="24" w:after="24"/>
        <w:ind w:firstLine="480"/>
      </w:pPr>
      <w:r>
        <w:rPr>
          <w:rFonts w:hint="eastAsia"/>
        </w:rPr>
        <w:t>序列遍历结束后</w:t>
      </w:r>
      <w:r>
        <w:t>，</w:t>
      </w:r>
      <w:r>
        <w:rPr>
          <w:rFonts w:hint="eastAsia"/>
        </w:rPr>
        <w:t>生成</w:t>
      </w:r>
      <w:r>
        <w:t>的</w:t>
      </w:r>
      <w:r>
        <w:rPr>
          <w:rFonts w:hint="eastAsia"/>
        </w:rPr>
        <w:t>Z3</w:t>
      </w:r>
      <w:r>
        <w:rPr>
          <w:rFonts w:hint="eastAsia"/>
        </w:rPr>
        <w:t>求解</w:t>
      </w:r>
      <w:r>
        <w:t>脚本包括了</w:t>
      </w:r>
      <w:r w:rsidRPr="00C75F84">
        <w:rPr>
          <w:rFonts w:hint="eastAsia"/>
          <w:b/>
        </w:rPr>
        <w:t>待</w:t>
      </w:r>
      <w:r w:rsidRPr="00C75F84">
        <w:rPr>
          <w:b/>
        </w:rPr>
        <w:t>求解</w:t>
      </w:r>
      <w:r>
        <w:rPr>
          <w:rFonts w:hint="eastAsia"/>
          <w:b/>
        </w:rPr>
        <w:t>变量定</w:t>
      </w:r>
      <w:r>
        <w:t>及</w:t>
      </w:r>
      <w:r w:rsidRPr="00C75F84">
        <w:rPr>
          <w:b/>
        </w:rPr>
        <w:t>运算部分</w:t>
      </w:r>
      <w:r>
        <w:rPr>
          <w:rFonts w:hint="eastAsia"/>
        </w:rPr>
        <w:t>，</w:t>
      </w:r>
      <w:r w:rsidR="00FF4077">
        <w:rPr>
          <w:rFonts w:hint="eastAsia"/>
        </w:rPr>
        <w:t>还需</w:t>
      </w:r>
      <w:r w:rsidR="00B346DA">
        <w:rPr>
          <w:rFonts w:hint="eastAsia"/>
        </w:rPr>
        <w:t>向</w:t>
      </w:r>
      <w:r w:rsidR="00B346DA">
        <w:t>脚本中添加</w:t>
      </w:r>
      <w:r w:rsidR="00B346DA">
        <w:rPr>
          <w:rFonts w:hint="eastAsia"/>
        </w:rPr>
        <w:t>模型</w:t>
      </w:r>
      <w:r w:rsidR="00B346DA">
        <w:t>求解</w:t>
      </w:r>
      <w:r w:rsidR="00B346DA">
        <w:rPr>
          <w:rFonts w:hint="eastAsia"/>
        </w:rPr>
        <w:t>命令</w:t>
      </w:r>
      <w:r w:rsidR="00B346DA">
        <w:t>，</w:t>
      </w:r>
      <w:r w:rsidR="00B346DA">
        <w:rPr>
          <w:rFonts w:hint="eastAsia"/>
        </w:rPr>
        <w:t>判断是否</w:t>
      </w:r>
      <w:r w:rsidR="00B346DA">
        <w:t>有可行解并获取</w:t>
      </w:r>
      <w:r w:rsidR="00B346DA">
        <w:rPr>
          <w:rFonts w:hint="eastAsia"/>
        </w:rPr>
        <w:t>最后所求</w:t>
      </w:r>
      <w:r w:rsidR="00B346DA">
        <w:t>解</w:t>
      </w:r>
      <w:r w:rsidR="00B346DA">
        <w:rPr>
          <w:rFonts w:hint="eastAsia"/>
        </w:rPr>
        <w:t>数据</w:t>
      </w:r>
      <w:r w:rsidR="00B346DA">
        <w:t>。</w:t>
      </w:r>
      <w:r w:rsidR="000A2000">
        <w:rPr>
          <w:rFonts w:hint="eastAsia"/>
        </w:rPr>
        <w:t>针对</w:t>
      </w:r>
      <w:r w:rsidR="000A2000">
        <w:t>该</w:t>
      </w:r>
      <w:r w:rsidR="000A2000">
        <w:rPr>
          <w:rFonts w:hint="eastAsia"/>
        </w:rPr>
        <w:t>测试</w:t>
      </w:r>
      <w:r w:rsidR="000A2000">
        <w:t>序列生成的</w:t>
      </w:r>
      <w:r w:rsidR="000A2000">
        <w:rPr>
          <w:rFonts w:hint="eastAsia"/>
        </w:rPr>
        <w:t>测试</w:t>
      </w:r>
      <w:r w:rsidR="000A2000">
        <w:t>数据求解脚本，及其求解结果如图</w:t>
      </w:r>
      <w:r w:rsidR="000A2000">
        <w:t>3-</w:t>
      </w:r>
      <w:r w:rsidR="00B816D4">
        <w:t>20</w:t>
      </w:r>
      <w:r w:rsidR="000A2000">
        <w:rPr>
          <w:rFonts w:hint="eastAsia"/>
        </w:rPr>
        <w:t>所示</w:t>
      </w:r>
      <w:r w:rsidR="000A2000">
        <w:t>。</w:t>
      </w:r>
    </w:p>
    <w:p w14:paraId="7202D783" w14:textId="77777777" w:rsidR="000A2000" w:rsidRDefault="00214DFF" w:rsidP="0058728D">
      <w:pPr>
        <w:pStyle w:val="u5"/>
        <w:spacing w:before="24" w:after="24"/>
        <w:ind w:firstLineChars="0" w:firstLine="0"/>
      </w:pPr>
      <w:r>
        <w:object w:dxaOrig="8190" w:dyaOrig="4530" w14:anchorId="4C99FE54">
          <v:shape id="_x0000_i1034" type="#_x0000_t75" style="width:396.3pt;height:219.45pt" o:ole="">
            <v:imagedata r:id="rId55" o:title=""/>
          </v:shape>
          <o:OLEObject Type="Embed" ProgID="Visio.Drawing.15" ShapeID="_x0000_i1034" DrawAspect="Content" ObjectID="_1572162757" r:id="rId56"/>
        </w:object>
      </w:r>
    </w:p>
    <w:p w14:paraId="7212B226" w14:textId="77777777" w:rsidR="000D7263" w:rsidRDefault="000D7263" w:rsidP="000D7263">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B816D4">
        <w:rPr>
          <w:noProof/>
        </w:rPr>
        <w:t>20</w:t>
      </w:r>
      <w:r>
        <w:fldChar w:fldCharType="end"/>
      </w:r>
      <w:r>
        <w:t xml:space="preserve"> </w:t>
      </w:r>
      <w:r>
        <w:rPr>
          <w:rFonts w:hint="eastAsia"/>
        </w:rPr>
        <w:t>测试</w:t>
      </w:r>
      <w:r>
        <w:t>数据求解脚本</w:t>
      </w:r>
      <w:r>
        <w:rPr>
          <w:rFonts w:hint="eastAsia"/>
        </w:rPr>
        <w:t>及结果示例</w:t>
      </w:r>
    </w:p>
    <w:p w14:paraId="52495BDB" w14:textId="77777777" w:rsidR="00534407" w:rsidRDefault="004B609F" w:rsidP="00DC7316">
      <w:pPr>
        <w:pStyle w:val="u5"/>
        <w:spacing w:before="24" w:after="24"/>
        <w:ind w:firstLine="480"/>
      </w:pPr>
      <w:r>
        <w:rPr>
          <w:rFonts w:hint="eastAsia"/>
        </w:rPr>
        <w:t>本文</w:t>
      </w:r>
      <w:r>
        <w:t>在</w:t>
      </w:r>
      <w:r>
        <w:rPr>
          <w:rFonts w:hint="eastAsia"/>
        </w:rPr>
        <w:t>3.</w:t>
      </w:r>
      <w:r>
        <w:t>3.1</w:t>
      </w:r>
      <w:r>
        <w:rPr>
          <w:rFonts w:hint="eastAsia"/>
        </w:rPr>
        <w:t>小节覆盖</w:t>
      </w:r>
      <w:r>
        <w:t>准则中</w:t>
      </w:r>
      <w:r>
        <w:rPr>
          <w:rFonts w:hint="eastAsia"/>
        </w:rPr>
        <w:t>定义</w:t>
      </w:r>
      <w:r>
        <w:t>了</w:t>
      </w:r>
      <w:r>
        <w:rPr>
          <w:rFonts w:hint="eastAsia"/>
        </w:rPr>
        <w:t>状态覆盖（</w:t>
      </w:r>
      <w:r w:rsidRPr="008F5DCC">
        <w:rPr>
          <w:rFonts w:hint="eastAsia"/>
        </w:rPr>
        <w:t>State coverage</w:t>
      </w:r>
      <w:r>
        <w:rPr>
          <w:rFonts w:hint="eastAsia"/>
        </w:rPr>
        <w:t>）准则</w:t>
      </w:r>
      <w:r>
        <w:t>，</w:t>
      </w:r>
      <w:r w:rsidR="002C353D">
        <w:rPr>
          <w:rFonts w:hint="eastAsia"/>
        </w:rPr>
        <w:t>若使用</w:t>
      </w:r>
      <w:r w:rsidR="002C353D">
        <w:t>该</w:t>
      </w:r>
      <w:r w:rsidR="002C353D">
        <w:rPr>
          <w:rFonts w:hint="eastAsia"/>
        </w:rPr>
        <w:t>覆盖</w:t>
      </w:r>
      <w:r w:rsidR="002C353D">
        <w:t>准则，则需针对所有符合要求的规则生成测试数据</w:t>
      </w:r>
      <w:r w:rsidR="00A517D8">
        <w:rPr>
          <w:rFonts w:hint="eastAsia"/>
        </w:rPr>
        <w:t>，</w:t>
      </w:r>
      <w:r w:rsidR="001C6D23">
        <w:rPr>
          <w:rFonts w:hint="eastAsia"/>
        </w:rPr>
        <w:t>如针对</w:t>
      </w:r>
      <w:r w:rsidR="001C6D23">
        <w:rPr>
          <w:rFonts w:hint="eastAsia"/>
        </w:rPr>
        <w:t>loginResponse_fail</w:t>
      </w:r>
      <w:r w:rsidR="001C6D23">
        <w:rPr>
          <w:rFonts w:hint="eastAsia"/>
        </w:rPr>
        <w:t>节点</w:t>
      </w:r>
      <w:r w:rsidR="001C6D23">
        <w:t>，</w:t>
      </w:r>
      <w:r w:rsidR="001C6D23">
        <w:rPr>
          <w:rFonts w:hint="eastAsia"/>
        </w:rPr>
        <w:t>解析</w:t>
      </w:r>
      <w:r w:rsidR="001C6D23">
        <w:t>表</w:t>
      </w:r>
      <w:r w:rsidR="001C6D23">
        <w:rPr>
          <w:rFonts w:hint="eastAsia"/>
        </w:rPr>
        <w:t>3</w:t>
      </w:r>
      <w:r w:rsidR="001C6D23">
        <w:t>-6</w:t>
      </w:r>
      <w:r w:rsidR="001C6D23">
        <w:rPr>
          <w:rFonts w:hint="eastAsia"/>
        </w:rPr>
        <w:t>，需对</w:t>
      </w:r>
      <w:r w:rsidR="001C6D23">
        <w:t>规则</w:t>
      </w:r>
      <w:r w:rsidR="001C6D23">
        <w:rPr>
          <w:rFonts w:hint="eastAsia"/>
        </w:rPr>
        <w:t>1</w:t>
      </w:r>
      <w:r w:rsidR="001C6D23">
        <w:rPr>
          <w:rFonts w:hint="eastAsia"/>
        </w:rPr>
        <w:t>，</w:t>
      </w:r>
      <w:r w:rsidR="001C6D23">
        <w:rPr>
          <w:rFonts w:hint="eastAsia"/>
        </w:rPr>
        <w:t>2</w:t>
      </w:r>
      <w:r w:rsidR="001C6D23">
        <w:rPr>
          <w:rFonts w:hint="eastAsia"/>
        </w:rPr>
        <w:t>，</w:t>
      </w:r>
      <w:r w:rsidR="001C6D23">
        <w:t>3</w:t>
      </w:r>
      <w:r w:rsidR="001C6D23">
        <w:rPr>
          <w:rFonts w:hint="eastAsia"/>
        </w:rPr>
        <w:t>分别</w:t>
      </w:r>
      <w:r w:rsidR="001C6D23">
        <w:t>生成测试数据</w:t>
      </w:r>
      <w:r w:rsidR="001C6D23">
        <w:rPr>
          <w:rFonts w:hint="eastAsia"/>
        </w:rPr>
        <w:t>。即</w:t>
      </w:r>
      <w:r w:rsidR="001C6D23">
        <w:t>针对测试序列</w:t>
      </w:r>
      <w:r w:rsidR="001C6D23">
        <w:rPr>
          <w:rFonts w:hint="eastAsia"/>
        </w:rPr>
        <w:t>“</w:t>
      </w:r>
      <w:r w:rsidR="001C6D23">
        <w:rPr>
          <w:rFonts w:hint="eastAsia"/>
        </w:rPr>
        <w:t>Strat</w:t>
      </w:r>
      <w:r w:rsidR="001C6D23">
        <w:rPr>
          <w:rFonts w:hint="eastAsia"/>
        </w:rPr>
        <w:t>→</w:t>
      </w:r>
      <w:r w:rsidR="001C6D23">
        <w:rPr>
          <w:rFonts w:hint="eastAsia"/>
        </w:rPr>
        <w:t>e0</w:t>
      </w:r>
      <w:r w:rsidR="001C6D23">
        <w:rPr>
          <w:rFonts w:hint="eastAsia"/>
        </w:rPr>
        <w:t>→</w:t>
      </w:r>
      <w:r w:rsidR="001C6D23">
        <w:rPr>
          <w:rFonts w:hint="eastAsia"/>
        </w:rPr>
        <w:t>Init</w:t>
      </w:r>
      <w:r w:rsidR="001C6D23">
        <w:rPr>
          <w:rFonts w:hint="eastAsia"/>
        </w:rPr>
        <w:t>→</w:t>
      </w:r>
      <w:r w:rsidR="001C6D23">
        <w:rPr>
          <w:rFonts w:hint="eastAsia"/>
        </w:rPr>
        <w:t>e1</w:t>
      </w:r>
      <w:r w:rsidR="001C6D23">
        <w:rPr>
          <w:rFonts w:hint="eastAsia"/>
        </w:rPr>
        <w:t>→</w:t>
      </w:r>
      <w:r w:rsidR="001C6D23">
        <w:rPr>
          <w:rFonts w:hint="eastAsia"/>
        </w:rPr>
        <w:t>login</w:t>
      </w:r>
      <w:r w:rsidR="001C6D23">
        <w:rPr>
          <w:rFonts w:hint="eastAsia"/>
        </w:rPr>
        <w:t>→</w:t>
      </w:r>
      <w:r w:rsidR="001C6D23">
        <w:rPr>
          <w:rFonts w:hint="eastAsia"/>
        </w:rPr>
        <w:t>e3</w:t>
      </w:r>
      <w:r w:rsidR="001C6D23">
        <w:rPr>
          <w:rFonts w:hint="eastAsia"/>
        </w:rPr>
        <w:t>→</w:t>
      </w:r>
      <w:r w:rsidR="001C6D23">
        <w:rPr>
          <w:rFonts w:hint="eastAsia"/>
        </w:rPr>
        <w:t>loginResponse_fail</w:t>
      </w:r>
      <w:r w:rsidR="001C6D23">
        <w:rPr>
          <w:rFonts w:hint="eastAsia"/>
        </w:rPr>
        <w:t>”，应</w:t>
      </w:r>
      <w:r w:rsidR="001C6D23">
        <w:t>生成</w:t>
      </w:r>
      <w:r w:rsidR="001C6D23">
        <w:rPr>
          <w:rFonts w:hint="eastAsia"/>
        </w:rPr>
        <w:t>三个</w:t>
      </w:r>
      <w:r w:rsidR="001C6D23">
        <w:t>测试用例。</w:t>
      </w:r>
      <w:r w:rsidR="001C6D23">
        <w:rPr>
          <w:rFonts w:hint="eastAsia"/>
        </w:rPr>
        <w:t>假设</w:t>
      </w:r>
      <w:r w:rsidR="001C6D23">
        <w:t>一个测试</w:t>
      </w:r>
      <w:r w:rsidR="007B2EE9">
        <w:rPr>
          <w:rFonts w:hint="eastAsia"/>
        </w:rPr>
        <w:t>序列</w:t>
      </w:r>
      <w:r w:rsidR="001C6D23">
        <w:t>由</w:t>
      </w:r>
      <w:r w:rsidR="001C6D23">
        <w:rPr>
          <w:rFonts w:hint="eastAsia"/>
        </w:rPr>
        <w:t>n</w:t>
      </w:r>
      <w:r w:rsidR="001C6D23">
        <w:rPr>
          <w:rFonts w:hint="eastAsia"/>
        </w:rPr>
        <w:t>个</w:t>
      </w:r>
      <w:r w:rsidR="001C6D23">
        <w:t>响应节点组成，</w:t>
      </w:r>
      <w:r w:rsidR="007B2EE9">
        <w:rPr>
          <w:rFonts w:hint="eastAsia"/>
        </w:rPr>
        <w:t>每个</w:t>
      </w:r>
      <w:r w:rsidR="007B2EE9">
        <w:t>响应节点</w:t>
      </w:r>
      <w:r w:rsidR="007B2EE9">
        <w:rPr>
          <w:rFonts w:hint="eastAsia"/>
        </w:rPr>
        <w:t>i</w:t>
      </w:r>
      <w:r w:rsidR="007B2EE9">
        <w:rPr>
          <w:rFonts w:hint="eastAsia"/>
        </w:rPr>
        <w:t>具有</w:t>
      </w:r>
      <w:r w:rsidR="007B2EE9">
        <w:t>m</w:t>
      </w:r>
      <w:r w:rsidR="007B2EE9" w:rsidRPr="007B2EE9">
        <w:rPr>
          <w:vertAlign w:val="subscript"/>
        </w:rPr>
        <w:t>i</w:t>
      </w:r>
      <w:r w:rsidR="007B2EE9">
        <w:rPr>
          <w:rFonts w:hint="eastAsia"/>
        </w:rPr>
        <w:t>个对应</w:t>
      </w:r>
      <w:r w:rsidR="007B2EE9">
        <w:t>规则，则</w:t>
      </w:r>
      <w:r w:rsidR="007B2EE9">
        <w:rPr>
          <w:rFonts w:hint="eastAsia"/>
        </w:rPr>
        <w:t>针对</w:t>
      </w:r>
      <w:r w:rsidR="007B2EE9">
        <w:t>该序列</w:t>
      </w:r>
      <w:r w:rsidR="007B2EE9">
        <w:rPr>
          <w:rFonts w:hint="eastAsia"/>
        </w:rPr>
        <w:t>，</w:t>
      </w:r>
      <w:r w:rsidR="007B2EE9">
        <w:t>应该生成</w:t>
      </w:r>
      <w:r w:rsidR="000A6371">
        <w:rPr>
          <w:rFonts w:hint="eastAsia"/>
        </w:rPr>
        <w:t>小于等于</w:t>
      </w:r>
      <m:oMath>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n</m:t>
            </m:r>
          </m:sub>
        </m:sSub>
      </m:oMath>
      <w:r w:rsidR="007B2EE9">
        <w:rPr>
          <w:rFonts w:hint="eastAsia"/>
        </w:rPr>
        <w:t>个测试</w:t>
      </w:r>
      <w:r w:rsidR="007B2EE9">
        <w:t>数据</w:t>
      </w:r>
      <w:r w:rsidR="000A6371">
        <w:rPr>
          <w:rFonts w:hint="eastAsia"/>
        </w:rPr>
        <w:t>（存在</w:t>
      </w:r>
      <w:r w:rsidR="00F71294">
        <w:rPr>
          <w:rFonts w:hint="eastAsia"/>
        </w:rPr>
        <w:t>规则</w:t>
      </w:r>
      <w:r w:rsidR="000A6371">
        <w:t>组合</w:t>
      </w:r>
      <w:r w:rsidR="000A6371">
        <w:rPr>
          <w:rFonts w:hint="eastAsia"/>
        </w:rPr>
        <w:t>无</w:t>
      </w:r>
      <w:r w:rsidR="000A6371">
        <w:t>可行解的情况</w:t>
      </w:r>
      <w:r w:rsidR="000A6371">
        <w:rPr>
          <w:rFonts w:hint="eastAsia"/>
        </w:rPr>
        <w:t>）</w:t>
      </w:r>
      <w:r w:rsidR="007B2EE9">
        <w:t>。</w:t>
      </w:r>
    </w:p>
    <w:p w14:paraId="6355CABB" w14:textId="77777777" w:rsidR="009E378F" w:rsidRDefault="00DC7316" w:rsidP="009B5C16">
      <w:pPr>
        <w:pStyle w:val="u5"/>
        <w:spacing w:before="24" w:after="24"/>
        <w:ind w:firstLine="480"/>
      </w:pPr>
      <w:r>
        <w:rPr>
          <w:rFonts w:hint="eastAsia"/>
        </w:rPr>
        <w:t>图</w:t>
      </w:r>
      <w:r>
        <w:rPr>
          <w:rFonts w:hint="eastAsia"/>
        </w:rPr>
        <w:t>3</w:t>
      </w:r>
      <w:r>
        <w:t>-</w:t>
      </w:r>
      <w:r w:rsidR="001F3E5A">
        <w:t>21</w:t>
      </w:r>
      <w:r>
        <w:rPr>
          <w:rFonts w:hint="eastAsia"/>
        </w:rPr>
        <w:t>描述了</w:t>
      </w:r>
      <w:r w:rsidRPr="00DC7316">
        <w:rPr>
          <w:rFonts w:hint="eastAsia"/>
        </w:rPr>
        <w:t>测试数据自动生成</w:t>
      </w:r>
      <w:r>
        <w:rPr>
          <w:rFonts w:hint="eastAsia"/>
        </w:rPr>
        <w:t>算法。</w:t>
      </w:r>
      <w:r w:rsidR="009B5C16">
        <w:rPr>
          <w:rFonts w:hint="eastAsia"/>
        </w:rPr>
        <w:t>该</w:t>
      </w:r>
      <w:r w:rsidR="009B5C16">
        <w:t>算法</w:t>
      </w:r>
      <w:r w:rsidR="009B5C16">
        <w:rPr>
          <w:rFonts w:hint="eastAsia"/>
        </w:rPr>
        <w:t>首先</w:t>
      </w:r>
      <w:r w:rsidR="009B5C16">
        <w:t>遍历测试序列，获取全部</w:t>
      </w:r>
      <w:r w:rsidR="009B5C16">
        <w:rPr>
          <w:rFonts w:hint="eastAsia"/>
        </w:rPr>
        <w:t>类型为请求</w:t>
      </w:r>
      <w:r w:rsidR="009B5C16">
        <w:t>节点的节点集合</w:t>
      </w:r>
      <w:r w:rsidR="009B5C16">
        <w:rPr>
          <w:rFonts w:hint="eastAsia"/>
        </w:rPr>
        <w:t>（</w:t>
      </w:r>
      <w:r w:rsidR="009B5C16">
        <w:rPr>
          <w:rFonts w:eastAsia="仿宋"/>
          <w:kern w:val="0"/>
          <w:szCs w:val="21"/>
        </w:rPr>
        <w:t>ReqNodeSet</w:t>
      </w:r>
      <w:r w:rsidR="009B5C16">
        <w:rPr>
          <w:rFonts w:hint="eastAsia"/>
        </w:rPr>
        <w:t>）</w:t>
      </w:r>
      <w:r w:rsidR="009B5C16">
        <w:t>与类型为</w:t>
      </w:r>
      <w:r w:rsidR="009B5C16">
        <w:rPr>
          <w:rFonts w:hint="eastAsia"/>
        </w:rPr>
        <w:t>响应</w:t>
      </w:r>
      <w:r w:rsidR="009B5C16">
        <w:t>节点的节点集合</w:t>
      </w:r>
      <w:r w:rsidR="009B5C16">
        <w:rPr>
          <w:rFonts w:hint="eastAsia"/>
        </w:rPr>
        <w:t>（</w:t>
      </w:r>
      <w:r w:rsidR="009B5C16">
        <w:rPr>
          <w:rFonts w:eastAsia="仿宋"/>
          <w:kern w:val="0"/>
          <w:szCs w:val="21"/>
        </w:rPr>
        <w:t>ResNodeSet</w:t>
      </w:r>
      <w:r w:rsidR="009B5C16">
        <w:rPr>
          <w:rFonts w:hint="eastAsia"/>
        </w:rPr>
        <w:t>）</w:t>
      </w:r>
      <w:r w:rsidR="009B5C16">
        <w:t>。针对</w:t>
      </w:r>
      <w:r w:rsidR="009B5C16">
        <w:rPr>
          <w:rFonts w:hint="eastAsia"/>
        </w:rPr>
        <w:t>响应</w:t>
      </w:r>
      <w:r w:rsidR="009B5C16">
        <w:t>节点集合，</w:t>
      </w:r>
      <w:r w:rsidR="009B5C16">
        <w:rPr>
          <w:rFonts w:hint="eastAsia"/>
        </w:rPr>
        <w:t>从决策表</w:t>
      </w:r>
      <w:r w:rsidR="009B5C16">
        <w:t>中</w:t>
      </w:r>
      <w:r w:rsidR="009B5C16">
        <w:rPr>
          <w:rFonts w:hint="eastAsia"/>
        </w:rPr>
        <w:t>获取执行相关</w:t>
      </w:r>
      <w:r w:rsidR="009B5C16">
        <w:t>响应</w:t>
      </w:r>
      <w:r w:rsidR="009B5C16">
        <w:rPr>
          <w:rFonts w:hint="eastAsia"/>
        </w:rPr>
        <w:t>的所有</w:t>
      </w:r>
      <w:r w:rsidR="009B5C16">
        <w:t>可能的规则组合</w:t>
      </w:r>
      <w:r w:rsidR="009B5C16">
        <w:rPr>
          <w:rFonts w:hint="eastAsia"/>
        </w:rPr>
        <w:t>集合（</w:t>
      </w:r>
      <w:r w:rsidR="009B5C16">
        <w:rPr>
          <w:rFonts w:eastAsia="仿宋"/>
          <w:kern w:val="0"/>
          <w:szCs w:val="21"/>
        </w:rPr>
        <w:t>RCSet</w:t>
      </w:r>
      <w:r w:rsidR="009B5C16">
        <w:rPr>
          <w:rFonts w:hint="eastAsia"/>
        </w:rPr>
        <w:t>）。若使用状态覆盖准则（</w:t>
      </w:r>
      <w:r w:rsidR="009B5C16" w:rsidRPr="008F5DCC">
        <w:rPr>
          <w:rFonts w:hint="eastAsia"/>
        </w:rPr>
        <w:t>State coverage</w:t>
      </w:r>
      <w:r w:rsidR="009B5C16">
        <w:t>=true</w:t>
      </w:r>
      <w:r w:rsidR="009B5C16">
        <w:rPr>
          <w:rFonts w:hint="eastAsia"/>
        </w:rPr>
        <w:t>）</w:t>
      </w:r>
      <w:r w:rsidR="009B5C16">
        <w:t>，则针对</w:t>
      </w:r>
      <w:r w:rsidR="009B5C16">
        <w:rPr>
          <w:rFonts w:hint="eastAsia"/>
        </w:rPr>
        <w:t>每个</w:t>
      </w:r>
      <w:r w:rsidR="009B5C16">
        <w:t>规则组合</w:t>
      </w:r>
      <w:r w:rsidR="009B5C16">
        <w:rPr>
          <w:rFonts w:hint="eastAsia"/>
        </w:rPr>
        <w:t>进行测试序列</w:t>
      </w:r>
      <w:r w:rsidR="009B5C16">
        <w:t>数据求解</w:t>
      </w:r>
      <w:r w:rsidR="009B5C16">
        <w:rPr>
          <w:rFonts w:hint="eastAsia"/>
        </w:rPr>
        <w:t>；若</w:t>
      </w:r>
      <w:r w:rsidR="009B5C16">
        <w:t>未使用该覆盖准则，</w:t>
      </w:r>
      <w:r w:rsidR="009B5C16">
        <w:rPr>
          <w:rFonts w:hint="eastAsia"/>
        </w:rPr>
        <w:t>则</w:t>
      </w:r>
      <w:r w:rsidR="009B5C16">
        <w:t>针对该序列，求出一种规则组合下的可行解即可。</w:t>
      </w:r>
    </w:p>
    <w:p w14:paraId="6D4F5088" w14:textId="77777777" w:rsidR="009B5C16" w:rsidRPr="009B5C16" w:rsidRDefault="009B5C16" w:rsidP="009B5C16">
      <w:pPr>
        <w:pStyle w:val="u5"/>
        <w:spacing w:before="24" w:after="24"/>
        <w:ind w:firstLine="480"/>
      </w:pPr>
    </w:p>
    <w:tbl>
      <w:tblPr>
        <w:tblStyle w:val="afff1"/>
        <w:tblW w:w="0" w:type="auto"/>
        <w:tblLook w:val="04A0" w:firstRow="1" w:lastRow="0" w:firstColumn="1" w:lastColumn="0" w:noHBand="0" w:noVBand="1"/>
      </w:tblPr>
      <w:tblGrid>
        <w:gridCol w:w="8153"/>
      </w:tblGrid>
      <w:tr w:rsidR="00DC7316" w14:paraId="7987DBDE" w14:textId="77777777" w:rsidTr="0086508C">
        <w:tc>
          <w:tcPr>
            <w:tcW w:w="8153" w:type="dxa"/>
          </w:tcPr>
          <w:p w14:paraId="16D16121" w14:textId="77777777" w:rsidR="00DC7316" w:rsidRPr="00816BB6" w:rsidRDefault="00DC7316" w:rsidP="00DC7316">
            <w:pPr>
              <w:rPr>
                <w:rFonts w:eastAsia="仿宋"/>
                <w:kern w:val="0"/>
                <w:szCs w:val="21"/>
              </w:rPr>
            </w:pPr>
            <w:r w:rsidRPr="00816BB6">
              <w:rPr>
                <w:rFonts w:eastAsia="仿宋"/>
                <w:kern w:val="0"/>
                <w:szCs w:val="21"/>
              </w:rPr>
              <w:lastRenderedPageBreak/>
              <w:t xml:space="preserve">Algorithm </w:t>
            </w:r>
            <w:r>
              <w:rPr>
                <w:rFonts w:eastAsia="仿宋"/>
                <w:kern w:val="0"/>
                <w:szCs w:val="21"/>
              </w:rPr>
              <w:t>4</w:t>
            </w:r>
            <w:r>
              <w:rPr>
                <w:rFonts w:eastAsia="仿宋" w:hint="eastAsia"/>
                <w:kern w:val="0"/>
                <w:szCs w:val="21"/>
              </w:rPr>
              <w:t>测试数据</w:t>
            </w:r>
            <w:r>
              <w:rPr>
                <w:rFonts w:eastAsia="仿宋"/>
                <w:kern w:val="0"/>
                <w:szCs w:val="21"/>
              </w:rPr>
              <w:t>生成</w:t>
            </w:r>
            <w:r w:rsidRPr="00816BB6">
              <w:rPr>
                <w:rFonts w:eastAsia="仿宋"/>
                <w:kern w:val="0"/>
                <w:szCs w:val="21"/>
              </w:rPr>
              <w:t>算法</w:t>
            </w:r>
          </w:p>
        </w:tc>
      </w:tr>
      <w:tr w:rsidR="00DC7316" w:rsidRPr="00F54245" w14:paraId="643010DC" w14:textId="77777777" w:rsidTr="0086508C">
        <w:tc>
          <w:tcPr>
            <w:tcW w:w="8153" w:type="dxa"/>
          </w:tcPr>
          <w:p w14:paraId="6C0ACC48" w14:textId="77777777" w:rsidR="00DC7316" w:rsidRDefault="00DC7316" w:rsidP="0086508C">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4B609F" w:rsidRPr="009B5C16">
              <w:rPr>
                <w:rFonts w:eastAsia="仿宋"/>
                <w:i/>
                <w:kern w:val="0"/>
                <w:szCs w:val="21"/>
              </w:rPr>
              <w:t>ts</w:t>
            </w:r>
            <w:r w:rsidR="004B609F">
              <w:rPr>
                <w:rFonts w:eastAsia="仿宋"/>
                <w:kern w:val="0"/>
                <w:szCs w:val="21"/>
              </w:rPr>
              <w:t xml:space="preserve"> is a Test Sequence, </w:t>
            </w:r>
            <w:r w:rsidRPr="009B5C16">
              <w:rPr>
                <w:rFonts w:eastAsia="仿宋"/>
                <w:i/>
                <w:kern w:val="0"/>
                <w:szCs w:val="21"/>
              </w:rPr>
              <w:t>G</w:t>
            </w:r>
            <w:r>
              <w:rPr>
                <w:rFonts w:eastAsia="仿宋"/>
                <w:kern w:val="0"/>
                <w:szCs w:val="21"/>
              </w:rPr>
              <w:t xml:space="preserve"> is a Web S</w:t>
            </w:r>
            <w:r>
              <w:rPr>
                <w:rFonts w:eastAsia="仿宋" w:hint="eastAsia"/>
                <w:kern w:val="0"/>
                <w:szCs w:val="21"/>
              </w:rPr>
              <w:t>ervice B</w:t>
            </w:r>
            <w:r w:rsidRPr="00222B1E">
              <w:rPr>
                <w:rFonts w:eastAsia="仿宋"/>
                <w:kern w:val="0"/>
                <w:szCs w:val="21"/>
              </w:rPr>
              <w:t>ehavior</w:t>
            </w:r>
            <w:r>
              <w:rPr>
                <w:rFonts w:eastAsia="仿宋"/>
                <w:kern w:val="0"/>
                <w:szCs w:val="21"/>
              </w:rPr>
              <w:t xml:space="preserve"> Model</w:t>
            </w:r>
            <w:r w:rsidR="004B609F">
              <w:rPr>
                <w:rFonts w:eastAsia="仿宋"/>
                <w:kern w:val="0"/>
                <w:szCs w:val="21"/>
              </w:rPr>
              <w:t xml:space="preserve">, </w:t>
            </w:r>
            <w:r w:rsidR="004B609F" w:rsidRPr="009B5C16">
              <w:rPr>
                <w:rFonts w:eastAsia="仿宋"/>
                <w:i/>
                <w:kern w:val="0"/>
                <w:szCs w:val="21"/>
              </w:rPr>
              <w:t>DTs</w:t>
            </w:r>
            <w:r w:rsidR="004B609F">
              <w:rPr>
                <w:rFonts w:eastAsia="仿宋"/>
                <w:kern w:val="0"/>
                <w:szCs w:val="21"/>
              </w:rPr>
              <w:t xml:space="preserve"> is a </w:t>
            </w:r>
            <w:r w:rsidR="00A517D8">
              <w:rPr>
                <w:rFonts w:eastAsia="仿宋"/>
                <w:kern w:val="0"/>
                <w:szCs w:val="21"/>
              </w:rPr>
              <w:t>D</w:t>
            </w:r>
            <w:r w:rsidR="00A517D8" w:rsidRPr="00A517D8">
              <w:rPr>
                <w:rFonts w:eastAsia="仿宋"/>
                <w:kern w:val="0"/>
                <w:szCs w:val="21"/>
              </w:rPr>
              <w:t xml:space="preserve">ecision </w:t>
            </w:r>
            <w:r w:rsidR="00A517D8">
              <w:rPr>
                <w:rFonts w:eastAsia="仿宋"/>
                <w:kern w:val="0"/>
                <w:szCs w:val="21"/>
              </w:rPr>
              <w:t>T</w:t>
            </w:r>
            <w:r w:rsidR="00A517D8" w:rsidRPr="00A517D8">
              <w:rPr>
                <w:rFonts w:eastAsia="仿宋"/>
                <w:kern w:val="0"/>
                <w:szCs w:val="21"/>
              </w:rPr>
              <w:t>able</w:t>
            </w:r>
            <w:r w:rsidR="00A517D8">
              <w:rPr>
                <w:rFonts w:eastAsia="仿宋"/>
                <w:kern w:val="0"/>
                <w:szCs w:val="21"/>
              </w:rPr>
              <w:t xml:space="preserve"> Set about </w:t>
            </w:r>
            <w:r w:rsidR="00A517D8">
              <w:rPr>
                <w:rFonts w:eastAsia="仿宋" w:hint="eastAsia"/>
                <w:kern w:val="0"/>
                <w:szCs w:val="21"/>
              </w:rPr>
              <w:t xml:space="preserve">the </w:t>
            </w:r>
            <w:r w:rsidR="00A517D8">
              <w:rPr>
                <w:rFonts w:eastAsia="仿宋"/>
                <w:kern w:val="0"/>
                <w:szCs w:val="21"/>
              </w:rPr>
              <w:t>Web S</w:t>
            </w:r>
            <w:r w:rsidR="00A517D8">
              <w:rPr>
                <w:rFonts w:eastAsia="仿宋" w:hint="eastAsia"/>
                <w:kern w:val="0"/>
                <w:szCs w:val="21"/>
              </w:rPr>
              <w:t>ervice</w:t>
            </w:r>
          </w:p>
          <w:p w14:paraId="754BD113" w14:textId="77777777" w:rsidR="00DC7316" w:rsidRDefault="00DC7316" w:rsidP="0086508C">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A517D8" w:rsidRPr="009B5C16">
              <w:rPr>
                <w:rFonts w:eastAsia="仿宋"/>
                <w:i/>
                <w:kern w:val="0"/>
                <w:szCs w:val="21"/>
              </w:rPr>
              <w:t>TD</w:t>
            </w:r>
            <w:r w:rsidR="00E0449E" w:rsidRPr="009B5C16">
              <w:rPr>
                <w:rFonts w:eastAsia="仿宋"/>
                <w:i/>
                <w:kern w:val="0"/>
                <w:szCs w:val="21"/>
              </w:rPr>
              <w:t>F</w:t>
            </w:r>
            <w:r w:rsidR="00A517D8" w:rsidRPr="009B5C16">
              <w:rPr>
                <w:rFonts w:eastAsia="仿宋"/>
                <w:i/>
                <w:kern w:val="0"/>
                <w:szCs w:val="21"/>
              </w:rPr>
              <w:t>s</w:t>
            </w:r>
            <w:r w:rsidR="00A517D8">
              <w:rPr>
                <w:rFonts w:eastAsia="仿宋"/>
                <w:kern w:val="0"/>
                <w:szCs w:val="21"/>
              </w:rPr>
              <w:t xml:space="preserve"> is a Test Date </w:t>
            </w:r>
            <w:r w:rsidR="00E0449E">
              <w:rPr>
                <w:rFonts w:eastAsia="仿宋"/>
                <w:kern w:val="0"/>
                <w:szCs w:val="21"/>
              </w:rPr>
              <w:t xml:space="preserve">File </w:t>
            </w:r>
            <w:r w:rsidR="00A517D8">
              <w:rPr>
                <w:rFonts w:eastAsia="仿宋"/>
                <w:kern w:val="0"/>
                <w:szCs w:val="21"/>
              </w:rPr>
              <w:t xml:space="preserve">Set for </w:t>
            </w:r>
            <w:r w:rsidR="00A517D8" w:rsidRPr="009B5C16">
              <w:rPr>
                <w:rFonts w:eastAsia="仿宋"/>
                <w:i/>
                <w:kern w:val="0"/>
                <w:szCs w:val="21"/>
              </w:rPr>
              <w:t>ts</w:t>
            </w:r>
          </w:p>
          <w:p w14:paraId="78A0CDE5" w14:textId="77777777" w:rsidR="009B5C16" w:rsidRDefault="009B5C16" w:rsidP="0086508C">
            <w:pPr>
              <w:rPr>
                <w:rFonts w:eastAsiaTheme="minorEastAsia"/>
                <w:kern w:val="0"/>
                <w:szCs w:val="21"/>
              </w:rPr>
            </w:pPr>
            <w:r w:rsidRPr="00BA1B55">
              <w:rPr>
                <w:rFonts w:eastAsia="仿宋"/>
                <w:kern w:val="0"/>
                <w:szCs w:val="21"/>
              </w:rPr>
              <w:t>PROCEDURE</w:t>
            </w:r>
            <w:r>
              <w:rPr>
                <w:rFonts w:eastAsia="仿宋"/>
                <w:kern w:val="0"/>
                <w:szCs w:val="21"/>
              </w:rPr>
              <w:t xml:space="preserve"> Generate (</w:t>
            </w:r>
            <w:r w:rsidR="00CC39BA">
              <w:rPr>
                <w:rFonts w:eastAsia="仿宋"/>
                <w:kern w:val="0"/>
                <w:szCs w:val="21"/>
              </w:rPr>
              <w:t>ts</w:t>
            </w:r>
            <w:r>
              <w:rPr>
                <w:rFonts w:eastAsia="仿宋"/>
                <w:kern w:val="0"/>
                <w:szCs w:val="21"/>
              </w:rPr>
              <w:t xml:space="preserve">, </w:t>
            </w:r>
            <w:r w:rsidR="00CC39BA">
              <w:rPr>
                <w:rFonts w:eastAsia="仿宋"/>
                <w:kern w:val="0"/>
                <w:szCs w:val="21"/>
              </w:rPr>
              <w:t>G, DTs</w:t>
            </w:r>
            <w:r>
              <w:rPr>
                <w:rFonts w:eastAsia="仿宋"/>
                <w:kern w:val="0"/>
                <w:szCs w:val="21"/>
              </w:rPr>
              <w:t>)</w:t>
            </w:r>
          </w:p>
          <w:p w14:paraId="4C07BE1B" w14:textId="77777777" w:rsidR="00B12F28" w:rsidRPr="00CC39BA" w:rsidRDefault="002C353D" w:rsidP="00CC39BA">
            <w:r>
              <w:rPr>
                <w:rFonts w:eastAsia="仿宋" w:hint="eastAsia"/>
                <w:kern w:val="0"/>
                <w:szCs w:val="21"/>
              </w:rPr>
              <w:t>Get all node</w:t>
            </w:r>
            <w:r w:rsidR="001272E7">
              <w:rPr>
                <w:rFonts w:eastAsia="仿宋"/>
                <w:kern w:val="0"/>
                <w:szCs w:val="21"/>
              </w:rPr>
              <w:t>s</w:t>
            </w:r>
            <w:r>
              <w:rPr>
                <w:rFonts w:eastAsia="仿宋"/>
                <w:kern w:val="0"/>
                <w:szCs w:val="21"/>
              </w:rPr>
              <w:t xml:space="preserve"> </w:t>
            </w:r>
            <w:r w:rsidR="001272E7">
              <w:rPr>
                <w:rFonts w:eastAsia="仿宋"/>
                <w:kern w:val="0"/>
                <w:szCs w:val="21"/>
              </w:rPr>
              <w:t xml:space="preserve">which type is Res </w:t>
            </w:r>
            <w:r>
              <w:rPr>
                <w:rFonts w:eastAsia="仿宋"/>
                <w:kern w:val="0"/>
                <w:szCs w:val="21"/>
              </w:rPr>
              <w:t>(</w:t>
            </w:r>
            <w:r w:rsidR="001272E7" w:rsidRPr="00CC39BA">
              <w:rPr>
                <w:rFonts w:eastAsia="仿宋"/>
                <w:i/>
                <w:kern w:val="0"/>
                <w:szCs w:val="21"/>
              </w:rPr>
              <w:t>ResN</w:t>
            </w:r>
            <w:r w:rsidRPr="00CC39BA">
              <w:rPr>
                <w:rFonts w:eastAsia="仿宋"/>
                <w:i/>
                <w:kern w:val="0"/>
                <w:szCs w:val="21"/>
              </w:rPr>
              <w:t>odeSet</w:t>
            </w:r>
            <w:r>
              <w:rPr>
                <w:rFonts w:eastAsia="仿宋"/>
                <w:kern w:val="0"/>
                <w:szCs w:val="21"/>
              </w:rPr>
              <w:t>)</w:t>
            </w:r>
            <w:r>
              <w:rPr>
                <w:rFonts w:eastAsia="仿宋" w:hint="eastAsia"/>
                <w:kern w:val="0"/>
                <w:szCs w:val="21"/>
              </w:rPr>
              <w:t xml:space="preserve"> </w:t>
            </w:r>
            <w:r w:rsidR="000C024A">
              <w:rPr>
                <w:rFonts w:eastAsia="仿宋"/>
                <w:kern w:val="0"/>
                <w:szCs w:val="21"/>
              </w:rPr>
              <w:t>and all nodes which type is Req (</w:t>
            </w:r>
            <w:r w:rsidR="000C024A" w:rsidRPr="00CC39BA">
              <w:rPr>
                <w:rFonts w:eastAsia="仿宋"/>
                <w:i/>
                <w:kern w:val="0"/>
                <w:szCs w:val="21"/>
              </w:rPr>
              <w:t>ReqNodeSet</w:t>
            </w:r>
            <w:r w:rsidR="000C024A">
              <w:rPr>
                <w:rFonts w:eastAsia="仿宋"/>
                <w:kern w:val="0"/>
                <w:szCs w:val="21"/>
              </w:rPr>
              <w:t xml:space="preserve">) </w:t>
            </w:r>
            <w:r>
              <w:rPr>
                <w:rFonts w:eastAsia="仿宋" w:hint="eastAsia"/>
                <w:kern w:val="0"/>
                <w:szCs w:val="21"/>
              </w:rPr>
              <w:t xml:space="preserve">in </w:t>
            </w:r>
            <w:r w:rsidRPr="00CC39BA">
              <w:rPr>
                <w:rFonts w:eastAsia="仿宋" w:hint="eastAsia"/>
                <w:i/>
                <w:kern w:val="0"/>
                <w:szCs w:val="21"/>
              </w:rPr>
              <w:t>ts</w:t>
            </w:r>
            <w:r w:rsidR="00CC39BA" w:rsidRPr="00CC39BA">
              <w:rPr>
                <w:rFonts w:eastAsia="仿宋"/>
                <w:kern w:val="0"/>
                <w:szCs w:val="21"/>
              </w:rPr>
              <w:t xml:space="preserve">, </w:t>
            </w:r>
            <w:r w:rsidR="00CC39BA" w:rsidRPr="009B5C16">
              <w:rPr>
                <w:rFonts w:eastAsia="仿宋"/>
                <w:i/>
                <w:kern w:val="0"/>
                <w:szCs w:val="21"/>
              </w:rPr>
              <w:t>TDFs</w:t>
            </w:r>
            <w:r w:rsidR="00CC39BA">
              <w:rPr>
                <w:rFonts w:ascii="仿宋" w:eastAsia="仿宋" w:hAnsi="仿宋" w:hint="eastAsia"/>
                <w:i/>
                <w:kern w:val="0"/>
                <w:szCs w:val="21"/>
              </w:rPr>
              <w:t>←</w:t>
            </w:r>
            <w:r w:rsidR="00CC39BA" w:rsidRPr="002C0F56">
              <w:rPr>
                <w:rFonts w:eastAsia="仿宋"/>
                <w:kern w:val="0"/>
                <w:szCs w:val="21"/>
              </w:rPr>
              <w:t>Ø</w:t>
            </w:r>
            <w:r w:rsidR="00CC39BA" w:rsidRPr="00CC39BA">
              <w:rPr>
                <w:rFonts w:eastAsia="仿宋"/>
                <w:kern w:val="0"/>
                <w:szCs w:val="21"/>
              </w:rPr>
              <w:t>;</w:t>
            </w:r>
          </w:p>
          <w:p w14:paraId="6014EBA5" w14:textId="77777777" w:rsidR="001272E7" w:rsidRDefault="001272E7" w:rsidP="00136D40">
            <w:pPr>
              <w:pStyle w:val="afff9"/>
              <w:numPr>
                <w:ilvl w:val="6"/>
                <w:numId w:val="63"/>
              </w:numPr>
              <w:ind w:firstLineChars="0"/>
              <w:rPr>
                <w:rFonts w:eastAsia="仿宋"/>
                <w:kern w:val="0"/>
                <w:szCs w:val="21"/>
              </w:rPr>
            </w:pPr>
            <w:r>
              <w:rPr>
                <w:rFonts w:eastAsia="仿宋"/>
                <w:kern w:val="0"/>
                <w:szCs w:val="21"/>
              </w:rPr>
              <w:t xml:space="preserve">Get all </w:t>
            </w:r>
            <w:r w:rsidR="00F71294">
              <w:rPr>
                <w:rFonts w:eastAsia="仿宋"/>
                <w:kern w:val="0"/>
                <w:szCs w:val="21"/>
              </w:rPr>
              <w:t>Rule C</w:t>
            </w:r>
            <w:r w:rsidR="00F71294" w:rsidRPr="00F71294">
              <w:rPr>
                <w:rFonts w:eastAsia="仿宋"/>
                <w:kern w:val="0"/>
                <w:szCs w:val="21"/>
              </w:rPr>
              <w:t>ombination</w:t>
            </w:r>
            <w:r w:rsidR="00F71294">
              <w:rPr>
                <w:rFonts w:eastAsia="仿宋"/>
                <w:kern w:val="0"/>
                <w:szCs w:val="21"/>
              </w:rPr>
              <w:t xml:space="preserve"> Set</w:t>
            </w:r>
            <w:r w:rsidR="000C024A">
              <w:rPr>
                <w:rFonts w:eastAsia="仿宋"/>
                <w:kern w:val="0"/>
                <w:szCs w:val="21"/>
              </w:rPr>
              <w:t xml:space="preserve"> (</w:t>
            </w:r>
            <w:r w:rsidR="000C024A" w:rsidRPr="00CC39BA">
              <w:rPr>
                <w:rFonts w:eastAsia="仿宋"/>
                <w:i/>
                <w:kern w:val="0"/>
                <w:szCs w:val="21"/>
              </w:rPr>
              <w:t>RCSet</w:t>
            </w:r>
            <w:r w:rsidR="000C024A">
              <w:rPr>
                <w:rFonts w:eastAsia="仿宋"/>
                <w:kern w:val="0"/>
                <w:szCs w:val="21"/>
              </w:rPr>
              <w:t xml:space="preserve">) form </w:t>
            </w:r>
            <w:r w:rsidR="000C024A" w:rsidRPr="00CC39BA">
              <w:rPr>
                <w:rFonts w:eastAsia="仿宋"/>
                <w:i/>
                <w:kern w:val="0"/>
                <w:szCs w:val="21"/>
              </w:rPr>
              <w:t>DTs</w:t>
            </w:r>
            <w:r w:rsidR="000C024A">
              <w:rPr>
                <w:rFonts w:eastAsia="仿宋"/>
                <w:kern w:val="0"/>
                <w:szCs w:val="21"/>
              </w:rPr>
              <w:t xml:space="preserve"> for </w:t>
            </w:r>
            <w:r w:rsidR="000C024A" w:rsidRPr="00CC39BA">
              <w:rPr>
                <w:rFonts w:eastAsia="仿宋"/>
                <w:i/>
                <w:kern w:val="0"/>
                <w:szCs w:val="21"/>
              </w:rPr>
              <w:t>ResNodeSet</w:t>
            </w:r>
            <w:r w:rsidR="00CC39BA">
              <w:rPr>
                <w:rFonts w:eastAsia="仿宋"/>
                <w:kern w:val="0"/>
                <w:szCs w:val="21"/>
              </w:rPr>
              <w:t>;</w:t>
            </w:r>
          </w:p>
          <w:p w14:paraId="1DA110FB" w14:textId="77777777" w:rsidR="000C024A" w:rsidRPr="00B12F28" w:rsidRDefault="000C024A" w:rsidP="00136D40">
            <w:pPr>
              <w:pStyle w:val="afff9"/>
              <w:numPr>
                <w:ilvl w:val="6"/>
                <w:numId w:val="63"/>
              </w:numPr>
              <w:ind w:firstLineChars="0"/>
              <w:rPr>
                <w:rFonts w:eastAsia="仿宋"/>
                <w:kern w:val="0"/>
                <w:szCs w:val="21"/>
              </w:rPr>
            </w:pPr>
            <w:r w:rsidRPr="000C024A">
              <w:rPr>
                <w:rFonts w:eastAsia="仿宋"/>
                <w:b/>
                <w:kern w:val="0"/>
                <w:szCs w:val="21"/>
              </w:rPr>
              <w:t>for</w:t>
            </w:r>
            <w:r>
              <w:rPr>
                <w:rFonts w:eastAsia="仿宋"/>
                <w:kern w:val="0"/>
                <w:szCs w:val="21"/>
              </w:rPr>
              <w:t xml:space="preserve"> </w:t>
            </w:r>
            <w:r w:rsidRPr="00CC39BA">
              <w:rPr>
                <w:rFonts w:eastAsia="仿宋"/>
                <w:i/>
                <w:kern w:val="0"/>
                <w:szCs w:val="21"/>
              </w:rPr>
              <w:t>rc</w:t>
            </w:r>
            <w:r>
              <w:rPr>
                <w:rFonts w:eastAsia="仿宋"/>
                <w:kern w:val="0"/>
                <w:szCs w:val="21"/>
              </w:rPr>
              <w:t xml:space="preserve"> in </w:t>
            </w:r>
            <w:r w:rsidRPr="00CC39BA">
              <w:rPr>
                <w:rFonts w:eastAsia="仿宋"/>
                <w:i/>
                <w:kern w:val="0"/>
                <w:szCs w:val="21"/>
              </w:rPr>
              <w:t>RCSet</w:t>
            </w:r>
            <w:r>
              <w:rPr>
                <w:rFonts w:eastAsia="仿宋"/>
                <w:kern w:val="0"/>
                <w:szCs w:val="21"/>
              </w:rPr>
              <w:t xml:space="preserve"> </w:t>
            </w:r>
            <w:r w:rsidRPr="000C024A">
              <w:rPr>
                <w:rFonts w:eastAsia="仿宋"/>
                <w:b/>
                <w:kern w:val="0"/>
                <w:szCs w:val="21"/>
              </w:rPr>
              <w:t>do</w:t>
            </w:r>
          </w:p>
          <w:p w14:paraId="47152036" w14:textId="77777777" w:rsidR="00B12F28" w:rsidRPr="00B12F28" w:rsidRDefault="00B12F28" w:rsidP="00136D40">
            <w:pPr>
              <w:pStyle w:val="afff9"/>
              <w:numPr>
                <w:ilvl w:val="6"/>
                <w:numId w:val="63"/>
              </w:numPr>
              <w:ind w:firstLineChars="0"/>
              <w:rPr>
                <w:rFonts w:eastAsia="仿宋"/>
                <w:kern w:val="0"/>
                <w:szCs w:val="21"/>
              </w:rPr>
            </w:pPr>
            <w:r w:rsidRPr="00B12F28">
              <w:rPr>
                <w:rFonts w:eastAsia="仿宋"/>
                <w:kern w:val="0"/>
                <w:szCs w:val="21"/>
              </w:rPr>
              <w:t xml:space="preserve">    </w:t>
            </w:r>
            <w:r>
              <w:rPr>
                <w:rFonts w:eastAsia="仿宋"/>
                <w:kern w:val="0"/>
                <w:szCs w:val="21"/>
              </w:rPr>
              <w:t xml:space="preserve">Generate a script file </w:t>
            </w:r>
            <w:r w:rsidRPr="00CC39BA">
              <w:rPr>
                <w:rFonts w:eastAsia="仿宋"/>
                <w:i/>
                <w:kern w:val="0"/>
                <w:szCs w:val="21"/>
              </w:rPr>
              <w:t>sf</w:t>
            </w:r>
            <w:r w:rsidR="00CC39BA">
              <w:rPr>
                <w:rFonts w:eastAsia="仿宋"/>
                <w:kern w:val="0"/>
                <w:szCs w:val="21"/>
              </w:rPr>
              <w:t>;</w:t>
            </w:r>
          </w:p>
          <w:p w14:paraId="108185D8" w14:textId="77777777" w:rsidR="000C024A" w:rsidRDefault="000C024A" w:rsidP="00136D40">
            <w:pPr>
              <w:pStyle w:val="afff9"/>
              <w:numPr>
                <w:ilvl w:val="6"/>
                <w:numId w:val="63"/>
              </w:numPr>
              <w:ind w:firstLineChars="0"/>
              <w:rPr>
                <w:rFonts w:eastAsia="仿宋"/>
                <w:kern w:val="0"/>
                <w:szCs w:val="21"/>
              </w:rPr>
            </w:pPr>
            <w:r>
              <w:rPr>
                <w:rFonts w:eastAsia="仿宋" w:hint="eastAsia"/>
                <w:kern w:val="0"/>
                <w:szCs w:val="21"/>
              </w:rPr>
              <w:t xml:space="preserve">    </w:t>
            </w:r>
            <w:r w:rsidRPr="000C024A">
              <w:rPr>
                <w:rFonts w:eastAsia="仿宋" w:hint="eastAsia"/>
                <w:b/>
                <w:kern w:val="0"/>
                <w:szCs w:val="21"/>
              </w:rPr>
              <w:t>for</w:t>
            </w:r>
            <w:r>
              <w:rPr>
                <w:rFonts w:eastAsia="仿宋" w:hint="eastAsia"/>
                <w:kern w:val="0"/>
                <w:szCs w:val="21"/>
              </w:rPr>
              <w:t xml:space="preserve"> node </w:t>
            </w:r>
            <w:r w:rsidR="00CC39BA" w:rsidRPr="00CC39BA">
              <w:rPr>
                <w:rFonts w:eastAsia="仿宋"/>
                <w:i/>
                <w:kern w:val="0"/>
                <w:szCs w:val="21"/>
              </w:rPr>
              <w:t>n</w:t>
            </w:r>
            <w:r w:rsidR="00CC39BA">
              <w:rPr>
                <w:rFonts w:eastAsia="仿宋"/>
                <w:kern w:val="0"/>
                <w:szCs w:val="21"/>
              </w:rPr>
              <w:t xml:space="preserve"> </w:t>
            </w:r>
            <w:r>
              <w:rPr>
                <w:rFonts w:eastAsia="仿宋" w:hint="eastAsia"/>
                <w:kern w:val="0"/>
                <w:szCs w:val="21"/>
              </w:rPr>
              <w:t xml:space="preserve">in </w:t>
            </w:r>
            <w:r w:rsidRPr="00CC39BA">
              <w:rPr>
                <w:rFonts w:eastAsia="仿宋"/>
                <w:i/>
                <w:kern w:val="0"/>
                <w:szCs w:val="21"/>
              </w:rPr>
              <w:t>ReqNodeSet</w:t>
            </w:r>
            <w:r>
              <w:rPr>
                <w:rFonts w:eastAsia="仿宋"/>
                <w:kern w:val="0"/>
                <w:szCs w:val="21"/>
              </w:rPr>
              <w:t xml:space="preserve"> </w:t>
            </w:r>
            <w:r w:rsidRPr="000C024A">
              <w:rPr>
                <w:rFonts w:eastAsia="仿宋"/>
                <w:b/>
                <w:kern w:val="0"/>
                <w:szCs w:val="21"/>
              </w:rPr>
              <w:t>do</w:t>
            </w:r>
          </w:p>
          <w:p w14:paraId="53F87B38" w14:textId="77777777" w:rsidR="000C024A"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Pr="00CC39BA">
              <w:rPr>
                <w:rFonts w:eastAsia="仿宋" w:hint="eastAsia"/>
                <w:i/>
                <w:kern w:val="0"/>
                <w:szCs w:val="21"/>
              </w:rPr>
              <w:t>n</w:t>
            </w:r>
            <w:r>
              <w:rPr>
                <w:rFonts w:eastAsia="仿宋"/>
                <w:kern w:val="0"/>
                <w:szCs w:val="21"/>
              </w:rPr>
              <w:t xml:space="preserve"> </w:t>
            </w:r>
            <w:r w:rsidRPr="00B12F28">
              <w:rPr>
                <w:rFonts w:eastAsia="仿宋"/>
                <w:kern w:val="0"/>
                <w:szCs w:val="21"/>
              </w:rPr>
              <w:t>parameter</w:t>
            </w:r>
            <w:r>
              <w:rPr>
                <w:rFonts w:eastAsia="仿宋"/>
                <w:kern w:val="0"/>
                <w:szCs w:val="21"/>
              </w:rPr>
              <w:t xml:space="preserve"> </w:t>
            </w:r>
            <w:r w:rsidRPr="00B12F28">
              <w:rPr>
                <w:rFonts w:eastAsia="仿宋"/>
                <w:kern w:val="0"/>
                <w:szCs w:val="21"/>
              </w:rPr>
              <w:t>definition</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14:paraId="7E9C05AE" w14:textId="77777777" w:rsidR="00B12F28" w:rsidRPr="00C5626C" w:rsidRDefault="00B12F28"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for</w:t>
            </w:r>
          </w:p>
          <w:p w14:paraId="4292EB75" w14:textId="77777777" w:rsidR="00B12F28" w:rsidRDefault="00B12F28" w:rsidP="00136D40">
            <w:pPr>
              <w:pStyle w:val="afff9"/>
              <w:numPr>
                <w:ilvl w:val="6"/>
                <w:numId w:val="63"/>
              </w:numPr>
              <w:ind w:firstLineChars="0"/>
              <w:rPr>
                <w:rFonts w:eastAsia="仿宋"/>
                <w:kern w:val="0"/>
                <w:szCs w:val="21"/>
              </w:rPr>
            </w:pPr>
            <w:r>
              <w:rPr>
                <w:rFonts w:eastAsia="仿宋" w:hint="eastAsia"/>
                <w:kern w:val="0"/>
                <w:szCs w:val="21"/>
              </w:rPr>
              <w:t xml:space="preserve">    </w:t>
            </w:r>
            <w:r>
              <w:rPr>
                <w:rFonts w:eastAsia="仿宋"/>
                <w:kern w:val="0"/>
                <w:szCs w:val="21"/>
              </w:rPr>
              <w:t xml:space="preserve">Add </w:t>
            </w:r>
            <w:r w:rsidR="00C5626C">
              <w:rPr>
                <w:rFonts w:eastAsia="仿宋"/>
                <w:kern w:val="0"/>
                <w:szCs w:val="21"/>
              </w:rPr>
              <w:t>c</w:t>
            </w:r>
            <w:r w:rsidR="00C5626C" w:rsidRPr="00C5626C">
              <w:rPr>
                <w:rFonts w:eastAsia="仿宋"/>
                <w:kern w:val="0"/>
                <w:szCs w:val="21"/>
              </w:rPr>
              <w:t>onstraint</w:t>
            </w:r>
            <w:r w:rsidR="00C5626C">
              <w:rPr>
                <w:rFonts w:eastAsia="仿宋"/>
                <w:kern w:val="0"/>
                <w:szCs w:val="21"/>
              </w:rPr>
              <w:t xml:space="preserve"> assert in </w:t>
            </w:r>
            <w:r w:rsidR="00C5626C" w:rsidRPr="00CC39BA">
              <w:rPr>
                <w:rFonts w:eastAsia="仿宋"/>
                <w:i/>
                <w:kern w:val="0"/>
                <w:szCs w:val="21"/>
              </w:rPr>
              <w:t>rc</w:t>
            </w:r>
            <w:r w:rsidR="00C5626C">
              <w:rPr>
                <w:rFonts w:eastAsia="仿宋"/>
                <w:kern w:val="0"/>
                <w:szCs w:val="21"/>
              </w:rPr>
              <w:t xml:space="preserve"> to </w:t>
            </w:r>
            <w:r w:rsidR="00C5626C" w:rsidRPr="00CC39BA">
              <w:rPr>
                <w:rFonts w:eastAsia="仿宋"/>
                <w:i/>
                <w:kern w:val="0"/>
                <w:szCs w:val="21"/>
              </w:rPr>
              <w:t>sf</w:t>
            </w:r>
            <w:r w:rsidR="00CC39BA">
              <w:rPr>
                <w:rFonts w:eastAsia="仿宋"/>
                <w:kern w:val="0"/>
                <w:szCs w:val="21"/>
              </w:rPr>
              <w:t>;</w:t>
            </w:r>
          </w:p>
          <w:p w14:paraId="195FBC1A" w14:textId="77777777"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Add s</w:t>
            </w:r>
            <w:r w:rsidRPr="00C5626C">
              <w:rPr>
                <w:rFonts w:eastAsia="仿宋"/>
                <w:kern w:val="0"/>
                <w:szCs w:val="21"/>
              </w:rPr>
              <w:t>olution command</w:t>
            </w:r>
            <w:r>
              <w:rPr>
                <w:rFonts w:eastAsia="仿宋"/>
                <w:kern w:val="0"/>
                <w:szCs w:val="21"/>
              </w:rPr>
              <w:t xml:space="preserve"> to </w:t>
            </w:r>
            <w:r w:rsidRPr="00CC39BA">
              <w:rPr>
                <w:rFonts w:eastAsia="仿宋"/>
                <w:i/>
                <w:kern w:val="0"/>
                <w:szCs w:val="21"/>
              </w:rPr>
              <w:t>sf</w:t>
            </w:r>
            <w:r w:rsidR="00CC39BA">
              <w:rPr>
                <w:rFonts w:eastAsia="仿宋"/>
                <w:kern w:val="0"/>
                <w:szCs w:val="21"/>
              </w:rPr>
              <w:t>;</w:t>
            </w:r>
          </w:p>
          <w:p w14:paraId="08BFE7B2" w14:textId="77777777"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th</w:t>
            </w:r>
            <w:r w:rsidR="00E0449E">
              <w:rPr>
                <w:rFonts w:eastAsia="仿宋"/>
                <w:kern w:val="0"/>
                <w:szCs w:val="21"/>
              </w:rPr>
              <w:t>ere</w:t>
            </w:r>
            <w:r>
              <w:rPr>
                <w:rFonts w:eastAsia="仿宋"/>
                <w:kern w:val="0"/>
                <w:szCs w:val="21"/>
              </w:rPr>
              <w:t xml:space="preserve"> </w:t>
            </w:r>
            <w:r w:rsidR="00E0449E">
              <w:rPr>
                <w:rFonts w:eastAsia="仿宋"/>
                <w:kern w:val="0"/>
                <w:szCs w:val="21"/>
              </w:rPr>
              <w:t>has</w:t>
            </w:r>
            <w:r>
              <w:rPr>
                <w:rFonts w:eastAsia="仿宋"/>
                <w:kern w:val="0"/>
                <w:szCs w:val="21"/>
              </w:rPr>
              <w:t xml:space="preserve"> a s</w:t>
            </w:r>
            <w:r w:rsidRPr="00C5626C">
              <w:rPr>
                <w:rFonts w:eastAsia="仿宋"/>
                <w:kern w:val="0"/>
                <w:szCs w:val="21"/>
              </w:rPr>
              <w:t>olution</w:t>
            </w:r>
            <w:r>
              <w:rPr>
                <w:rFonts w:eastAsia="仿宋"/>
                <w:kern w:val="0"/>
                <w:szCs w:val="21"/>
              </w:rPr>
              <w:t xml:space="preserve"> in </w:t>
            </w:r>
            <w:r w:rsidRPr="00CC39BA">
              <w:rPr>
                <w:rFonts w:eastAsia="仿宋"/>
                <w:i/>
                <w:kern w:val="0"/>
                <w:szCs w:val="21"/>
              </w:rPr>
              <w:t>sf</w:t>
            </w:r>
            <w:r>
              <w:rPr>
                <w:rFonts w:eastAsia="仿宋"/>
                <w:kern w:val="0"/>
                <w:szCs w:val="21"/>
              </w:rPr>
              <w:t xml:space="preserve"> </w:t>
            </w:r>
            <w:r w:rsidRPr="00C5626C">
              <w:rPr>
                <w:rFonts w:eastAsia="仿宋"/>
                <w:b/>
                <w:kern w:val="0"/>
                <w:szCs w:val="21"/>
              </w:rPr>
              <w:t>then</w:t>
            </w:r>
          </w:p>
          <w:p w14:paraId="45285E9F" w14:textId="77777777" w:rsid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00E0449E">
              <w:rPr>
                <w:rFonts w:eastAsia="仿宋"/>
                <w:kern w:val="0"/>
                <w:szCs w:val="21"/>
              </w:rPr>
              <w:t xml:space="preserve">Generate a Test Date File </w:t>
            </w:r>
            <w:r w:rsidR="00E0449E" w:rsidRPr="00CC39BA">
              <w:rPr>
                <w:rFonts w:eastAsia="仿宋"/>
                <w:i/>
                <w:kern w:val="0"/>
                <w:szCs w:val="21"/>
              </w:rPr>
              <w:t>tdf</w:t>
            </w:r>
            <w:r w:rsidR="00CC39BA">
              <w:rPr>
                <w:rFonts w:eastAsia="仿宋"/>
                <w:kern w:val="0"/>
                <w:szCs w:val="21"/>
              </w:rPr>
              <w:t>;</w:t>
            </w:r>
          </w:p>
          <w:p w14:paraId="38C2D420" w14:textId="77777777" w:rsidR="00E0449E" w:rsidRPr="00CC39BA" w:rsidRDefault="00E0449E" w:rsidP="00136D40">
            <w:pPr>
              <w:pStyle w:val="afff9"/>
              <w:numPr>
                <w:ilvl w:val="6"/>
                <w:numId w:val="63"/>
              </w:numPr>
              <w:ind w:firstLineChars="0"/>
              <w:rPr>
                <w:rFonts w:eastAsia="仿宋"/>
                <w:kern w:val="0"/>
                <w:szCs w:val="21"/>
              </w:rPr>
            </w:pPr>
            <w:r>
              <w:rPr>
                <w:rFonts w:eastAsia="仿宋"/>
                <w:kern w:val="0"/>
                <w:szCs w:val="21"/>
              </w:rPr>
              <w:t xml:space="preserve">        Write the s</w:t>
            </w:r>
            <w:r w:rsidRPr="00C5626C">
              <w:rPr>
                <w:rFonts w:eastAsia="仿宋"/>
                <w:kern w:val="0"/>
                <w:szCs w:val="21"/>
              </w:rPr>
              <w:t>olution</w:t>
            </w:r>
            <w:r>
              <w:rPr>
                <w:rFonts w:eastAsia="仿宋"/>
                <w:kern w:val="0"/>
                <w:szCs w:val="21"/>
              </w:rPr>
              <w:t xml:space="preserve"> to </w:t>
            </w:r>
            <w:r w:rsidRPr="00CC39BA">
              <w:rPr>
                <w:rFonts w:eastAsia="仿宋"/>
                <w:i/>
                <w:kern w:val="0"/>
                <w:szCs w:val="21"/>
              </w:rPr>
              <w:t>tdf</w:t>
            </w:r>
            <w:r w:rsidR="00CC39BA">
              <w:rPr>
                <w:rFonts w:eastAsia="仿宋"/>
                <w:kern w:val="0"/>
                <w:szCs w:val="21"/>
              </w:rPr>
              <w:t>;</w:t>
            </w:r>
          </w:p>
          <w:p w14:paraId="2550ABB7" w14:textId="77777777" w:rsidR="00CC39BA" w:rsidRDefault="00CC39BA" w:rsidP="00136D40">
            <w:pPr>
              <w:pStyle w:val="afff9"/>
              <w:numPr>
                <w:ilvl w:val="6"/>
                <w:numId w:val="63"/>
              </w:numPr>
              <w:ind w:firstLineChars="0"/>
              <w:rPr>
                <w:rFonts w:eastAsia="仿宋"/>
                <w:kern w:val="0"/>
                <w:szCs w:val="21"/>
              </w:rPr>
            </w:pPr>
            <w:r>
              <w:rPr>
                <w:rFonts w:eastAsia="仿宋"/>
                <w:kern w:val="0"/>
                <w:szCs w:val="21"/>
              </w:rPr>
              <w:t xml:space="preserve">        Add </w:t>
            </w:r>
            <w:r w:rsidRPr="00CC39BA">
              <w:rPr>
                <w:rFonts w:eastAsia="仿宋"/>
                <w:i/>
                <w:kern w:val="0"/>
                <w:szCs w:val="21"/>
              </w:rPr>
              <w:t>tdf</w:t>
            </w:r>
            <w:r>
              <w:rPr>
                <w:rFonts w:eastAsia="仿宋"/>
                <w:i/>
                <w:kern w:val="0"/>
                <w:szCs w:val="21"/>
              </w:rPr>
              <w:t xml:space="preserve"> to </w:t>
            </w:r>
            <w:r w:rsidRPr="009B5C16">
              <w:rPr>
                <w:rFonts w:eastAsia="仿宋"/>
                <w:i/>
                <w:kern w:val="0"/>
                <w:szCs w:val="21"/>
              </w:rPr>
              <w:t>TDFs</w:t>
            </w:r>
            <w:r>
              <w:rPr>
                <w:rFonts w:eastAsia="仿宋"/>
                <w:kern w:val="0"/>
                <w:szCs w:val="21"/>
              </w:rPr>
              <w:t>;</w:t>
            </w:r>
          </w:p>
          <w:p w14:paraId="22D84806" w14:textId="77777777" w:rsidR="00C5626C" w:rsidRPr="00C5626C" w:rsidRDefault="00C5626C" w:rsidP="00136D40">
            <w:pPr>
              <w:pStyle w:val="afff9"/>
              <w:numPr>
                <w:ilvl w:val="6"/>
                <w:numId w:val="63"/>
              </w:numPr>
              <w:ind w:firstLineChars="0"/>
              <w:rPr>
                <w:rFonts w:eastAsia="仿宋"/>
                <w:kern w:val="0"/>
                <w:szCs w:val="21"/>
              </w:rPr>
            </w:pPr>
            <w:r>
              <w:rPr>
                <w:rFonts w:eastAsia="仿宋"/>
                <w:kern w:val="0"/>
                <w:szCs w:val="21"/>
              </w:rPr>
              <w:t xml:space="preserve">        </w:t>
            </w:r>
            <w:r w:rsidRPr="00C5626C">
              <w:rPr>
                <w:rFonts w:eastAsia="仿宋"/>
                <w:b/>
                <w:kern w:val="0"/>
                <w:szCs w:val="21"/>
              </w:rPr>
              <w:t>if</w:t>
            </w:r>
            <w:r>
              <w:rPr>
                <w:rFonts w:eastAsia="仿宋"/>
                <w:kern w:val="0"/>
                <w:szCs w:val="21"/>
              </w:rPr>
              <w:t xml:space="preserve"> </w:t>
            </w:r>
            <w:r w:rsidRPr="008F5DCC">
              <w:rPr>
                <w:rFonts w:hint="eastAsia"/>
              </w:rPr>
              <w:t>State coverage</w:t>
            </w:r>
            <w:r>
              <w:t xml:space="preserve">=false </w:t>
            </w:r>
            <w:r w:rsidRPr="00C5626C">
              <w:rPr>
                <w:b/>
              </w:rPr>
              <w:t>then</w:t>
            </w:r>
          </w:p>
          <w:p w14:paraId="5E4FDF07" w14:textId="77777777"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break</w:t>
            </w:r>
          </w:p>
          <w:p w14:paraId="392BE902" w14:textId="77777777" w:rsidR="00C5626C" w:rsidRPr="00C5626C" w:rsidRDefault="00C5626C" w:rsidP="00136D40">
            <w:pPr>
              <w:pStyle w:val="afff9"/>
              <w:numPr>
                <w:ilvl w:val="6"/>
                <w:numId w:val="63"/>
              </w:numPr>
              <w:ind w:firstLineChars="0"/>
              <w:rPr>
                <w:rFonts w:eastAsia="仿宋"/>
                <w:b/>
                <w:kern w:val="0"/>
                <w:szCs w:val="21"/>
              </w:rPr>
            </w:pPr>
            <w:r>
              <w:t xml:space="preserve">        </w:t>
            </w:r>
            <w:r w:rsidRPr="00C5626C">
              <w:rPr>
                <w:b/>
              </w:rPr>
              <w:t>end if</w:t>
            </w:r>
          </w:p>
          <w:p w14:paraId="6496C6EB" w14:textId="77777777" w:rsidR="00C5626C" w:rsidRDefault="00C5626C" w:rsidP="00136D40">
            <w:pPr>
              <w:pStyle w:val="afff9"/>
              <w:numPr>
                <w:ilvl w:val="6"/>
                <w:numId w:val="63"/>
              </w:numPr>
              <w:ind w:firstLineChars="0"/>
              <w:rPr>
                <w:rFonts w:eastAsia="仿宋"/>
                <w:b/>
                <w:kern w:val="0"/>
                <w:szCs w:val="21"/>
              </w:rPr>
            </w:pPr>
            <w:r>
              <w:rPr>
                <w:rFonts w:eastAsia="仿宋"/>
                <w:kern w:val="0"/>
                <w:szCs w:val="21"/>
              </w:rPr>
              <w:t xml:space="preserve">    </w:t>
            </w:r>
            <w:r w:rsidRPr="00C5626C">
              <w:rPr>
                <w:rFonts w:eastAsia="仿宋"/>
                <w:b/>
                <w:kern w:val="0"/>
                <w:szCs w:val="21"/>
              </w:rPr>
              <w:t>end if</w:t>
            </w:r>
          </w:p>
          <w:p w14:paraId="075A135F" w14:textId="77777777" w:rsidR="007D685D" w:rsidRPr="00CC39BA" w:rsidRDefault="00E0449E" w:rsidP="00CC39BA">
            <w:pPr>
              <w:pStyle w:val="afff9"/>
              <w:numPr>
                <w:ilvl w:val="6"/>
                <w:numId w:val="63"/>
              </w:numPr>
              <w:ind w:firstLineChars="0"/>
              <w:rPr>
                <w:rFonts w:eastAsia="仿宋"/>
                <w:b/>
                <w:kern w:val="0"/>
                <w:szCs w:val="21"/>
              </w:rPr>
            </w:pPr>
            <w:r>
              <w:rPr>
                <w:rFonts w:eastAsia="仿宋"/>
                <w:b/>
                <w:kern w:val="0"/>
                <w:szCs w:val="21"/>
              </w:rPr>
              <w:t>end for</w:t>
            </w:r>
          </w:p>
          <w:p w14:paraId="25A5C981" w14:textId="77777777" w:rsidR="009B5C16" w:rsidRPr="009B5C16" w:rsidRDefault="00CC39BA" w:rsidP="009B5C16">
            <w:pPr>
              <w:rPr>
                <w:rFonts w:eastAsia="仿宋"/>
                <w:b/>
                <w:kern w:val="0"/>
                <w:szCs w:val="21"/>
              </w:rPr>
            </w:pPr>
            <w:r w:rsidRPr="00F47947">
              <w:rPr>
                <w:rFonts w:hint="eastAsia"/>
                <w:szCs w:val="21"/>
              </w:rPr>
              <w:t>END PROCEDURE</w:t>
            </w:r>
          </w:p>
        </w:tc>
      </w:tr>
    </w:tbl>
    <w:p w14:paraId="2303AE33" w14:textId="77777777" w:rsidR="007D685D" w:rsidRPr="007D685D" w:rsidRDefault="004B609F" w:rsidP="009B5C16">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21</w:t>
      </w:r>
      <w:r>
        <w:fldChar w:fldCharType="end"/>
      </w:r>
      <w:r>
        <w:t xml:space="preserve"> </w:t>
      </w:r>
      <w:r>
        <w:rPr>
          <w:rFonts w:hint="eastAsia"/>
        </w:rPr>
        <w:t>测试数据生成</w:t>
      </w:r>
      <w:r>
        <w:t>算法</w:t>
      </w:r>
    </w:p>
    <w:p w14:paraId="5F3EB20B" w14:textId="77777777" w:rsidR="000B3474" w:rsidRDefault="007C4130" w:rsidP="000B3474">
      <w:pPr>
        <w:pStyle w:val="u3"/>
        <w:rPr>
          <w:b w:val="0"/>
        </w:rPr>
      </w:pPr>
      <w:bookmarkStart w:id="153" w:name="_Toc498361750"/>
      <w:r>
        <w:rPr>
          <w:rFonts w:hint="eastAsia"/>
          <w:b w:val="0"/>
        </w:rPr>
        <w:t>基于</w:t>
      </w:r>
      <w:r>
        <w:rPr>
          <w:b w:val="0"/>
        </w:rPr>
        <w:t>测试</w:t>
      </w:r>
      <w:r>
        <w:rPr>
          <w:rFonts w:hint="eastAsia"/>
          <w:b w:val="0"/>
        </w:rPr>
        <w:t>序列及测试数据</w:t>
      </w:r>
      <w:r>
        <w:rPr>
          <w:b w:val="0"/>
        </w:rPr>
        <w:t>的</w:t>
      </w:r>
      <w:r>
        <w:rPr>
          <w:rFonts w:hint="eastAsia"/>
          <w:b w:val="0"/>
        </w:rPr>
        <w:t>测试用例</w:t>
      </w:r>
      <w:r w:rsidR="000B3474">
        <w:rPr>
          <w:rFonts w:hint="eastAsia"/>
          <w:b w:val="0"/>
        </w:rPr>
        <w:t>生成</w:t>
      </w:r>
      <w:bookmarkEnd w:id="153"/>
    </w:p>
    <w:p w14:paraId="03412FD5" w14:textId="77777777" w:rsidR="00C71C26" w:rsidRPr="00C71C26" w:rsidRDefault="00C71C26" w:rsidP="00C71C26">
      <w:pPr>
        <w:pStyle w:val="u5"/>
        <w:spacing w:before="24" w:after="24"/>
        <w:ind w:firstLine="480"/>
      </w:pPr>
      <w:r w:rsidRPr="00C71C26">
        <w:rPr>
          <w:rFonts w:hint="eastAsia"/>
        </w:rPr>
        <w:t>生成测试数据后，需要考虑如何将测试数据与测试序列结合，生成可执行的测试用例</w:t>
      </w:r>
      <w:r>
        <w:rPr>
          <w:rFonts w:hint="eastAsia"/>
        </w:rPr>
        <w:t>。</w:t>
      </w:r>
    </w:p>
    <w:p w14:paraId="76D4BE11" w14:textId="77777777" w:rsidR="009E378F" w:rsidRPr="00CD4E52" w:rsidRDefault="00BC49E1" w:rsidP="00CD4E52">
      <w:pPr>
        <w:pStyle w:val="u5"/>
        <w:spacing w:before="24" w:after="24"/>
        <w:ind w:firstLine="480"/>
        <w:rPr>
          <w:szCs w:val="21"/>
        </w:rPr>
      </w:pPr>
      <w:r>
        <w:rPr>
          <w:rFonts w:hint="eastAsia"/>
        </w:rPr>
        <w:t>本文</w:t>
      </w:r>
      <w:r>
        <w:t>使用</w:t>
      </w:r>
      <w:r>
        <w:rPr>
          <w:rFonts w:hint="eastAsia"/>
        </w:rPr>
        <w:t>XML</w:t>
      </w:r>
      <w:r w:rsidR="001103C9">
        <w:t xml:space="preserve"> </w:t>
      </w:r>
      <w:r w:rsidRPr="00BC49E1">
        <w:rPr>
          <w:rFonts w:hint="eastAsia"/>
        </w:rPr>
        <w:t>Format</w:t>
      </w:r>
      <w:r w:rsidR="001103C9">
        <w:rPr>
          <w:rFonts w:hint="eastAsia"/>
        </w:rPr>
        <w:t>定义</w:t>
      </w:r>
      <w:r>
        <w:rPr>
          <w:rFonts w:hint="eastAsia"/>
        </w:rPr>
        <w:t>测试用例，</w:t>
      </w:r>
      <w:r>
        <w:t>其语法如</w:t>
      </w:r>
      <w:r>
        <w:rPr>
          <w:rFonts w:hint="eastAsia"/>
        </w:rPr>
        <w:t>图</w:t>
      </w:r>
      <w:r>
        <w:rPr>
          <w:rFonts w:hint="eastAsia"/>
        </w:rPr>
        <w:t>3</w:t>
      </w:r>
      <w:r>
        <w:t>-</w:t>
      </w:r>
      <w:r w:rsidR="00D63CEF">
        <w:t>22</w:t>
      </w:r>
      <w:r>
        <w:t>所示</w:t>
      </w:r>
      <w:r w:rsidR="001103C9">
        <w:rPr>
          <w:rFonts w:hint="eastAsia"/>
        </w:rPr>
        <w:t>。</w:t>
      </w:r>
      <w:r>
        <w:rPr>
          <w:rFonts w:hint="eastAsia"/>
        </w:rPr>
        <w:t>其中</w:t>
      </w:r>
      <w:r w:rsidR="001103C9">
        <w:rPr>
          <w:rFonts w:hint="eastAsia"/>
        </w:rPr>
        <w:t>根节点</w:t>
      </w:r>
      <w:r w:rsidR="001103C9">
        <w:t>为</w:t>
      </w:r>
      <w:r w:rsidRPr="009F4CE3">
        <w:rPr>
          <w:szCs w:val="21"/>
        </w:rPr>
        <w:t>&lt;Sequence&gt;</w:t>
      </w:r>
      <w:r>
        <w:rPr>
          <w:rFonts w:hint="eastAsia"/>
          <w:szCs w:val="21"/>
        </w:rPr>
        <w:t>标签</w:t>
      </w:r>
      <w:r w:rsidR="001103C9">
        <w:rPr>
          <w:rFonts w:hint="eastAsia"/>
          <w:szCs w:val="21"/>
        </w:rPr>
        <w:t>，</w:t>
      </w:r>
      <w:r>
        <w:rPr>
          <w:szCs w:val="21"/>
        </w:rPr>
        <w:t>用来标识</w:t>
      </w:r>
      <w:r>
        <w:rPr>
          <w:rFonts w:hint="eastAsia"/>
          <w:szCs w:val="21"/>
        </w:rPr>
        <w:t>测试</w:t>
      </w:r>
      <w:r w:rsidR="001103C9">
        <w:rPr>
          <w:rFonts w:hint="eastAsia"/>
          <w:szCs w:val="21"/>
        </w:rPr>
        <w:t>用例</w:t>
      </w:r>
      <w:r w:rsidR="001103C9">
        <w:rPr>
          <w:szCs w:val="21"/>
        </w:rPr>
        <w:t>；</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szCs w:val="21"/>
        </w:rPr>
        <w:t>标识</w:t>
      </w:r>
      <w:r w:rsidR="001103C9">
        <w:rPr>
          <w:rFonts w:hint="eastAsia"/>
          <w:szCs w:val="21"/>
        </w:rPr>
        <w:t>被调用</w:t>
      </w:r>
      <w:r w:rsidR="001103C9">
        <w:rPr>
          <w:szCs w:val="21"/>
        </w:rPr>
        <w:t>操作，</w:t>
      </w:r>
      <w:r w:rsidR="001103C9" w:rsidRPr="009F4CE3">
        <w:rPr>
          <w:szCs w:val="21"/>
        </w:rPr>
        <w:t>name</w:t>
      </w:r>
      <w:r w:rsidR="001103C9">
        <w:rPr>
          <w:rFonts w:hint="eastAsia"/>
          <w:szCs w:val="21"/>
        </w:rPr>
        <w:t>属性</w:t>
      </w:r>
      <w:r w:rsidR="001103C9">
        <w:rPr>
          <w:szCs w:val="21"/>
        </w:rPr>
        <w:t>代表</w:t>
      </w:r>
      <w:r w:rsidR="001103C9">
        <w:rPr>
          <w:rFonts w:hint="eastAsia"/>
          <w:szCs w:val="21"/>
        </w:rPr>
        <w:t>被调用</w:t>
      </w:r>
      <w:r w:rsidR="001103C9">
        <w:rPr>
          <w:szCs w:val="21"/>
        </w:rPr>
        <w:t>操作</w:t>
      </w:r>
      <w:r w:rsidR="001103C9">
        <w:rPr>
          <w:rFonts w:hint="eastAsia"/>
          <w:szCs w:val="21"/>
        </w:rPr>
        <w:t>名称</w:t>
      </w:r>
      <w:r w:rsidR="001103C9">
        <w:rPr>
          <w:szCs w:val="21"/>
        </w:rPr>
        <w:t>，</w:t>
      </w:r>
      <w:r w:rsidR="001103C9">
        <w:rPr>
          <w:szCs w:val="21"/>
        </w:rPr>
        <w:t>id</w:t>
      </w:r>
      <w:r w:rsidR="001103C9">
        <w:rPr>
          <w:rFonts w:hint="eastAsia"/>
          <w:szCs w:val="21"/>
        </w:rPr>
        <w:t>属性</w:t>
      </w:r>
      <w:r w:rsidR="001103C9">
        <w:rPr>
          <w:szCs w:val="21"/>
        </w:rPr>
        <w:t>代表</w:t>
      </w:r>
      <w:r w:rsidR="001103C9">
        <w:rPr>
          <w:rFonts w:hint="eastAsia"/>
          <w:szCs w:val="21"/>
        </w:rPr>
        <w:t>操作</w:t>
      </w:r>
      <w:r w:rsidR="001103C9">
        <w:rPr>
          <w:szCs w:val="21"/>
        </w:rPr>
        <w:t>被调用次数</w:t>
      </w:r>
      <w:r w:rsidR="001103C9">
        <w:rPr>
          <w:rFonts w:hint="eastAsia"/>
          <w:szCs w:val="21"/>
        </w:rPr>
        <w:t>，</w:t>
      </w:r>
      <w:r w:rsidR="001103C9" w:rsidRPr="009F4CE3">
        <w:rPr>
          <w:szCs w:val="21"/>
        </w:rPr>
        <w:t>&lt;Sequence&gt;</w:t>
      </w:r>
      <w:r w:rsidR="001103C9">
        <w:rPr>
          <w:rFonts w:hint="eastAsia"/>
          <w:szCs w:val="21"/>
        </w:rPr>
        <w:t>标签中</w:t>
      </w:r>
      <w:r w:rsidR="001103C9">
        <w:rPr>
          <w:szCs w:val="21"/>
        </w:rPr>
        <w:t>可包含多个</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标签的</w:t>
      </w:r>
      <w:r w:rsidR="001103C9">
        <w:rPr>
          <w:szCs w:val="21"/>
        </w:rPr>
        <w:t>前后顺序即为</w:t>
      </w:r>
      <w:r w:rsidR="001103C9">
        <w:rPr>
          <w:rFonts w:hint="eastAsia"/>
          <w:szCs w:val="21"/>
        </w:rPr>
        <w:t>服务</w:t>
      </w:r>
      <w:r w:rsidR="001103C9">
        <w:rPr>
          <w:szCs w:val="21"/>
        </w:rPr>
        <w:t>调用的</w:t>
      </w:r>
      <w:r w:rsidR="001103C9">
        <w:rPr>
          <w:rFonts w:hint="eastAsia"/>
          <w:szCs w:val="21"/>
        </w:rPr>
        <w:t>先后</w:t>
      </w:r>
      <w:r w:rsidR="001103C9">
        <w:rPr>
          <w:szCs w:val="21"/>
        </w:rPr>
        <w:t>顺序；</w:t>
      </w:r>
      <w:r w:rsidR="001103C9">
        <w:rPr>
          <w:rFonts w:hint="eastAsia"/>
          <w:szCs w:val="21"/>
        </w:rPr>
        <w:t>&lt;</w:t>
      </w:r>
      <w:r w:rsidR="001103C9" w:rsidRPr="009F4CE3">
        <w:rPr>
          <w:szCs w:val="21"/>
        </w:rPr>
        <w:t>Operation</w:t>
      </w:r>
      <w:r w:rsidR="001103C9">
        <w:rPr>
          <w:rFonts w:hint="eastAsia"/>
          <w:szCs w:val="21"/>
        </w:rPr>
        <w:t>&gt;</w:t>
      </w:r>
      <w:r w:rsidR="001103C9">
        <w:rPr>
          <w:rFonts w:hint="eastAsia"/>
          <w:szCs w:val="21"/>
        </w:rPr>
        <w:t>标签内</w:t>
      </w:r>
      <w:r w:rsidR="001103C9">
        <w:rPr>
          <w:szCs w:val="21"/>
        </w:rPr>
        <w:t>包含</w:t>
      </w:r>
      <w:r w:rsidR="00240A58">
        <w:rPr>
          <w:rFonts w:hint="eastAsia"/>
          <w:szCs w:val="21"/>
        </w:rPr>
        <w:t>调用</w:t>
      </w:r>
      <w:r w:rsidR="00240A58">
        <w:rPr>
          <w:szCs w:val="21"/>
        </w:rPr>
        <w:t>该</w:t>
      </w:r>
      <w:r w:rsidR="00240A58">
        <w:rPr>
          <w:rFonts w:hint="eastAsia"/>
          <w:szCs w:val="21"/>
        </w:rPr>
        <w:t>服务</w:t>
      </w:r>
      <w:r w:rsidR="00240A58">
        <w:rPr>
          <w:szCs w:val="21"/>
        </w:rPr>
        <w:t>需要</w:t>
      </w:r>
      <w:r w:rsidR="00240A58">
        <w:rPr>
          <w:rFonts w:hint="eastAsia"/>
          <w:szCs w:val="21"/>
        </w:rPr>
        <w:t>发送</w:t>
      </w:r>
      <w:r w:rsidR="00240A58">
        <w:rPr>
          <w:szCs w:val="21"/>
        </w:rPr>
        <w:t>的</w:t>
      </w:r>
      <w:r w:rsidR="00240A58">
        <w:rPr>
          <w:szCs w:val="21"/>
        </w:rPr>
        <w:t>SOAP</w:t>
      </w:r>
      <w:r w:rsidR="00240A58">
        <w:rPr>
          <w:szCs w:val="21"/>
        </w:rPr>
        <w:t>消息</w:t>
      </w:r>
      <w:r w:rsidR="00240A58">
        <w:rPr>
          <w:rFonts w:hint="eastAsia"/>
          <w:szCs w:val="21"/>
        </w:rPr>
        <w:t>，</w:t>
      </w:r>
      <w:r w:rsidR="00911658">
        <w:rPr>
          <w:rFonts w:hint="eastAsia"/>
          <w:szCs w:val="21"/>
        </w:rPr>
        <w:t>&lt;</w:t>
      </w:r>
      <w:r w:rsidR="00911658" w:rsidRPr="009F4CE3">
        <w:rPr>
          <w:szCs w:val="21"/>
        </w:rPr>
        <w:t>Body</w:t>
      </w:r>
      <w:r w:rsidR="00911658">
        <w:rPr>
          <w:szCs w:val="21"/>
        </w:rPr>
        <w:t>&gt;</w:t>
      </w:r>
      <w:r w:rsidR="00911658">
        <w:rPr>
          <w:rFonts w:hint="eastAsia"/>
          <w:szCs w:val="21"/>
        </w:rPr>
        <w:t>标签内</w:t>
      </w:r>
      <w:r w:rsidR="00911658">
        <w:rPr>
          <w:szCs w:val="21"/>
        </w:rPr>
        <w:t>包含</w:t>
      </w:r>
      <w:r w:rsidR="00911658">
        <w:rPr>
          <w:rFonts w:hint="eastAsia"/>
          <w:szCs w:val="21"/>
        </w:rPr>
        <w:t>消息</w:t>
      </w:r>
      <w:r w:rsidR="00911658">
        <w:rPr>
          <w:szCs w:val="21"/>
        </w:rPr>
        <w:t>所需测试数据</w:t>
      </w:r>
      <w:r w:rsidR="00911658">
        <w:rPr>
          <w:rFonts w:hint="eastAsia"/>
          <w:szCs w:val="21"/>
        </w:rPr>
        <w:t>。</w:t>
      </w:r>
    </w:p>
    <w:tbl>
      <w:tblPr>
        <w:tblStyle w:val="afff1"/>
        <w:tblW w:w="0" w:type="auto"/>
        <w:tblLook w:val="04A0" w:firstRow="1" w:lastRow="0" w:firstColumn="1" w:lastColumn="0" w:noHBand="0" w:noVBand="1"/>
      </w:tblPr>
      <w:tblGrid>
        <w:gridCol w:w="8153"/>
      </w:tblGrid>
      <w:tr w:rsidR="00BC49E1" w:rsidRPr="00660509" w14:paraId="383DD5AB" w14:textId="77777777" w:rsidTr="009F3EC6">
        <w:tc>
          <w:tcPr>
            <w:tcW w:w="8153" w:type="dxa"/>
          </w:tcPr>
          <w:p w14:paraId="5A8C7B27" w14:textId="77777777" w:rsidR="00CD4E52" w:rsidRDefault="00CD4E52" w:rsidP="00CD4E52">
            <w:pPr>
              <w:pStyle w:val="u5"/>
              <w:spacing w:before="24" w:after="24" w:line="180" w:lineRule="auto"/>
              <w:ind w:firstLineChars="0" w:firstLine="0"/>
              <w:rPr>
                <w:sz w:val="21"/>
                <w:szCs w:val="21"/>
              </w:rPr>
            </w:pPr>
            <w:r w:rsidRPr="00CD4E52">
              <w:rPr>
                <w:sz w:val="21"/>
                <w:szCs w:val="21"/>
              </w:rPr>
              <w:t>&lt;Sequence&gt;</w:t>
            </w:r>
          </w:p>
          <w:p w14:paraId="5A5D6401" w14:textId="77777777" w:rsidR="00BC49E1" w:rsidRPr="00CD4E52" w:rsidRDefault="00BC49E1" w:rsidP="00CD4E52">
            <w:pPr>
              <w:pStyle w:val="u5"/>
              <w:spacing w:before="24" w:after="24" w:line="180" w:lineRule="auto"/>
              <w:ind w:firstLine="420"/>
              <w:rPr>
                <w:sz w:val="21"/>
                <w:szCs w:val="21"/>
              </w:rPr>
            </w:pPr>
            <w:r w:rsidRPr="00CD4E52">
              <w:rPr>
                <w:sz w:val="21"/>
                <w:szCs w:val="21"/>
              </w:rPr>
              <w:t>&lt;Operation name="opName" id="idNumber"&gt;*</w:t>
            </w:r>
          </w:p>
          <w:p w14:paraId="4BD2563A" w14:textId="77777777"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 xmlns:soapenv="envelope url"&gt;</w:t>
            </w:r>
          </w:p>
          <w:p w14:paraId="5F42BD12" w14:textId="77777777"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&lt;soapenv:Header/&gt;</w:t>
            </w:r>
          </w:p>
          <w:p w14:paraId="1E5C38C1" w14:textId="77777777"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14:paraId="52F9F617" w14:textId="77777777" w:rsidR="00BC49E1" w:rsidRPr="00CD4E52" w:rsidRDefault="00BC49E1" w:rsidP="00CD4E52">
            <w:pPr>
              <w:pStyle w:val="u5"/>
              <w:spacing w:before="24" w:after="24" w:line="180" w:lineRule="auto"/>
              <w:ind w:firstLine="420"/>
              <w:rPr>
                <w:sz w:val="21"/>
                <w:szCs w:val="21"/>
              </w:rPr>
            </w:pPr>
            <w:r w:rsidRPr="00CD4E52">
              <w:rPr>
                <w:sz w:val="21"/>
                <w:szCs w:val="21"/>
              </w:rPr>
              <w:t xml:space="preserve">            &lt;-- Data to be filled --&gt;</w:t>
            </w:r>
          </w:p>
          <w:p w14:paraId="5A62B01D" w14:textId="77777777"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&lt;/soapenv:Body&gt;</w:t>
            </w:r>
          </w:p>
          <w:p w14:paraId="170B279F" w14:textId="77777777" w:rsidR="00BC49E1" w:rsidRPr="00CD4E52" w:rsidRDefault="00BC49E1" w:rsidP="00CD4E52">
            <w:pPr>
              <w:pStyle w:val="u5"/>
              <w:spacing w:before="24" w:after="24" w:line="180" w:lineRule="auto"/>
              <w:ind w:firstLine="420"/>
              <w:rPr>
                <w:sz w:val="21"/>
                <w:szCs w:val="21"/>
              </w:rPr>
            </w:pPr>
            <w:r w:rsidRPr="00CD4E52">
              <w:rPr>
                <w:sz w:val="21"/>
                <w:szCs w:val="21"/>
              </w:rPr>
              <w:t xml:space="preserve">    &lt;/soapenv:Envelope&gt;</w:t>
            </w:r>
          </w:p>
          <w:p w14:paraId="21FBC57F" w14:textId="77777777" w:rsidR="00BC49E1" w:rsidRDefault="00BC49E1" w:rsidP="00CD4E52">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p w14:paraId="52D45E98" w14:textId="77777777" w:rsidR="00CD4E52" w:rsidRPr="00CD4E52" w:rsidRDefault="00CD4E52" w:rsidP="00CD4E52">
            <w:pPr>
              <w:pStyle w:val="u5"/>
              <w:spacing w:before="24" w:after="24" w:line="180" w:lineRule="auto"/>
              <w:ind w:firstLineChars="0" w:firstLine="0"/>
              <w:rPr>
                <w:sz w:val="21"/>
                <w:szCs w:val="21"/>
              </w:rPr>
            </w:pPr>
            <w:r w:rsidRPr="00CD4E52">
              <w:rPr>
                <w:sz w:val="21"/>
                <w:szCs w:val="21"/>
              </w:rPr>
              <w:t>&lt;/Sequence&gt;</w:t>
            </w:r>
          </w:p>
        </w:tc>
      </w:tr>
    </w:tbl>
    <w:p w14:paraId="373AE2E7" w14:textId="77777777" w:rsidR="00BC49E1" w:rsidRPr="00BC49E1" w:rsidRDefault="00BC49E1" w:rsidP="00606565">
      <w:pPr>
        <w:pStyle w:val="ub"/>
        <w:spacing w:before="120" w:after="360"/>
        <w:rPr>
          <w:rFonts w:asciiTheme="minorEastAsia" w:eastAsiaTheme="minorEastAsia" w:hAnsiTheme="minorEastAsia"/>
        </w:rPr>
      </w:pPr>
      <w:r w:rsidRPr="00606565">
        <w:t>图</w:t>
      </w:r>
      <w:r w:rsidRPr="00606565">
        <w:t>3-</w:t>
      </w:r>
      <w:r w:rsidRPr="00606565">
        <w:fldChar w:fldCharType="begin"/>
      </w:r>
      <w:r w:rsidRPr="00606565">
        <w:instrText xml:space="preserve"> SEQ </w:instrText>
      </w:r>
      <w:r w:rsidRPr="00606565">
        <w:instrText>图</w:instrText>
      </w:r>
      <w:r w:rsidRPr="00606565">
        <w:instrText xml:space="preserve">3- \* ARABIC </w:instrText>
      </w:r>
      <w:r w:rsidRPr="00606565">
        <w:fldChar w:fldCharType="separate"/>
      </w:r>
      <w:r w:rsidR="00D63CEF">
        <w:rPr>
          <w:noProof/>
        </w:rPr>
        <w:t>22</w:t>
      </w:r>
      <w:r w:rsidRPr="00606565">
        <w:fldChar w:fldCharType="end"/>
      </w:r>
      <w:r w:rsidRPr="00606565">
        <w:t xml:space="preserve"> </w:t>
      </w:r>
      <w:r w:rsidRPr="00606565">
        <w:rPr>
          <w:rFonts w:hint="eastAsia"/>
        </w:rPr>
        <w:t>测试用例框架</w:t>
      </w:r>
    </w:p>
    <w:p w14:paraId="691F9354" w14:textId="77777777" w:rsidR="00561F3F" w:rsidRDefault="00911658" w:rsidP="00561F3F">
      <w:pPr>
        <w:pStyle w:val="u5"/>
        <w:spacing w:before="24" w:after="24"/>
        <w:ind w:firstLine="480"/>
      </w:pPr>
      <w:r>
        <w:rPr>
          <w:rFonts w:hint="eastAsia"/>
        </w:rPr>
        <w:lastRenderedPageBreak/>
        <w:t>定义完测试用例格式</w:t>
      </w:r>
      <w:r>
        <w:t>后，我们考虑如何将测试数据与测试用例进行结合</w:t>
      </w:r>
      <w:r>
        <w:rPr>
          <w:rFonts w:hint="eastAsia"/>
        </w:rPr>
        <w:t>。在前面</w:t>
      </w:r>
      <w:r w:rsidRPr="00523AFD">
        <w:rPr>
          <w:rFonts w:hint="eastAsia"/>
        </w:rPr>
        <w:t>的</w:t>
      </w:r>
      <w:r>
        <w:rPr>
          <w:rFonts w:eastAsiaTheme="minorEastAsia" w:cs="Times New Roman" w:hint="eastAsia"/>
        </w:rPr>
        <w:t>技术框架图</w:t>
      </w:r>
      <w:r w:rsidRPr="00523AFD">
        <w:rPr>
          <w:rFonts w:hint="eastAsia"/>
        </w:rPr>
        <w:t>论述中</w:t>
      </w:r>
      <w:r>
        <w:rPr>
          <w:rFonts w:hint="eastAsia"/>
        </w:rPr>
        <w:t>我们</w:t>
      </w:r>
      <w:r w:rsidR="009F3EC6">
        <w:rPr>
          <w:rFonts w:hint="eastAsia"/>
        </w:rPr>
        <w:t>提出</w:t>
      </w:r>
      <w:r w:rsidR="00823B0C">
        <w:rPr>
          <w:rFonts w:hint="eastAsia"/>
        </w:rPr>
        <w:t>将</w:t>
      </w:r>
      <w:r w:rsidR="009F3EC6" w:rsidRPr="0095164B">
        <w:rPr>
          <w:rFonts w:hint="eastAsia"/>
        </w:rPr>
        <w:t>使用</w:t>
      </w:r>
      <w:r w:rsidR="009F3EC6" w:rsidRPr="0095164B">
        <w:rPr>
          <w:rFonts w:hint="eastAsia"/>
        </w:rPr>
        <w:t>z3</w:t>
      </w:r>
      <w:r w:rsidR="009F3EC6" w:rsidRPr="0095164B">
        <w:rPr>
          <w:rFonts w:hint="eastAsia"/>
        </w:rPr>
        <w:t>求解器求解出测试数据填充到</w:t>
      </w:r>
      <w:r w:rsidR="00561F3F">
        <w:rPr>
          <w:rFonts w:hint="eastAsia"/>
        </w:rPr>
        <w:t>扩展</w:t>
      </w:r>
      <w:r w:rsidR="00561F3F">
        <w:rPr>
          <w:rFonts w:hint="eastAsia"/>
        </w:rPr>
        <w:t>WSDL</w:t>
      </w:r>
      <w:r w:rsidR="00561F3F">
        <w:rPr>
          <w:rFonts w:hint="eastAsia"/>
        </w:rPr>
        <w:t>分析</w:t>
      </w:r>
      <w:r w:rsidR="00561F3F">
        <w:t>阶段生成的</w:t>
      </w:r>
      <w:r w:rsidR="009F3EC6" w:rsidRPr="0095164B">
        <w:rPr>
          <w:rFonts w:hint="eastAsia"/>
        </w:rPr>
        <w:t>Soap</w:t>
      </w:r>
      <w:r w:rsidR="009F3EC6" w:rsidRPr="0095164B">
        <w:rPr>
          <w:rFonts w:hint="eastAsia"/>
        </w:rPr>
        <w:t>消息中</w:t>
      </w:r>
      <w:r w:rsidR="00823B0C">
        <w:rPr>
          <w:rFonts w:hint="eastAsia"/>
        </w:rPr>
        <w:t>与生成</w:t>
      </w:r>
      <w:r w:rsidR="00823B0C">
        <w:t>的测试</w:t>
      </w:r>
      <w:r w:rsidR="00D63CEF">
        <w:rPr>
          <w:rFonts w:hint="eastAsia"/>
        </w:rPr>
        <w:t>序列</w:t>
      </w:r>
      <w:r w:rsidR="00823B0C">
        <w:t>合成</w:t>
      </w:r>
      <w:r w:rsidR="009F3EC6" w:rsidRPr="0095164B">
        <w:rPr>
          <w:rFonts w:hint="eastAsia"/>
        </w:rPr>
        <w:t>可执行的测试用例</w:t>
      </w:r>
      <w:r w:rsidR="00823B0C">
        <w:rPr>
          <w:rFonts w:hint="eastAsia"/>
        </w:rPr>
        <w:t>。</w:t>
      </w:r>
      <w:r w:rsidR="00B27609">
        <w:rPr>
          <w:rFonts w:hint="eastAsia"/>
        </w:rPr>
        <w:t>如</w:t>
      </w:r>
      <w:r w:rsidR="00823B0C">
        <w:t>图</w:t>
      </w:r>
      <w:r w:rsidR="00823B0C">
        <w:rPr>
          <w:rFonts w:hint="eastAsia"/>
        </w:rPr>
        <w:t>3</w:t>
      </w:r>
      <w:r w:rsidR="00823B0C">
        <w:t>-</w:t>
      </w:r>
      <w:r w:rsidR="00D63CEF">
        <w:t>23</w:t>
      </w:r>
      <w:r w:rsidR="00B27609">
        <w:rPr>
          <w:rFonts w:hint="eastAsia"/>
        </w:rPr>
        <w:t>所示</w:t>
      </w:r>
      <w:r w:rsidR="00B27609">
        <w:t>，测试用例</w:t>
      </w:r>
      <w:r w:rsidR="00561F3F">
        <w:rPr>
          <w:rFonts w:hint="eastAsia"/>
        </w:rPr>
        <w:t>从</w:t>
      </w:r>
      <w:r w:rsidR="00561F3F" w:rsidRPr="00561F3F">
        <w:rPr>
          <w:rFonts w:hint="eastAsia"/>
          <w:b/>
        </w:rPr>
        <w:t>数据层</w:t>
      </w:r>
      <w:r w:rsidR="00561F3F">
        <w:t>、</w:t>
      </w:r>
      <w:r w:rsidR="00561F3F" w:rsidRPr="00561F3F">
        <w:rPr>
          <w:b/>
        </w:rPr>
        <w:t>消息</w:t>
      </w:r>
      <w:r w:rsidR="00561F3F" w:rsidRPr="00561F3F">
        <w:rPr>
          <w:rFonts w:hint="eastAsia"/>
          <w:b/>
        </w:rPr>
        <w:t>层</w:t>
      </w:r>
      <w:r w:rsidR="00561F3F">
        <w:t>、</w:t>
      </w:r>
      <w:r w:rsidR="00561F3F" w:rsidRPr="00561F3F">
        <w:rPr>
          <w:b/>
        </w:rPr>
        <w:t>序列</w:t>
      </w:r>
      <w:r w:rsidR="00561F3F" w:rsidRPr="00561F3F">
        <w:rPr>
          <w:rFonts w:hint="eastAsia"/>
          <w:b/>
        </w:rPr>
        <w:t>层</w:t>
      </w:r>
      <w:r w:rsidR="00561F3F">
        <w:t>三个</w:t>
      </w:r>
      <w:r w:rsidR="00561F3F">
        <w:rPr>
          <w:rFonts w:hint="eastAsia"/>
        </w:rPr>
        <w:t>层次</w:t>
      </w:r>
      <w:r w:rsidR="00561F3F">
        <w:t>进行</w:t>
      </w:r>
      <w:r w:rsidR="00561F3F">
        <w:rPr>
          <w:rFonts w:hint="eastAsia"/>
        </w:rPr>
        <w:t>生成</w:t>
      </w:r>
      <w:r w:rsidR="00561F3F">
        <w:t>：</w:t>
      </w:r>
    </w:p>
    <w:p w14:paraId="7B63EE6E" w14:textId="77777777" w:rsidR="00561F3F" w:rsidRDefault="00561F3F" w:rsidP="00136D40">
      <w:pPr>
        <w:pStyle w:val="u5"/>
        <w:numPr>
          <w:ilvl w:val="0"/>
          <w:numId w:val="47"/>
        </w:numPr>
        <w:spacing w:before="24" w:after="24"/>
        <w:ind w:firstLineChars="0"/>
      </w:pPr>
      <w:r>
        <w:t>基于约束求解析生成</w:t>
      </w:r>
      <w:r w:rsidR="00D63CEF">
        <w:rPr>
          <w:rFonts w:hint="eastAsia"/>
        </w:rPr>
        <w:t>测试</w:t>
      </w:r>
      <w:r w:rsidR="00D63CEF">
        <w:t>数据</w:t>
      </w:r>
      <w:r>
        <w:rPr>
          <w:rFonts w:hint="eastAsia"/>
        </w:rPr>
        <w:t>；</w:t>
      </w:r>
    </w:p>
    <w:p w14:paraId="43BEE7E6" w14:textId="77777777" w:rsidR="00561F3F" w:rsidRDefault="00561F3F" w:rsidP="00136D40">
      <w:pPr>
        <w:pStyle w:val="u5"/>
        <w:numPr>
          <w:ilvl w:val="0"/>
          <w:numId w:val="47"/>
        </w:numPr>
        <w:spacing w:before="24" w:after="24"/>
        <w:ind w:firstLineChars="0"/>
      </w:pPr>
      <w:r>
        <w:rPr>
          <w:rFonts w:hint="eastAsia"/>
        </w:rPr>
        <w:t>将测试</w:t>
      </w:r>
      <w:r>
        <w:t>数据填充到</w:t>
      </w:r>
      <w:r>
        <w:rPr>
          <w:rFonts w:hint="eastAsia"/>
        </w:rPr>
        <w:t>扩展</w:t>
      </w:r>
      <w:r>
        <w:rPr>
          <w:rFonts w:hint="eastAsia"/>
        </w:rPr>
        <w:t>WSDL</w:t>
      </w:r>
      <w:r>
        <w:rPr>
          <w:rFonts w:hint="eastAsia"/>
        </w:rPr>
        <w:t>分析</w:t>
      </w:r>
      <w:r>
        <w:t>阶段生成的</w:t>
      </w:r>
      <w:r>
        <w:rPr>
          <w:rFonts w:hint="eastAsia"/>
        </w:rPr>
        <w:t>相应</w:t>
      </w:r>
      <w:r>
        <w:rPr>
          <w:rFonts w:hint="eastAsia"/>
        </w:rPr>
        <w:t>SOAP</w:t>
      </w:r>
      <w:r>
        <w:rPr>
          <w:rFonts w:hint="eastAsia"/>
        </w:rPr>
        <w:t>消息</w:t>
      </w:r>
      <w:r>
        <w:t>框架</w:t>
      </w:r>
      <w:r>
        <w:rPr>
          <w:rFonts w:hint="eastAsia"/>
        </w:rPr>
        <w:t>中</w:t>
      </w:r>
      <w:r>
        <w:t>，生成</w:t>
      </w:r>
      <w:r>
        <w:rPr>
          <w:rFonts w:hint="eastAsia"/>
        </w:rPr>
        <w:t>单个</w:t>
      </w:r>
      <w:r w:rsidRPr="00561F3F">
        <w:rPr>
          <w:rFonts w:hint="eastAsia"/>
        </w:rPr>
        <w:t>操作测试</w:t>
      </w:r>
      <w:r>
        <w:rPr>
          <w:rFonts w:hint="eastAsia"/>
        </w:rPr>
        <w:t>消息；</w:t>
      </w:r>
    </w:p>
    <w:p w14:paraId="0DD338CD" w14:textId="77777777" w:rsidR="00561F3F" w:rsidRDefault="00561F3F" w:rsidP="00136D40">
      <w:pPr>
        <w:pStyle w:val="u5"/>
        <w:numPr>
          <w:ilvl w:val="0"/>
          <w:numId w:val="47"/>
        </w:numPr>
        <w:spacing w:before="24" w:after="24"/>
        <w:ind w:firstLineChars="0"/>
      </w:pPr>
      <w:r>
        <w:rPr>
          <w:rFonts w:hint="eastAsia"/>
        </w:rPr>
        <w:t>按照</w:t>
      </w:r>
      <w:r>
        <w:t>测试序列，将</w:t>
      </w:r>
      <w:r w:rsidRPr="00561F3F">
        <w:rPr>
          <w:rFonts w:hint="eastAsia"/>
        </w:rPr>
        <w:t>测试</w:t>
      </w:r>
      <w:r>
        <w:rPr>
          <w:rFonts w:hint="eastAsia"/>
        </w:rPr>
        <w:t>消息</w:t>
      </w:r>
      <w:r>
        <w:t>进行</w:t>
      </w:r>
      <w:r>
        <w:rPr>
          <w:rFonts w:hint="eastAsia"/>
        </w:rPr>
        <w:t>组合后</w:t>
      </w:r>
      <w:r>
        <w:t>，</w:t>
      </w:r>
      <w:r>
        <w:rPr>
          <w:rFonts w:hint="eastAsia"/>
        </w:rPr>
        <w:t>生成</w:t>
      </w:r>
      <w:r>
        <w:t>最终的测试</w:t>
      </w:r>
      <w:r>
        <w:rPr>
          <w:rFonts w:hint="eastAsia"/>
        </w:rPr>
        <w:t>用例。</w:t>
      </w:r>
    </w:p>
    <w:p w14:paraId="7B36C691" w14:textId="77777777" w:rsidR="00911658" w:rsidRDefault="00911658" w:rsidP="00911658">
      <w:pPr>
        <w:pStyle w:val="u5"/>
        <w:spacing w:before="24" w:after="24"/>
        <w:ind w:firstLineChars="0" w:firstLine="0"/>
        <w:jc w:val="center"/>
      </w:pPr>
      <w:r w:rsidRPr="00911658">
        <w:rPr>
          <w:noProof/>
        </w:rPr>
        <w:drawing>
          <wp:inline distT="0" distB="0" distL="0" distR="0" wp14:anchorId="4ABEBBF9" wp14:editId="123E2909">
            <wp:extent cx="4029687" cy="1824331"/>
            <wp:effectExtent l="0" t="0" r="0" b="508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7"/>
                    <a:stretch>
                      <a:fillRect/>
                    </a:stretch>
                  </pic:blipFill>
                  <pic:spPr>
                    <a:xfrm>
                      <a:off x="0" y="0"/>
                      <a:ext cx="4029687" cy="1824331"/>
                    </a:xfrm>
                    <a:prstGeom prst="rect">
                      <a:avLst/>
                    </a:prstGeom>
                  </pic:spPr>
                </pic:pic>
              </a:graphicData>
            </a:graphic>
          </wp:inline>
        </w:drawing>
      </w:r>
    </w:p>
    <w:p w14:paraId="7F6CAE6B" w14:textId="77777777" w:rsidR="00911658" w:rsidRDefault="00B27609" w:rsidP="00606565">
      <w:pPr>
        <w:pStyle w:val="ub"/>
        <w:spacing w:before="120" w:after="360"/>
      </w:pPr>
      <w:r w:rsidRPr="00606565">
        <w:rPr>
          <w:rFonts w:hint="eastAsia"/>
        </w:rPr>
        <w:t>图</w:t>
      </w:r>
      <w:r w:rsidRPr="00606565">
        <w:rPr>
          <w:rFonts w:hint="eastAsia"/>
        </w:rPr>
        <w:t>3-</w:t>
      </w:r>
      <w:r w:rsidRPr="00606565">
        <w:fldChar w:fldCharType="begin"/>
      </w:r>
      <w:r w:rsidRPr="00606565">
        <w:instrText xml:space="preserve"> </w:instrText>
      </w:r>
      <w:r w:rsidRPr="00606565">
        <w:rPr>
          <w:rFonts w:hint="eastAsia"/>
        </w:rPr>
        <w:instrText xml:space="preserve">SEQ </w:instrText>
      </w:r>
      <w:r w:rsidRPr="00606565">
        <w:rPr>
          <w:rFonts w:hint="eastAsia"/>
        </w:rPr>
        <w:instrText>图</w:instrText>
      </w:r>
      <w:r w:rsidRPr="00606565">
        <w:rPr>
          <w:rFonts w:hint="eastAsia"/>
        </w:rPr>
        <w:instrText>3- \* ARABIC</w:instrText>
      </w:r>
      <w:r w:rsidRPr="00606565">
        <w:instrText xml:space="preserve"> </w:instrText>
      </w:r>
      <w:r w:rsidRPr="00606565">
        <w:fldChar w:fldCharType="separate"/>
      </w:r>
      <w:r w:rsidR="000E29D9">
        <w:rPr>
          <w:noProof/>
        </w:rPr>
        <w:t>23</w:t>
      </w:r>
      <w:r w:rsidRPr="00606565">
        <w:fldChar w:fldCharType="end"/>
      </w:r>
      <w:r w:rsidRPr="00606565">
        <w:t xml:space="preserve"> </w:t>
      </w:r>
      <w:r w:rsidRPr="00606565">
        <w:rPr>
          <w:rFonts w:hint="eastAsia"/>
        </w:rPr>
        <w:t>测试用例生成</w:t>
      </w:r>
      <w:r w:rsidR="00606565">
        <w:rPr>
          <w:rFonts w:hint="eastAsia"/>
        </w:rPr>
        <w:t>框架</w:t>
      </w:r>
    </w:p>
    <w:p w14:paraId="076C47EB" w14:textId="77777777" w:rsidR="009E378F" w:rsidRDefault="0075310A" w:rsidP="00CD4E52">
      <w:pPr>
        <w:pStyle w:val="u5"/>
        <w:spacing w:before="24" w:after="24"/>
        <w:ind w:firstLine="480"/>
      </w:pPr>
      <w:r>
        <w:rPr>
          <w:rFonts w:hint="eastAsia"/>
        </w:rPr>
        <w:t>针对测试</w:t>
      </w:r>
      <w:r>
        <w:t>序列</w:t>
      </w:r>
      <w:r>
        <w:rPr>
          <w:rFonts w:hint="eastAsia"/>
        </w:rPr>
        <w:t>“</w:t>
      </w:r>
      <w:r>
        <w:rPr>
          <w:rFonts w:hint="eastAsia"/>
        </w:rPr>
        <w:t>Strat</w:t>
      </w:r>
      <w:r>
        <w:rPr>
          <w:rFonts w:hint="eastAsia"/>
        </w:rPr>
        <w:t>→</w:t>
      </w:r>
      <w:r>
        <w:rPr>
          <w:rFonts w:hint="eastAsia"/>
        </w:rPr>
        <w:t>e0</w:t>
      </w:r>
      <w:r>
        <w:rPr>
          <w:rFonts w:hint="eastAsia"/>
        </w:rPr>
        <w:t>→</w:t>
      </w:r>
      <w:r>
        <w:rPr>
          <w:rFonts w:hint="eastAsia"/>
        </w:rPr>
        <w:t>Init</w:t>
      </w:r>
      <w:r>
        <w:rPr>
          <w:rFonts w:hint="eastAsia"/>
        </w:rPr>
        <w:t>→</w:t>
      </w:r>
      <w:r>
        <w:rPr>
          <w:rFonts w:hint="eastAsia"/>
        </w:rPr>
        <w:t>e1</w:t>
      </w:r>
      <w:r>
        <w:rPr>
          <w:rFonts w:hint="eastAsia"/>
        </w:rPr>
        <w:t>→</w:t>
      </w:r>
      <w:r>
        <w:rPr>
          <w:rFonts w:hint="eastAsia"/>
        </w:rPr>
        <w:t>login</w:t>
      </w:r>
      <w:r>
        <w:rPr>
          <w:rFonts w:hint="eastAsia"/>
        </w:rPr>
        <w:t>→</w:t>
      </w:r>
      <w:r>
        <w:rPr>
          <w:rFonts w:hint="eastAsia"/>
        </w:rPr>
        <w:t>e3</w:t>
      </w:r>
      <w:r>
        <w:rPr>
          <w:rFonts w:hint="eastAsia"/>
        </w:rPr>
        <w:t>→</w:t>
      </w:r>
      <w:r>
        <w:rPr>
          <w:rFonts w:hint="eastAsia"/>
        </w:rPr>
        <w:t>loginResponse_fail</w:t>
      </w:r>
      <w:r>
        <w:rPr>
          <w:rFonts w:hint="eastAsia"/>
        </w:rPr>
        <w:t>”与</w:t>
      </w:r>
      <w:r>
        <w:t>图</w:t>
      </w:r>
      <w:r>
        <w:rPr>
          <w:rFonts w:hint="eastAsia"/>
        </w:rPr>
        <w:t>3</w:t>
      </w:r>
      <w:r>
        <w:t>-</w:t>
      </w:r>
      <w:r w:rsidR="007732F3">
        <w:t>20</w:t>
      </w:r>
      <w:r>
        <w:rPr>
          <w:rFonts w:hint="eastAsia"/>
        </w:rPr>
        <w:t>生成</w:t>
      </w:r>
      <w:r>
        <w:t>的可行解，可生成最后</w:t>
      </w:r>
      <w:r>
        <w:rPr>
          <w:rFonts w:hint="eastAsia"/>
        </w:rPr>
        <w:t>的</w:t>
      </w:r>
      <w:r>
        <w:t>测试用例如图</w:t>
      </w:r>
      <w:r>
        <w:rPr>
          <w:rFonts w:hint="eastAsia"/>
        </w:rPr>
        <w:t>3</w:t>
      </w:r>
      <w:r>
        <w:t>-</w:t>
      </w:r>
      <w:r w:rsidR="00D63CEF">
        <w:t>24</w:t>
      </w:r>
      <w:r>
        <w:rPr>
          <w:rFonts w:hint="eastAsia"/>
        </w:rPr>
        <w:t>所示</w:t>
      </w:r>
      <w:r>
        <w:t>。</w:t>
      </w:r>
    </w:p>
    <w:tbl>
      <w:tblPr>
        <w:tblStyle w:val="afff1"/>
        <w:tblW w:w="0" w:type="auto"/>
        <w:tblLook w:val="04A0" w:firstRow="1" w:lastRow="0" w:firstColumn="1" w:lastColumn="0" w:noHBand="0" w:noVBand="1"/>
      </w:tblPr>
      <w:tblGrid>
        <w:gridCol w:w="8153"/>
      </w:tblGrid>
      <w:tr w:rsidR="0075310A" w:rsidRPr="006C4E1C" w14:paraId="5707C8C2" w14:textId="77777777" w:rsidTr="0086508C">
        <w:tc>
          <w:tcPr>
            <w:tcW w:w="8153" w:type="dxa"/>
          </w:tcPr>
          <w:p w14:paraId="600FBE63" w14:textId="77777777" w:rsidR="0075310A" w:rsidRPr="00CD4E52" w:rsidRDefault="0075310A" w:rsidP="00E51771">
            <w:pPr>
              <w:pStyle w:val="u5"/>
              <w:spacing w:before="24" w:after="24" w:line="180" w:lineRule="auto"/>
              <w:ind w:firstLineChars="0" w:firstLine="0"/>
              <w:rPr>
                <w:sz w:val="21"/>
                <w:szCs w:val="21"/>
              </w:rPr>
            </w:pPr>
            <w:r w:rsidRPr="00CD4E52">
              <w:rPr>
                <w:sz w:val="21"/>
                <w:szCs w:val="21"/>
              </w:rPr>
              <w:t>&lt;Sequence&gt;</w:t>
            </w:r>
          </w:p>
        </w:tc>
      </w:tr>
      <w:tr w:rsidR="0075310A" w:rsidRPr="00660509" w14:paraId="08FEC65E" w14:textId="77777777" w:rsidTr="0086508C">
        <w:tc>
          <w:tcPr>
            <w:tcW w:w="8153" w:type="dxa"/>
          </w:tcPr>
          <w:p w14:paraId="60ADB0C9" w14:textId="77777777" w:rsidR="0075310A" w:rsidRPr="00CD4E52" w:rsidRDefault="0075310A" w:rsidP="00E51771">
            <w:pPr>
              <w:pStyle w:val="u5"/>
              <w:spacing w:before="24" w:after="24" w:line="180" w:lineRule="auto"/>
              <w:ind w:firstLine="420"/>
              <w:rPr>
                <w:sz w:val="21"/>
                <w:szCs w:val="21"/>
              </w:rPr>
            </w:pPr>
            <w:r w:rsidRPr="00CD4E52">
              <w:rPr>
                <w:sz w:val="21"/>
                <w:szCs w:val="21"/>
              </w:rPr>
              <w:t>&lt;Operation name="login" id="1"&gt;</w:t>
            </w:r>
          </w:p>
          <w:p w14:paraId="026407F5" w14:textId="77777777" w:rsidR="0075310A" w:rsidRPr="00CD4E52" w:rsidRDefault="0075310A" w:rsidP="00E51771">
            <w:pPr>
              <w:pStyle w:val="u5"/>
              <w:spacing w:before="24" w:after="24" w:line="180" w:lineRule="auto"/>
              <w:ind w:firstLine="420"/>
              <w:rPr>
                <w:sz w:val="21"/>
                <w:szCs w:val="21"/>
              </w:rPr>
            </w:pPr>
            <w:r w:rsidRPr="00CD4E52">
              <w:rPr>
                <w:sz w:val="21"/>
                <w:szCs w:val="21"/>
              </w:rPr>
              <w:t xml:space="preserve">    </w:t>
            </w:r>
            <w:r w:rsidR="00E51771" w:rsidRPr="00CD4E52">
              <w:rPr>
                <w:sz w:val="21"/>
                <w:szCs w:val="21"/>
              </w:rPr>
              <w:t>&lt;soapenv:Envelope xmlns:soapenv="http://schemas.xmlsoap.org/soap/envelope/" xmlns:pfc="http://pfc.simple.ws"</w:t>
            </w:r>
            <w:r w:rsidRPr="00CD4E52">
              <w:rPr>
                <w:sz w:val="21"/>
                <w:szCs w:val="21"/>
              </w:rPr>
              <w:t>&gt;</w:t>
            </w:r>
          </w:p>
          <w:p w14:paraId="5291FBEC" w14:textId="77777777"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&lt;soapenv:Header/&gt;</w:t>
            </w:r>
          </w:p>
          <w:p w14:paraId="457A763C" w14:textId="77777777"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14:paraId="0616C30D" w14:textId="77777777"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14:paraId="324588BD" w14:textId="77777777"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14:paraId="309B8B49" w14:textId="77777777" w:rsidR="00E51771" w:rsidRPr="00CD4E52" w:rsidRDefault="00E51771" w:rsidP="00E51771">
            <w:pPr>
              <w:pStyle w:val="u5"/>
              <w:spacing w:before="24" w:after="24" w:line="180" w:lineRule="auto"/>
              <w:ind w:firstLine="420"/>
              <w:rPr>
                <w:sz w:val="21"/>
                <w:szCs w:val="21"/>
              </w:rPr>
            </w:pPr>
            <w:r w:rsidRPr="00CD4E52">
              <w:rPr>
                <w:sz w:val="21"/>
                <w:szCs w:val="21"/>
              </w:rPr>
              <w:t xml:space="preserve">                &lt;pfc:License&gt;  &lt;/pfc:License&gt;</w:t>
            </w:r>
          </w:p>
          <w:p w14:paraId="5A3B3414" w14:textId="77777777" w:rsidR="00E51771" w:rsidRPr="00CD4E52" w:rsidRDefault="00E51771" w:rsidP="00E51771">
            <w:pPr>
              <w:pStyle w:val="u5"/>
              <w:spacing w:before="24" w:after="24" w:line="180" w:lineRule="auto"/>
              <w:ind w:firstLine="420"/>
              <w:rPr>
                <w:sz w:val="21"/>
                <w:szCs w:val="21"/>
              </w:rPr>
            </w:pPr>
            <w:r w:rsidRPr="00CD4E52">
              <w:rPr>
                <w:sz w:val="21"/>
                <w:szCs w:val="21"/>
              </w:rPr>
              <w:t xml:space="preserve">                &lt;!--anonymous type--&gt;</w:t>
            </w:r>
          </w:p>
          <w:p w14:paraId="2C49C4D3" w14:textId="77777777" w:rsidR="00E51771" w:rsidRPr="00CD4E52" w:rsidRDefault="00E51771" w:rsidP="00E51771">
            <w:pPr>
              <w:pStyle w:val="u5"/>
              <w:spacing w:before="24" w:after="24" w:line="180" w:lineRule="auto"/>
              <w:ind w:firstLine="420"/>
              <w:rPr>
                <w:sz w:val="21"/>
                <w:szCs w:val="21"/>
              </w:rPr>
            </w:pPr>
            <w:r w:rsidRPr="00CD4E52">
              <w:rPr>
                <w:sz w:val="21"/>
                <w:szCs w:val="21"/>
              </w:rPr>
              <w:t xml:space="preserve">                &lt;pfc:loginTime&gt;0&lt;/pfc:loginTime&gt;</w:t>
            </w:r>
          </w:p>
          <w:p w14:paraId="25109929" w14:textId="77777777" w:rsidR="0075310A" w:rsidRPr="00CD4E52" w:rsidRDefault="00E51771" w:rsidP="00E51771">
            <w:pPr>
              <w:pStyle w:val="u5"/>
              <w:spacing w:before="24" w:after="24" w:line="180" w:lineRule="auto"/>
              <w:ind w:firstLine="420"/>
              <w:rPr>
                <w:sz w:val="21"/>
                <w:szCs w:val="21"/>
              </w:rPr>
            </w:pPr>
            <w:r w:rsidRPr="00CD4E52">
              <w:rPr>
                <w:sz w:val="21"/>
                <w:szCs w:val="21"/>
              </w:rPr>
              <w:t xml:space="preserve">            &lt;/pfc:login&gt;</w:t>
            </w:r>
          </w:p>
          <w:p w14:paraId="08D090D1" w14:textId="77777777"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&lt;/soapenv:Body&gt;</w:t>
            </w:r>
          </w:p>
          <w:p w14:paraId="44504A03" w14:textId="77777777" w:rsidR="0075310A" w:rsidRPr="00CD4E52" w:rsidRDefault="0075310A" w:rsidP="00E51771">
            <w:pPr>
              <w:pStyle w:val="u5"/>
              <w:spacing w:before="24" w:after="24" w:line="180" w:lineRule="auto"/>
              <w:ind w:firstLine="420"/>
              <w:rPr>
                <w:sz w:val="21"/>
                <w:szCs w:val="21"/>
              </w:rPr>
            </w:pPr>
            <w:r w:rsidRPr="00CD4E52">
              <w:rPr>
                <w:sz w:val="21"/>
                <w:szCs w:val="21"/>
              </w:rPr>
              <w:t xml:space="preserve">    &lt;/soapenv:Envelope&gt;</w:t>
            </w:r>
          </w:p>
          <w:p w14:paraId="573435BF" w14:textId="77777777" w:rsidR="0075310A" w:rsidRPr="00CD4E52" w:rsidRDefault="0075310A" w:rsidP="00E51771">
            <w:pPr>
              <w:pStyle w:val="u5"/>
              <w:spacing w:before="24" w:after="24" w:line="180" w:lineRule="auto"/>
              <w:ind w:firstLineChars="0" w:firstLine="0"/>
              <w:rPr>
                <w:sz w:val="21"/>
                <w:szCs w:val="21"/>
              </w:rPr>
            </w:pPr>
            <w:r w:rsidRPr="00CD4E52">
              <w:rPr>
                <w:rFonts w:hint="eastAsia"/>
                <w:sz w:val="21"/>
                <w:szCs w:val="21"/>
              </w:rPr>
              <w:t xml:space="preserve">    </w:t>
            </w:r>
            <w:r w:rsidRPr="00CD4E52">
              <w:rPr>
                <w:sz w:val="21"/>
                <w:szCs w:val="21"/>
              </w:rPr>
              <w:t>&lt;/Operation&gt;</w:t>
            </w:r>
          </w:p>
        </w:tc>
      </w:tr>
      <w:tr w:rsidR="0075310A" w:rsidRPr="00660509" w14:paraId="512698B3" w14:textId="77777777" w:rsidTr="0086508C">
        <w:tc>
          <w:tcPr>
            <w:tcW w:w="8153" w:type="dxa"/>
          </w:tcPr>
          <w:p w14:paraId="310CBFCB" w14:textId="77777777" w:rsidR="0075310A" w:rsidRPr="00CD4E52" w:rsidRDefault="0075310A" w:rsidP="00E51771">
            <w:pPr>
              <w:pStyle w:val="u5"/>
              <w:spacing w:before="24" w:after="24" w:line="180" w:lineRule="auto"/>
              <w:ind w:firstLineChars="0" w:firstLine="0"/>
              <w:rPr>
                <w:sz w:val="21"/>
                <w:szCs w:val="21"/>
              </w:rPr>
            </w:pPr>
            <w:r w:rsidRPr="00CD4E52">
              <w:rPr>
                <w:sz w:val="21"/>
                <w:szCs w:val="21"/>
              </w:rPr>
              <w:t>&lt;/Sequence &gt;</w:t>
            </w:r>
          </w:p>
        </w:tc>
      </w:tr>
    </w:tbl>
    <w:p w14:paraId="50BCEF95" w14:textId="77777777" w:rsidR="0075310A" w:rsidRPr="0075310A" w:rsidRDefault="0075310A" w:rsidP="0075310A">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0E29D9">
        <w:rPr>
          <w:noProof/>
        </w:rPr>
        <w:t>24</w:t>
      </w:r>
      <w:r>
        <w:fldChar w:fldCharType="end"/>
      </w:r>
      <w:r>
        <w:t xml:space="preserve"> </w:t>
      </w:r>
      <w:r>
        <w:rPr>
          <w:rFonts w:hint="eastAsia"/>
        </w:rPr>
        <w:t>测试用例示例</w:t>
      </w:r>
    </w:p>
    <w:p w14:paraId="7B3FF7D3" w14:textId="77777777" w:rsidR="00B27609" w:rsidRDefault="00FB3B5C" w:rsidP="00FB3B5C">
      <w:pPr>
        <w:pStyle w:val="u2"/>
        <w:rPr>
          <w:b w:val="0"/>
          <w:bCs w:val="0"/>
        </w:rPr>
      </w:pPr>
      <w:bookmarkStart w:id="154" w:name="_Toc498361751"/>
      <w:r w:rsidRPr="00FB3B5C">
        <w:rPr>
          <w:rFonts w:hint="eastAsia"/>
          <w:b w:val="0"/>
          <w:bCs w:val="0"/>
        </w:rPr>
        <w:t>测试执行与结果判定</w:t>
      </w:r>
      <w:bookmarkEnd w:id="154"/>
    </w:p>
    <w:p w14:paraId="60134B8B" w14:textId="77777777" w:rsidR="00A42A81" w:rsidRDefault="007A0F2E" w:rsidP="00A42A81">
      <w:pPr>
        <w:pStyle w:val="u5"/>
        <w:spacing w:before="24" w:after="24"/>
        <w:ind w:firstLine="480"/>
      </w:pPr>
      <w:r>
        <w:rPr>
          <w:rFonts w:hint="eastAsia"/>
        </w:rPr>
        <w:t>本文</w:t>
      </w:r>
      <w:r w:rsidRPr="007A0F2E">
        <w:rPr>
          <w:rFonts w:hint="eastAsia"/>
        </w:rPr>
        <w:t>集成</w:t>
      </w:r>
      <w:r w:rsidRPr="007A0F2E">
        <w:rPr>
          <w:rFonts w:hint="eastAsia"/>
          <w:i/>
        </w:rPr>
        <w:t>SoapUI</w:t>
      </w:r>
      <w:r w:rsidRPr="007A0F2E">
        <w:rPr>
          <w:rFonts w:hint="eastAsia"/>
        </w:rPr>
        <w:t>开源</w:t>
      </w:r>
      <w:r w:rsidRPr="007A0F2E">
        <w:t>工具</w:t>
      </w:r>
      <w:r w:rsidRPr="007A0F2E">
        <w:rPr>
          <w:rFonts w:hint="eastAsia"/>
        </w:rPr>
        <w:t>，模拟客户端</w:t>
      </w:r>
      <w:r>
        <w:rPr>
          <w:rFonts w:hint="eastAsia"/>
        </w:rPr>
        <w:t>，</w:t>
      </w:r>
      <w:r w:rsidRPr="007A0F2E">
        <w:rPr>
          <w:rFonts w:hint="eastAsia"/>
        </w:rPr>
        <w:t>并通过</w:t>
      </w:r>
      <w:r w:rsidRPr="007A0F2E">
        <w:rPr>
          <w:rFonts w:hint="eastAsia"/>
        </w:rPr>
        <w:t>HTTP</w:t>
      </w:r>
      <w:r w:rsidRPr="007A0F2E">
        <w:rPr>
          <w:rFonts w:hint="eastAsia"/>
        </w:rPr>
        <w:t>进行数据传输，</w:t>
      </w:r>
      <w:r w:rsidRPr="007A0F2E">
        <w:rPr>
          <w:rFonts w:hint="eastAsia"/>
        </w:rPr>
        <w:lastRenderedPageBreak/>
        <w:t>将</w:t>
      </w:r>
      <w:r w:rsidRPr="007A0F2E">
        <w:rPr>
          <w:rFonts w:hint="eastAsia"/>
        </w:rPr>
        <w:t>SOAP</w:t>
      </w:r>
      <w:r w:rsidRPr="007A0F2E">
        <w:rPr>
          <w:rFonts w:hint="eastAsia"/>
        </w:rPr>
        <w:t>请求发送到该服务所在的服务器</w:t>
      </w:r>
      <w:r>
        <w:rPr>
          <w:rFonts w:hint="eastAsia"/>
        </w:rPr>
        <w:t>进行</w:t>
      </w:r>
      <w:r>
        <w:t>测试用例的执行</w:t>
      </w:r>
      <w:r>
        <w:rPr>
          <w:rFonts w:hint="eastAsia"/>
        </w:rPr>
        <w:t>。</w:t>
      </w:r>
      <w:r w:rsidR="00525917" w:rsidRPr="00596FF4">
        <w:rPr>
          <w:rFonts w:hint="eastAsia"/>
          <w:b/>
        </w:rPr>
        <w:t>测试</w:t>
      </w:r>
      <w:r w:rsidR="00525917" w:rsidRPr="00596FF4">
        <w:rPr>
          <w:b/>
        </w:rPr>
        <w:t>与监控服务的运行以及对服务操作的调用是否符合</w:t>
      </w:r>
      <w:r w:rsidR="00525917" w:rsidRPr="00596FF4">
        <w:rPr>
          <w:rFonts w:hint="eastAsia"/>
          <w:b/>
        </w:rPr>
        <w:t>约束条件</w:t>
      </w:r>
      <w:r w:rsidR="00525917" w:rsidRPr="00596FF4">
        <w:rPr>
          <w:b/>
        </w:rPr>
        <w:t>进行判断</w:t>
      </w:r>
      <w:r w:rsidR="00286810">
        <w:rPr>
          <w:rFonts w:hint="eastAsia"/>
          <w:b/>
        </w:rPr>
        <w:t>，</w:t>
      </w:r>
      <w:r w:rsidR="00286810">
        <w:rPr>
          <w:b/>
        </w:rPr>
        <w:t>针对执行错误的测试用例，尝试定位违反约束类型</w:t>
      </w:r>
      <w:r w:rsidR="00525917">
        <w:rPr>
          <w:rFonts w:hint="eastAsia"/>
        </w:rPr>
        <w:t>。</w:t>
      </w:r>
      <w:r w:rsidR="001968F2">
        <w:rPr>
          <w:rFonts w:hint="eastAsia"/>
        </w:rPr>
        <w:t>因此</w:t>
      </w:r>
      <w:r w:rsidR="00525917">
        <w:t>本文定义了</w:t>
      </w:r>
      <w:r w:rsidR="00B00311" w:rsidRPr="00596FF4">
        <w:rPr>
          <w:rFonts w:hint="eastAsia"/>
          <w:b/>
        </w:rPr>
        <w:t>约束校验</w:t>
      </w:r>
      <w:r w:rsidR="0040360B" w:rsidRPr="00596FF4">
        <w:rPr>
          <w:rFonts w:hint="eastAsia"/>
          <w:b/>
        </w:rPr>
        <w:t>优先级</w:t>
      </w:r>
      <w:r w:rsidR="001968F2">
        <w:rPr>
          <w:rFonts w:hint="eastAsia"/>
        </w:rPr>
        <w:t>，限定了服务</w:t>
      </w:r>
      <w:r w:rsidR="001968F2">
        <w:t>调用失败后，</w:t>
      </w:r>
      <w:r w:rsidR="001968F2">
        <w:rPr>
          <w:rFonts w:hint="eastAsia"/>
        </w:rPr>
        <w:t>约束</w:t>
      </w:r>
      <w:r w:rsidR="001968F2">
        <w:t>判定的</w:t>
      </w:r>
      <w:r w:rsidR="00286810">
        <w:rPr>
          <w:rFonts w:hint="eastAsia"/>
        </w:rPr>
        <w:t>先后</w:t>
      </w:r>
      <w:r w:rsidR="001968F2">
        <w:rPr>
          <w:rFonts w:hint="eastAsia"/>
        </w:rPr>
        <w:t>顺序</w:t>
      </w:r>
      <w:r w:rsidR="001968F2">
        <w:t>。</w:t>
      </w:r>
    </w:p>
    <w:p w14:paraId="5F45F0EE" w14:textId="77777777" w:rsidR="00286810" w:rsidRDefault="0086508C" w:rsidP="00286810">
      <w:pPr>
        <w:pStyle w:val="u5"/>
        <w:spacing w:before="24" w:after="24"/>
        <w:ind w:left="420" w:firstLineChars="25" w:firstLine="60"/>
      </w:pPr>
      <w:r>
        <w:rPr>
          <w:rFonts w:hint="eastAsia"/>
        </w:rPr>
        <w:t>如</w:t>
      </w:r>
      <w:r>
        <w:t>表</w:t>
      </w:r>
      <w:r>
        <w:rPr>
          <w:rFonts w:hint="eastAsia"/>
        </w:rPr>
        <w:t>3</w:t>
      </w:r>
      <w:r>
        <w:t>-</w:t>
      </w:r>
      <w:r w:rsidR="00286810">
        <w:t>7</w:t>
      </w:r>
      <w:r>
        <w:rPr>
          <w:rFonts w:hint="eastAsia"/>
        </w:rPr>
        <w:t>所示</w:t>
      </w:r>
      <w:r>
        <w:t>，</w:t>
      </w:r>
      <w:r w:rsidR="001968F2">
        <w:rPr>
          <w:rFonts w:hint="eastAsia"/>
        </w:rPr>
        <w:t>约束校验</w:t>
      </w:r>
      <w:r w:rsidR="001968F2">
        <w:t>优先级</w:t>
      </w:r>
      <w:r w:rsidR="001968F2">
        <w:rPr>
          <w:rFonts w:hint="eastAsia"/>
        </w:rPr>
        <w:t>分为</w:t>
      </w:r>
      <w:r w:rsidR="00135BBC">
        <w:rPr>
          <w:rFonts w:hint="eastAsia"/>
        </w:rPr>
        <w:t>P</w:t>
      </w:r>
      <w:r w:rsidR="00135BBC" w:rsidRPr="00CD4E52">
        <w:rPr>
          <w:rFonts w:hint="eastAsia"/>
          <w:vertAlign w:val="subscript"/>
        </w:rPr>
        <w:t>1</w:t>
      </w:r>
      <w:r w:rsidR="00135BBC">
        <w:rPr>
          <w:rFonts w:hint="eastAsia"/>
        </w:rPr>
        <w:t>-</w:t>
      </w:r>
      <w:r w:rsidR="00CD4E52">
        <w:t>P</w:t>
      </w:r>
      <w:r w:rsidR="00135BBC" w:rsidRPr="00CD4E52">
        <w:rPr>
          <w:rFonts w:hint="eastAsia"/>
          <w:vertAlign w:val="subscript"/>
        </w:rPr>
        <w:t>7</w:t>
      </w:r>
      <w:r w:rsidR="00135BBC">
        <w:rPr>
          <w:rFonts w:hint="eastAsia"/>
        </w:rPr>
        <w:t>，编号越小</w:t>
      </w:r>
      <w:r w:rsidR="00135BBC">
        <w:t>，</w:t>
      </w:r>
      <w:r w:rsidR="00135BBC">
        <w:rPr>
          <w:rFonts w:hint="eastAsia"/>
        </w:rPr>
        <w:t>越优先</w:t>
      </w:r>
      <w:r w:rsidR="00135BBC">
        <w:t>进行判断。</w:t>
      </w:r>
    </w:p>
    <w:p w14:paraId="1938C7B6" w14:textId="77777777" w:rsidR="001968F2" w:rsidRDefault="00286810" w:rsidP="00286810">
      <w:pPr>
        <w:pStyle w:val="ub"/>
        <w:spacing w:before="120" w:after="360"/>
      </w:pPr>
      <w:r>
        <w:rPr>
          <w:rFonts w:hint="eastAsia"/>
        </w:rPr>
        <w:t>表</w:t>
      </w:r>
      <w:r>
        <w:rPr>
          <w:rFonts w:hint="eastAsia"/>
        </w:rPr>
        <w:t>3-</w:t>
      </w:r>
      <w:r>
        <w:fldChar w:fldCharType="begin"/>
      </w:r>
      <w:r>
        <w:instrText xml:space="preserve"> </w:instrText>
      </w:r>
      <w:r>
        <w:rPr>
          <w:rFonts w:hint="eastAsia"/>
        </w:rPr>
        <w:instrText xml:space="preserve">SEQ </w:instrText>
      </w:r>
      <w:r>
        <w:rPr>
          <w:rFonts w:hint="eastAsia"/>
        </w:rPr>
        <w:instrText>表</w:instrText>
      </w:r>
      <w:r>
        <w:rPr>
          <w:rFonts w:hint="eastAsia"/>
        </w:rPr>
        <w:instrText>3- \* ARABIC</w:instrText>
      </w:r>
      <w:r>
        <w:instrText xml:space="preserve"> </w:instrText>
      </w:r>
      <w:r>
        <w:fldChar w:fldCharType="separate"/>
      </w:r>
      <w:r>
        <w:t>7</w:t>
      </w:r>
      <w:r>
        <w:fldChar w:fldCharType="end"/>
      </w:r>
      <w:r w:rsidRPr="00286810">
        <w:rPr>
          <w:rFonts w:hint="eastAsia"/>
        </w:rPr>
        <w:t>约束校验优先级</w:t>
      </w:r>
    </w:p>
    <w:tbl>
      <w:tblPr>
        <w:tblStyle w:val="afff1"/>
        <w:tblW w:w="0" w:type="auto"/>
        <w:jc w:val="center"/>
        <w:tblLook w:val="04A0" w:firstRow="1" w:lastRow="0" w:firstColumn="1" w:lastColumn="0" w:noHBand="0" w:noVBand="1"/>
      </w:tblPr>
      <w:tblGrid>
        <w:gridCol w:w="1433"/>
        <w:gridCol w:w="3733"/>
      </w:tblGrid>
      <w:tr w:rsidR="001968F2" w14:paraId="2ED10D9F" w14:textId="77777777" w:rsidTr="001968F2">
        <w:trPr>
          <w:jc w:val="center"/>
        </w:trPr>
        <w:tc>
          <w:tcPr>
            <w:tcW w:w="1433" w:type="dxa"/>
          </w:tcPr>
          <w:p w14:paraId="32523E26" w14:textId="77777777" w:rsidR="001968F2" w:rsidRPr="00CD4E52" w:rsidRDefault="001968F2" w:rsidP="00CD4E52">
            <w:pPr>
              <w:pStyle w:val="u5"/>
              <w:spacing w:before="24" w:after="24"/>
              <w:ind w:firstLineChars="0" w:firstLine="0"/>
              <w:jc w:val="center"/>
              <w:rPr>
                <w:b/>
              </w:rPr>
            </w:pPr>
            <w:r w:rsidRPr="00CD4E52">
              <w:rPr>
                <w:rFonts w:hint="eastAsia"/>
                <w:b/>
              </w:rPr>
              <w:t>优先级</w:t>
            </w:r>
          </w:p>
        </w:tc>
        <w:tc>
          <w:tcPr>
            <w:tcW w:w="3733" w:type="dxa"/>
          </w:tcPr>
          <w:p w14:paraId="18271804" w14:textId="77777777" w:rsidR="001968F2" w:rsidRPr="00CD4E52" w:rsidRDefault="001968F2" w:rsidP="00CD4E52">
            <w:pPr>
              <w:pStyle w:val="u5"/>
              <w:spacing w:before="24" w:after="24"/>
              <w:ind w:firstLineChars="0" w:firstLine="0"/>
              <w:jc w:val="center"/>
              <w:rPr>
                <w:b/>
              </w:rPr>
            </w:pPr>
            <w:r w:rsidRPr="00CD4E52">
              <w:rPr>
                <w:rFonts w:hint="eastAsia"/>
                <w:b/>
              </w:rPr>
              <w:t>约束</w:t>
            </w:r>
            <w:r w:rsidRPr="00CD4E52">
              <w:rPr>
                <w:b/>
              </w:rPr>
              <w:t>类型</w:t>
            </w:r>
          </w:p>
        </w:tc>
      </w:tr>
      <w:tr w:rsidR="001968F2" w14:paraId="42DA9BC5" w14:textId="77777777" w:rsidTr="001968F2">
        <w:trPr>
          <w:jc w:val="center"/>
        </w:trPr>
        <w:tc>
          <w:tcPr>
            <w:tcW w:w="1433" w:type="dxa"/>
          </w:tcPr>
          <w:p w14:paraId="25046122" w14:textId="77777777" w:rsidR="001968F2" w:rsidRDefault="001968F2" w:rsidP="001968F2">
            <w:pPr>
              <w:pStyle w:val="u5"/>
              <w:spacing w:before="24" w:after="24"/>
              <w:ind w:firstLineChars="0" w:firstLine="0"/>
            </w:pPr>
            <w:r>
              <w:rPr>
                <w:rFonts w:hint="eastAsia"/>
              </w:rPr>
              <w:t>P</w:t>
            </w:r>
            <w:r w:rsidRPr="00CD4E52">
              <w:rPr>
                <w:rFonts w:hint="eastAsia"/>
                <w:vertAlign w:val="subscript"/>
              </w:rPr>
              <w:t>1</w:t>
            </w:r>
          </w:p>
        </w:tc>
        <w:tc>
          <w:tcPr>
            <w:tcW w:w="3733" w:type="dxa"/>
          </w:tcPr>
          <w:p w14:paraId="340F1D0F" w14:textId="77777777" w:rsidR="001968F2" w:rsidRDefault="001968F2" w:rsidP="001968F2">
            <w:pPr>
              <w:pStyle w:val="u5"/>
              <w:spacing w:before="24" w:after="24"/>
              <w:ind w:firstLineChars="0" w:firstLine="0"/>
            </w:pPr>
            <w:r>
              <w:rPr>
                <w:rFonts w:hint="eastAsia"/>
              </w:rPr>
              <w:t>参数</w:t>
            </w:r>
            <w:r>
              <w:t>范围约束</w:t>
            </w:r>
          </w:p>
        </w:tc>
      </w:tr>
      <w:tr w:rsidR="001968F2" w14:paraId="0F4AF568" w14:textId="77777777" w:rsidTr="001968F2">
        <w:trPr>
          <w:jc w:val="center"/>
        </w:trPr>
        <w:tc>
          <w:tcPr>
            <w:tcW w:w="1433" w:type="dxa"/>
          </w:tcPr>
          <w:p w14:paraId="5796ADCE" w14:textId="77777777" w:rsidR="001968F2" w:rsidRDefault="001968F2" w:rsidP="001968F2">
            <w:pPr>
              <w:pStyle w:val="u5"/>
              <w:spacing w:before="24" w:after="24"/>
              <w:ind w:firstLineChars="0" w:firstLine="0"/>
            </w:pPr>
            <w:r>
              <w:rPr>
                <w:rFonts w:hint="eastAsia"/>
              </w:rPr>
              <w:t>P</w:t>
            </w:r>
            <w:r w:rsidRPr="00CD4E52">
              <w:rPr>
                <w:rFonts w:hint="eastAsia"/>
                <w:vertAlign w:val="subscript"/>
              </w:rPr>
              <w:t>2</w:t>
            </w:r>
          </w:p>
        </w:tc>
        <w:tc>
          <w:tcPr>
            <w:tcW w:w="3733" w:type="dxa"/>
          </w:tcPr>
          <w:p w14:paraId="4A969E7D" w14:textId="77777777" w:rsidR="001968F2" w:rsidRDefault="001968F2" w:rsidP="001968F2">
            <w:pPr>
              <w:pStyle w:val="u5"/>
              <w:spacing w:before="24" w:after="24"/>
              <w:ind w:firstLineChars="0" w:firstLine="0"/>
            </w:pPr>
            <w:r>
              <w:rPr>
                <w:rFonts w:hint="eastAsia"/>
              </w:rPr>
              <w:t>时效</w:t>
            </w:r>
            <w:r>
              <w:t>约束</w:t>
            </w:r>
          </w:p>
        </w:tc>
      </w:tr>
      <w:tr w:rsidR="001968F2" w14:paraId="4B6DB409" w14:textId="77777777" w:rsidTr="001968F2">
        <w:trPr>
          <w:jc w:val="center"/>
        </w:trPr>
        <w:tc>
          <w:tcPr>
            <w:tcW w:w="1433" w:type="dxa"/>
          </w:tcPr>
          <w:p w14:paraId="49B56202" w14:textId="77777777" w:rsidR="001968F2" w:rsidRDefault="001968F2" w:rsidP="001968F2">
            <w:pPr>
              <w:pStyle w:val="u5"/>
              <w:spacing w:before="24" w:after="24"/>
              <w:ind w:firstLineChars="0" w:firstLine="0"/>
            </w:pPr>
            <w:r>
              <w:rPr>
                <w:rFonts w:hint="eastAsia"/>
              </w:rPr>
              <w:t>P</w:t>
            </w:r>
            <w:r w:rsidRPr="00CD4E52">
              <w:rPr>
                <w:rFonts w:hint="eastAsia"/>
                <w:vertAlign w:val="subscript"/>
              </w:rPr>
              <w:t>3</w:t>
            </w:r>
          </w:p>
        </w:tc>
        <w:tc>
          <w:tcPr>
            <w:tcW w:w="3733" w:type="dxa"/>
          </w:tcPr>
          <w:p w14:paraId="4E7DCEA7" w14:textId="77777777" w:rsidR="001968F2" w:rsidRDefault="001968F2" w:rsidP="001968F2">
            <w:pPr>
              <w:pStyle w:val="u5"/>
              <w:spacing w:before="24" w:after="24"/>
              <w:ind w:firstLineChars="0" w:firstLine="0"/>
            </w:pPr>
            <w:r w:rsidRPr="001968F2">
              <w:rPr>
                <w:rFonts w:hint="eastAsia"/>
              </w:rPr>
              <w:t>区域约束</w:t>
            </w:r>
          </w:p>
        </w:tc>
      </w:tr>
      <w:tr w:rsidR="001968F2" w14:paraId="1E370573" w14:textId="77777777" w:rsidTr="001968F2">
        <w:trPr>
          <w:jc w:val="center"/>
        </w:trPr>
        <w:tc>
          <w:tcPr>
            <w:tcW w:w="1433" w:type="dxa"/>
          </w:tcPr>
          <w:p w14:paraId="4AA08F2A" w14:textId="77777777" w:rsidR="001968F2" w:rsidRDefault="001968F2" w:rsidP="001968F2">
            <w:pPr>
              <w:pStyle w:val="u5"/>
              <w:spacing w:before="24" w:after="24"/>
              <w:ind w:firstLineChars="0" w:firstLine="0"/>
            </w:pPr>
            <w:r>
              <w:rPr>
                <w:rFonts w:hint="eastAsia"/>
              </w:rPr>
              <w:t>P</w:t>
            </w:r>
            <w:r w:rsidRPr="00CD4E52">
              <w:rPr>
                <w:rFonts w:hint="eastAsia"/>
                <w:vertAlign w:val="subscript"/>
              </w:rPr>
              <w:t>4</w:t>
            </w:r>
          </w:p>
        </w:tc>
        <w:tc>
          <w:tcPr>
            <w:tcW w:w="3733" w:type="dxa"/>
          </w:tcPr>
          <w:p w14:paraId="0CA12C8E" w14:textId="77777777" w:rsidR="001968F2" w:rsidRDefault="001968F2" w:rsidP="001968F2">
            <w:pPr>
              <w:pStyle w:val="u5"/>
              <w:spacing w:before="24" w:after="24"/>
              <w:ind w:firstLineChars="0" w:firstLine="0"/>
            </w:pPr>
            <w:r>
              <w:rPr>
                <w:rFonts w:hint="eastAsia"/>
              </w:rPr>
              <w:t>重复调用约束</w:t>
            </w:r>
          </w:p>
        </w:tc>
      </w:tr>
      <w:tr w:rsidR="001968F2" w14:paraId="39B0B5D8" w14:textId="77777777" w:rsidTr="001968F2">
        <w:trPr>
          <w:jc w:val="center"/>
        </w:trPr>
        <w:tc>
          <w:tcPr>
            <w:tcW w:w="1433" w:type="dxa"/>
          </w:tcPr>
          <w:p w14:paraId="3FD8D9A7" w14:textId="77777777" w:rsidR="001968F2" w:rsidRDefault="001968F2" w:rsidP="001968F2">
            <w:pPr>
              <w:pStyle w:val="u5"/>
              <w:spacing w:before="24" w:after="24"/>
              <w:ind w:firstLineChars="0" w:firstLine="0"/>
            </w:pPr>
            <w:r>
              <w:rPr>
                <w:rFonts w:hint="eastAsia"/>
              </w:rPr>
              <w:t>P</w:t>
            </w:r>
            <w:r w:rsidRPr="00CD4E52">
              <w:rPr>
                <w:rFonts w:hint="eastAsia"/>
                <w:vertAlign w:val="subscript"/>
              </w:rPr>
              <w:t>5</w:t>
            </w:r>
          </w:p>
        </w:tc>
        <w:tc>
          <w:tcPr>
            <w:tcW w:w="3733" w:type="dxa"/>
          </w:tcPr>
          <w:p w14:paraId="7D22C371" w14:textId="77777777" w:rsidR="001968F2" w:rsidRDefault="001968F2" w:rsidP="001968F2">
            <w:pPr>
              <w:pStyle w:val="u5"/>
              <w:spacing w:before="24" w:after="24"/>
              <w:ind w:firstLineChars="0" w:firstLine="0"/>
            </w:pPr>
            <w:r>
              <w:rPr>
                <w:rFonts w:hint="eastAsia"/>
              </w:rPr>
              <w:t>顺序</w:t>
            </w:r>
            <w:r>
              <w:t>约束</w:t>
            </w:r>
          </w:p>
        </w:tc>
      </w:tr>
      <w:tr w:rsidR="001968F2" w14:paraId="32CE4677" w14:textId="77777777" w:rsidTr="001968F2">
        <w:trPr>
          <w:jc w:val="center"/>
        </w:trPr>
        <w:tc>
          <w:tcPr>
            <w:tcW w:w="1433" w:type="dxa"/>
          </w:tcPr>
          <w:p w14:paraId="4B3CF99B" w14:textId="77777777" w:rsidR="001968F2" w:rsidRDefault="001968F2" w:rsidP="001968F2">
            <w:pPr>
              <w:pStyle w:val="u5"/>
              <w:spacing w:before="24" w:after="24"/>
              <w:ind w:firstLineChars="0" w:firstLine="0"/>
            </w:pPr>
            <w:r>
              <w:rPr>
                <w:rFonts w:hint="eastAsia"/>
              </w:rPr>
              <w:t>P</w:t>
            </w:r>
            <w:r w:rsidRPr="00CD4E52">
              <w:rPr>
                <w:rFonts w:hint="eastAsia"/>
                <w:vertAlign w:val="subscript"/>
              </w:rPr>
              <w:t>6</w:t>
            </w:r>
          </w:p>
        </w:tc>
        <w:tc>
          <w:tcPr>
            <w:tcW w:w="3733" w:type="dxa"/>
          </w:tcPr>
          <w:p w14:paraId="7D409CDA" w14:textId="77777777" w:rsidR="001968F2" w:rsidRDefault="001968F2" w:rsidP="001968F2">
            <w:pPr>
              <w:pStyle w:val="u5"/>
              <w:spacing w:before="24" w:after="24"/>
              <w:ind w:firstLineChars="0" w:firstLine="0"/>
            </w:pPr>
            <w:r>
              <w:rPr>
                <w:rFonts w:hint="eastAsia"/>
              </w:rPr>
              <w:t>参数</w:t>
            </w:r>
            <w:r>
              <w:t>关系约束</w:t>
            </w:r>
          </w:p>
        </w:tc>
      </w:tr>
      <w:tr w:rsidR="001968F2" w14:paraId="5E763CA8" w14:textId="77777777" w:rsidTr="001968F2">
        <w:trPr>
          <w:jc w:val="center"/>
        </w:trPr>
        <w:tc>
          <w:tcPr>
            <w:tcW w:w="1433" w:type="dxa"/>
          </w:tcPr>
          <w:p w14:paraId="2E721308" w14:textId="77777777" w:rsidR="001968F2" w:rsidRDefault="001968F2" w:rsidP="001968F2">
            <w:pPr>
              <w:pStyle w:val="u5"/>
              <w:spacing w:before="24" w:after="24"/>
              <w:ind w:firstLineChars="0" w:firstLine="0"/>
            </w:pPr>
            <w:r>
              <w:rPr>
                <w:rFonts w:hint="eastAsia"/>
              </w:rPr>
              <w:t>P</w:t>
            </w:r>
            <w:r w:rsidRPr="00CD4E52">
              <w:rPr>
                <w:rFonts w:hint="eastAsia"/>
                <w:vertAlign w:val="subscript"/>
              </w:rPr>
              <w:t>7</w:t>
            </w:r>
          </w:p>
        </w:tc>
        <w:tc>
          <w:tcPr>
            <w:tcW w:w="3733" w:type="dxa"/>
          </w:tcPr>
          <w:p w14:paraId="6950DE8A" w14:textId="77777777" w:rsidR="001968F2" w:rsidRDefault="001968F2" w:rsidP="001968F2">
            <w:pPr>
              <w:pStyle w:val="u5"/>
              <w:spacing w:before="24" w:after="24"/>
              <w:ind w:firstLineChars="0" w:firstLine="0"/>
            </w:pPr>
            <w:r>
              <w:rPr>
                <w:rFonts w:hint="eastAsia"/>
              </w:rPr>
              <w:t>调用</w:t>
            </w:r>
            <w:r>
              <w:t>约束</w:t>
            </w:r>
          </w:p>
        </w:tc>
      </w:tr>
    </w:tbl>
    <w:p w14:paraId="7901E1C7" w14:textId="77777777" w:rsidR="009E378F" w:rsidRDefault="008C0ACD" w:rsidP="00FC295D">
      <w:pPr>
        <w:pStyle w:val="u5"/>
        <w:spacing w:before="24" w:after="24"/>
        <w:ind w:firstLine="480"/>
      </w:pPr>
      <w:r>
        <w:rPr>
          <w:rFonts w:hint="eastAsia"/>
        </w:rPr>
        <w:t>测试</w:t>
      </w:r>
      <w:r w:rsidR="008F1DD8" w:rsidRPr="008F1DD8">
        <w:rPr>
          <w:rFonts w:hint="eastAsia"/>
        </w:rPr>
        <w:t>执行及</w:t>
      </w:r>
      <w:r w:rsidR="003A3717">
        <w:rPr>
          <w:rFonts w:hint="eastAsia"/>
        </w:rPr>
        <w:t>结果判定</w:t>
      </w:r>
      <w:r w:rsidR="003A3717">
        <w:t>过程如图</w:t>
      </w:r>
      <w:r w:rsidR="003A3717">
        <w:rPr>
          <w:rFonts w:hint="eastAsia"/>
        </w:rPr>
        <w:t>3</w:t>
      </w:r>
      <w:r w:rsidR="00286810">
        <w:t>-25</w:t>
      </w:r>
      <w:r w:rsidR="003A3717">
        <w:rPr>
          <w:rFonts w:hint="eastAsia"/>
        </w:rPr>
        <w:t>所示</w:t>
      </w:r>
      <w:r w:rsidR="003A3717">
        <w:t>。</w:t>
      </w:r>
    </w:p>
    <w:p w14:paraId="583F8CF2" w14:textId="77777777" w:rsidR="0092692F" w:rsidRDefault="0092692F" w:rsidP="0092692F">
      <w:pPr>
        <w:pStyle w:val="u5"/>
        <w:spacing w:before="24" w:after="24"/>
        <w:ind w:firstLine="480"/>
      </w:pPr>
      <w:r w:rsidRPr="00523AFD">
        <w:rPr>
          <w:rFonts w:hint="eastAsia"/>
        </w:rPr>
        <w:t>在上述算法中，首先</w:t>
      </w:r>
      <w:r>
        <w:rPr>
          <w:rFonts w:hint="eastAsia"/>
        </w:rPr>
        <w:t>解析测试</w:t>
      </w:r>
      <w:r>
        <w:t>用例</w:t>
      </w:r>
      <w:r>
        <w:t>tc</w:t>
      </w:r>
      <w:r>
        <w:rPr>
          <w:rFonts w:hint="eastAsia"/>
        </w:rPr>
        <w:t>中</w:t>
      </w:r>
      <w:r>
        <w:t>的</w:t>
      </w:r>
      <w:r>
        <w:rPr>
          <w:rFonts w:hint="eastAsia"/>
        </w:rPr>
        <w:t>调用</w:t>
      </w:r>
      <w:r>
        <w:t>请求</w:t>
      </w:r>
      <w:r>
        <w:rPr>
          <w:rFonts w:hint="eastAsia"/>
        </w:rPr>
        <w:t>消息集合（</w:t>
      </w:r>
      <w:r>
        <w:rPr>
          <w:rFonts w:eastAsia="仿宋"/>
          <w:kern w:val="0"/>
          <w:szCs w:val="21"/>
        </w:rPr>
        <w:t>ReqMSet</w:t>
      </w:r>
      <w:r>
        <w:rPr>
          <w:rFonts w:hint="eastAsia"/>
        </w:rPr>
        <w:t>）</w:t>
      </w:r>
      <w:r w:rsidRPr="00523AFD">
        <w:rPr>
          <w:rFonts w:hint="eastAsia"/>
        </w:rPr>
        <w:t>，</w:t>
      </w:r>
      <w:r>
        <w:rPr>
          <w:rFonts w:hint="eastAsia"/>
        </w:rPr>
        <w:t>针对</w:t>
      </w:r>
      <w:r>
        <w:t>该集合中的</w:t>
      </w:r>
      <w:r>
        <w:rPr>
          <w:rFonts w:hint="eastAsia"/>
        </w:rPr>
        <w:t>每个</w:t>
      </w:r>
      <w:r>
        <w:t>请求</w:t>
      </w:r>
      <w:r>
        <w:rPr>
          <w:rFonts w:hint="eastAsia"/>
        </w:rPr>
        <w:t>消息进行执行</w:t>
      </w:r>
      <w:r>
        <w:t>判定。</w:t>
      </w:r>
      <w:r w:rsidRPr="00523AFD">
        <w:rPr>
          <w:rFonts w:hint="eastAsia"/>
        </w:rPr>
        <w:t>根据</w:t>
      </w:r>
      <w:r>
        <w:rPr>
          <w:rFonts w:hint="eastAsia"/>
        </w:rPr>
        <w:t>约束</w:t>
      </w:r>
      <w:r>
        <w:t>校验优先级</w:t>
      </w:r>
      <w:r>
        <w:rPr>
          <w:rFonts w:hint="eastAsia"/>
        </w:rPr>
        <w:t>进行如下</w:t>
      </w:r>
      <w:r>
        <w:t>处理</w:t>
      </w:r>
      <w:r w:rsidRPr="00523AFD">
        <w:rPr>
          <w:rFonts w:hint="eastAsia"/>
        </w:rPr>
        <w:t>：</w:t>
      </w:r>
    </w:p>
    <w:p w14:paraId="190F1149" w14:textId="77777777" w:rsidR="0092692F" w:rsidRDefault="0092692F" w:rsidP="0092692F">
      <w:pPr>
        <w:pStyle w:val="u5"/>
        <w:numPr>
          <w:ilvl w:val="0"/>
          <w:numId w:val="65"/>
        </w:numPr>
        <w:spacing w:before="24" w:after="24"/>
        <w:ind w:firstLineChars="0"/>
      </w:pPr>
      <w:r>
        <w:rPr>
          <w:rFonts w:hint="eastAsia"/>
        </w:rPr>
        <w:t>如果</w:t>
      </w:r>
      <w:r>
        <w:t>请求</w:t>
      </w:r>
      <w:r>
        <w:rPr>
          <w:rFonts w:hint="eastAsia"/>
        </w:rPr>
        <w:t>消息不符合</w:t>
      </w:r>
      <w:r>
        <w:t>调用操作的</w:t>
      </w:r>
      <w:r w:rsidRPr="00FE6DA7">
        <w:rPr>
          <w:rFonts w:hint="eastAsia"/>
        </w:rPr>
        <w:t>XML</w:t>
      </w:r>
      <w:r w:rsidRPr="00FE6DA7">
        <w:rPr>
          <w:rFonts w:hint="eastAsia"/>
        </w:rPr>
        <w:t>结构定义</w:t>
      </w:r>
      <w:r>
        <w:rPr>
          <w:rFonts w:hint="eastAsia"/>
        </w:rPr>
        <w:t>（</w:t>
      </w:r>
      <w:r w:rsidRPr="00FE6DA7">
        <w:rPr>
          <w:rFonts w:hint="eastAsia"/>
        </w:rPr>
        <w:t>X</w:t>
      </w:r>
      <w:r>
        <w:rPr>
          <w:rFonts w:hint="eastAsia"/>
        </w:rPr>
        <w:t>SD</w:t>
      </w:r>
      <w:r>
        <w:rPr>
          <w:rFonts w:hint="eastAsia"/>
        </w:rPr>
        <w:t>）停止</w:t>
      </w:r>
      <w:r>
        <w:t>测试用例执行，记录</w:t>
      </w:r>
      <w:r>
        <w:rPr>
          <w:rFonts w:hint="eastAsia"/>
        </w:rPr>
        <w:t>该</w:t>
      </w:r>
      <w:r>
        <w:t>测试用例违反参数范围</w:t>
      </w:r>
      <w:r>
        <w:rPr>
          <w:rFonts w:hint="eastAsia"/>
        </w:rPr>
        <w:t>（</w:t>
      </w:r>
      <w:r w:rsidRPr="00FC3612">
        <w:rPr>
          <w:rFonts w:eastAsia="仿宋"/>
          <w:kern w:val="0"/>
          <w:szCs w:val="21"/>
        </w:rPr>
        <w:t>paraRestriction</w:t>
      </w:r>
      <w:r w:rsidRPr="00337FE8">
        <w:rPr>
          <w:rFonts w:eastAsia="仿宋"/>
          <w:kern w:val="0"/>
          <w:szCs w:val="21"/>
        </w:rPr>
        <w:t xml:space="preserve"> </w:t>
      </w:r>
      <w:r>
        <w:rPr>
          <w:rFonts w:eastAsia="仿宋"/>
          <w:kern w:val="0"/>
          <w:szCs w:val="21"/>
        </w:rPr>
        <w:t>C</w:t>
      </w:r>
      <w:r w:rsidRPr="00337FE8">
        <w:rPr>
          <w:rFonts w:eastAsia="仿宋"/>
          <w:kern w:val="0"/>
          <w:szCs w:val="21"/>
        </w:rPr>
        <w:t>onstraint</w:t>
      </w:r>
      <w:r>
        <w:rPr>
          <w:rFonts w:hint="eastAsia"/>
        </w:rPr>
        <w:t>）</w:t>
      </w:r>
      <w:r>
        <w:t>约束（</w:t>
      </w:r>
      <w:r>
        <w:rPr>
          <w:rFonts w:hint="eastAsia"/>
        </w:rPr>
        <w:t>5</w:t>
      </w:r>
      <w:r>
        <w:t>-7</w:t>
      </w:r>
      <w:r>
        <w:t>）</w:t>
      </w:r>
      <w:r>
        <w:rPr>
          <w:rFonts w:hint="eastAsia"/>
        </w:rPr>
        <w:t>，否则继续</w:t>
      </w:r>
      <w:r>
        <w:t>执行</w:t>
      </w:r>
      <w:r>
        <w:rPr>
          <w:rFonts w:hint="eastAsia"/>
        </w:rPr>
        <w:t>；</w:t>
      </w:r>
    </w:p>
    <w:p w14:paraId="7216CA2D" w14:textId="77777777" w:rsidR="0092692F" w:rsidRDefault="0092692F" w:rsidP="0092692F">
      <w:pPr>
        <w:pStyle w:val="u5"/>
        <w:numPr>
          <w:ilvl w:val="0"/>
          <w:numId w:val="65"/>
        </w:numPr>
        <w:spacing w:before="24" w:after="24"/>
        <w:ind w:firstLineChars="0"/>
      </w:pPr>
      <w:r>
        <w:rPr>
          <w:rFonts w:hint="eastAsia"/>
        </w:rPr>
        <w:t>获取</w:t>
      </w:r>
      <w:r>
        <w:t>执行后</w:t>
      </w:r>
      <w:r>
        <w:rPr>
          <w:rFonts w:hint="eastAsia"/>
        </w:rPr>
        <w:t>的</w:t>
      </w:r>
      <w:r>
        <w:t>响应</w:t>
      </w:r>
      <w:r>
        <w:rPr>
          <w:rFonts w:hint="eastAsia"/>
        </w:rPr>
        <w:t>消息，</w:t>
      </w:r>
      <w:r>
        <w:t>判断该消息是否符合调用操作</w:t>
      </w:r>
      <w:r>
        <w:rPr>
          <w:rFonts w:hint="eastAsia"/>
        </w:rPr>
        <w:t>的</w:t>
      </w:r>
      <w:r w:rsidRPr="00FE6DA7">
        <w:rPr>
          <w:rFonts w:hint="eastAsia"/>
        </w:rPr>
        <w:t>XML</w:t>
      </w:r>
      <w:r w:rsidRPr="00FE6DA7">
        <w:rPr>
          <w:rFonts w:hint="eastAsia"/>
        </w:rPr>
        <w:t>结构定义</w:t>
      </w:r>
      <w:r>
        <w:rPr>
          <w:rFonts w:hint="eastAsia"/>
        </w:rPr>
        <w:t>，</w:t>
      </w:r>
      <w:r>
        <w:t>若满足则</w:t>
      </w:r>
      <w:r>
        <w:rPr>
          <w:rFonts w:hint="eastAsia"/>
        </w:rPr>
        <w:t>对</w:t>
      </w:r>
      <w:r>
        <w:t>下一请求消息执行步骤</w:t>
      </w:r>
      <w:r>
        <w:rPr>
          <w:rFonts w:hint="eastAsia"/>
        </w:rPr>
        <w:t>1</w:t>
      </w:r>
      <w:r>
        <w:rPr>
          <w:rFonts w:hint="eastAsia"/>
        </w:rPr>
        <w:t>；</w:t>
      </w:r>
      <w:r>
        <w:t>否则</w:t>
      </w:r>
      <w:r>
        <w:rPr>
          <w:rFonts w:hint="eastAsia"/>
        </w:rPr>
        <w:t>执行步骤</w:t>
      </w:r>
      <w:r>
        <w:rPr>
          <w:rFonts w:hint="eastAsia"/>
        </w:rPr>
        <w:t>3</w:t>
      </w:r>
      <w:r>
        <w:t>-8</w:t>
      </w:r>
      <w:r>
        <w:rPr>
          <w:rFonts w:hint="eastAsia"/>
        </w:rPr>
        <w:t>进一步</w:t>
      </w:r>
      <w:r>
        <w:t>判断；</w:t>
      </w:r>
    </w:p>
    <w:p w14:paraId="6F570413" w14:textId="77777777" w:rsidR="0092692F" w:rsidRDefault="0092692F" w:rsidP="0092692F">
      <w:pPr>
        <w:pStyle w:val="u5"/>
        <w:numPr>
          <w:ilvl w:val="0"/>
          <w:numId w:val="65"/>
        </w:numPr>
        <w:spacing w:before="24" w:after="24"/>
        <w:ind w:firstLineChars="0"/>
      </w:pPr>
      <w:r>
        <w:rPr>
          <w:rFonts w:hint="eastAsia"/>
        </w:rPr>
        <w:t>判断响应消息是否存在找不到</w:t>
      </w:r>
      <w:r>
        <w:t>服务提示</w:t>
      </w:r>
      <w:r>
        <w:rPr>
          <w:rFonts w:hint="eastAsia"/>
        </w:rPr>
        <w:t>，</w:t>
      </w:r>
      <w:r>
        <w:t>若存在</w:t>
      </w:r>
      <w:r w:rsidRPr="00D22056">
        <w:t>服务可能存在</w:t>
      </w:r>
      <w:r w:rsidRPr="00D22056">
        <w:rPr>
          <w:rFonts w:hint="eastAsia"/>
        </w:rPr>
        <w:t>由于</w:t>
      </w:r>
      <w:r w:rsidRPr="00D22056">
        <w:t>更新或停止</w:t>
      </w:r>
      <w:r>
        <w:rPr>
          <w:rFonts w:hint="eastAsia"/>
        </w:rPr>
        <w:t>等问题导致</w:t>
      </w:r>
      <w:r w:rsidRPr="00FE6DA7">
        <w:rPr>
          <w:rFonts w:hint="eastAsia"/>
        </w:rPr>
        <w:t>操作被移除</w:t>
      </w:r>
      <w:r>
        <w:rPr>
          <w:rFonts w:hint="eastAsia"/>
        </w:rPr>
        <w:t>，</w:t>
      </w:r>
      <w:r>
        <w:t>停止测试用例执行，记录该测试用例</w:t>
      </w:r>
      <w:r>
        <w:rPr>
          <w:rFonts w:hint="eastAsia"/>
        </w:rPr>
        <w:t>违反</w:t>
      </w:r>
      <w:r>
        <w:t>时效约束</w:t>
      </w:r>
      <w:r>
        <w:rPr>
          <w:rFonts w:hint="eastAsia"/>
        </w:rPr>
        <w:t>（</w:t>
      </w:r>
      <w:r>
        <w:t>12-15</w:t>
      </w:r>
      <w:r>
        <w:rPr>
          <w:rFonts w:hint="eastAsia"/>
        </w:rPr>
        <w:t>）；否则进一步判断；</w:t>
      </w:r>
    </w:p>
    <w:p w14:paraId="7844441C" w14:textId="77777777" w:rsidR="0092692F" w:rsidRDefault="0092692F" w:rsidP="0092692F">
      <w:pPr>
        <w:pStyle w:val="u5"/>
        <w:numPr>
          <w:ilvl w:val="0"/>
          <w:numId w:val="65"/>
        </w:numPr>
        <w:spacing w:before="24" w:after="24"/>
        <w:ind w:firstLineChars="0"/>
      </w:pPr>
      <w:r>
        <w:rPr>
          <w:rFonts w:hint="eastAsia"/>
        </w:rPr>
        <w:t>判断</w:t>
      </w:r>
      <w:r>
        <w:t>客户端</w:t>
      </w:r>
      <w:r>
        <w:t>ip</w:t>
      </w:r>
      <w:r>
        <w:t>地址</w:t>
      </w:r>
      <w:r>
        <w:rPr>
          <w:rFonts w:hint="eastAsia"/>
        </w:rPr>
        <w:t>是否符合</w:t>
      </w:r>
      <w:r>
        <w:t>调用</w:t>
      </w:r>
      <w:r>
        <w:rPr>
          <w:rFonts w:hint="eastAsia"/>
        </w:rPr>
        <w:t>操作</w:t>
      </w:r>
      <w:r>
        <w:t>区域约束，若</w:t>
      </w:r>
      <w:r>
        <w:rPr>
          <w:rFonts w:hint="eastAsia"/>
        </w:rPr>
        <w:t>不在限定</w:t>
      </w:r>
      <w:r>
        <w:t>区域内，停止测试用例执行，记录该测试用例</w:t>
      </w:r>
      <w:r>
        <w:rPr>
          <w:rFonts w:hint="eastAsia"/>
        </w:rPr>
        <w:t>违反区域</w:t>
      </w:r>
      <w:r>
        <w:t>约束</w:t>
      </w:r>
      <w:r>
        <w:rPr>
          <w:rFonts w:hint="eastAsia"/>
        </w:rPr>
        <w:t>（</w:t>
      </w:r>
      <w:r>
        <w:t>16-19</w:t>
      </w:r>
      <w:r>
        <w:rPr>
          <w:rFonts w:hint="eastAsia"/>
        </w:rPr>
        <w:t>）；否则进一步判断；</w:t>
      </w:r>
    </w:p>
    <w:p w14:paraId="6DF5E612" w14:textId="77777777" w:rsidR="0092692F" w:rsidRDefault="0092692F" w:rsidP="00AD230B">
      <w:pPr>
        <w:pStyle w:val="u5"/>
        <w:numPr>
          <w:ilvl w:val="0"/>
          <w:numId w:val="65"/>
        </w:numPr>
        <w:spacing w:before="24" w:after="24"/>
        <w:ind w:firstLineChars="0"/>
      </w:pPr>
      <w:r>
        <w:rPr>
          <w:rFonts w:hint="eastAsia"/>
        </w:rPr>
        <w:t>如果</w:t>
      </w:r>
      <w:r>
        <w:t>调用操作存在重复调用约束，</w:t>
      </w:r>
      <w:r>
        <w:rPr>
          <w:rFonts w:hint="eastAsia"/>
        </w:rPr>
        <w:t>判断已经执行</w:t>
      </w:r>
      <w:r>
        <w:t>的操作序列是否存在</w:t>
      </w:r>
      <w:r>
        <w:rPr>
          <w:rFonts w:hint="eastAsia"/>
        </w:rPr>
        <w:lastRenderedPageBreak/>
        <w:t>重复</w:t>
      </w:r>
      <w:r>
        <w:t>调用，</w:t>
      </w:r>
      <w:r>
        <w:rPr>
          <w:rFonts w:hint="eastAsia"/>
        </w:rPr>
        <w:t>若存在</w:t>
      </w:r>
      <w:r>
        <w:t>，则停止测试用例执行，记录该测试用例</w:t>
      </w:r>
      <w:r>
        <w:rPr>
          <w:rFonts w:hint="eastAsia"/>
        </w:rPr>
        <w:t>违反重复调用</w:t>
      </w:r>
      <w:r>
        <w:t>约束</w:t>
      </w:r>
      <w:r>
        <w:rPr>
          <w:rFonts w:hint="eastAsia"/>
        </w:rPr>
        <w:t>（</w:t>
      </w:r>
      <w:r>
        <w:t>20-23</w:t>
      </w:r>
      <w:r>
        <w:rPr>
          <w:rFonts w:hint="eastAsia"/>
        </w:rPr>
        <w:t>）；否则进一步判断；</w:t>
      </w:r>
    </w:p>
    <w:tbl>
      <w:tblPr>
        <w:tblStyle w:val="afff1"/>
        <w:tblW w:w="0" w:type="auto"/>
        <w:tblLook w:val="04A0" w:firstRow="1" w:lastRow="0" w:firstColumn="1" w:lastColumn="0" w:noHBand="0" w:noVBand="1"/>
      </w:tblPr>
      <w:tblGrid>
        <w:gridCol w:w="8153"/>
      </w:tblGrid>
      <w:tr w:rsidR="008C0ACD" w14:paraId="3F8486A2" w14:textId="77777777" w:rsidTr="00A16387">
        <w:tc>
          <w:tcPr>
            <w:tcW w:w="8153" w:type="dxa"/>
          </w:tcPr>
          <w:p w14:paraId="0D884324" w14:textId="77777777" w:rsidR="008C0ACD" w:rsidRPr="00816BB6" w:rsidRDefault="008C0ACD" w:rsidP="003A3717">
            <w:pPr>
              <w:rPr>
                <w:rFonts w:eastAsia="仿宋"/>
                <w:kern w:val="0"/>
                <w:szCs w:val="21"/>
              </w:rPr>
            </w:pPr>
            <w:r w:rsidRPr="00816BB6">
              <w:rPr>
                <w:rFonts w:eastAsia="仿宋"/>
                <w:kern w:val="0"/>
                <w:szCs w:val="21"/>
              </w:rPr>
              <w:t xml:space="preserve">Algorithm </w:t>
            </w:r>
            <w:r>
              <w:rPr>
                <w:rFonts w:eastAsia="仿宋"/>
                <w:kern w:val="0"/>
                <w:szCs w:val="21"/>
              </w:rPr>
              <w:t>5</w:t>
            </w:r>
            <w:r w:rsidR="003A3717">
              <w:rPr>
                <w:rFonts w:eastAsia="仿宋" w:hint="eastAsia"/>
                <w:kern w:val="0"/>
                <w:szCs w:val="21"/>
              </w:rPr>
              <w:t>测试</w:t>
            </w:r>
            <w:r w:rsidR="008F1DD8">
              <w:rPr>
                <w:rFonts w:eastAsia="仿宋" w:hint="eastAsia"/>
                <w:kern w:val="0"/>
                <w:szCs w:val="21"/>
              </w:rPr>
              <w:t>执行</w:t>
            </w:r>
            <w:r w:rsidR="008F1DD8">
              <w:rPr>
                <w:rFonts w:eastAsia="仿宋"/>
                <w:kern w:val="0"/>
                <w:szCs w:val="21"/>
              </w:rPr>
              <w:t>及</w:t>
            </w:r>
            <w:r w:rsidR="003A3717">
              <w:rPr>
                <w:rFonts w:eastAsia="仿宋" w:hint="eastAsia"/>
                <w:kern w:val="0"/>
                <w:szCs w:val="21"/>
              </w:rPr>
              <w:t>结果判定</w:t>
            </w:r>
            <w:r w:rsidRPr="00816BB6">
              <w:rPr>
                <w:rFonts w:eastAsia="仿宋"/>
                <w:kern w:val="0"/>
                <w:szCs w:val="21"/>
              </w:rPr>
              <w:t>算法</w:t>
            </w:r>
          </w:p>
        </w:tc>
      </w:tr>
      <w:tr w:rsidR="008C0ACD" w:rsidRPr="00F54245" w14:paraId="6A3FDF8F" w14:textId="77777777" w:rsidTr="00A16387">
        <w:tc>
          <w:tcPr>
            <w:tcW w:w="8153" w:type="dxa"/>
          </w:tcPr>
          <w:p w14:paraId="5A2DC46D" w14:textId="77777777" w:rsidR="008C0ACD" w:rsidRDefault="008C0ACD" w:rsidP="00A16387">
            <w:pPr>
              <w:rPr>
                <w:rFonts w:eastAsia="仿宋"/>
                <w:kern w:val="0"/>
                <w:szCs w:val="21"/>
              </w:rPr>
            </w:pPr>
            <w:r w:rsidRPr="00F51BEF">
              <w:rPr>
                <w:rFonts w:eastAsia="仿宋" w:hint="eastAsia"/>
                <w:b/>
                <w:kern w:val="0"/>
                <w:szCs w:val="21"/>
              </w:rPr>
              <w:t>I</w:t>
            </w:r>
            <w:r w:rsidRPr="00F51BEF">
              <w:rPr>
                <w:rFonts w:eastAsia="仿宋"/>
                <w:b/>
                <w:kern w:val="0"/>
                <w:szCs w:val="21"/>
              </w:rPr>
              <w:t>nput:</w:t>
            </w:r>
            <w:r>
              <w:rPr>
                <w:rFonts w:eastAsia="仿宋"/>
                <w:kern w:val="0"/>
                <w:szCs w:val="21"/>
              </w:rPr>
              <w:t xml:space="preserve"> </w:t>
            </w:r>
            <w:r w:rsidR="003A3717" w:rsidRPr="00FC295D">
              <w:rPr>
                <w:rFonts w:eastAsia="仿宋"/>
                <w:i/>
                <w:kern w:val="0"/>
                <w:szCs w:val="21"/>
              </w:rPr>
              <w:t>TS</w:t>
            </w:r>
            <w:r w:rsidR="003A3717">
              <w:rPr>
                <w:rFonts w:eastAsia="仿宋"/>
                <w:kern w:val="0"/>
                <w:szCs w:val="21"/>
              </w:rPr>
              <w:t xml:space="preserve"> is </w:t>
            </w:r>
            <w:r w:rsidR="003A3717">
              <w:rPr>
                <w:rFonts w:eastAsia="仿宋" w:hint="eastAsia"/>
                <w:kern w:val="0"/>
                <w:szCs w:val="21"/>
              </w:rPr>
              <w:t xml:space="preserve">a </w:t>
            </w:r>
            <w:r w:rsidR="003A3717">
              <w:rPr>
                <w:rFonts w:eastAsia="仿宋"/>
                <w:kern w:val="0"/>
                <w:szCs w:val="21"/>
              </w:rPr>
              <w:t>Test Suite</w:t>
            </w:r>
          </w:p>
          <w:p w14:paraId="28D55FB1" w14:textId="77777777" w:rsidR="008C0ACD" w:rsidRDefault="008C0ACD" w:rsidP="00A16387">
            <w:pPr>
              <w:rPr>
                <w:rFonts w:eastAsia="仿宋"/>
                <w:kern w:val="0"/>
                <w:szCs w:val="21"/>
              </w:rPr>
            </w:pPr>
            <w:r w:rsidRPr="00F51BEF">
              <w:rPr>
                <w:rFonts w:eastAsia="仿宋" w:hint="eastAsia"/>
                <w:b/>
                <w:kern w:val="0"/>
                <w:szCs w:val="21"/>
              </w:rPr>
              <w:t>Output</w:t>
            </w:r>
            <w:r w:rsidRPr="00F51BEF">
              <w:rPr>
                <w:rFonts w:eastAsia="仿宋"/>
                <w:b/>
                <w:kern w:val="0"/>
                <w:szCs w:val="21"/>
              </w:rPr>
              <w:t>:</w:t>
            </w:r>
            <w:r>
              <w:rPr>
                <w:rFonts w:eastAsia="仿宋"/>
                <w:kern w:val="0"/>
                <w:szCs w:val="21"/>
              </w:rPr>
              <w:t xml:space="preserve"> </w:t>
            </w:r>
            <w:r w:rsidR="00FC295D" w:rsidRPr="00FC295D">
              <w:rPr>
                <w:rFonts w:eastAsia="仿宋"/>
                <w:i/>
                <w:kern w:val="0"/>
                <w:szCs w:val="21"/>
              </w:rPr>
              <w:t>trl</w:t>
            </w:r>
            <w:r w:rsidR="00FC295D">
              <w:rPr>
                <w:rFonts w:eastAsia="仿宋"/>
                <w:kern w:val="0"/>
                <w:szCs w:val="21"/>
              </w:rPr>
              <w:t xml:space="preserve"> </w:t>
            </w:r>
            <w:r w:rsidR="003A3717" w:rsidRPr="003A3717">
              <w:rPr>
                <w:rFonts w:eastAsia="仿宋"/>
                <w:kern w:val="0"/>
                <w:szCs w:val="21"/>
              </w:rPr>
              <w:t>Test results log</w:t>
            </w:r>
          </w:p>
          <w:p w14:paraId="1CC4D7D4" w14:textId="77777777" w:rsidR="00FC295D" w:rsidRDefault="00FC295D" w:rsidP="00A16387">
            <w:pPr>
              <w:rPr>
                <w:rFonts w:eastAsiaTheme="minorEastAsia"/>
                <w:kern w:val="0"/>
                <w:szCs w:val="21"/>
              </w:rPr>
            </w:pPr>
            <w:r w:rsidRPr="00BA1B55">
              <w:rPr>
                <w:rFonts w:eastAsia="仿宋"/>
                <w:kern w:val="0"/>
                <w:szCs w:val="21"/>
              </w:rPr>
              <w:t>PROCEDURE</w:t>
            </w:r>
            <w:r>
              <w:rPr>
                <w:rFonts w:eastAsia="仿宋"/>
                <w:kern w:val="0"/>
                <w:szCs w:val="21"/>
              </w:rPr>
              <w:t xml:space="preserve"> E</w:t>
            </w:r>
            <w:r w:rsidRPr="00FC295D">
              <w:rPr>
                <w:rFonts w:eastAsia="仿宋"/>
                <w:kern w:val="0"/>
                <w:szCs w:val="21"/>
              </w:rPr>
              <w:t>xecution</w:t>
            </w:r>
            <w:r>
              <w:rPr>
                <w:rFonts w:eastAsia="仿宋"/>
                <w:kern w:val="0"/>
                <w:szCs w:val="21"/>
              </w:rPr>
              <w:t xml:space="preserve"> (TS)</w:t>
            </w:r>
          </w:p>
          <w:p w14:paraId="4698A147" w14:textId="77777777" w:rsidR="00095508" w:rsidRDefault="00095508" w:rsidP="00136D40">
            <w:pPr>
              <w:pStyle w:val="afff9"/>
              <w:numPr>
                <w:ilvl w:val="6"/>
                <w:numId w:val="64"/>
              </w:numPr>
              <w:ind w:firstLineChars="0"/>
              <w:rPr>
                <w:rFonts w:eastAsia="仿宋"/>
                <w:kern w:val="0"/>
                <w:szCs w:val="21"/>
              </w:rPr>
            </w:pPr>
            <w:r w:rsidRPr="00095508">
              <w:rPr>
                <w:rFonts w:eastAsia="仿宋"/>
                <w:b/>
                <w:kern w:val="0"/>
                <w:szCs w:val="21"/>
              </w:rPr>
              <w:t>for</w:t>
            </w:r>
            <w:r>
              <w:rPr>
                <w:rFonts w:eastAsia="仿宋" w:hint="eastAsia"/>
                <w:kern w:val="0"/>
                <w:szCs w:val="21"/>
              </w:rPr>
              <w:t xml:space="preserve"> </w:t>
            </w:r>
            <w:r>
              <w:rPr>
                <w:rFonts w:eastAsia="仿宋"/>
                <w:kern w:val="0"/>
                <w:szCs w:val="21"/>
              </w:rPr>
              <w:t xml:space="preserve">Test Case </w:t>
            </w:r>
            <w:r w:rsidRPr="00FC295D">
              <w:rPr>
                <w:rFonts w:eastAsia="仿宋"/>
                <w:i/>
                <w:kern w:val="0"/>
                <w:szCs w:val="21"/>
              </w:rPr>
              <w:t>tc</w:t>
            </w:r>
            <w:r>
              <w:rPr>
                <w:rFonts w:eastAsia="仿宋"/>
                <w:kern w:val="0"/>
                <w:szCs w:val="21"/>
              </w:rPr>
              <w:t xml:space="preserve"> in </w:t>
            </w:r>
            <w:r w:rsidRPr="00FC295D">
              <w:rPr>
                <w:rFonts w:eastAsia="仿宋"/>
                <w:i/>
                <w:kern w:val="0"/>
                <w:szCs w:val="21"/>
              </w:rPr>
              <w:t>TS</w:t>
            </w:r>
            <w:r>
              <w:rPr>
                <w:rFonts w:eastAsia="仿宋"/>
                <w:kern w:val="0"/>
                <w:szCs w:val="21"/>
              </w:rPr>
              <w:t xml:space="preserve"> </w:t>
            </w:r>
            <w:r w:rsidRPr="00095508">
              <w:rPr>
                <w:rFonts w:eastAsia="仿宋"/>
                <w:b/>
                <w:kern w:val="0"/>
                <w:szCs w:val="21"/>
              </w:rPr>
              <w:t>do</w:t>
            </w:r>
          </w:p>
          <w:p w14:paraId="687002A6" w14:textId="77777777" w:rsidR="00095508" w:rsidRDefault="00095508" w:rsidP="00136D40">
            <w:pPr>
              <w:pStyle w:val="afff9"/>
              <w:numPr>
                <w:ilvl w:val="6"/>
                <w:numId w:val="64"/>
              </w:numPr>
              <w:ind w:firstLineChars="0"/>
              <w:rPr>
                <w:rFonts w:eastAsia="仿宋"/>
                <w:kern w:val="0"/>
                <w:szCs w:val="21"/>
              </w:rPr>
            </w:pPr>
            <w:r>
              <w:rPr>
                <w:rFonts w:eastAsia="仿宋" w:hint="eastAsia"/>
                <w:kern w:val="0"/>
                <w:szCs w:val="21"/>
              </w:rPr>
              <w:t xml:space="preserve">    </w:t>
            </w:r>
            <w:r>
              <w:rPr>
                <w:rFonts w:eastAsia="仿宋"/>
                <w:kern w:val="0"/>
                <w:szCs w:val="21"/>
              </w:rPr>
              <w:t xml:space="preserve">Parse </w:t>
            </w:r>
            <w:r w:rsidR="00337FE8" w:rsidRPr="00FC295D">
              <w:rPr>
                <w:rFonts w:eastAsia="仿宋"/>
                <w:i/>
                <w:kern w:val="0"/>
                <w:szCs w:val="21"/>
              </w:rPr>
              <w:t>tc</w:t>
            </w:r>
            <w:r w:rsidR="00337FE8">
              <w:rPr>
                <w:rFonts w:eastAsia="仿宋"/>
                <w:kern w:val="0"/>
                <w:szCs w:val="21"/>
              </w:rPr>
              <w:t xml:space="preserve"> and get all Request Message (</w:t>
            </w:r>
            <w:r w:rsidR="00337FE8" w:rsidRPr="00FC295D">
              <w:rPr>
                <w:rFonts w:eastAsia="仿宋"/>
                <w:i/>
                <w:kern w:val="0"/>
                <w:szCs w:val="21"/>
              </w:rPr>
              <w:t>ReqMSet</w:t>
            </w:r>
            <w:r w:rsidR="00337FE8">
              <w:rPr>
                <w:rFonts w:eastAsia="仿宋"/>
                <w:kern w:val="0"/>
                <w:szCs w:val="21"/>
              </w:rPr>
              <w:t xml:space="preserve">) in </w:t>
            </w:r>
            <w:r w:rsidR="00337FE8" w:rsidRPr="00FC295D">
              <w:rPr>
                <w:rFonts w:eastAsia="仿宋"/>
                <w:i/>
                <w:kern w:val="0"/>
                <w:szCs w:val="21"/>
              </w:rPr>
              <w:t>tc</w:t>
            </w:r>
            <w:r w:rsidR="00FC295D">
              <w:rPr>
                <w:rFonts w:eastAsia="仿宋"/>
                <w:kern w:val="0"/>
                <w:szCs w:val="21"/>
              </w:rPr>
              <w:t>;</w:t>
            </w:r>
          </w:p>
          <w:p w14:paraId="2C227CB0" w14:textId="77777777" w:rsidR="002D7DE0" w:rsidRPr="002D7DE0"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sidRPr="002D7DE0">
              <w:rPr>
                <w:rFonts w:eastAsia="仿宋"/>
                <w:b/>
                <w:kern w:val="0"/>
                <w:szCs w:val="21"/>
              </w:rPr>
              <w:t>for</w:t>
            </w:r>
            <w:r>
              <w:rPr>
                <w:rFonts w:eastAsia="仿宋"/>
                <w:kern w:val="0"/>
                <w:szCs w:val="21"/>
              </w:rPr>
              <w:t xml:space="preserve"> </w:t>
            </w:r>
            <w:r w:rsidR="002D7DE0">
              <w:rPr>
                <w:rFonts w:eastAsia="仿宋"/>
                <w:kern w:val="0"/>
                <w:szCs w:val="21"/>
              </w:rPr>
              <w:t xml:space="preserve">each </w:t>
            </w:r>
            <w:r>
              <w:rPr>
                <w:rFonts w:eastAsia="仿宋"/>
                <w:kern w:val="0"/>
                <w:szCs w:val="21"/>
              </w:rPr>
              <w:t>Request Message</w:t>
            </w:r>
            <w:r w:rsidR="002D7DE0">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in </w:t>
            </w:r>
            <w:r w:rsidR="002D7DE0" w:rsidRPr="00FC295D">
              <w:rPr>
                <w:rFonts w:eastAsia="仿宋"/>
                <w:i/>
                <w:kern w:val="0"/>
                <w:szCs w:val="21"/>
              </w:rPr>
              <w:t>ReqMSet</w:t>
            </w:r>
            <w:r w:rsidR="002D7DE0">
              <w:rPr>
                <w:rFonts w:eastAsia="仿宋"/>
                <w:kern w:val="0"/>
                <w:szCs w:val="21"/>
              </w:rPr>
              <w:t xml:space="preserve"> </w:t>
            </w:r>
            <w:r w:rsidR="002D7DE0" w:rsidRPr="002D7DE0">
              <w:rPr>
                <w:rFonts w:eastAsia="仿宋"/>
                <w:b/>
                <w:kern w:val="0"/>
                <w:szCs w:val="21"/>
              </w:rPr>
              <w:t>do</w:t>
            </w:r>
          </w:p>
          <w:p w14:paraId="4216325F" w14:textId="77777777" w:rsidR="00095508" w:rsidRDefault="00337FE8" w:rsidP="00136D40">
            <w:pPr>
              <w:pStyle w:val="afff9"/>
              <w:numPr>
                <w:ilvl w:val="6"/>
                <w:numId w:val="64"/>
              </w:numPr>
              <w:ind w:firstLineChars="0"/>
              <w:rPr>
                <w:rFonts w:eastAsia="仿宋"/>
                <w:kern w:val="0"/>
                <w:szCs w:val="21"/>
              </w:rPr>
            </w:pPr>
            <w:r>
              <w:rPr>
                <w:rFonts w:eastAsia="仿宋" w:hint="eastAsia"/>
                <w:kern w:val="0"/>
                <w:szCs w:val="21"/>
              </w:rPr>
              <w:t xml:space="preserve">    </w:t>
            </w:r>
            <w:r w:rsidR="002D7DE0">
              <w:rPr>
                <w:rFonts w:eastAsia="仿宋"/>
                <w:kern w:val="0"/>
                <w:szCs w:val="21"/>
              </w:rPr>
              <w:t xml:space="preserve">    </w:t>
            </w:r>
            <w:r w:rsidRPr="00337FE8">
              <w:rPr>
                <w:rFonts w:eastAsia="仿宋"/>
                <w:b/>
                <w:kern w:val="0"/>
                <w:szCs w:val="21"/>
              </w:rPr>
              <w:t>if</w:t>
            </w:r>
            <w:r>
              <w:rPr>
                <w:rFonts w:eastAsia="仿宋" w:hint="eastAsia"/>
                <w:kern w:val="0"/>
                <w:szCs w:val="21"/>
              </w:rPr>
              <w:t xml:space="preserve"> </w:t>
            </w:r>
            <w:r w:rsidR="00FC295D" w:rsidRPr="00FC295D">
              <w:rPr>
                <w:rFonts w:eastAsia="仿宋"/>
                <w:i/>
                <w:kern w:val="0"/>
                <w:szCs w:val="21"/>
              </w:rPr>
              <w:t>reqm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14:paraId="68973675" w14:textId="77777777"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Stop execution</w:t>
            </w:r>
            <w:r w:rsidR="00FC295D">
              <w:rPr>
                <w:rFonts w:eastAsia="仿宋"/>
                <w:kern w:val="0"/>
                <w:szCs w:val="21"/>
              </w:rPr>
              <w:t xml:space="preserve"> </w:t>
            </w:r>
            <w:r w:rsidRPr="00FC295D">
              <w:rPr>
                <w:rFonts w:eastAsia="仿宋"/>
                <w:i/>
                <w:kern w:val="0"/>
                <w:szCs w:val="21"/>
              </w:rPr>
              <w:t>tc</w:t>
            </w:r>
            <w:r w:rsidR="00FC295D">
              <w:rPr>
                <w:rFonts w:eastAsia="仿宋"/>
                <w:kern w:val="0"/>
                <w:szCs w:val="21"/>
              </w:rPr>
              <w:t>;</w:t>
            </w:r>
          </w:p>
          <w:p w14:paraId="0C111F71" w14:textId="77777777"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w:t>
            </w:r>
            <w:r w:rsidRPr="00337FE8">
              <w:rPr>
                <w:rFonts w:eastAsia="仿宋"/>
                <w:kern w:val="0"/>
                <w:szCs w:val="21"/>
              </w:rPr>
              <w:t xml:space="preserve">Record </w:t>
            </w:r>
            <w:r w:rsidRPr="00FC295D">
              <w:rPr>
                <w:rFonts w:eastAsia="仿宋"/>
                <w:i/>
                <w:kern w:val="0"/>
                <w:szCs w:val="21"/>
              </w:rPr>
              <w:t>tc</w:t>
            </w:r>
            <w:r w:rsidRPr="00337FE8">
              <w:rPr>
                <w:rFonts w:eastAsia="仿宋"/>
                <w:kern w:val="0"/>
                <w:szCs w:val="21"/>
              </w:rPr>
              <w:t xml:space="preserve"> against the </w:t>
            </w:r>
            <w:r w:rsidRPr="00A65BC3">
              <w:rPr>
                <w:rFonts w:eastAsia="仿宋"/>
                <w:kern w:val="0"/>
                <w:szCs w:val="21"/>
              </w:rPr>
              <w:t>para</w:t>
            </w:r>
            <w:r w:rsidR="00875718" w:rsidRPr="00A65BC3">
              <w:rPr>
                <w:rFonts w:eastAsia="仿宋"/>
                <w:kern w:val="0"/>
                <w:szCs w:val="21"/>
              </w:rPr>
              <w:t>Restriction</w:t>
            </w:r>
            <w:r w:rsidRPr="00337FE8">
              <w:rPr>
                <w:rFonts w:eastAsia="仿宋"/>
                <w:kern w:val="0"/>
                <w:szCs w:val="21"/>
              </w:rPr>
              <w:t xml:space="preserve"> constraint</w:t>
            </w:r>
            <w:r w:rsidR="00FC295D">
              <w:rPr>
                <w:rFonts w:eastAsia="仿宋"/>
                <w:kern w:val="0"/>
                <w:szCs w:val="21"/>
              </w:rPr>
              <w:t>;</w:t>
            </w:r>
          </w:p>
          <w:p w14:paraId="07EFEBF9" w14:textId="77777777" w:rsidR="002D7DE0" w:rsidRP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break</w:t>
            </w:r>
          </w:p>
          <w:p w14:paraId="1A3C7298" w14:textId="77777777" w:rsidR="00337FE8" w:rsidRPr="002D7DE0" w:rsidRDefault="00337FE8" w:rsidP="00136D40">
            <w:pPr>
              <w:pStyle w:val="afff9"/>
              <w:numPr>
                <w:ilvl w:val="6"/>
                <w:numId w:val="64"/>
              </w:numPr>
              <w:ind w:firstLineChars="0"/>
              <w:rPr>
                <w:rFonts w:eastAsia="仿宋"/>
                <w:b/>
                <w:kern w:val="0"/>
                <w:szCs w:val="21"/>
              </w:rPr>
            </w:pPr>
            <w:r>
              <w:rPr>
                <w:rFonts w:eastAsia="仿宋"/>
                <w:kern w:val="0"/>
                <w:szCs w:val="21"/>
              </w:rPr>
              <w:t xml:space="preserve">    </w:t>
            </w:r>
            <w:r w:rsidR="002D7DE0">
              <w:rPr>
                <w:rFonts w:eastAsia="仿宋"/>
                <w:kern w:val="0"/>
                <w:szCs w:val="21"/>
              </w:rPr>
              <w:t xml:space="preserve">    </w:t>
            </w:r>
            <w:r w:rsidRPr="002D7DE0">
              <w:rPr>
                <w:rFonts w:eastAsia="仿宋"/>
                <w:b/>
                <w:kern w:val="0"/>
                <w:szCs w:val="21"/>
              </w:rPr>
              <w:t>else</w:t>
            </w:r>
          </w:p>
          <w:p w14:paraId="1C050178" w14:textId="77777777" w:rsidR="00337FE8" w:rsidRDefault="00337FE8" w:rsidP="00136D40">
            <w:pPr>
              <w:pStyle w:val="afff9"/>
              <w:numPr>
                <w:ilvl w:val="6"/>
                <w:numId w:val="64"/>
              </w:numPr>
              <w:ind w:firstLineChars="0"/>
              <w:rPr>
                <w:rFonts w:eastAsia="仿宋"/>
                <w:kern w:val="0"/>
                <w:szCs w:val="21"/>
              </w:rPr>
            </w:pPr>
            <w:r>
              <w:rPr>
                <w:rFonts w:eastAsia="仿宋"/>
                <w:kern w:val="0"/>
                <w:szCs w:val="21"/>
              </w:rPr>
              <w:t xml:space="preserve">        </w:t>
            </w:r>
            <w:r w:rsidR="002D7DE0">
              <w:rPr>
                <w:rFonts w:eastAsia="仿宋"/>
                <w:kern w:val="0"/>
                <w:szCs w:val="21"/>
              </w:rPr>
              <w:t xml:space="preserve">    e</w:t>
            </w:r>
            <w:r w:rsidRPr="00337FE8">
              <w:rPr>
                <w:rFonts w:eastAsia="仿宋"/>
                <w:kern w:val="0"/>
                <w:szCs w:val="21"/>
              </w:rPr>
              <w:t>xecute</w:t>
            </w:r>
            <w:r>
              <w:rPr>
                <w:rFonts w:eastAsia="仿宋"/>
                <w:kern w:val="0"/>
                <w:szCs w:val="21"/>
              </w:rPr>
              <w:t xml:space="preserve"> </w:t>
            </w:r>
            <w:r w:rsidR="002D7DE0" w:rsidRPr="00FC295D">
              <w:rPr>
                <w:rFonts w:eastAsia="仿宋"/>
                <w:i/>
                <w:kern w:val="0"/>
                <w:szCs w:val="21"/>
              </w:rPr>
              <w:t>reqm</w:t>
            </w:r>
            <w:r w:rsidR="002D7DE0">
              <w:rPr>
                <w:rFonts w:eastAsia="仿宋"/>
                <w:kern w:val="0"/>
                <w:szCs w:val="21"/>
              </w:rPr>
              <w:t xml:space="preserve"> and get Response Message </w:t>
            </w:r>
            <w:r w:rsidR="002D7DE0" w:rsidRPr="00FC295D">
              <w:rPr>
                <w:rFonts w:eastAsia="仿宋"/>
                <w:i/>
                <w:kern w:val="0"/>
                <w:szCs w:val="21"/>
              </w:rPr>
              <w:t>resm</w:t>
            </w:r>
            <w:r w:rsidR="00FC295D">
              <w:rPr>
                <w:rFonts w:eastAsia="仿宋"/>
                <w:kern w:val="0"/>
                <w:szCs w:val="21"/>
              </w:rPr>
              <w:t>;</w:t>
            </w:r>
          </w:p>
          <w:p w14:paraId="071620AE" w14:textId="77777777" w:rsidR="002D7DE0" w:rsidRPr="002D7DE0" w:rsidRDefault="002D7DE0" w:rsidP="00136D40">
            <w:pPr>
              <w:pStyle w:val="afff9"/>
              <w:numPr>
                <w:ilvl w:val="6"/>
                <w:numId w:val="64"/>
              </w:numPr>
              <w:ind w:firstLineChars="0"/>
              <w:rPr>
                <w:rFonts w:eastAsia="仿宋"/>
                <w:kern w:val="0"/>
                <w:szCs w:val="21"/>
              </w:rPr>
            </w:pPr>
            <w:r>
              <w:rPr>
                <w:rFonts w:eastAsia="仿宋"/>
                <w:kern w:val="0"/>
                <w:szCs w:val="21"/>
              </w:rPr>
              <w:t xml:space="preserve">            </w:t>
            </w:r>
            <w:r w:rsidRPr="002D7DE0">
              <w:rPr>
                <w:rFonts w:eastAsia="仿宋"/>
                <w:b/>
                <w:kern w:val="0"/>
                <w:szCs w:val="21"/>
              </w:rPr>
              <w:t>if</w:t>
            </w:r>
            <w:r>
              <w:rPr>
                <w:rFonts w:eastAsia="仿宋"/>
                <w:kern w:val="0"/>
                <w:szCs w:val="21"/>
              </w:rPr>
              <w:t xml:space="preserve"> </w:t>
            </w:r>
            <w:r w:rsidRPr="00FC295D">
              <w:rPr>
                <w:rFonts w:eastAsia="仿宋"/>
                <w:i/>
                <w:kern w:val="0"/>
                <w:szCs w:val="21"/>
              </w:rPr>
              <w:t>resm</w:t>
            </w:r>
            <w:r>
              <w:rPr>
                <w:rFonts w:eastAsia="仿宋"/>
                <w:kern w:val="0"/>
                <w:szCs w:val="21"/>
              </w:rPr>
              <w:t xml:space="preserve"> is </w:t>
            </w:r>
            <w:r w:rsidRPr="00337FE8">
              <w:rPr>
                <w:rFonts w:eastAsia="仿宋"/>
                <w:kern w:val="0"/>
                <w:szCs w:val="21"/>
              </w:rPr>
              <w:t>invalidate</w:t>
            </w:r>
            <w:r>
              <w:rPr>
                <w:rFonts w:eastAsia="仿宋"/>
                <w:kern w:val="0"/>
                <w:szCs w:val="21"/>
              </w:rPr>
              <w:t xml:space="preserve"> for XSD </w:t>
            </w:r>
            <w:r w:rsidRPr="00337FE8">
              <w:rPr>
                <w:rFonts w:eastAsia="仿宋"/>
                <w:b/>
                <w:kern w:val="0"/>
                <w:szCs w:val="21"/>
              </w:rPr>
              <w:t>then</w:t>
            </w:r>
          </w:p>
          <w:p w14:paraId="76F05CA5" w14:textId="77777777" w:rsidR="002D7DE0" w:rsidRDefault="002D7DE0" w:rsidP="00136D40">
            <w:pPr>
              <w:pStyle w:val="afff9"/>
              <w:numPr>
                <w:ilvl w:val="6"/>
                <w:numId w:val="64"/>
              </w:numPr>
              <w:ind w:firstLineChars="0"/>
              <w:rPr>
                <w:rFonts w:eastAsia="仿宋"/>
                <w:kern w:val="0"/>
                <w:szCs w:val="21"/>
              </w:rPr>
            </w:pPr>
            <w:r w:rsidRPr="002D7DE0">
              <w:rPr>
                <w:rFonts w:eastAsia="仿宋"/>
                <w:kern w:val="0"/>
                <w:szCs w:val="21"/>
              </w:rPr>
              <w:t xml:space="preserve">            </w:t>
            </w:r>
            <w:r>
              <w:rPr>
                <w:rFonts w:eastAsia="仿宋"/>
                <w:kern w:val="0"/>
                <w:szCs w:val="21"/>
              </w:rPr>
              <w:t xml:space="preserve">    </w:t>
            </w:r>
            <w:r w:rsidRPr="00337FE8">
              <w:rPr>
                <w:rFonts w:eastAsia="仿宋"/>
                <w:kern w:val="0"/>
                <w:szCs w:val="21"/>
              </w:rPr>
              <w:t>Stop execution</w:t>
            </w:r>
            <w:r>
              <w:rPr>
                <w:rFonts w:eastAsia="仿宋"/>
                <w:kern w:val="0"/>
                <w:szCs w:val="21"/>
              </w:rPr>
              <w:t xml:space="preserve"> </w:t>
            </w:r>
            <w:r w:rsidRPr="00A65BC3">
              <w:rPr>
                <w:rFonts w:eastAsia="仿宋"/>
                <w:i/>
                <w:kern w:val="0"/>
                <w:szCs w:val="21"/>
              </w:rPr>
              <w:t>tc</w:t>
            </w:r>
            <w:r w:rsidR="00A65BC3" w:rsidRPr="00A65BC3">
              <w:rPr>
                <w:rFonts w:eastAsia="仿宋"/>
                <w:kern w:val="0"/>
                <w:szCs w:val="21"/>
              </w:rPr>
              <w:t>;</w:t>
            </w:r>
          </w:p>
          <w:p w14:paraId="7E1F10EF" w14:textId="77777777" w:rsidR="00AF17AA" w:rsidRDefault="00AF17AA" w:rsidP="00136D40">
            <w:pPr>
              <w:pStyle w:val="afff9"/>
              <w:numPr>
                <w:ilvl w:val="6"/>
                <w:numId w:val="64"/>
              </w:numPr>
              <w:ind w:firstLineChars="0"/>
              <w:rPr>
                <w:rFonts w:eastAsia="仿宋"/>
                <w:kern w:val="0"/>
                <w:szCs w:val="21"/>
              </w:rPr>
            </w:pPr>
            <w:r>
              <w:rPr>
                <w:rFonts w:eastAsia="仿宋"/>
                <w:kern w:val="0"/>
                <w:szCs w:val="21"/>
              </w:rPr>
              <w:t xml:space="preserve">                </w:t>
            </w:r>
            <w:r w:rsidR="008B0290" w:rsidRPr="008B0290">
              <w:rPr>
                <w:rFonts w:eastAsia="仿宋"/>
                <w:b/>
                <w:kern w:val="0"/>
                <w:szCs w:val="21"/>
              </w:rPr>
              <w:t>if</w:t>
            </w:r>
            <w:r w:rsidR="008B0290">
              <w:rPr>
                <w:rFonts w:eastAsia="仿宋"/>
                <w:kern w:val="0"/>
                <w:szCs w:val="21"/>
              </w:rPr>
              <w:t xml:space="preserve"> </w:t>
            </w:r>
            <w:r w:rsidRPr="00AF17AA">
              <w:rPr>
                <w:rFonts w:eastAsia="仿宋"/>
                <w:kern w:val="0"/>
                <w:szCs w:val="21"/>
              </w:rPr>
              <w:t xml:space="preserve">the call violates the </w:t>
            </w:r>
            <w:r w:rsidR="008B0290" w:rsidRPr="00A65BC3">
              <w:rPr>
                <w:rFonts w:eastAsia="仿宋"/>
                <w:kern w:val="0"/>
                <w:szCs w:val="21"/>
              </w:rPr>
              <w:t>eTime</w:t>
            </w:r>
            <w:r w:rsidRPr="00AF17AA">
              <w:rPr>
                <w:rFonts w:eastAsia="仿宋"/>
                <w:kern w:val="0"/>
                <w:szCs w:val="21"/>
              </w:rPr>
              <w:t xml:space="preserve"> constraint</w:t>
            </w:r>
            <w:r w:rsidR="008B0290">
              <w:rPr>
                <w:rFonts w:eastAsia="仿宋"/>
                <w:kern w:val="0"/>
                <w:szCs w:val="21"/>
              </w:rPr>
              <w:t xml:space="preserve"> </w:t>
            </w:r>
            <w:r w:rsidR="008B0290" w:rsidRPr="008B0290">
              <w:rPr>
                <w:rFonts w:eastAsia="仿宋"/>
                <w:b/>
                <w:kern w:val="0"/>
                <w:szCs w:val="21"/>
              </w:rPr>
              <w:t>then</w:t>
            </w:r>
          </w:p>
          <w:p w14:paraId="08D9AFB7"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sidRPr="00A65BC3">
              <w:rPr>
                <w:rFonts w:eastAsia="仿宋"/>
                <w:kern w:val="0"/>
                <w:szCs w:val="21"/>
              </w:rPr>
              <w:t>eTime</w:t>
            </w:r>
            <w:r w:rsidRPr="00337FE8">
              <w:rPr>
                <w:rFonts w:eastAsia="仿宋"/>
                <w:kern w:val="0"/>
                <w:szCs w:val="21"/>
              </w:rPr>
              <w:t xml:space="preserve"> constraint</w:t>
            </w:r>
            <w:r w:rsidR="00A65BC3">
              <w:rPr>
                <w:rFonts w:eastAsia="仿宋"/>
                <w:kern w:val="0"/>
                <w:szCs w:val="21"/>
              </w:rPr>
              <w:t>;</w:t>
            </w:r>
          </w:p>
          <w:p w14:paraId="2236C1F2" w14:textId="77777777"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break</w:t>
            </w:r>
          </w:p>
          <w:p w14:paraId="29BB18D0" w14:textId="77777777" w:rsidR="008B0290" w:rsidRPr="008B0290" w:rsidRDefault="008B0290" w:rsidP="00136D40">
            <w:pPr>
              <w:pStyle w:val="afff9"/>
              <w:numPr>
                <w:ilvl w:val="6"/>
                <w:numId w:val="64"/>
              </w:numPr>
              <w:ind w:firstLineChars="0"/>
              <w:rPr>
                <w:rFonts w:eastAsia="仿宋"/>
                <w:b/>
                <w:kern w:val="0"/>
                <w:szCs w:val="21"/>
              </w:rPr>
            </w:pPr>
            <w:r>
              <w:rPr>
                <w:rFonts w:eastAsia="仿宋"/>
                <w:kern w:val="0"/>
                <w:szCs w:val="21"/>
              </w:rPr>
              <w:t xml:space="preserve">                </w:t>
            </w:r>
            <w:r w:rsidRPr="008B0290">
              <w:rPr>
                <w:rFonts w:eastAsia="仿宋"/>
                <w:b/>
                <w:kern w:val="0"/>
                <w:szCs w:val="21"/>
              </w:rPr>
              <w:t>end if</w:t>
            </w:r>
          </w:p>
          <w:p w14:paraId="09B3AA60" w14:textId="77777777" w:rsidR="008B0290" w:rsidRDefault="008B0290" w:rsidP="00136D40">
            <w:pPr>
              <w:pStyle w:val="afff9"/>
              <w:numPr>
                <w:ilvl w:val="6"/>
                <w:numId w:val="64"/>
              </w:numPr>
              <w:ind w:firstLineChars="0"/>
              <w:rPr>
                <w:rFonts w:eastAsia="仿宋"/>
                <w:kern w:val="0"/>
                <w:szCs w:val="21"/>
              </w:rPr>
            </w:pPr>
            <w:r>
              <w:rPr>
                <w:rFonts w:eastAsia="仿宋" w:hint="eastAsia"/>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A65BC3">
              <w:rPr>
                <w:rFonts w:eastAsia="仿宋"/>
                <w:kern w:val="0"/>
                <w:szCs w:val="21"/>
              </w:rPr>
              <w:t>ipRange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14:paraId="4C9BCAF0"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 </w:t>
            </w:r>
            <w:r>
              <w:rPr>
                <w:rFonts w:eastAsia="仿宋"/>
                <w:kern w:val="0"/>
                <w:szCs w:val="21"/>
              </w:rPr>
              <w:t>ipRange</w:t>
            </w:r>
            <w:r w:rsidRPr="00337FE8">
              <w:rPr>
                <w:rFonts w:eastAsia="仿宋"/>
                <w:kern w:val="0"/>
                <w:szCs w:val="21"/>
              </w:rPr>
              <w:t xml:space="preserve"> constraint</w:t>
            </w:r>
            <w:r w:rsidR="00A65BC3">
              <w:rPr>
                <w:rFonts w:eastAsia="仿宋"/>
                <w:kern w:val="0"/>
                <w:szCs w:val="21"/>
              </w:rPr>
              <w:t>;</w:t>
            </w:r>
          </w:p>
          <w:p w14:paraId="0FC53D85"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14:paraId="1CD5D31D" w14:textId="77777777"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14:paraId="5210B110" w14:textId="77777777"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Iteration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14:paraId="65658F1F"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rsidRPr="008B0290">
              <w:rPr>
                <w:rFonts w:eastAsia="仿宋"/>
                <w:kern w:val="0"/>
                <w:szCs w:val="21"/>
              </w:rPr>
              <w:t xml:space="preserve"> Iteration</w:t>
            </w:r>
            <w:r w:rsidRPr="00337FE8">
              <w:rPr>
                <w:rFonts w:eastAsia="仿宋"/>
                <w:kern w:val="0"/>
                <w:szCs w:val="21"/>
              </w:rPr>
              <w:t xml:space="preserve"> constraint</w:t>
            </w:r>
            <w:r w:rsidR="00A65BC3">
              <w:rPr>
                <w:rFonts w:eastAsia="仿宋"/>
                <w:kern w:val="0"/>
                <w:szCs w:val="21"/>
              </w:rPr>
              <w:t>;</w:t>
            </w:r>
          </w:p>
          <w:p w14:paraId="04309013"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14:paraId="5613ED63" w14:textId="77777777"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14:paraId="5586C98D" w14:textId="77777777"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8B0290">
              <w:rPr>
                <w:rFonts w:eastAsia="仿宋"/>
                <w:kern w:val="0"/>
                <w:szCs w:val="21"/>
              </w:rPr>
              <w:t>preOp</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14:paraId="2EEF1737"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sidRPr="008B0290">
              <w:rPr>
                <w:rFonts w:eastAsia="仿宋"/>
                <w:kern w:val="0"/>
                <w:szCs w:val="21"/>
              </w:rPr>
              <w:t>preOp</w:t>
            </w:r>
            <w:r w:rsidRPr="00337FE8">
              <w:rPr>
                <w:rFonts w:eastAsia="仿宋"/>
                <w:kern w:val="0"/>
                <w:szCs w:val="21"/>
              </w:rPr>
              <w:t xml:space="preserve"> constraint</w:t>
            </w:r>
            <w:r w:rsidR="00A65BC3">
              <w:rPr>
                <w:rFonts w:eastAsia="仿宋"/>
                <w:kern w:val="0"/>
                <w:szCs w:val="21"/>
              </w:rPr>
              <w:t>;</w:t>
            </w:r>
          </w:p>
          <w:p w14:paraId="255A6F86"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14:paraId="197539A7" w14:textId="77777777"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14:paraId="41318A91" w14:textId="77777777"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sidRPr="00337FE8">
              <w:rPr>
                <w:rFonts w:eastAsia="仿宋"/>
                <w:kern w:val="0"/>
                <w:szCs w:val="21"/>
              </w:rPr>
              <w:t>parameter</w:t>
            </w:r>
            <w:r w:rsidRPr="008B0290">
              <w:rPr>
                <w:rFonts w:eastAsia="仿宋"/>
                <w:kern w:val="0"/>
                <w:szCs w:val="21"/>
              </w:rPr>
              <w:t xml:space="preserve"> Relation</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14:paraId="249DC0C8"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Record</w:t>
            </w:r>
            <w:r>
              <w:rPr>
                <w:rFonts w:eastAsia="仿宋"/>
                <w:kern w:val="0"/>
                <w:szCs w:val="21"/>
              </w:rPr>
              <w:t xml:space="preserve"> </w:t>
            </w:r>
            <w:r w:rsidRPr="00A65BC3">
              <w:rPr>
                <w:rFonts w:eastAsia="仿宋"/>
                <w:i/>
                <w:kern w:val="0"/>
                <w:szCs w:val="21"/>
              </w:rPr>
              <w:t>tc</w:t>
            </w:r>
            <w:r w:rsidRPr="00337FE8">
              <w:rPr>
                <w:rFonts w:eastAsia="仿宋"/>
                <w:kern w:val="0"/>
                <w:szCs w:val="21"/>
              </w:rPr>
              <w:t xml:space="preserve"> against the</w:t>
            </w:r>
            <w:r>
              <w:t xml:space="preserve"> </w:t>
            </w:r>
            <w:r w:rsidRPr="00337FE8">
              <w:rPr>
                <w:rFonts w:eastAsia="仿宋"/>
                <w:kern w:val="0"/>
                <w:szCs w:val="21"/>
              </w:rPr>
              <w:t>para</w:t>
            </w:r>
            <w:r w:rsidRPr="008B0290">
              <w:rPr>
                <w:rFonts w:eastAsia="仿宋"/>
                <w:kern w:val="0"/>
                <w:szCs w:val="21"/>
              </w:rPr>
              <w:t>Relation</w:t>
            </w:r>
            <w:r w:rsidRPr="00337FE8">
              <w:rPr>
                <w:rFonts w:eastAsia="仿宋"/>
                <w:kern w:val="0"/>
                <w:szCs w:val="21"/>
              </w:rPr>
              <w:t xml:space="preserve"> constraint</w:t>
            </w:r>
            <w:r w:rsidR="00A65BC3">
              <w:rPr>
                <w:rFonts w:eastAsia="仿宋"/>
                <w:kern w:val="0"/>
                <w:szCs w:val="21"/>
              </w:rPr>
              <w:t>;</w:t>
            </w:r>
          </w:p>
          <w:p w14:paraId="52F985E8"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14:paraId="4992F989" w14:textId="77777777"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14:paraId="267BD7F6" w14:textId="77777777" w:rsid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Pr="008B0290">
              <w:rPr>
                <w:rFonts w:eastAsia="仿宋"/>
                <w:b/>
                <w:kern w:val="0"/>
                <w:szCs w:val="21"/>
              </w:rPr>
              <w:t>if</w:t>
            </w:r>
            <w:r>
              <w:rPr>
                <w:rFonts w:eastAsia="仿宋"/>
                <w:kern w:val="0"/>
                <w:szCs w:val="21"/>
              </w:rPr>
              <w:t xml:space="preserve"> </w:t>
            </w:r>
            <w:r w:rsidRPr="00AF17AA">
              <w:rPr>
                <w:rFonts w:eastAsia="仿宋"/>
                <w:kern w:val="0"/>
                <w:szCs w:val="21"/>
              </w:rPr>
              <w:t xml:space="preserve">the call violates the </w:t>
            </w:r>
            <w:r>
              <w:rPr>
                <w:rFonts w:eastAsia="仿宋"/>
                <w:kern w:val="0"/>
                <w:szCs w:val="21"/>
              </w:rPr>
              <w:t>invoke</w:t>
            </w:r>
            <w:r w:rsidRPr="00AF17AA">
              <w:rPr>
                <w:rFonts w:eastAsia="仿宋"/>
                <w:kern w:val="0"/>
                <w:szCs w:val="21"/>
              </w:rPr>
              <w:t xml:space="preserve"> constraint</w:t>
            </w:r>
            <w:r>
              <w:rPr>
                <w:rFonts w:eastAsia="仿宋"/>
                <w:kern w:val="0"/>
                <w:szCs w:val="21"/>
              </w:rPr>
              <w:t xml:space="preserve"> </w:t>
            </w:r>
            <w:r w:rsidRPr="008B0290">
              <w:rPr>
                <w:rFonts w:eastAsia="仿宋"/>
                <w:b/>
                <w:kern w:val="0"/>
                <w:szCs w:val="21"/>
              </w:rPr>
              <w:t>then</w:t>
            </w:r>
          </w:p>
          <w:p w14:paraId="7818AE03"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337FE8">
              <w:rPr>
                <w:rFonts w:eastAsia="仿宋"/>
                <w:kern w:val="0"/>
                <w:szCs w:val="21"/>
              </w:rPr>
              <w:t xml:space="preserve">Record </w:t>
            </w:r>
            <w:r w:rsidRPr="00A65BC3">
              <w:rPr>
                <w:rFonts w:eastAsia="仿宋"/>
                <w:i/>
                <w:kern w:val="0"/>
                <w:szCs w:val="21"/>
              </w:rPr>
              <w:t>tc</w:t>
            </w:r>
            <w:r w:rsidRPr="00337FE8">
              <w:rPr>
                <w:rFonts w:eastAsia="仿宋"/>
                <w:kern w:val="0"/>
                <w:szCs w:val="21"/>
              </w:rPr>
              <w:t xml:space="preserve"> against the</w:t>
            </w:r>
            <w:r>
              <w:t xml:space="preserve"> </w:t>
            </w:r>
            <w:r>
              <w:rPr>
                <w:rFonts w:eastAsia="仿宋"/>
                <w:kern w:val="0"/>
                <w:szCs w:val="21"/>
              </w:rPr>
              <w:t>invoke</w:t>
            </w:r>
            <w:r w:rsidRPr="00337FE8">
              <w:rPr>
                <w:rFonts w:eastAsia="仿宋"/>
                <w:kern w:val="0"/>
                <w:szCs w:val="21"/>
              </w:rPr>
              <w:t xml:space="preserve"> constraint</w:t>
            </w:r>
            <w:r w:rsidR="00A65BC3">
              <w:rPr>
                <w:rFonts w:eastAsia="仿宋"/>
                <w:kern w:val="0"/>
                <w:szCs w:val="21"/>
              </w:rPr>
              <w:t>;</w:t>
            </w:r>
          </w:p>
          <w:p w14:paraId="65D8AB63" w14:textId="77777777" w:rsid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break</w:t>
            </w:r>
          </w:p>
          <w:p w14:paraId="4433F05F" w14:textId="77777777" w:rsidR="008B0290" w:rsidRPr="008B0290" w:rsidRDefault="008B0290" w:rsidP="00136D40">
            <w:pPr>
              <w:pStyle w:val="afff9"/>
              <w:numPr>
                <w:ilvl w:val="6"/>
                <w:numId w:val="64"/>
              </w:numPr>
              <w:ind w:firstLineChars="0"/>
              <w:rPr>
                <w:rFonts w:eastAsia="仿宋"/>
                <w:kern w:val="0"/>
                <w:szCs w:val="21"/>
              </w:rPr>
            </w:pPr>
            <w:r>
              <w:rPr>
                <w:rFonts w:eastAsia="仿宋"/>
                <w:kern w:val="0"/>
                <w:szCs w:val="21"/>
              </w:rPr>
              <w:t xml:space="preserve">                </w:t>
            </w:r>
            <w:r w:rsidRPr="008B0290">
              <w:rPr>
                <w:rFonts w:eastAsia="仿宋"/>
                <w:b/>
                <w:kern w:val="0"/>
                <w:szCs w:val="21"/>
              </w:rPr>
              <w:t>end if</w:t>
            </w:r>
          </w:p>
          <w:p w14:paraId="17994C93" w14:textId="77777777" w:rsidR="008B0290" w:rsidRPr="008B0290" w:rsidRDefault="008B0290" w:rsidP="00136D40">
            <w:pPr>
              <w:pStyle w:val="afff9"/>
              <w:numPr>
                <w:ilvl w:val="6"/>
                <w:numId w:val="64"/>
              </w:numPr>
              <w:ind w:firstLineChars="0"/>
              <w:rPr>
                <w:rFonts w:eastAsia="仿宋"/>
                <w:kern w:val="0"/>
                <w:szCs w:val="21"/>
              </w:rPr>
            </w:pPr>
            <w:r w:rsidRPr="008B0290">
              <w:rPr>
                <w:rFonts w:eastAsia="仿宋"/>
                <w:kern w:val="0"/>
                <w:szCs w:val="21"/>
              </w:rPr>
              <w:t xml:space="preserve">            </w:t>
            </w:r>
            <w:r w:rsidR="00CA0FC7" w:rsidRPr="00337FE8">
              <w:rPr>
                <w:rFonts w:eastAsia="仿宋"/>
                <w:kern w:val="0"/>
                <w:szCs w:val="21"/>
              </w:rPr>
              <w:t xml:space="preserve">Record </w:t>
            </w:r>
            <w:r w:rsidR="00CA0FC7" w:rsidRPr="00A65BC3">
              <w:rPr>
                <w:rFonts w:eastAsia="仿宋"/>
                <w:i/>
                <w:kern w:val="0"/>
                <w:szCs w:val="21"/>
              </w:rPr>
              <w:t>tc</w:t>
            </w:r>
            <w:r w:rsidR="00CA0FC7" w:rsidRPr="00337FE8">
              <w:rPr>
                <w:rFonts w:eastAsia="仿宋"/>
                <w:kern w:val="0"/>
                <w:szCs w:val="21"/>
              </w:rPr>
              <w:t xml:space="preserve"> against </w:t>
            </w:r>
            <w:r w:rsidR="00CA0FC7">
              <w:rPr>
                <w:rFonts w:eastAsia="仿宋"/>
                <w:kern w:val="0"/>
                <w:szCs w:val="21"/>
              </w:rPr>
              <w:t>u</w:t>
            </w:r>
            <w:r w:rsidR="00CA0FC7" w:rsidRPr="00CA0FC7">
              <w:rPr>
                <w:rFonts w:eastAsia="仿宋"/>
                <w:kern w:val="0"/>
                <w:szCs w:val="21"/>
              </w:rPr>
              <w:t>nknown</w:t>
            </w:r>
            <w:r w:rsidR="00CA0FC7" w:rsidRPr="00337FE8">
              <w:rPr>
                <w:rFonts w:eastAsia="仿宋"/>
                <w:kern w:val="0"/>
                <w:szCs w:val="21"/>
              </w:rPr>
              <w:t xml:space="preserve"> constraint</w:t>
            </w:r>
            <w:r w:rsidR="00A65BC3">
              <w:rPr>
                <w:rFonts w:eastAsia="仿宋"/>
                <w:kern w:val="0"/>
                <w:szCs w:val="21"/>
              </w:rPr>
              <w:t>;</w:t>
            </w:r>
          </w:p>
          <w:p w14:paraId="6F1B51A1" w14:textId="77777777" w:rsidR="002D7DE0" w:rsidRP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Pr>
                <w:rFonts w:eastAsia="仿宋"/>
                <w:b/>
                <w:kern w:val="0"/>
                <w:szCs w:val="21"/>
              </w:rPr>
              <w:t>end if</w:t>
            </w:r>
          </w:p>
          <w:p w14:paraId="06179077" w14:textId="77777777" w:rsidR="002D7DE0" w:rsidRDefault="002D7DE0" w:rsidP="00136D40">
            <w:pPr>
              <w:pStyle w:val="afff9"/>
              <w:numPr>
                <w:ilvl w:val="6"/>
                <w:numId w:val="64"/>
              </w:numPr>
              <w:ind w:firstLineChars="0"/>
              <w:rPr>
                <w:rFonts w:eastAsia="仿宋"/>
                <w:b/>
                <w:kern w:val="0"/>
                <w:szCs w:val="21"/>
              </w:rPr>
            </w:pPr>
            <w:r>
              <w:rPr>
                <w:rFonts w:eastAsia="仿宋" w:hint="eastAsia"/>
                <w:kern w:val="0"/>
                <w:szCs w:val="21"/>
              </w:rPr>
              <w:t xml:space="preserve">        </w:t>
            </w:r>
            <w:r w:rsidRPr="002D7DE0">
              <w:rPr>
                <w:rFonts w:eastAsia="仿宋"/>
                <w:b/>
                <w:kern w:val="0"/>
                <w:szCs w:val="21"/>
              </w:rPr>
              <w:t>en</w:t>
            </w:r>
            <w:r w:rsidRPr="002D7DE0">
              <w:rPr>
                <w:rFonts w:eastAsia="仿宋" w:hint="eastAsia"/>
                <w:b/>
                <w:kern w:val="0"/>
                <w:szCs w:val="21"/>
              </w:rPr>
              <w:t>d</w:t>
            </w:r>
            <w:r w:rsidRPr="002D7DE0">
              <w:rPr>
                <w:rFonts w:eastAsia="仿宋"/>
                <w:b/>
                <w:kern w:val="0"/>
                <w:szCs w:val="21"/>
              </w:rPr>
              <w:t xml:space="preserve"> </w:t>
            </w:r>
            <w:r w:rsidRPr="002D7DE0">
              <w:rPr>
                <w:rFonts w:eastAsia="仿宋" w:hint="eastAsia"/>
                <w:b/>
                <w:kern w:val="0"/>
                <w:szCs w:val="21"/>
              </w:rPr>
              <w:t>if</w:t>
            </w:r>
          </w:p>
          <w:p w14:paraId="510DEC30" w14:textId="77777777" w:rsidR="002D7DE0" w:rsidRDefault="002D7DE0" w:rsidP="00136D40">
            <w:pPr>
              <w:pStyle w:val="afff9"/>
              <w:numPr>
                <w:ilvl w:val="6"/>
                <w:numId w:val="64"/>
              </w:numPr>
              <w:ind w:firstLineChars="0"/>
              <w:rPr>
                <w:rFonts w:eastAsia="仿宋"/>
                <w:b/>
                <w:kern w:val="0"/>
                <w:szCs w:val="21"/>
              </w:rPr>
            </w:pPr>
            <w:r>
              <w:rPr>
                <w:rFonts w:eastAsia="仿宋"/>
                <w:kern w:val="0"/>
                <w:szCs w:val="21"/>
              </w:rPr>
              <w:t xml:space="preserve">    </w:t>
            </w:r>
            <w:r w:rsidRPr="002D7DE0">
              <w:rPr>
                <w:rFonts w:eastAsia="仿宋"/>
                <w:b/>
                <w:kern w:val="0"/>
                <w:szCs w:val="21"/>
              </w:rPr>
              <w:t>end for</w:t>
            </w:r>
          </w:p>
          <w:p w14:paraId="1E2AC7CE" w14:textId="77777777" w:rsidR="008C0ACD" w:rsidRPr="002D7DE0" w:rsidRDefault="002D7DE0" w:rsidP="00136D40">
            <w:pPr>
              <w:pStyle w:val="afff9"/>
              <w:numPr>
                <w:ilvl w:val="6"/>
                <w:numId w:val="64"/>
              </w:numPr>
              <w:ind w:firstLineChars="0"/>
              <w:rPr>
                <w:rFonts w:eastAsia="仿宋"/>
                <w:b/>
                <w:kern w:val="0"/>
                <w:szCs w:val="21"/>
              </w:rPr>
            </w:pPr>
            <w:r>
              <w:rPr>
                <w:rFonts w:eastAsia="仿宋"/>
                <w:b/>
                <w:kern w:val="0"/>
                <w:szCs w:val="21"/>
              </w:rPr>
              <w:t>end for</w:t>
            </w:r>
          </w:p>
        </w:tc>
      </w:tr>
    </w:tbl>
    <w:p w14:paraId="2F7053DB" w14:textId="77777777" w:rsidR="00784978" w:rsidRDefault="008A4BF3" w:rsidP="00AD230B">
      <w:pPr>
        <w:pStyle w:val="ub"/>
        <w:spacing w:before="120" w:after="360"/>
      </w:pPr>
      <w:r>
        <w:rPr>
          <w:rFonts w:hint="eastAsia"/>
        </w:rPr>
        <w:t>图</w:t>
      </w:r>
      <w:r>
        <w:rPr>
          <w:rFonts w:hint="eastAsia"/>
        </w:rPr>
        <w:t>3-</w:t>
      </w:r>
      <w:r>
        <w:fldChar w:fldCharType="begin"/>
      </w:r>
      <w:r>
        <w:instrText xml:space="preserve"> </w:instrText>
      </w:r>
      <w:r>
        <w:rPr>
          <w:rFonts w:hint="eastAsia"/>
        </w:rPr>
        <w:instrText xml:space="preserve">SEQ </w:instrText>
      </w:r>
      <w:r>
        <w:rPr>
          <w:rFonts w:hint="eastAsia"/>
        </w:rPr>
        <w:instrText>图</w:instrText>
      </w:r>
      <w:r>
        <w:rPr>
          <w:rFonts w:hint="eastAsia"/>
        </w:rPr>
        <w:instrText>3- \* ARABIC</w:instrText>
      </w:r>
      <w:r>
        <w:instrText xml:space="preserve"> </w:instrText>
      </w:r>
      <w:r>
        <w:fldChar w:fldCharType="separate"/>
      </w:r>
      <w:r w:rsidR="00286810">
        <w:rPr>
          <w:noProof/>
        </w:rPr>
        <w:t>25</w:t>
      </w:r>
      <w:r>
        <w:fldChar w:fldCharType="end"/>
      </w:r>
      <w:r>
        <w:t xml:space="preserve"> </w:t>
      </w:r>
      <w:r>
        <w:rPr>
          <w:rFonts w:eastAsia="仿宋" w:hint="eastAsia"/>
          <w:kern w:val="0"/>
          <w:szCs w:val="21"/>
        </w:rPr>
        <w:t>测试结果判定</w:t>
      </w:r>
      <w:r w:rsidRPr="00816BB6">
        <w:rPr>
          <w:rFonts w:eastAsia="仿宋"/>
          <w:kern w:val="0"/>
          <w:szCs w:val="21"/>
        </w:rPr>
        <w:t>算法</w:t>
      </w:r>
    </w:p>
    <w:p w14:paraId="034DC969" w14:textId="77777777" w:rsidR="009C000C" w:rsidRDefault="009C000C" w:rsidP="00136D40">
      <w:pPr>
        <w:pStyle w:val="u5"/>
        <w:numPr>
          <w:ilvl w:val="0"/>
          <w:numId w:val="65"/>
        </w:numPr>
        <w:spacing w:before="24" w:after="24"/>
        <w:ind w:firstLineChars="0"/>
      </w:pPr>
      <w:r>
        <w:rPr>
          <w:rFonts w:hint="eastAsia"/>
        </w:rPr>
        <w:t>判断</w:t>
      </w:r>
      <w:r w:rsidR="0008272A">
        <w:rPr>
          <w:rFonts w:hint="eastAsia"/>
        </w:rPr>
        <w:t>调用</w:t>
      </w:r>
      <w:r w:rsidR="0008272A">
        <w:t>该操作前的</w:t>
      </w:r>
      <w:r>
        <w:rPr>
          <w:rFonts w:hint="eastAsia"/>
        </w:rPr>
        <w:t>执行</w:t>
      </w:r>
      <w:r>
        <w:t>操作序列是否</w:t>
      </w:r>
      <w:r>
        <w:rPr>
          <w:rFonts w:hint="eastAsia"/>
        </w:rPr>
        <w:t>满足</w:t>
      </w:r>
      <w:r>
        <w:t>调用操作的顺序约束，若违反该约束，停止测试用例执行，记录该测试用例</w:t>
      </w:r>
      <w:r>
        <w:rPr>
          <w:rFonts w:hint="eastAsia"/>
        </w:rPr>
        <w:t>违反顺序</w:t>
      </w:r>
      <w:r>
        <w:t>约束</w:t>
      </w:r>
      <w:r>
        <w:rPr>
          <w:rFonts w:hint="eastAsia"/>
        </w:rPr>
        <w:t>（</w:t>
      </w:r>
      <w:r w:rsidR="0008272A">
        <w:t>24</w:t>
      </w:r>
      <w:r>
        <w:t>-</w:t>
      </w:r>
      <w:r w:rsidR="0008272A">
        <w:t>27</w:t>
      </w:r>
      <w:r>
        <w:rPr>
          <w:rFonts w:hint="eastAsia"/>
        </w:rPr>
        <w:t>）；否则进一步判断；</w:t>
      </w:r>
    </w:p>
    <w:p w14:paraId="5A34743F" w14:textId="77777777" w:rsidR="0008272A" w:rsidRDefault="0008272A" w:rsidP="00136D40">
      <w:pPr>
        <w:pStyle w:val="u5"/>
        <w:numPr>
          <w:ilvl w:val="0"/>
          <w:numId w:val="65"/>
        </w:numPr>
        <w:spacing w:before="24" w:after="24"/>
        <w:ind w:firstLineChars="0"/>
      </w:pPr>
      <w:r>
        <w:rPr>
          <w:rFonts w:hint="eastAsia"/>
        </w:rPr>
        <w:lastRenderedPageBreak/>
        <w:t>判断请求</w:t>
      </w:r>
      <w:r>
        <w:t>消息</w:t>
      </w:r>
      <w:r>
        <w:rPr>
          <w:rFonts w:hint="eastAsia"/>
        </w:rPr>
        <w:t>中</w:t>
      </w:r>
      <w:r>
        <w:t>的</w:t>
      </w:r>
      <w:r>
        <w:rPr>
          <w:rFonts w:hint="eastAsia"/>
        </w:rPr>
        <w:t>参数</w:t>
      </w:r>
      <w:r>
        <w:t>关系是否满足调用操作</w:t>
      </w:r>
      <w:r>
        <w:rPr>
          <w:rFonts w:hint="eastAsia"/>
        </w:rPr>
        <w:t>的</w:t>
      </w:r>
      <w:r>
        <w:t>参数关系约束，若违反该约束，停止测试用例执行，记录该测试用例</w:t>
      </w:r>
      <w:r>
        <w:rPr>
          <w:rFonts w:hint="eastAsia"/>
        </w:rPr>
        <w:t>违反顺序</w:t>
      </w:r>
      <w:r>
        <w:t>约束</w:t>
      </w:r>
      <w:r>
        <w:rPr>
          <w:rFonts w:hint="eastAsia"/>
        </w:rPr>
        <w:t>（</w:t>
      </w:r>
      <w:r>
        <w:t>28-31</w:t>
      </w:r>
      <w:r>
        <w:rPr>
          <w:rFonts w:hint="eastAsia"/>
        </w:rPr>
        <w:t>）；否则进一步判断；</w:t>
      </w:r>
    </w:p>
    <w:p w14:paraId="295C6A16" w14:textId="77777777" w:rsidR="0008272A" w:rsidRDefault="0008272A" w:rsidP="00136D40">
      <w:pPr>
        <w:pStyle w:val="u5"/>
        <w:numPr>
          <w:ilvl w:val="0"/>
          <w:numId w:val="65"/>
        </w:numPr>
        <w:spacing w:before="24" w:after="24"/>
        <w:ind w:firstLineChars="0"/>
      </w:pPr>
      <w:r>
        <w:rPr>
          <w:rFonts w:hint="eastAsia"/>
        </w:rPr>
        <w:t>判断调用</w:t>
      </w:r>
      <w:r>
        <w:t>操作是否存在调用约束，若存在，停止测试用例执行，记录该测试用例</w:t>
      </w:r>
      <w:r w:rsidR="00FF55D7">
        <w:rPr>
          <w:rFonts w:hint="eastAsia"/>
        </w:rPr>
        <w:t>可能</w:t>
      </w:r>
      <w:r>
        <w:rPr>
          <w:rFonts w:hint="eastAsia"/>
        </w:rPr>
        <w:t>违反</w:t>
      </w:r>
      <w:r w:rsidR="00FF55D7">
        <w:rPr>
          <w:rFonts w:hint="eastAsia"/>
        </w:rPr>
        <w:t>调用</w:t>
      </w:r>
      <w:r>
        <w:t>约束</w:t>
      </w:r>
      <w:r>
        <w:rPr>
          <w:rFonts w:hint="eastAsia"/>
        </w:rPr>
        <w:t>（</w:t>
      </w:r>
      <w:r w:rsidR="00FF55D7">
        <w:t>32</w:t>
      </w:r>
      <w:r>
        <w:t>-3</w:t>
      </w:r>
      <w:r w:rsidR="00FF55D7">
        <w:t>5</w:t>
      </w:r>
      <w:r>
        <w:rPr>
          <w:rFonts w:hint="eastAsia"/>
        </w:rPr>
        <w:t>）；否则进一步判断；</w:t>
      </w:r>
    </w:p>
    <w:p w14:paraId="595E8643" w14:textId="77777777" w:rsidR="005A3851" w:rsidRPr="004E7C03" w:rsidRDefault="00FF55D7" w:rsidP="00136D40">
      <w:pPr>
        <w:pStyle w:val="u5"/>
        <w:numPr>
          <w:ilvl w:val="0"/>
          <w:numId w:val="65"/>
        </w:numPr>
        <w:spacing w:before="24" w:after="24"/>
        <w:ind w:firstLineChars="0"/>
      </w:pPr>
      <w:r>
        <w:rPr>
          <w:rFonts w:hint="eastAsia"/>
        </w:rPr>
        <w:t>若</w:t>
      </w:r>
      <w:r w:rsidR="00A21FE7">
        <w:rPr>
          <w:rFonts w:hint="eastAsia"/>
        </w:rPr>
        <w:t>并未</w:t>
      </w:r>
      <w:r w:rsidR="00A21FE7">
        <w:t>违反本文定义的约束，则</w:t>
      </w:r>
      <w:r>
        <w:rPr>
          <w:rFonts w:hint="eastAsia"/>
        </w:rPr>
        <w:t>提示</w:t>
      </w:r>
      <w:r>
        <w:t>该测试用例</w:t>
      </w:r>
      <w:r w:rsidR="00A21FE7">
        <w:rPr>
          <w:rFonts w:hint="eastAsia"/>
        </w:rPr>
        <w:t>可能</w:t>
      </w:r>
      <w:r w:rsidR="00A21FE7">
        <w:t>违反未知</w:t>
      </w:r>
      <w:r w:rsidR="00A21FE7">
        <w:rPr>
          <w:rFonts w:hint="eastAsia"/>
        </w:rPr>
        <w:t>约束</w:t>
      </w:r>
      <w:r>
        <w:rPr>
          <w:rFonts w:hint="eastAsia"/>
        </w:rPr>
        <w:t>（</w:t>
      </w:r>
      <w:r>
        <w:t>36</w:t>
      </w:r>
      <w:r>
        <w:rPr>
          <w:rFonts w:hint="eastAsia"/>
        </w:rPr>
        <w:t>）</w:t>
      </w:r>
      <w:r w:rsidR="00A21FE7">
        <w:rPr>
          <w:rFonts w:hint="eastAsia"/>
        </w:rPr>
        <w:t>。</w:t>
      </w:r>
    </w:p>
    <w:p w14:paraId="1A51A1FE" w14:textId="3EA5B691" w:rsidR="005A3851" w:rsidRPr="004E7C03" w:rsidRDefault="00E41AE5">
      <w:pPr>
        <w:pStyle w:val="u1"/>
      </w:pPr>
      <w:bookmarkStart w:id="155" w:name="_Toc466487181"/>
      <w:bookmarkStart w:id="156" w:name="_Toc498361752"/>
      <w:r w:rsidRPr="002356D0">
        <w:rPr>
          <w:rFonts w:hint="eastAsia"/>
        </w:rPr>
        <w:lastRenderedPageBreak/>
        <w:t>行为</w:t>
      </w:r>
      <w:r w:rsidRPr="002356D0">
        <w:t>模型驱动的</w:t>
      </w:r>
      <w:del w:id="157" w:author="a41255065@163.com" w:date="2017-11-14T09:52:00Z">
        <w:r w:rsidRPr="002356D0" w:rsidDel="007D3BCA">
          <w:rPr>
            <w:rFonts w:hint="eastAsia"/>
          </w:rPr>
          <w:delText>W</w:delText>
        </w:r>
        <w:r w:rsidRPr="002356D0" w:rsidDel="007D3BCA">
          <w:delText>eb</w:delText>
        </w:r>
      </w:del>
      <w:r w:rsidRPr="002356D0">
        <w:rPr>
          <w:rFonts w:hint="eastAsia"/>
        </w:rPr>
        <w:t>服务</w:t>
      </w:r>
      <w:r w:rsidR="002356D0">
        <w:rPr>
          <w:rFonts w:hint="eastAsia"/>
        </w:rPr>
        <w:t>组合</w:t>
      </w:r>
      <w:ins w:id="158" w:author="a41255065@163.com" w:date="2017-11-14T09:53:00Z">
        <w:r w:rsidR="007D3BCA">
          <w:rPr>
            <w:rFonts w:hint="eastAsia"/>
          </w:rPr>
          <w:t>程序</w:t>
        </w:r>
      </w:ins>
      <w:r w:rsidRPr="002356D0">
        <w:rPr>
          <w:rFonts w:hint="eastAsia"/>
        </w:rPr>
        <w:t>测试用例</w:t>
      </w:r>
      <w:r w:rsidRPr="002356D0">
        <w:t>生成</w:t>
      </w:r>
      <w:r w:rsidR="0069507A" w:rsidRPr="002356D0">
        <w:rPr>
          <w:rFonts w:hint="eastAsia"/>
        </w:rPr>
        <w:t>工具设计与实现</w:t>
      </w:r>
      <w:bookmarkEnd w:id="155"/>
      <w:bookmarkEnd w:id="156"/>
    </w:p>
    <w:p w14:paraId="48C04518" w14:textId="4970E4EB" w:rsidR="005A3851" w:rsidRPr="004E7C03" w:rsidRDefault="0069507A">
      <w:pPr>
        <w:pStyle w:val="u5"/>
        <w:spacing w:before="24" w:after="24"/>
        <w:ind w:firstLine="480"/>
      </w:pPr>
      <w:r w:rsidRPr="004E7C03">
        <w:rPr>
          <w:rFonts w:hint="eastAsia"/>
        </w:rPr>
        <w:t>本章介绍</w:t>
      </w:r>
      <w:r w:rsidR="00E41AE5">
        <w:rPr>
          <w:rFonts w:hint="eastAsia"/>
        </w:rPr>
        <w:t>行为模型驱动</w:t>
      </w:r>
      <w:r w:rsidR="00E41AE5">
        <w:t>的</w:t>
      </w:r>
      <w:r w:rsidR="00E41AE5" w:rsidRPr="002356D0">
        <w:rPr>
          <w:rFonts w:hint="eastAsia"/>
        </w:rPr>
        <w:t>W</w:t>
      </w:r>
      <w:r w:rsidR="00E41AE5" w:rsidRPr="002356D0">
        <w:t>eb</w:t>
      </w:r>
      <w:r w:rsidR="00E41AE5" w:rsidRPr="002356D0">
        <w:t>服务</w:t>
      </w:r>
      <w:r w:rsidR="002356D0" w:rsidRPr="002356D0">
        <w:rPr>
          <w:rFonts w:hint="eastAsia"/>
        </w:rPr>
        <w:t>组合</w:t>
      </w:r>
      <w:ins w:id="159" w:author="a41255065@163.com" w:date="2017-11-14T09:54:00Z">
        <w:r w:rsidR="007D3BCA">
          <w:rPr>
            <w:rFonts w:hint="eastAsia"/>
          </w:rPr>
          <w:t>程序</w:t>
        </w:r>
      </w:ins>
      <w:r w:rsidR="00E41AE5">
        <w:t>测试</w:t>
      </w:r>
      <w:r w:rsidR="008E6AA4">
        <w:rPr>
          <w:rFonts w:hint="eastAsia"/>
        </w:rPr>
        <w:t>用例</w:t>
      </w:r>
      <w:r w:rsidR="008E6AA4">
        <w:t>生成</w:t>
      </w:r>
      <w:del w:id="160" w:author="a41255065@163.com" w:date="2017-11-14T09:55:00Z">
        <w:r w:rsidRPr="004E7C03" w:rsidDel="007D3BCA">
          <w:rPr>
            <w:rFonts w:hint="eastAsia"/>
          </w:rPr>
          <w:delText>支持</w:delText>
        </w:r>
      </w:del>
      <w:r w:rsidRPr="004E7C03">
        <w:rPr>
          <w:rFonts w:hint="eastAsia"/>
        </w:rPr>
        <w:t>工具的设计与实现，包括需求分析、工具设计与实现，最后用一个实例</w:t>
      </w:r>
      <w:commentRangeStart w:id="161"/>
      <w:r w:rsidRPr="004E7C03">
        <w:rPr>
          <w:rFonts w:hint="eastAsia"/>
        </w:rPr>
        <w:t>验证</w:t>
      </w:r>
      <w:commentRangeEnd w:id="161"/>
      <w:r w:rsidR="007D3BCA">
        <w:rPr>
          <w:rStyle w:val="afff"/>
          <w:rFonts w:cs="Times New Roman"/>
        </w:rPr>
        <w:commentReference w:id="161"/>
      </w:r>
      <w:r w:rsidRPr="004E7C03">
        <w:rPr>
          <w:rFonts w:hint="eastAsia"/>
        </w:rPr>
        <w:t>并演示工具。</w:t>
      </w:r>
    </w:p>
    <w:p w14:paraId="13278FED" w14:textId="77777777" w:rsidR="005A3851" w:rsidRPr="004E7C03" w:rsidRDefault="0069507A">
      <w:pPr>
        <w:pStyle w:val="u2"/>
      </w:pPr>
      <w:bookmarkStart w:id="162" w:name="_Toc466487182"/>
      <w:bookmarkStart w:id="163" w:name="_Toc498361753"/>
      <w:r w:rsidRPr="004E7C03">
        <w:rPr>
          <w:rFonts w:hint="eastAsia"/>
        </w:rPr>
        <w:t>需求分析</w:t>
      </w:r>
      <w:bookmarkEnd w:id="162"/>
      <w:bookmarkEnd w:id="163"/>
    </w:p>
    <w:p w14:paraId="6FC92148" w14:textId="5337E42E" w:rsidR="003E0802" w:rsidRDefault="0069507A" w:rsidP="003E0802">
      <w:pPr>
        <w:pStyle w:val="u5"/>
        <w:spacing w:before="24" w:after="24"/>
        <w:ind w:firstLine="480"/>
      </w:pPr>
      <w:r w:rsidRPr="002356D0">
        <w:rPr>
          <w:rFonts w:hint="eastAsia"/>
        </w:rPr>
        <w:t>为了</w:t>
      </w:r>
      <w:r w:rsidR="002356D0" w:rsidRPr="002356D0">
        <w:rPr>
          <w:rFonts w:hint="eastAsia"/>
        </w:rPr>
        <w:t>提高</w:t>
      </w:r>
      <w:r w:rsidR="008E6AA4" w:rsidRPr="002356D0">
        <w:rPr>
          <w:rFonts w:hint="eastAsia"/>
        </w:rPr>
        <w:t>行为模型驱动的</w:t>
      </w:r>
      <w:r w:rsidR="008E6AA4" w:rsidRPr="002356D0">
        <w:rPr>
          <w:rFonts w:hint="eastAsia"/>
        </w:rPr>
        <w:t>Web</w:t>
      </w:r>
      <w:r w:rsidR="008E6AA4" w:rsidRPr="002356D0">
        <w:rPr>
          <w:rFonts w:hint="eastAsia"/>
        </w:rPr>
        <w:t>服务测试用例生成</w:t>
      </w:r>
      <w:r w:rsidR="009C77D8" w:rsidRPr="002356D0">
        <w:rPr>
          <w:rFonts w:hint="eastAsia"/>
        </w:rPr>
        <w:t>技术</w:t>
      </w:r>
      <w:ins w:id="164" w:author="a41255065@163.com" w:date="2017-11-14T09:55:00Z">
        <w:r w:rsidR="007D3BCA">
          <w:rPr>
            <w:rFonts w:hint="eastAsia"/>
          </w:rPr>
          <w:t>的</w:t>
        </w:r>
      </w:ins>
      <w:r w:rsidR="002356D0" w:rsidRPr="002356D0">
        <w:rPr>
          <w:rFonts w:hint="eastAsia"/>
        </w:rPr>
        <w:t>自动化</w:t>
      </w:r>
      <w:r w:rsidR="002356D0">
        <w:rPr>
          <w:rFonts w:hint="eastAsia"/>
        </w:rPr>
        <w:t>程度</w:t>
      </w:r>
      <w:r w:rsidRPr="002356D0">
        <w:rPr>
          <w:rFonts w:hint="eastAsia"/>
        </w:rPr>
        <w:t>，</w:t>
      </w:r>
      <w:r w:rsidR="00CA4113" w:rsidRPr="00FD5C2A">
        <w:rPr>
          <w:rFonts w:hint="eastAsia"/>
        </w:rPr>
        <w:t>本文</w:t>
      </w:r>
      <w:r w:rsidRPr="00FD5C2A">
        <w:rPr>
          <w:rFonts w:hint="eastAsia"/>
        </w:rPr>
        <w:t>开发了一个</w:t>
      </w:r>
      <w:r w:rsidR="00E41AE5" w:rsidRPr="00FD5C2A">
        <w:rPr>
          <w:rFonts w:hint="eastAsia"/>
        </w:rPr>
        <w:t>行为</w:t>
      </w:r>
      <w:r w:rsidR="00E41AE5" w:rsidRPr="00FD5C2A">
        <w:t>模型驱动的</w:t>
      </w:r>
      <w:r w:rsidR="00E41AE5" w:rsidRPr="00FD5C2A">
        <w:rPr>
          <w:rFonts w:hint="eastAsia"/>
        </w:rPr>
        <w:t>W</w:t>
      </w:r>
      <w:r w:rsidR="00E41AE5" w:rsidRPr="00FD5C2A">
        <w:t>eb</w:t>
      </w:r>
      <w:r w:rsidR="00E41AE5" w:rsidRPr="00FD5C2A">
        <w:t>服务测试</w:t>
      </w:r>
      <w:r w:rsidR="009C77D8">
        <w:rPr>
          <w:rFonts w:hint="eastAsia"/>
        </w:rPr>
        <w:t>用例</w:t>
      </w:r>
      <w:r w:rsidR="009C77D8">
        <w:t>生成</w:t>
      </w:r>
      <w:del w:id="165" w:author="a41255065@163.com" w:date="2017-11-14T09:56:00Z">
        <w:r w:rsidRPr="00FD5C2A" w:rsidDel="007D3BCA">
          <w:rPr>
            <w:rFonts w:hint="eastAsia"/>
          </w:rPr>
          <w:delText>支持</w:delText>
        </w:r>
      </w:del>
      <w:r w:rsidRPr="00FD5C2A">
        <w:rPr>
          <w:rFonts w:hint="eastAsia"/>
        </w:rPr>
        <w:t>工具</w:t>
      </w:r>
      <w:r w:rsidR="00B55FA7" w:rsidRPr="002930AE">
        <w:t>B</w:t>
      </w:r>
      <w:r w:rsidR="00B55FA7">
        <w:t>M</w:t>
      </w:r>
      <w:r w:rsidR="00B55FA7" w:rsidRPr="002930AE">
        <w:t>D_WSTCT</w:t>
      </w:r>
      <w:r w:rsidR="00CA4113" w:rsidRPr="00FD5C2A">
        <w:rPr>
          <w:rFonts w:hint="eastAsia"/>
        </w:rPr>
        <w:t>。</w:t>
      </w:r>
      <w:r w:rsidR="00B55FA7" w:rsidRPr="002930AE">
        <w:t>B</w:t>
      </w:r>
      <w:r w:rsidR="00B55FA7">
        <w:t>M</w:t>
      </w:r>
      <w:r w:rsidR="00B55FA7" w:rsidRPr="002930AE">
        <w:t>D_WSTCT</w:t>
      </w:r>
      <w:r w:rsidRPr="004E7C03">
        <w:rPr>
          <w:rFonts w:hint="eastAsia"/>
        </w:rPr>
        <w:t>支持</w:t>
      </w:r>
      <w:r w:rsidR="00682790">
        <w:rPr>
          <w:rFonts w:hint="eastAsia"/>
        </w:rPr>
        <w:t>扩展后</w:t>
      </w:r>
      <w:r w:rsidR="00682790">
        <w:rPr>
          <w:rFonts w:hint="eastAsia"/>
        </w:rPr>
        <w:t>W</w:t>
      </w:r>
      <w:r w:rsidR="00682790">
        <w:t>SDL</w:t>
      </w:r>
      <w:r w:rsidR="00682790">
        <w:rPr>
          <w:rFonts w:hint="eastAsia"/>
        </w:rPr>
        <w:t>解析、行为</w:t>
      </w:r>
      <w:r w:rsidR="00682790">
        <w:t>模型</w:t>
      </w:r>
      <w:r w:rsidR="00682790">
        <w:rPr>
          <w:rFonts w:hint="eastAsia"/>
        </w:rPr>
        <w:t>的生成、</w:t>
      </w:r>
      <w:r w:rsidR="009C77D8">
        <w:rPr>
          <w:rFonts w:hint="eastAsia"/>
        </w:rPr>
        <w:t>测试序列</w:t>
      </w:r>
      <w:r w:rsidR="009C77D8">
        <w:t>生成、</w:t>
      </w:r>
      <w:r w:rsidR="00682790">
        <w:rPr>
          <w:rFonts w:hint="eastAsia"/>
        </w:rPr>
        <w:t>测试用例生成</w:t>
      </w:r>
      <w:r w:rsidR="00682790">
        <w:t>、</w:t>
      </w:r>
      <w:r w:rsidR="009C77D8">
        <w:rPr>
          <w:rFonts w:hint="eastAsia"/>
        </w:rPr>
        <w:t>执行和测试结果验证</w:t>
      </w:r>
      <w:r w:rsidRPr="004E7C03">
        <w:rPr>
          <w:rFonts w:hint="eastAsia"/>
        </w:rPr>
        <w:t>。采用</w:t>
      </w:r>
      <w:r w:rsidRPr="004E7C03">
        <w:rPr>
          <w:rFonts w:hint="eastAsia"/>
        </w:rPr>
        <w:t>UML</w:t>
      </w:r>
      <w:r w:rsidRPr="004E7C03">
        <w:rPr>
          <w:rFonts w:hint="eastAsia"/>
        </w:rPr>
        <w:t>用例图对</w:t>
      </w:r>
      <w:r w:rsidR="00B55FA7" w:rsidRPr="002930AE">
        <w:t>B</w:t>
      </w:r>
      <w:r w:rsidR="00B55FA7">
        <w:t>M</w:t>
      </w:r>
      <w:r w:rsidR="00B55FA7" w:rsidRPr="002930AE">
        <w:t>D_WSTCT</w:t>
      </w:r>
      <w:r w:rsidRPr="004E7C03">
        <w:rPr>
          <w:rFonts w:hint="eastAsia"/>
        </w:rPr>
        <w:t>进行需求分析，如图</w:t>
      </w:r>
      <w:r w:rsidRPr="004E7C03">
        <w:rPr>
          <w:rFonts w:hint="eastAsia"/>
        </w:rPr>
        <w:t>4-1</w:t>
      </w:r>
      <w:r w:rsidRPr="004E7C03">
        <w:rPr>
          <w:rFonts w:hint="eastAsia"/>
        </w:rPr>
        <w:t>所示。</w:t>
      </w:r>
    </w:p>
    <w:p w14:paraId="120EAB1D" w14:textId="77777777" w:rsidR="006F6842" w:rsidRDefault="003E0802" w:rsidP="003E0802">
      <w:pPr>
        <w:pStyle w:val="u5"/>
        <w:spacing w:before="24" w:after="24"/>
        <w:ind w:firstLineChars="0" w:firstLine="0"/>
        <w:jc w:val="center"/>
      </w:pPr>
      <w:r>
        <w:object w:dxaOrig="8850" w:dyaOrig="10726" w14:anchorId="75B8EF1F">
          <v:shape id="_x0000_i1035" type="#_x0000_t75" style="width:320.5pt;height:388.5pt" o:ole="">
            <v:imagedata r:id="rId58" o:title=""/>
          </v:shape>
          <o:OLEObject Type="Embed" ProgID="Visio.Drawing.15" ShapeID="_x0000_i1035" DrawAspect="Content" ObjectID="_1572162758" r:id="rId59"/>
        </w:object>
      </w:r>
    </w:p>
    <w:p w14:paraId="57C73700" w14:textId="77777777" w:rsidR="005A3851" w:rsidRPr="00B731BA" w:rsidRDefault="0069507A" w:rsidP="00B731BA">
      <w:pPr>
        <w:pStyle w:val="u5"/>
        <w:spacing w:before="24" w:after="24"/>
        <w:ind w:firstLine="422"/>
        <w:jc w:val="center"/>
      </w:pPr>
      <w:r w:rsidRPr="00B731BA">
        <w:rPr>
          <w:rFonts w:eastAsia="黑体" w:cs="Times New Roman"/>
          <w:b/>
          <w:sz w:val="21"/>
          <w:szCs w:val="21"/>
        </w:rPr>
        <w:lastRenderedPageBreak/>
        <w:t>图</w:t>
      </w:r>
      <w:r w:rsidRPr="00B731BA">
        <w:rPr>
          <w:rFonts w:eastAsia="黑体" w:cs="Times New Roman"/>
          <w:b/>
          <w:sz w:val="21"/>
          <w:szCs w:val="21"/>
        </w:rPr>
        <w:t>4-</w:t>
      </w:r>
      <w:r w:rsidRPr="00B731BA">
        <w:rPr>
          <w:rFonts w:eastAsia="黑体" w:cs="Times New Roman"/>
          <w:b/>
          <w:sz w:val="21"/>
          <w:szCs w:val="21"/>
        </w:rPr>
        <w:fldChar w:fldCharType="begin"/>
      </w:r>
      <w:r w:rsidRPr="00B731BA">
        <w:rPr>
          <w:rFonts w:eastAsia="黑体" w:cs="Times New Roman"/>
          <w:b/>
          <w:sz w:val="21"/>
          <w:szCs w:val="21"/>
        </w:rPr>
        <w:instrText xml:space="preserve"> SEQ </w:instrText>
      </w:r>
      <w:r w:rsidRPr="00B731BA">
        <w:rPr>
          <w:rFonts w:eastAsia="黑体" w:cs="Times New Roman"/>
          <w:b/>
          <w:sz w:val="21"/>
          <w:szCs w:val="21"/>
        </w:rPr>
        <w:instrText>图</w:instrText>
      </w:r>
      <w:r w:rsidRPr="00B731BA">
        <w:rPr>
          <w:rFonts w:eastAsia="黑体" w:cs="Times New Roman"/>
          <w:b/>
          <w:sz w:val="21"/>
          <w:szCs w:val="21"/>
        </w:rPr>
        <w:instrText xml:space="preserve">4- \* ARABIC </w:instrText>
      </w:r>
      <w:r w:rsidRPr="00B731BA">
        <w:rPr>
          <w:rFonts w:eastAsia="黑体" w:cs="Times New Roman"/>
          <w:b/>
          <w:sz w:val="21"/>
          <w:szCs w:val="21"/>
        </w:rPr>
        <w:fldChar w:fldCharType="separate"/>
      </w:r>
      <w:r w:rsidR="00470CBB">
        <w:rPr>
          <w:rFonts w:eastAsia="黑体" w:cs="Times New Roman"/>
          <w:b/>
          <w:noProof/>
          <w:sz w:val="21"/>
          <w:szCs w:val="21"/>
        </w:rPr>
        <w:t>1</w:t>
      </w:r>
      <w:r w:rsidRPr="00B731BA">
        <w:rPr>
          <w:rFonts w:eastAsia="黑体" w:cs="Times New Roman"/>
          <w:b/>
          <w:sz w:val="21"/>
          <w:szCs w:val="21"/>
        </w:rPr>
        <w:fldChar w:fldCharType="end"/>
      </w:r>
      <w:r w:rsidRPr="00B731BA">
        <w:rPr>
          <w:rFonts w:eastAsia="黑体" w:cs="Times New Roman" w:hint="eastAsia"/>
          <w:b/>
          <w:sz w:val="21"/>
          <w:szCs w:val="21"/>
        </w:rPr>
        <w:t xml:space="preserve"> </w:t>
      </w:r>
      <w:r w:rsidR="008B17D2" w:rsidRPr="00B731BA">
        <w:rPr>
          <w:rFonts w:eastAsia="黑体" w:cs="Times New Roman"/>
          <w:b/>
          <w:sz w:val="21"/>
          <w:szCs w:val="21"/>
        </w:rPr>
        <w:t>CBWSTC</w:t>
      </w:r>
      <w:r w:rsidRPr="00B731BA">
        <w:rPr>
          <w:rFonts w:eastAsia="黑体" w:cs="Times New Roman" w:hint="eastAsia"/>
          <w:b/>
          <w:sz w:val="21"/>
          <w:szCs w:val="21"/>
        </w:rPr>
        <w:t>工具用例图</w:t>
      </w:r>
    </w:p>
    <w:p w14:paraId="1095CF13" w14:textId="77777777" w:rsidR="008B17D2" w:rsidRPr="008B17D2" w:rsidRDefault="008B17D2" w:rsidP="008B17D2">
      <w:pPr>
        <w:pStyle w:val="u5"/>
        <w:spacing w:before="24" w:after="24"/>
        <w:ind w:firstLine="480"/>
      </w:pPr>
      <w:r w:rsidRPr="00682E6B">
        <w:t>下面将对</w:t>
      </w:r>
      <w:r w:rsidRPr="00894E28">
        <w:t>图</w:t>
      </w:r>
      <w:r w:rsidRPr="00894E28">
        <w:t>4.1</w:t>
      </w:r>
      <w:r w:rsidRPr="00682E6B">
        <w:t>进行各个用例的具体描述。</w:t>
      </w:r>
    </w:p>
    <w:p w14:paraId="5E35B7BC" w14:textId="77777777" w:rsidR="00B1232E" w:rsidRPr="00B1232E" w:rsidRDefault="008B17D2"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待测程序</w:t>
      </w:r>
      <w:r>
        <w:rPr>
          <w:rFonts w:ascii="Times New Roman" w:hAnsi="Times New Roman" w:cs="宋体"/>
          <w:b/>
          <w:kern w:val="2"/>
          <w:szCs w:val="20"/>
          <w:lang w:bidi="ar"/>
        </w:rPr>
        <w:t>选择</w:t>
      </w:r>
      <w:r w:rsidR="0069507A" w:rsidRPr="004E7C03">
        <w:rPr>
          <w:rFonts w:ascii="Times New Roman" w:hAnsi="Times New Roman" w:cs="宋体" w:hint="eastAsia"/>
          <w:b/>
          <w:kern w:val="2"/>
          <w:szCs w:val="20"/>
          <w:lang w:bidi="ar"/>
        </w:rPr>
        <w:t>：</w:t>
      </w:r>
    </w:p>
    <w:p w14:paraId="4DD68B1A" w14:textId="77777777" w:rsidR="005A3851" w:rsidRPr="004E7C03" w:rsidRDefault="008B17D2" w:rsidP="005E3852">
      <w:pPr>
        <w:pStyle w:val="aff6"/>
        <w:widowControl w:val="0"/>
        <w:tabs>
          <w:tab w:val="left" w:pos="420"/>
        </w:tabs>
        <w:spacing w:beforeLines="10" w:before="24" w:beforeAutospacing="0" w:afterAutospacing="0" w:line="312" w:lineRule="auto"/>
        <w:ind w:left="425"/>
        <w:jc w:val="both"/>
        <w:pPrChange w:id="166" w:author="a41255065@163.com" w:date="2017-11-14T09:57:00Z">
          <w:pPr>
            <w:pStyle w:val="aff6"/>
            <w:widowControl w:val="0"/>
            <w:tabs>
              <w:tab w:val="left" w:pos="420"/>
            </w:tabs>
            <w:spacing w:beforeLines="10" w:before="24" w:beforeAutospacing="0" w:afterAutospacing="0" w:line="312" w:lineRule="auto"/>
            <w:ind w:left="425" w:firstLineChars="200" w:firstLine="480"/>
            <w:jc w:val="both"/>
          </w:pPr>
        </w:pPrChange>
      </w:pPr>
      <w:r>
        <w:rPr>
          <w:rFonts w:ascii="Times New Roman" w:hAnsi="Times New Roman" w:cs="宋体" w:hint="eastAsia"/>
          <w:kern w:val="2"/>
          <w:szCs w:val="20"/>
          <w:lang w:bidi="ar"/>
        </w:rPr>
        <w:t>用户提供待测</w:t>
      </w:r>
      <w:r>
        <w:rPr>
          <w:rFonts w:ascii="Times New Roman" w:hAnsi="Times New Roman" w:cs="宋体"/>
          <w:kern w:val="2"/>
          <w:szCs w:val="20"/>
          <w:lang w:bidi="ar"/>
        </w:rPr>
        <w:t>Web</w:t>
      </w:r>
      <w:r>
        <w:rPr>
          <w:rFonts w:ascii="Times New Roman" w:hAnsi="Times New Roman" w:cs="宋体" w:hint="eastAsia"/>
          <w:kern w:val="2"/>
          <w:szCs w:val="20"/>
          <w:lang w:bidi="ar"/>
        </w:rPr>
        <w:t>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访问</w:t>
      </w:r>
      <w:r>
        <w:rPr>
          <w:rFonts w:ascii="Times New Roman" w:hAnsi="Times New Roman" w:cs="宋体"/>
          <w:kern w:val="2"/>
          <w:szCs w:val="20"/>
          <w:lang w:bidi="ar"/>
        </w:rPr>
        <w:t>地址</w:t>
      </w:r>
      <w:r w:rsidR="0069507A" w:rsidRPr="004E7C03">
        <w:rPr>
          <w:rFonts w:ascii="Times New Roman" w:hAnsi="Times New Roman" w:cs="宋体" w:hint="eastAsia"/>
          <w:kern w:val="2"/>
          <w:szCs w:val="20"/>
          <w:lang w:bidi="ar"/>
        </w:rPr>
        <w:t>，系统</w:t>
      </w:r>
      <w:r w:rsidR="00137FDD">
        <w:rPr>
          <w:rFonts w:ascii="Times New Roman" w:hAnsi="Times New Roman" w:cs="宋体" w:hint="eastAsia"/>
          <w:kern w:val="2"/>
          <w:szCs w:val="20"/>
          <w:lang w:bidi="ar"/>
        </w:rPr>
        <w:t>根据</w:t>
      </w:r>
      <w:r w:rsidR="00CB7FE4">
        <w:rPr>
          <w:rFonts w:ascii="Times New Roman" w:hAnsi="Times New Roman" w:cs="宋体" w:hint="eastAsia"/>
          <w:kern w:val="2"/>
          <w:szCs w:val="20"/>
          <w:lang w:bidi="ar"/>
        </w:rPr>
        <w:t>地址获取</w:t>
      </w:r>
      <w:r w:rsidR="00615EE5">
        <w:rPr>
          <w:rFonts w:ascii="Times New Roman" w:hAnsi="Times New Roman" w:cs="宋体" w:hint="eastAsia"/>
          <w:kern w:val="2"/>
          <w:szCs w:val="20"/>
          <w:lang w:bidi="ar"/>
        </w:rPr>
        <w:t>扩展后</w:t>
      </w:r>
      <w:r w:rsidR="00CB7FE4">
        <w:rPr>
          <w:rFonts w:ascii="Times New Roman" w:hAnsi="Times New Roman" w:cs="宋体" w:hint="eastAsia"/>
          <w:kern w:val="2"/>
          <w:szCs w:val="20"/>
          <w:lang w:bidi="ar"/>
        </w:rPr>
        <w:t>WSDL</w:t>
      </w:r>
      <w:r w:rsidR="00316167">
        <w:rPr>
          <w:rFonts w:hint="eastAsia"/>
        </w:rPr>
        <w:t>文档</w:t>
      </w:r>
      <w:r w:rsidR="00CB7FE4">
        <w:rPr>
          <w:rFonts w:ascii="Times New Roman" w:hAnsi="Times New Roman" w:cs="宋体" w:hint="eastAsia"/>
          <w:kern w:val="2"/>
          <w:szCs w:val="20"/>
          <w:lang w:bidi="ar"/>
        </w:rPr>
        <w:t>，并</w:t>
      </w:r>
      <w:r w:rsidR="00CB7FE4">
        <w:rPr>
          <w:rFonts w:ascii="Times New Roman" w:hAnsi="Times New Roman" w:cs="宋体"/>
          <w:kern w:val="2"/>
          <w:szCs w:val="20"/>
          <w:lang w:bidi="ar"/>
        </w:rPr>
        <w:t>创建</w:t>
      </w:r>
      <w:r w:rsidR="00B1232E">
        <w:rPr>
          <w:rFonts w:ascii="Times New Roman" w:hAnsi="Times New Roman" w:cs="宋体" w:hint="eastAsia"/>
          <w:kern w:val="2"/>
          <w:szCs w:val="20"/>
          <w:lang w:bidi="ar"/>
        </w:rPr>
        <w:t>一系列所需</w:t>
      </w:r>
      <w:r w:rsidR="00CB7FE4">
        <w:rPr>
          <w:rFonts w:ascii="Times New Roman" w:hAnsi="Times New Roman" w:cs="宋体"/>
          <w:kern w:val="2"/>
          <w:szCs w:val="20"/>
          <w:lang w:bidi="ar"/>
        </w:rPr>
        <w:t>工作目录</w:t>
      </w:r>
      <w:r w:rsidR="0069507A" w:rsidRPr="004E7C03">
        <w:rPr>
          <w:rFonts w:ascii="Times New Roman" w:hAnsi="Times New Roman" w:cs="宋体" w:hint="eastAsia"/>
          <w:kern w:val="2"/>
          <w:szCs w:val="20"/>
          <w:lang w:bidi="ar"/>
        </w:rPr>
        <w:t>。</w:t>
      </w:r>
      <w:del w:id="167" w:author="a41255065@163.com" w:date="2017-11-14T09:59:00Z">
        <w:r w:rsidR="0069507A" w:rsidRPr="004E7C03" w:rsidDel="005E3852">
          <w:rPr>
            <w:rFonts w:ascii="Times New Roman" w:hAnsi="Times New Roman" w:cs="宋体" w:hint="eastAsia"/>
            <w:kern w:val="2"/>
            <w:szCs w:val="20"/>
            <w:lang w:bidi="ar"/>
          </w:rPr>
          <w:delText>其</w:delText>
        </w:r>
      </w:del>
      <w:r w:rsidR="0069507A" w:rsidRPr="004E7C03">
        <w:rPr>
          <w:rFonts w:ascii="Times New Roman" w:hAnsi="Times New Roman" w:cs="宋体" w:hint="eastAsia"/>
          <w:kern w:val="2"/>
          <w:szCs w:val="20"/>
          <w:lang w:bidi="ar"/>
        </w:rPr>
        <w:t>包括如下</w:t>
      </w:r>
      <w:r w:rsidR="00CB7FE4">
        <w:rPr>
          <w:rFonts w:ascii="Times New Roman" w:hAnsi="Times New Roman" w:cs="宋体" w:hint="eastAsia"/>
          <w:kern w:val="2"/>
          <w:szCs w:val="20"/>
          <w:lang w:bidi="ar"/>
        </w:rPr>
        <w:t>两</w:t>
      </w:r>
      <w:r w:rsidR="0069507A" w:rsidRPr="004E7C03">
        <w:rPr>
          <w:rFonts w:ascii="Times New Roman" w:hAnsi="Times New Roman" w:cs="宋体" w:hint="eastAsia"/>
          <w:kern w:val="2"/>
          <w:szCs w:val="20"/>
          <w:lang w:bidi="ar"/>
        </w:rPr>
        <w:t>个子用例：</w:t>
      </w:r>
    </w:p>
    <w:p w14:paraId="3AA33C30" w14:textId="77777777" w:rsidR="005A3851" w:rsidRPr="004E7C03" w:rsidRDefault="00CB7FE4" w:rsidP="00421451">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待测程序导入</w:t>
      </w:r>
      <w:r w:rsidR="0069507A" w:rsidRPr="004E7C03">
        <w:rPr>
          <w:rFonts w:ascii="Times New Roman" w:hAnsi="Times New Roman" w:cs="宋体" w:hint="eastAsia"/>
          <w:kern w:val="2"/>
          <w:szCs w:val="20"/>
          <w:lang w:bidi="ar"/>
        </w:rPr>
        <w:t>：</w:t>
      </w:r>
      <w:del w:id="168" w:author="a41255065@163.com" w:date="2017-11-14T10:10:00Z">
        <w:r w:rsidR="0069507A" w:rsidRPr="004E7C03" w:rsidDel="000A169A">
          <w:rPr>
            <w:rFonts w:ascii="Times New Roman" w:hAnsi="Times New Roman" w:cs="宋体" w:hint="eastAsia"/>
            <w:kern w:val="2"/>
            <w:szCs w:val="20"/>
            <w:lang w:bidi="ar"/>
          </w:rPr>
          <w:delText>该用例</w:delText>
        </w:r>
      </w:del>
      <w:r w:rsidR="0069507A" w:rsidRPr="004E7C03">
        <w:rPr>
          <w:rFonts w:ascii="Times New Roman" w:hAnsi="Times New Roman" w:cs="宋体" w:hint="eastAsia"/>
          <w:kern w:val="2"/>
          <w:szCs w:val="20"/>
          <w:lang w:bidi="ar"/>
        </w:rPr>
        <w:t>用于</w:t>
      </w:r>
      <w:r>
        <w:rPr>
          <w:rFonts w:ascii="Times New Roman" w:hAnsi="Times New Roman" w:cs="宋体" w:hint="eastAsia"/>
          <w:kern w:val="2"/>
          <w:szCs w:val="20"/>
          <w:lang w:bidi="ar"/>
        </w:rPr>
        <w:t>待测服务</w:t>
      </w:r>
      <w:r>
        <w:rPr>
          <w:rFonts w:ascii="Times New Roman" w:hAnsi="Times New Roman" w:cs="宋体"/>
          <w:kern w:val="2"/>
          <w:szCs w:val="20"/>
          <w:lang w:bidi="ar"/>
        </w:rPr>
        <w:t>的</w:t>
      </w:r>
      <w:r w:rsidR="00615EE5">
        <w:rPr>
          <w:rFonts w:ascii="Times New Roman" w:hAnsi="Times New Roman" w:cs="宋体" w:hint="eastAsia"/>
          <w:kern w:val="2"/>
          <w:szCs w:val="20"/>
          <w:lang w:bidi="ar"/>
        </w:rPr>
        <w:t>扩展后</w:t>
      </w:r>
      <w:r>
        <w:rPr>
          <w:rFonts w:ascii="Times New Roman" w:hAnsi="Times New Roman" w:cs="宋体" w:hint="eastAsia"/>
          <w:kern w:val="2"/>
          <w:szCs w:val="20"/>
          <w:lang w:bidi="ar"/>
        </w:rPr>
        <w:t>WSDL</w:t>
      </w:r>
      <w:r>
        <w:rPr>
          <w:rFonts w:ascii="Times New Roman" w:hAnsi="Times New Roman" w:cs="宋体" w:hint="eastAsia"/>
          <w:kern w:val="2"/>
          <w:szCs w:val="20"/>
          <w:lang w:bidi="ar"/>
        </w:rPr>
        <w:t>文档</w:t>
      </w:r>
      <w:r>
        <w:rPr>
          <w:rFonts w:ascii="Times New Roman" w:hAnsi="Times New Roman" w:cs="宋体"/>
          <w:kern w:val="2"/>
          <w:szCs w:val="20"/>
          <w:lang w:bidi="ar"/>
        </w:rPr>
        <w:t>的导入，用户可提供该服务</w:t>
      </w:r>
      <w:r w:rsidR="00615EE5">
        <w:rPr>
          <w:rFonts w:ascii="Times New Roman" w:hAnsi="Times New Roman" w:cs="宋体" w:hint="eastAsia"/>
          <w:kern w:val="2"/>
          <w:szCs w:val="20"/>
          <w:lang w:bidi="ar"/>
        </w:rPr>
        <w:t>扩展后</w:t>
      </w:r>
      <w:r w:rsidR="00E23CAA">
        <w:rPr>
          <w:rFonts w:ascii="Times New Roman" w:hAnsi="Times New Roman" w:cs="宋体" w:hint="eastAsia"/>
          <w:kern w:val="2"/>
          <w:szCs w:val="20"/>
          <w:lang w:bidi="ar"/>
        </w:rPr>
        <w:t>WSDL</w:t>
      </w:r>
      <w:r>
        <w:rPr>
          <w:rFonts w:ascii="Times New Roman" w:hAnsi="Times New Roman" w:cs="宋体"/>
          <w:kern w:val="2"/>
          <w:szCs w:val="20"/>
          <w:lang w:bidi="ar"/>
        </w:rPr>
        <w:t>的</w:t>
      </w:r>
      <w:r w:rsidR="00E23CAA">
        <w:rPr>
          <w:rFonts w:ascii="Times New Roman" w:hAnsi="Times New Roman" w:cs="宋体" w:hint="eastAsia"/>
          <w:kern w:val="2"/>
          <w:szCs w:val="20"/>
          <w:lang w:bidi="ar"/>
        </w:rPr>
        <w:t>UR</w:t>
      </w:r>
      <w:r w:rsidR="00137FDD">
        <w:rPr>
          <w:rFonts w:ascii="Times New Roman" w:hAnsi="Times New Roman" w:cs="宋体"/>
          <w:kern w:val="2"/>
          <w:szCs w:val="20"/>
          <w:lang w:bidi="ar"/>
        </w:rPr>
        <w:t>I</w:t>
      </w:r>
      <w:r w:rsidR="00E23CAA">
        <w:rPr>
          <w:rFonts w:ascii="Times New Roman" w:hAnsi="Times New Roman" w:cs="宋体" w:hint="eastAsia"/>
          <w:kern w:val="2"/>
          <w:szCs w:val="20"/>
          <w:lang w:bidi="ar"/>
        </w:rPr>
        <w:t>或者本地</w:t>
      </w:r>
      <w:r w:rsidR="00E23CAA">
        <w:rPr>
          <w:rFonts w:ascii="Times New Roman" w:hAnsi="Times New Roman" w:cs="宋体" w:hint="eastAsia"/>
          <w:kern w:val="2"/>
          <w:szCs w:val="20"/>
          <w:lang w:bidi="ar"/>
        </w:rPr>
        <w:t>WSDL</w:t>
      </w:r>
      <w:r w:rsidR="00E23CAA">
        <w:rPr>
          <w:rFonts w:ascii="Times New Roman" w:hAnsi="Times New Roman" w:cs="宋体"/>
          <w:kern w:val="2"/>
          <w:szCs w:val="20"/>
          <w:lang w:bidi="ar"/>
        </w:rPr>
        <w:t>文档</w:t>
      </w:r>
      <w:r w:rsidR="00E23CAA">
        <w:rPr>
          <w:rFonts w:ascii="Times New Roman" w:hAnsi="Times New Roman" w:cs="宋体" w:hint="eastAsia"/>
          <w:kern w:val="2"/>
          <w:szCs w:val="20"/>
          <w:lang w:bidi="ar"/>
        </w:rPr>
        <w:t>绝对</w:t>
      </w:r>
      <w:r w:rsidR="00E23CAA">
        <w:rPr>
          <w:rFonts w:ascii="Times New Roman" w:hAnsi="Times New Roman" w:cs="宋体"/>
          <w:kern w:val="2"/>
          <w:szCs w:val="20"/>
          <w:lang w:bidi="ar"/>
        </w:rPr>
        <w:t>路径</w:t>
      </w:r>
      <w:r w:rsidR="00E23CAA">
        <w:rPr>
          <w:rFonts w:ascii="Times New Roman" w:hAnsi="Times New Roman" w:cs="宋体" w:hint="eastAsia"/>
          <w:kern w:val="2"/>
          <w:szCs w:val="20"/>
          <w:lang w:bidi="ar"/>
        </w:rPr>
        <w:t>，</w:t>
      </w:r>
      <w:r w:rsidR="00EE2C42">
        <w:rPr>
          <w:rFonts w:ascii="Times New Roman" w:hAnsi="Times New Roman" w:cs="宋体" w:hint="eastAsia"/>
          <w:kern w:val="2"/>
          <w:szCs w:val="20"/>
          <w:lang w:bidi="ar"/>
        </w:rPr>
        <w:t>工具</w:t>
      </w:r>
      <w:r w:rsidR="00E23CAA">
        <w:rPr>
          <w:rFonts w:ascii="Times New Roman" w:hAnsi="Times New Roman" w:cs="宋体" w:hint="eastAsia"/>
          <w:kern w:val="2"/>
          <w:szCs w:val="20"/>
          <w:lang w:bidi="ar"/>
        </w:rPr>
        <w:t>将</w:t>
      </w:r>
      <w:r w:rsidR="00316167">
        <w:rPr>
          <w:rFonts w:ascii="Times New Roman" w:hAnsi="Times New Roman" w:cs="宋体" w:hint="eastAsia"/>
          <w:kern w:val="2"/>
          <w:szCs w:val="20"/>
          <w:lang w:bidi="ar"/>
        </w:rPr>
        <w:t>获取的</w:t>
      </w:r>
      <w:r w:rsidR="00E23CAA">
        <w:rPr>
          <w:rFonts w:ascii="Times New Roman" w:hAnsi="Times New Roman" w:cs="宋体" w:hint="eastAsia"/>
          <w:kern w:val="2"/>
          <w:szCs w:val="20"/>
          <w:lang w:bidi="ar"/>
        </w:rPr>
        <w:t>文档</w:t>
      </w:r>
      <w:r w:rsidR="00E23CAA">
        <w:rPr>
          <w:rFonts w:ascii="Times New Roman" w:hAnsi="Times New Roman" w:cs="宋体"/>
          <w:kern w:val="2"/>
          <w:szCs w:val="20"/>
          <w:lang w:bidi="ar"/>
        </w:rPr>
        <w:t>导入到特定目录，</w:t>
      </w:r>
      <w:r w:rsidR="00E23CAA">
        <w:rPr>
          <w:rFonts w:ascii="Times New Roman" w:hAnsi="Times New Roman" w:cs="宋体" w:hint="eastAsia"/>
          <w:kern w:val="2"/>
          <w:szCs w:val="20"/>
          <w:lang w:bidi="ar"/>
        </w:rPr>
        <w:t>以备</w:t>
      </w:r>
      <w:r w:rsidR="00E23CAA">
        <w:rPr>
          <w:rFonts w:ascii="Times New Roman" w:hAnsi="Times New Roman" w:cs="宋体"/>
          <w:kern w:val="2"/>
          <w:szCs w:val="20"/>
          <w:lang w:bidi="ar"/>
        </w:rPr>
        <w:t>后续</w:t>
      </w:r>
      <w:r w:rsidR="00E23CAA">
        <w:rPr>
          <w:rFonts w:ascii="Times New Roman" w:hAnsi="Times New Roman" w:cs="宋体" w:hint="eastAsia"/>
          <w:kern w:val="2"/>
          <w:szCs w:val="20"/>
          <w:lang w:bidi="ar"/>
        </w:rPr>
        <w:t>相关操作</w:t>
      </w:r>
      <w:r w:rsidR="0069507A" w:rsidRPr="004E7C03">
        <w:rPr>
          <w:rFonts w:ascii="Times New Roman" w:hAnsi="Times New Roman" w:cs="宋体" w:hint="eastAsia"/>
          <w:kern w:val="2"/>
          <w:szCs w:val="20"/>
          <w:lang w:bidi="ar"/>
        </w:rPr>
        <w:t>。</w:t>
      </w:r>
    </w:p>
    <w:p w14:paraId="2348CBD1" w14:textId="77777777" w:rsidR="00606565" w:rsidRPr="00606565" w:rsidRDefault="00CB7FE4" w:rsidP="00C74B52">
      <w:pPr>
        <w:pStyle w:val="aff6"/>
        <w:numPr>
          <w:ilvl w:val="0"/>
          <w:numId w:val="18"/>
        </w:numPr>
        <w:spacing w:beforeLines="10" w:before="24" w:beforeAutospacing="0" w:afterAutospacing="0" w:line="312" w:lineRule="auto"/>
        <w:jc w:val="both"/>
      </w:pPr>
      <w:r>
        <w:rPr>
          <w:rFonts w:ascii="Times New Roman" w:hAnsi="Times New Roman" w:cs="宋体" w:hint="eastAsia"/>
          <w:b/>
          <w:kern w:val="2"/>
          <w:szCs w:val="20"/>
          <w:lang w:bidi="ar"/>
        </w:rPr>
        <w:t>工作</w:t>
      </w:r>
      <w:r>
        <w:rPr>
          <w:rFonts w:ascii="Times New Roman" w:hAnsi="Times New Roman" w:cs="宋体"/>
          <w:b/>
          <w:kern w:val="2"/>
          <w:szCs w:val="20"/>
          <w:lang w:bidi="ar"/>
        </w:rPr>
        <w:t>目录生成</w:t>
      </w:r>
      <w:r w:rsidR="0069507A" w:rsidRPr="004E7C03">
        <w:rPr>
          <w:rFonts w:ascii="Times New Roman" w:hAnsi="Times New Roman" w:cs="宋体" w:hint="eastAsia"/>
          <w:b/>
          <w:kern w:val="2"/>
          <w:szCs w:val="20"/>
          <w:lang w:bidi="ar"/>
        </w:rPr>
        <w:t>：</w:t>
      </w:r>
      <w:r w:rsidR="00E23CAA" w:rsidRPr="00682E6B">
        <w:t>工具根据用户选定的</w:t>
      </w:r>
      <w:r w:rsidR="00E23CAA">
        <w:rPr>
          <w:rFonts w:hint="eastAsia"/>
        </w:rPr>
        <w:t>待测服务</w:t>
      </w:r>
      <w:r w:rsidR="00E23CAA" w:rsidRPr="00682E6B">
        <w:t>，生成后续操作需要的</w:t>
      </w:r>
      <w:r w:rsidR="00E23CAA">
        <w:rPr>
          <w:rFonts w:hint="eastAsia"/>
        </w:rPr>
        <w:t>工作</w:t>
      </w:r>
      <w:r w:rsidR="00E23CAA" w:rsidRPr="00682E6B">
        <w:t>目录。</w:t>
      </w:r>
    </w:p>
    <w:p w14:paraId="3ABFC441" w14:textId="77777777" w:rsidR="00B1232E" w:rsidRPr="004022DA" w:rsidRDefault="00E23CAA" w:rsidP="004022DA">
      <w:pPr>
        <w:pStyle w:val="aff6"/>
        <w:widowControl w:val="0"/>
        <w:numPr>
          <w:ilvl w:val="0"/>
          <w:numId w:val="17"/>
        </w:numPr>
        <w:spacing w:beforeLines="10" w:before="24" w:beforeAutospacing="0"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w:t>
      </w:r>
    </w:p>
    <w:p w14:paraId="69D8B559" w14:textId="77777777" w:rsidR="005A3851" w:rsidRPr="004E7C03" w:rsidRDefault="0005180C" w:rsidP="005E3852">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Change w:id="169" w:author="a41255065@163.com" w:date="2017-11-14T09:58:00Z">
          <w:pPr>
            <w:pStyle w:val="aff6"/>
            <w:widowControl w:val="0"/>
            <w:tabs>
              <w:tab w:val="left" w:pos="420"/>
            </w:tabs>
            <w:spacing w:beforeLines="10" w:before="24" w:beforeAutospacing="0" w:afterAutospacing="0" w:line="312" w:lineRule="auto"/>
            <w:ind w:left="425" w:firstLineChars="200" w:firstLine="480"/>
            <w:jc w:val="both"/>
          </w:pPr>
        </w:pPrChange>
      </w:pPr>
      <w:del w:id="170" w:author="a41255065@163.com" w:date="2017-11-14T10:10:00Z">
        <w:r w:rsidDel="000A169A">
          <w:rPr>
            <w:rFonts w:ascii="Times New Roman" w:hAnsi="Times New Roman" w:cs="宋体" w:hint="eastAsia"/>
            <w:bCs/>
            <w:kern w:val="2"/>
            <w:szCs w:val="20"/>
            <w:lang w:bidi="ar"/>
          </w:rPr>
          <w:delText>该用例</w:delText>
        </w:r>
      </w:del>
      <w:r>
        <w:rPr>
          <w:rFonts w:ascii="Times New Roman" w:hAnsi="Times New Roman" w:cs="宋体" w:hint="eastAsia"/>
          <w:bCs/>
          <w:kern w:val="2"/>
          <w:szCs w:val="20"/>
          <w:lang w:bidi="ar"/>
        </w:rPr>
        <w:t>解析扩展</w:t>
      </w:r>
      <w:r>
        <w:rPr>
          <w:rFonts w:ascii="Times New Roman" w:hAnsi="Times New Roman" w:cs="宋体"/>
          <w:bCs/>
          <w:kern w:val="2"/>
          <w:szCs w:val="20"/>
          <w:lang w:bidi="ar"/>
        </w:rPr>
        <w:t>后的</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并将</w:t>
      </w:r>
      <w:r>
        <w:rPr>
          <w:rFonts w:ascii="Times New Roman" w:hAnsi="Times New Roman" w:cs="宋体"/>
          <w:bCs/>
          <w:kern w:val="2"/>
          <w:szCs w:val="20"/>
          <w:lang w:bidi="ar"/>
        </w:rPr>
        <w:t>解析结果</w:t>
      </w:r>
      <w:r>
        <w:rPr>
          <w:rFonts w:ascii="Times New Roman" w:hAnsi="Times New Roman" w:cs="宋体" w:hint="eastAsia"/>
          <w:bCs/>
          <w:kern w:val="2"/>
          <w:szCs w:val="20"/>
          <w:lang w:bidi="ar"/>
        </w:rPr>
        <w:t>转换</w:t>
      </w:r>
      <w:r>
        <w:rPr>
          <w:rFonts w:ascii="Times New Roman" w:hAnsi="Times New Roman" w:cs="宋体"/>
          <w:bCs/>
          <w:kern w:val="2"/>
          <w:szCs w:val="20"/>
          <w:lang w:bidi="ar"/>
        </w:rPr>
        <w:t>为服务的行为模型</w:t>
      </w:r>
      <w:r w:rsidR="0069507A" w:rsidRPr="004E7C03">
        <w:rPr>
          <w:rFonts w:ascii="Times New Roman" w:hAnsi="Times New Roman" w:cs="宋体" w:hint="eastAsia"/>
          <w:bCs/>
          <w:kern w:val="2"/>
          <w:szCs w:val="20"/>
          <w:lang w:bidi="ar"/>
        </w:rPr>
        <w:t>。</w:t>
      </w:r>
      <w:del w:id="171" w:author="a41255065@163.com" w:date="2017-11-14T09:59:00Z">
        <w:r w:rsidR="00E23CAA" w:rsidDel="005E3852">
          <w:rPr>
            <w:rFonts w:ascii="Times New Roman" w:hAnsi="Times New Roman" w:cs="宋体" w:hint="eastAsia"/>
            <w:bCs/>
            <w:kern w:val="2"/>
            <w:szCs w:val="20"/>
            <w:lang w:bidi="ar"/>
          </w:rPr>
          <w:delText>其中</w:delText>
        </w:r>
      </w:del>
      <w:r w:rsidR="00E23CAA">
        <w:rPr>
          <w:rFonts w:ascii="Times New Roman" w:hAnsi="Times New Roman" w:cs="宋体"/>
          <w:bCs/>
          <w:kern w:val="2"/>
          <w:szCs w:val="20"/>
          <w:lang w:bidi="ar"/>
        </w:rPr>
        <w:t>包含如下三个</w:t>
      </w:r>
      <w:r w:rsidR="00E23CAA">
        <w:rPr>
          <w:rFonts w:ascii="Times New Roman" w:hAnsi="Times New Roman" w:cs="宋体" w:hint="eastAsia"/>
          <w:bCs/>
          <w:kern w:val="2"/>
          <w:szCs w:val="20"/>
          <w:lang w:bidi="ar"/>
        </w:rPr>
        <w:t>子用例</w:t>
      </w:r>
      <w:r w:rsidR="00E23CAA">
        <w:rPr>
          <w:rFonts w:ascii="Times New Roman" w:hAnsi="Times New Roman" w:cs="宋体"/>
          <w:bCs/>
          <w:kern w:val="2"/>
          <w:szCs w:val="20"/>
          <w:lang w:bidi="ar"/>
        </w:rPr>
        <w:t>：</w:t>
      </w:r>
    </w:p>
    <w:p w14:paraId="39B1F8F7" w14:textId="5906734C" w:rsidR="007826D5" w:rsidRPr="00833D9C" w:rsidRDefault="00833D9C"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扩展</w:t>
      </w:r>
      <w:r>
        <w:rPr>
          <w:rFonts w:ascii="Times New Roman" w:hAnsi="Times New Roman" w:cs="宋体"/>
          <w:b/>
          <w:kern w:val="2"/>
          <w:szCs w:val="20"/>
          <w:lang w:bidi="ar"/>
        </w:rPr>
        <w:t>后</w:t>
      </w:r>
      <w:r w:rsidR="00E23CAA">
        <w:rPr>
          <w:rFonts w:ascii="Times New Roman" w:hAnsi="Times New Roman" w:cs="宋体" w:hint="eastAsia"/>
          <w:b/>
          <w:kern w:val="2"/>
          <w:szCs w:val="20"/>
          <w:lang w:bidi="ar"/>
        </w:rPr>
        <w:t>WSDL</w:t>
      </w:r>
      <w:r w:rsidR="00E23CAA">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w:t>
      </w:r>
      <w:del w:id="172" w:author="a41255065@163.com" w:date="2017-11-14T10:09:00Z">
        <w:r w:rsidR="0069507A" w:rsidRPr="004E7C03" w:rsidDel="000A169A">
          <w:rPr>
            <w:rFonts w:ascii="Times New Roman" w:hAnsi="Times New Roman" w:cs="宋体" w:hint="eastAsia"/>
            <w:bCs/>
            <w:kern w:val="2"/>
            <w:szCs w:val="20"/>
            <w:lang w:bidi="ar"/>
          </w:rPr>
          <w:delText>该用例通过</w:delText>
        </w:r>
      </w:del>
      <w:r w:rsidR="0069507A" w:rsidRPr="004E7C03">
        <w:rPr>
          <w:rFonts w:ascii="Times New Roman" w:hAnsi="Times New Roman" w:cs="宋体" w:hint="eastAsia"/>
          <w:bCs/>
          <w:kern w:val="2"/>
          <w:szCs w:val="20"/>
          <w:lang w:bidi="ar"/>
        </w:rPr>
        <w:t>解析</w:t>
      </w:r>
      <w:r>
        <w:rPr>
          <w:rFonts w:ascii="Times New Roman" w:hAnsi="Times New Roman" w:cs="宋体" w:hint="eastAsia"/>
          <w:kern w:val="2"/>
          <w:szCs w:val="20"/>
          <w:lang w:bidi="ar"/>
        </w:rPr>
        <w:t>扩展的</w:t>
      </w:r>
      <w:r w:rsidR="00137FDD">
        <w:rPr>
          <w:rFonts w:ascii="Times New Roman" w:hAnsi="Times New Roman" w:cs="宋体" w:hint="eastAsia"/>
          <w:bCs/>
          <w:kern w:val="2"/>
          <w:szCs w:val="20"/>
          <w:lang w:bidi="ar"/>
        </w:rPr>
        <w:t>W</w:t>
      </w:r>
      <w:r w:rsidR="00137FDD">
        <w:rPr>
          <w:rFonts w:ascii="Times New Roman" w:hAnsi="Times New Roman" w:cs="宋体"/>
          <w:bCs/>
          <w:kern w:val="2"/>
          <w:szCs w:val="20"/>
          <w:lang w:bidi="ar"/>
        </w:rPr>
        <w:t>SDL</w:t>
      </w:r>
      <w:r w:rsidR="0069507A" w:rsidRPr="004E7C03">
        <w:rPr>
          <w:rFonts w:ascii="Times New Roman" w:hAnsi="Times New Roman" w:cs="宋体" w:hint="eastAsia"/>
          <w:bCs/>
          <w:kern w:val="2"/>
          <w:szCs w:val="20"/>
          <w:lang w:bidi="ar"/>
        </w:rPr>
        <w:t>，识别出</w:t>
      </w:r>
      <w:r w:rsidR="00137FDD">
        <w:rPr>
          <w:rFonts w:ascii="Times New Roman" w:hAnsi="Times New Roman" w:cs="宋体" w:hint="eastAsia"/>
          <w:bCs/>
          <w:kern w:val="2"/>
          <w:szCs w:val="20"/>
          <w:lang w:bidi="ar"/>
        </w:rPr>
        <w:t>该服务的</w:t>
      </w:r>
      <w:r w:rsidR="00137FDD">
        <w:rPr>
          <w:rFonts w:ascii="Times New Roman" w:hAnsi="Times New Roman" w:cs="宋体"/>
          <w:bCs/>
          <w:kern w:val="2"/>
          <w:szCs w:val="20"/>
          <w:lang w:bidi="ar"/>
        </w:rPr>
        <w:t>约束描述、</w:t>
      </w:r>
      <w:del w:id="173" w:author="a41255065@163.com" w:date="2017-11-14T10:01:00Z">
        <w:r w:rsidR="00137FDD" w:rsidDel="005E3852">
          <w:rPr>
            <w:rFonts w:ascii="Times New Roman" w:hAnsi="Times New Roman" w:cs="宋体"/>
            <w:bCs/>
            <w:kern w:val="2"/>
            <w:szCs w:val="20"/>
            <w:lang w:bidi="ar"/>
          </w:rPr>
          <w:delText>该服务</w:delText>
        </w:r>
      </w:del>
      <w:r w:rsidR="00137FDD">
        <w:rPr>
          <w:rFonts w:ascii="Times New Roman" w:hAnsi="Times New Roman" w:cs="宋体" w:hint="eastAsia"/>
          <w:bCs/>
          <w:kern w:val="2"/>
          <w:szCs w:val="20"/>
          <w:lang w:bidi="ar"/>
        </w:rPr>
        <w:t>提供的</w:t>
      </w:r>
      <w:r w:rsidR="00137FDD">
        <w:rPr>
          <w:rFonts w:ascii="Times New Roman" w:hAnsi="Times New Roman" w:cs="宋体"/>
          <w:bCs/>
          <w:kern w:val="2"/>
          <w:szCs w:val="20"/>
          <w:lang w:bidi="ar"/>
        </w:rPr>
        <w:t>操作</w:t>
      </w:r>
      <w:r w:rsidR="00137FDD">
        <w:rPr>
          <w:rFonts w:ascii="Times New Roman" w:hAnsi="Times New Roman" w:cs="宋体" w:hint="eastAsia"/>
          <w:bCs/>
          <w:kern w:val="2"/>
          <w:szCs w:val="20"/>
          <w:lang w:bidi="ar"/>
        </w:rPr>
        <w:t>、操作的</w:t>
      </w:r>
      <w:r w:rsidR="00137FDD">
        <w:rPr>
          <w:rFonts w:ascii="Times New Roman" w:hAnsi="Times New Roman" w:cs="宋体"/>
          <w:bCs/>
          <w:kern w:val="2"/>
          <w:szCs w:val="20"/>
          <w:lang w:bidi="ar"/>
        </w:rPr>
        <w:t>输入</w:t>
      </w:r>
      <w:ins w:id="174" w:author="a41255065@163.com" w:date="2017-11-14T10:01:00Z">
        <w:r w:rsidR="005E3852">
          <w:rPr>
            <w:rFonts w:ascii="Times New Roman" w:hAnsi="Times New Roman" w:cs="宋体" w:hint="eastAsia"/>
            <w:bCs/>
            <w:kern w:val="2"/>
            <w:szCs w:val="20"/>
            <w:lang w:bidi="ar"/>
          </w:rPr>
          <w:t>/</w:t>
        </w:r>
      </w:ins>
      <w:r w:rsidR="00137FDD">
        <w:rPr>
          <w:rFonts w:ascii="Times New Roman" w:hAnsi="Times New Roman" w:cs="宋体"/>
          <w:bCs/>
          <w:kern w:val="2"/>
          <w:szCs w:val="20"/>
          <w:lang w:bidi="ar"/>
        </w:rPr>
        <w:t>输出</w:t>
      </w:r>
      <w:r>
        <w:rPr>
          <w:rFonts w:ascii="Times New Roman" w:hAnsi="Times New Roman" w:cs="宋体" w:hint="eastAsia"/>
          <w:bCs/>
          <w:kern w:val="2"/>
          <w:szCs w:val="20"/>
          <w:lang w:bidi="ar"/>
        </w:rPr>
        <w:t>参数列表</w:t>
      </w:r>
      <w:r w:rsidR="00EE32F7">
        <w:rPr>
          <w:rFonts w:ascii="Times New Roman" w:hAnsi="Times New Roman" w:cs="宋体" w:hint="eastAsia"/>
          <w:bCs/>
          <w:kern w:val="2"/>
          <w:szCs w:val="20"/>
          <w:lang w:bidi="ar"/>
        </w:rPr>
        <w:t>、</w:t>
      </w:r>
      <w:r w:rsidR="00EE32F7">
        <w:rPr>
          <w:rFonts w:ascii="Times New Roman" w:hAnsi="Times New Roman" w:cs="宋体"/>
          <w:bCs/>
          <w:kern w:val="2"/>
          <w:szCs w:val="20"/>
          <w:lang w:bidi="ar"/>
        </w:rPr>
        <w:t>操作调用</w:t>
      </w:r>
      <w:r w:rsidR="00EE32F7">
        <w:rPr>
          <w:rFonts w:ascii="Times New Roman" w:hAnsi="Times New Roman" w:cs="宋体" w:hint="eastAsia"/>
          <w:bCs/>
          <w:kern w:val="2"/>
          <w:szCs w:val="20"/>
          <w:lang w:bidi="ar"/>
        </w:rPr>
        <w:t>消息框架</w:t>
      </w:r>
      <w:r w:rsidR="00137FDD">
        <w:rPr>
          <w:rFonts w:ascii="Times New Roman" w:hAnsi="Times New Roman" w:cs="宋体" w:hint="eastAsia"/>
          <w:bCs/>
          <w:kern w:val="2"/>
          <w:szCs w:val="20"/>
          <w:lang w:bidi="ar"/>
        </w:rPr>
        <w:t>以及</w:t>
      </w:r>
      <w:r w:rsidR="00137FDD">
        <w:rPr>
          <w:rFonts w:ascii="Times New Roman" w:hAnsi="Times New Roman" w:cs="宋体"/>
          <w:bCs/>
          <w:kern w:val="2"/>
          <w:szCs w:val="20"/>
          <w:lang w:bidi="ar"/>
        </w:rPr>
        <w:t>操作的</w:t>
      </w:r>
      <w:r w:rsidR="00137FDD">
        <w:rPr>
          <w:rFonts w:ascii="Times New Roman" w:hAnsi="Times New Roman" w:cs="宋体" w:hint="eastAsia"/>
          <w:bCs/>
          <w:kern w:val="2"/>
          <w:szCs w:val="20"/>
          <w:lang w:bidi="ar"/>
        </w:rPr>
        <w:t>约束描述</w:t>
      </w:r>
      <w:r w:rsidR="0036191F">
        <w:rPr>
          <w:rFonts w:ascii="Times New Roman" w:hAnsi="Times New Roman" w:cs="宋体" w:hint="eastAsia"/>
          <w:bCs/>
          <w:kern w:val="2"/>
          <w:szCs w:val="20"/>
          <w:lang w:bidi="ar"/>
        </w:rPr>
        <w:t>，</w:t>
      </w:r>
      <w:r w:rsidR="0036191F">
        <w:rPr>
          <w:rFonts w:ascii="Times New Roman" w:hAnsi="Times New Roman" w:cs="宋体"/>
          <w:bCs/>
          <w:kern w:val="2"/>
          <w:szCs w:val="20"/>
          <w:lang w:bidi="ar"/>
        </w:rPr>
        <w:t>存储</w:t>
      </w:r>
      <w:r w:rsidR="0036191F">
        <w:rPr>
          <w:rFonts w:ascii="Times New Roman" w:hAnsi="Times New Roman" w:cs="宋体" w:hint="eastAsia"/>
          <w:bCs/>
          <w:kern w:val="2"/>
          <w:szCs w:val="20"/>
          <w:lang w:bidi="ar"/>
        </w:rPr>
        <w:t>解析结果</w:t>
      </w:r>
      <w:r w:rsidR="0069507A" w:rsidRPr="00137FDD">
        <w:rPr>
          <w:rFonts w:ascii="Times New Roman" w:hAnsi="Times New Roman" w:cs="宋体" w:hint="eastAsia"/>
          <w:bCs/>
          <w:kern w:val="2"/>
          <w:szCs w:val="20"/>
          <w:lang w:bidi="ar"/>
        </w:rPr>
        <w:t>。</w:t>
      </w:r>
    </w:p>
    <w:p w14:paraId="7BA8E934" w14:textId="77777777" w:rsidR="005A3851" w:rsidRPr="004E7C03" w:rsidRDefault="00E23CAA" w:rsidP="00421451">
      <w:pPr>
        <w:pStyle w:val="aff6"/>
        <w:numPr>
          <w:ilvl w:val="0"/>
          <w:numId w:val="19"/>
        </w:numPr>
        <w:spacing w:beforeLines="10" w:before="24" w:beforeAutospacing="0" w:afterAutospacing="0" w:line="312" w:lineRule="auto"/>
        <w:jc w:val="both"/>
        <w:rPr>
          <w:bCs/>
        </w:rPr>
      </w:pPr>
      <w:r>
        <w:rPr>
          <w:rFonts w:ascii="Times New Roman" w:hAnsi="Times New Roman" w:cs="宋体" w:hint="eastAsia"/>
          <w:b/>
          <w:kern w:val="2"/>
          <w:szCs w:val="20"/>
          <w:lang w:bidi="ar"/>
        </w:rPr>
        <w:t>服务约束提取</w:t>
      </w:r>
      <w:r w:rsidR="0069507A" w:rsidRPr="004E7C03">
        <w:rPr>
          <w:rFonts w:ascii="Times New Roman" w:hAnsi="Times New Roman" w:cs="宋体" w:hint="eastAsia"/>
          <w:b/>
          <w:kern w:val="2"/>
          <w:szCs w:val="20"/>
          <w:lang w:bidi="ar"/>
        </w:rPr>
        <w:t>：</w:t>
      </w:r>
      <w:del w:id="175" w:author="a41255065@163.com" w:date="2017-11-14T10:09:00Z">
        <w:r w:rsidR="0069507A" w:rsidRPr="004E7C03" w:rsidDel="000A169A">
          <w:rPr>
            <w:rFonts w:ascii="Times New Roman" w:hAnsi="Times New Roman" w:cs="宋体" w:hint="eastAsia"/>
            <w:bCs/>
            <w:kern w:val="2"/>
            <w:szCs w:val="20"/>
            <w:lang w:bidi="ar"/>
          </w:rPr>
          <w:delText>该用例通过</w:delText>
        </w:r>
      </w:del>
      <w:r w:rsidR="008C5E54">
        <w:rPr>
          <w:rFonts w:ascii="Times New Roman" w:hAnsi="Times New Roman" w:cs="宋体" w:hint="eastAsia"/>
          <w:bCs/>
          <w:kern w:val="2"/>
          <w:szCs w:val="20"/>
          <w:lang w:bidi="ar"/>
        </w:rPr>
        <w:t>解析</w:t>
      </w:r>
      <w:r w:rsidR="008C5E54">
        <w:rPr>
          <w:rFonts w:ascii="Times New Roman" w:hAnsi="Times New Roman" w:cs="宋体"/>
          <w:bCs/>
          <w:kern w:val="2"/>
          <w:szCs w:val="20"/>
          <w:lang w:bidi="ar"/>
        </w:rPr>
        <w:t>服务的</w:t>
      </w:r>
      <w:r w:rsidR="008C5E54">
        <w:rPr>
          <w:rFonts w:ascii="Times New Roman" w:hAnsi="Times New Roman" w:cs="宋体" w:hint="eastAsia"/>
          <w:bCs/>
          <w:kern w:val="2"/>
          <w:szCs w:val="20"/>
          <w:lang w:bidi="ar"/>
        </w:rPr>
        <w:t>约束</w:t>
      </w:r>
      <w:r w:rsidR="008C5E54">
        <w:rPr>
          <w:rFonts w:ascii="Times New Roman" w:hAnsi="Times New Roman" w:cs="宋体"/>
          <w:bCs/>
          <w:kern w:val="2"/>
          <w:szCs w:val="20"/>
          <w:lang w:bidi="ar"/>
        </w:rPr>
        <w:t>描述及</w:t>
      </w:r>
      <w:r w:rsidR="00137FDD">
        <w:rPr>
          <w:rFonts w:ascii="Times New Roman" w:hAnsi="Times New Roman" w:cs="宋体" w:hint="eastAsia"/>
          <w:bCs/>
          <w:kern w:val="2"/>
          <w:szCs w:val="20"/>
          <w:lang w:bidi="ar"/>
        </w:rPr>
        <w:t>操作</w:t>
      </w:r>
      <w:r w:rsidR="00137FDD">
        <w:rPr>
          <w:rFonts w:ascii="Times New Roman" w:hAnsi="Times New Roman" w:cs="宋体"/>
          <w:bCs/>
          <w:kern w:val="2"/>
          <w:szCs w:val="20"/>
          <w:lang w:bidi="ar"/>
        </w:rPr>
        <w:t>的</w:t>
      </w:r>
      <w:r w:rsidR="00137FDD">
        <w:rPr>
          <w:rFonts w:ascii="Times New Roman" w:hAnsi="Times New Roman" w:cs="宋体" w:hint="eastAsia"/>
          <w:bCs/>
          <w:kern w:val="2"/>
          <w:szCs w:val="20"/>
          <w:lang w:bidi="ar"/>
        </w:rPr>
        <w:t>约束</w:t>
      </w:r>
      <w:r w:rsidR="00137FDD">
        <w:rPr>
          <w:rFonts w:ascii="Times New Roman" w:hAnsi="Times New Roman" w:cs="宋体"/>
          <w:bCs/>
          <w:kern w:val="2"/>
          <w:szCs w:val="20"/>
          <w:lang w:bidi="ar"/>
        </w:rPr>
        <w:t>描述</w:t>
      </w:r>
      <w:r w:rsidR="0069507A" w:rsidRPr="004E7C03">
        <w:rPr>
          <w:rFonts w:ascii="Times New Roman" w:hAnsi="Times New Roman" w:cs="宋体" w:hint="eastAsia"/>
          <w:bCs/>
          <w:kern w:val="2"/>
          <w:szCs w:val="20"/>
          <w:lang w:bidi="ar"/>
        </w:rPr>
        <w:t>，获得</w:t>
      </w:r>
      <w:r w:rsidR="008C5E54">
        <w:rPr>
          <w:rFonts w:ascii="Times New Roman" w:hAnsi="Times New Roman" w:cs="宋体" w:hint="eastAsia"/>
          <w:bCs/>
          <w:kern w:val="2"/>
          <w:szCs w:val="20"/>
          <w:lang w:bidi="ar"/>
        </w:rPr>
        <w:t>服务</w:t>
      </w:r>
      <w:r w:rsidR="008C5E54">
        <w:rPr>
          <w:rFonts w:ascii="Times New Roman" w:hAnsi="Times New Roman" w:cs="宋体"/>
          <w:bCs/>
          <w:kern w:val="2"/>
          <w:szCs w:val="20"/>
          <w:lang w:bidi="ar"/>
        </w:rPr>
        <w:t>及</w:t>
      </w:r>
      <w:r w:rsidR="00137FDD">
        <w:rPr>
          <w:rFonts w:ascii="Times New Roman" w:hAnsi="Times New Roman" w:cs="宋体" w:hint="eastAsia"/>
          <w:bCs/>
          <w:kern w:val="2"/>
          <w:szCs w:val="20"/>
          <w:lang w:bidi="ar"/>
        </w:rPr>
        <w:t>操作具有</w:t>
      </w:r>
      <w:r w:rsidR="008C5E54">
        <w:rPr>
          <w:rFonts w:ascii="Times New Roman" w:hAnsi="Times New Roman" w:cs="宋体" w:hint="eastAsia"/>
          <w:bCs/>
          <w:kern w:val="2"/>
          <w:szCs w:val="20"/>
          <w:lang w:bidi="ar"/>
        </w:rPr>
        <w:t>的</w:t>
      </w:r>
      <w:r w:rsidR="008C5E54">
        <w:rPr>
          <w:rFonts w:ascii="Times New Roman" w:hAnsi="Times New Roman" w:cs="宋体"/>
          <w:bCs/>
          <w:kern w:val="2"/>
          <w:szCs w:val="20"/>
          <w:lang w:bidi="ar"/>
        </w:rPr>
        <w:t>特定约束</w:t>
      </w:r>
      <w:r w:rsidR="0069507A" w:rsidRPr="004E7C03">
        <w:rPr>
          <w:rFonts w:ascii="Times New Roman" w:hAnsi="Times New Roman" w:cs="宋体" w:hint="eastAsia"/>
          <w:bCs/>
          <w:kern w:val="2"/>
          <w:szCs w:val="20"/>
          <w:lang w:bidi="ar"/>
        </w:rPr>
        <w:t>。</w:t>
      </w:r>
    </w:p>
    <w:p w14:paraId="1A07690D" w14:textId="2080B1B7" w:rsidR="005A3851" w:rsidRPr="00487818" w:rsidRDefault="00E23CAA" w:rsidP="00421451">
      <w:pPr>
        <w:pStyle w:val="aff6"/>
        <w:numPr>
          <w:ilvl w:val="0"/>
          <w:numId w:val="19"/>
        </w:numPr>
        <w:spacing w:beforeLines="10" w:before="24" w:beforeAutospacing="0" w:afterAutospacing="0" w:line="312" w:lineRule="auto"/>
        <w:jc w:val="both"/>
        <w:rPr>
          <w:rFonts w:ascii="Times New Roman" w:hAnsi="Times New Roman"/>
          <w:bCs/>
          <w:kern w:val="2"/>
          <w:szCs w:val="20"/>
          <w:lang w:bidi="ar"/>
        </w:rPr>
      </w:pPr>
      <w:r w:rsidRPr="00487818">
        <w:rPr>
          <w:rFonts w:ascii="Times New Roman" w:hAnsi="Times New Roman"/>
          <w:b/>
          <w:kern w:val="2"/>
          <w:szCs w:val="20"/>
          <w:lang w:bidi="ar"/>
        </w:rPr>
        <w:t>行为模型生成</w:t>
      </w:r>
      <w:r w:rsidR="0069507A" w:rsidRPr="00487818">
        <w:rPr>
          <w:rFonts w:ascii="Times New Roman" w:hAnsi="Times New Roman"/>
          <w:b/>
          <w:kern w:val="2"/>
          <w:szCs w:val="20"/>
          <w:lang w:bidi="ar"/>
        </w:rPr>
        <w:t>：</w:t>
      </w:r>
      <w:r w:rsidR="00B1232E" w:rsidRPr="00487818">
        <w:rPr>
          <w:rFonts w:ascii="Times New Roman" w:hAnsi="Times New Roman"/>
        </w:rPr>
        <w:t>针对提取的服务及操作约束，</w:t>
      </w:r>
      <w:r w:rsidR="00B1232E" w:rsidRPr="00487818">
        <w:rPr>
          <w:rFonts w:ascii="Times New Roman" w:hAnsi="Times New Roman"/>
          <w:bCs/>
          <w:kern w:val="2"/>
          <w:szCs w:val="20"/>
          <w:lang w:bidi="ar"/>
        </w:rPr>
        <w:t>根据设计的行为模型生成算法，</w:t>
      </w:r>
      <w:r w:rsidR="00B1232E" w:rsidRPr="00487818">
        <w:rPr>
          <w:rFonts w:ascii="Times New Roman" w:hAnsi="Times New Roman"/>
        </w:rPr>
        <w:t>采用事件序列图对</w:t>
      </w:r>
      <w:r w:rsidR="00B1232E" w:rsidRPr="00487818">
        <w:rPr>
          <w:rFonts w:ascii="Times New Roman" w:hAnsi="Times New Roman"/>
        </w:rPr>
        <w:t>Web</w:t>
      </w:r>
      <w:r w:rsidR="00B1232E" w:rsidRPr="00487818">
        <w:rPr>
          <w:rFonts w:ascii="Times New Roman" w:hAnsi="Times New Roman"/>
        </w:rPr>
        <w:t>服务</w:t>
      </w:r>
      <w:del w:id="176" w:author="a41255065@163.com" w:date="2017-11-14T10:02:00Z">
        <w:r w:rsidR="00B1232E" w:rsidRPr="00487818" w:rsidDel="005E3852">
          <w:rPr>
            <w:rFonts w:ascii="Times New Roman" w:hAnsi="Times New Roman"/>
          </w:rPr>
          <w:delText>进行</w:delText>
        </w:r>
      </w:del>
      <w:ins w:id="177" w:author="a41255065@163.com" w:date="2017-11-14T10:03:00Z">
        <w:r w:rsidR="005E3852" w:rsidRPr="00487818">
          <w:rPr>
            <w:rFonts w:ascii="Times New Roman" w:hAnsi="Times New Roman"/>
          </w:rPr>
          <w:t>建立</w:t>
        </w:r>
      </w:ins>
      <w:r w:rsidR="00B1232E" w:rsidRPr="00487818">
        <w:rPr>
          <w:rFonts w:ascii="Times New Roman" w:hAnsi="Times New Roman"/>
        </w:rPr>
        <w:t>行为模型</w:t>
      </w:r>
      <w:del w:id="178" w:author="a41255065@163.com" w:date="2017-11-14T10:03:00Z">
        <w:r w:rsidR="00B1232E" w:rsidRPr="00487818" w:rsidDel="005E3852">
          <w:rPr>
            <w:rFonts w:ascii="Times New Roman" w:hAnsi="Times New Roman"/>
          </w:rPr>
          <w:delText>的建立，获得待测</w:delText>
        </w:r>
        <w:r w:rsidR="00B1232E" w:rsidRPr="00487818" w:rsidDel="005E3852">
          <w:rPr>
            <w:rFonts w:ascii="Times New Roman" w:hAnsi="Times New Roman"/>
          </w:rPr>
          <w:delText>Web</w:delText>
        </w:r>
        <w:r w:rsidR="00B1232E" w:rsidRPr="00487818" w:rsidDel="005E3852">
          <w:rPr>
            <w:rFonts w:ascii="Times New Roman" w:hAnsi="Times New Roman"/>
          </w:rPr>
          <w:delText>服务的行为模型</w:delText>
        </w:r>
      </w:del>
      <w:r w:rsidR="00194713" w:rsidRPr="00487818">
        <w:rPr>
          <w:rFonts w:ascii="Times New Roman" w:hAnsi="Times New Roman"/>
        </w:rPr>
        <w:t>，使用</w:t>
      </w:r>
      <w:r w:rsidR="00194713" w:rsidRPr="00487818">
        <w:rPr>
          <w:rFonts w:ascii="Times New Roman" w:hAnsi="Times New Roman"/>
        </w:rPr>
        <w:t>Graphviz</w:t>
      </w:r>
      <w:r w:rsidR="00194713" w:rsidRPr="00487818">
        <w:rPr>
          <w:rFonts w:ascii="Times New Roman" w:hAnsi="Times New Roman"/>
        </w:rPr>
        <w:t>进行行为模型的可视化</w:t>
      </w:r>
      <w:r w:rsidR="00487818" w:rsidRPr="00487818">
        <w:rPr>
          <w:rFonts w:ascii="Times New Roman" w:hAnsi="Times New Roman"/>
        </w:rPr>
        <w:t>，并将行为模型转换为符合</w:t>
      </w:r>
      <w:r w:rsidR="00487818" w:rsidRPr="00487818">
        <w:rPr>
          <w:rFonts w:ascii="Times New Roman" w:hAnsi="Times New Roman"/>
        </w:rPr>
        <w:t>GraphWalker</w:t>
      </w:r>
      <w:r w:rsidR="00487818" w:rsidRPr="00487818">
        <w:rPr>
          <w:rFonts w:ascii="Times New Roman" w:hAnsi="Times New Roman"/>
        </w:rPr>
        <w:t>的</w:t>
      </w:r>
      <w:r w:rsidR="00487818">
        <w:rPr>
          <w:rFonts w:hint="eastAsia"/>
        </w:rPr>
        <w:t>图模型</w:t>
      </w:r>
      <w:r w:rsidR="00487818">
        <w:t>语言</w:t>
      </w:r>
      <w:r w:rsidR="00487818">
        <w:rPr>
          <w:rFonts w:hint="eastAsia"/>
        </w:rPr>
        <w:t>，方便后续测试</w:t>
      </w:r>
      <w:r w:rsidR="00487818">
        <w:t>用例</w:t>
      </w:r>
      <w:r w:rsidR="00487818">
        <w:rPr>
          <w:rFonts w:hint="eastAsia"/>
        </w:rPr>
        <w:t>生成</w:t>
      </w:r>
      <w:r w:rsidR="00B1232E" w:rsidRPr="00487818">
        <w:rPr>
          <w:rFonts w:ascii="Times New Roman" w:hAnsi="Times New Roman"/>
        </w:rPr>
        <w:t>。</w:t>
      </w:r>
    </w:p>
    <w:p w14:paraId="2955E6A0" w14:textId="77777777" w:rsidR="00187444" w:rsidRPr="00187444"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w:t>
      </w:r>
    </w:p>
    <w:p w14:paraId="5F7D45DD" w14:textId="77777777" w:rsidR="005A3851" w:rsidRPr="004E7C03" w:rsidRDefault="00D52FBB" w:rsidP="005E3852">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Change w:id="179" w:author="a41255065@163.com" w:date="2017-11-14T10:04:00Z">
          <w:pPr>
            <w:pStyle w:val="aff6"/>
            <w:widowControl w:val="0"/>
            <w:tabs>
              <w:tab w:val="left" w:pos="420"/>
            </w:tabs>
            <w:spacing w:beforeLines="10" w:before="24" w:beforeAutospacing="0" w:afterAutospacing="0" w:line="312" w:lineRule="auto"/>
            <w:ind w:left="425" w:firstLineChars="200" w:firstLine="480"/>
            <w:jc w:val="both"/>
          </w:pPr>
        </w:pPrChange>
      </w:pPr>
      <w:r w:rsidRPr="00D52FBB">
        <w:rPr>
          <w:rFonts w:ascii="Times New Roman" w:hAnsi="Times New Roman" w:cs="宋体" w:hint="eastAsia"/>
          <w:bCs/>
          <w:kern w:val="2"/>
          <w:szCs w:val="20"/>
          <w:lang w:bidi="ar"/>
        </w:rPr>
        <w:t>生成</w:t>
      </w:r>
      <w:r>
        <w:rPr>
          <w:rFonts w:ascii="Times New Roman" w:hAnsi="Times New Roman" w:cs="宋体" w:hint="eastAsia"/>
          <w:bCs/>
          <w:kern w:val="2"/>
          <w:szCs w:val="20"/>
          <w:lang w:bidi="ar"/>
        </w:rPr>
        <w:t>行为</w:t>
      </w:r>
      <w:r>
        <w:rPr>
          <w:rFonts w:ascii="Times New Roman" w:hAnsi="Times New Roman" w:cs="宋体"/>
          <w:bCs/>
          <w:kern w:val="2"/>
          <w:szCs w:val="20"/>
          <w:lang w:bidi="ar"/>
        </w:rPr>
        <w:t>模型后，</w:t>
      </w:r>
      <w:r w:rsidR="00AE7DE0">
        <w:rPr>
          <w:rFonts w:ascii="Times New Roman" w:hAnsi="Times New Roman" w:cs="宋体" w:hint="eastAsia"/>
          <w:bCs/>
          <w:kern w:val="2"/>
          <w:szCs w:val="20"/>
          <w:lang w:bidi="ar"/>
        </w:rPr>
        <w:t>根据</w:t>
      </w:r>
      <w:r w:rsidR="00AE7DE0">
        <w:rPr>
          <w:rFonts w:ascii="Times New Roman" w:hAnsi="Times New Roman" w:cs="宋体"/>
          <w:bCs/>
          <w:kern w:val="2"/>
          <w:szCs w:val="20"/>
          <w:lang w:bidi="ar"/>
        </w:rPr>
        <w:t>覆盖准则遍历</w:t>
      </w:r>
      <w:r w:rsidR="002616C8">
        <w:rPr>
          <w:rFonts w:ascii="Times New Roman" w:hAnsi="Times New Roman" w:cs="宋体" w:hint="eastAsia"/>
          <w:bCs/>
          <w:kern w:val="2"/>
          <w:szCs w:val="20"/>
          <w:lang w:bidi="ar"/>
        </w:rPr>
        <w:t>行为模型</w:t>
      </w:r>
      <w:r w:rsidR="002616C8">
        <w:rPr>
          <w:rFonts w:ascii="Times New Roman" w:hAnsi="Times New Roman" w:cs="宋体"/>
          <w:bCs/>
          <w:kern w:val="2"/>
          <w:szCs w:val="20"/>
          <w:lang w:bidi="ar"/>
        </w:rPr>
        <w:t>生成测试用例</w:t>
      </w:r>
      <w:r w:rsidR="0069507A" w:rsidRPr="004E7C03">
        <w:rPr>
          <w:rFonts w:ascii="Times New Roman" w:hAnsi="Times New Roman" w:cs="宋体" w:hint="eastAsia"/>
          <w:bCs/>
          <w:kern w:val="2"/>
          <w:szCs w:val="20"/>
          <w:lang w:bidi="ar"/>
        </w:rPr>
        <w:t>。</w:t>
      </w:r>
      <w:del w:id="180" w:author="a41255065@163.com" w:date="2017-11-14T10:04:00Z">
        <w:r w:rsidR="00AE7DE0" w:rsidDel="005E3852">
          <w:rPr>
            <w:rFonts w:ascii="Times New Roman" w:hAnsi="Times New Roman" w:cs="宋体" w:hint="eastAsia"/>
            <w:bCs/>
            <w:kern w:val="2"/>
            <w:szCs w:val="20"/>
            <w:lang w:bidi="ar"/>
          </w:rPr>
          <w:delText>其中</w:delText>
        </w:r>
      </w:del>
      <w:r w:rsidR="00AE7DE0">
        <w:rPr>
          <w:rFonts w:ascii="Times New Roman" w:hAnsi="Times New Roman" w:cs="宋体"/>
          <w:bCs/>
          <w:kern w:val="2"/>
          <w:szCs w:val="20"/>
          <w:lang w:bidi="ar"/>
        </w:rPr>
        <w:t>包含如下三个</w:t>
      </w:r>
      <w:r w:rsidR="00AE7DE0">
        <w:rPr>
          <w:rFonts w:ascii="Times New Roman" w:hAnsi="Times New Roman" w:cs="宋体" w:hint="eastAsia"/>
          <w:bCs/>
          <w:kern w:val="2"/>
          <w:szCs w:val="20"/>
          <w:lang w:bidi="ar"/>
        </w:rPr>
        <w:t>子</w:t>
      </w:r>
      <w:r w:rsidR="00AE7DE0">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14:paraId="63EE22E6" w14:textId="77777777" w:rsidR="005A3851" w:rsidRPr="00226852"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测试路径</w:t>
      </w:r>
      <w:r>
        <w:rPr>
          <w:rFonts w:ascii="Times New Roman" w:hAnsi="Times New Roman" w:cs="宋体"/>
          <w:b/>
          <w:kern w:val="2"/>
          <w:szCs w:val="20"/>
          <w:lang w:bidi="ar"/>
        </w:rPr>
        <w:t>生成</w:t>
      </w:r>
      <w:r w:rsidR="0069507A" w:rsidRPr="004E7C03">
        <w:rPr>
          <w:rFonts w:ascii="Times New Roman" w:hAnsi="Times New Roman" w:cs="宋体" w:hint="eastAsia"/>
          <w:bCs/>
          <w:kern w:val="2"/>
          <w:szCs w:val="20"/>
          <w:lang w:bidi="ar"/>
        </w:rPr>
        <w:t>：</w:t>
      </w:r>
      <w:r w:rsidR="00EE2C42">
        <w:rPr>
          <w:rFonts w:ascii="Times New Roman" w:hAnsi="Times New Roman" w:cs="宋体" w:hint="eastAsia"/>
          <w:bCs/>
          <w:kern w:val="2"/>
          <w:szCs w:val="20"/>
          <w:lang w:bidi="ar"/>
        </w:rPr>
        <w:t>根据</w:t>
      </w:r>
      <w:r w:rsidR="00EE2C42">
        <w:rPr>
          <w:rFonts w:ascii="Times New Roman" w:hAnsi="Times New Roman" w:cs="宋体"/>
          <w:bCs/>
          <w:kern w:val="2"/>
          <w:szCs w:val="20"/>
          <w:lang w:bidi="ar"/>
        </w:rPr>
        <w:t>生成的行为模型</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基于一定覆盖准则</w:t>
      </w:r>
      <w:r w:rsidR="00EE2C42">
        <w:rPr>
          <w:rFonts w:ascii="Times New Roman" w:hAnsi="Times New Roman" w:cs="宋体" w:hint="eastAsia"/>
          <w:bCs/>
          <w:kern w:val="2"/>
          <w:szCs w:val="20"/>
          <w:lang w:bidi="ar"/>
        </w:rPr>
        <w:t>，</w:t>
      </w:r>
      <w:r w:rsidR="00EE2C42" w:rsidRPr="004E7C03">
        <w:rPr>
          <w:rFonts w:ascii="Times New Roman" w:hAnsi="Times New Roman" w:cs="宋体" w:hint="eastAsia"/>
          <w:bCs/>
          <w:kern w:val="2"/>
          <w:szCs w:val="20"/>
          <w:lang w:bidi="ar"/>
        </w:rPr>
        <w:t>获得</w:t>
      </w:r>
      <w:r w:rsidR="00EE2C42" w:rsidRPr="004E7C03">
        <w:rPr>
          <w:rFonts w:ascii="Times New Roman" w:hAnsi="Times New Roman" w:cs="宋体" w:hint="eastAsia"/>
          <w:kern w:val="2"/>
          <w:szCs w:val="20"/>
          <w:lang w:bidi="ar"/>
        </w:rPr>
        <w:t>测试路径</w:t>
      </w:r>
      <w:r w:rsidR="00EE2C42">
        <w:rPr>
          <w:rFonts w:ascii="Times New Roman" w:hAnsi="Times New Roman" w:cs="宋体" w:hint="eastAsia"/>
          <w:kern w:val="2"/>
          <w:szCs w:val="20"/>
          <w:lang w:bidi="ar"/>
        </w:rPr>
        <w:t>。</w:t>
      </w:r>
    </w:p>
    <w:p w14:paraId="41BDB5CF" w14:textId="77777777" w:rsidR="005A3851" w:rsidRPr="00E23CAA" w:rsidRDefault="00E23CAA" w:rsidP="00421451">
      <w:pPr>
        <w:pStyle w:val="aff6"/>
        <w:numPr>
          <w:ilvl w:val="0"/>
          <w:numId w:val="20"/>
        </w:numPr>
        <w:spacing w:beforeLines="10" w:before="24" w:beforeAutospacing="0" w:afterAutospacing="0" w:line="312" w:lineRule="auto"/>
        <w:jc w:val="both"/>
        <w:rPr>
          <w:bCs/>
        </w:rPr>
      </w:pPr>
      <w:r>
        <w:rPr>
          <w:rFonts w:ascii="Times New Roman" w:hAnsi="Times New Roman" w:cs="宋体" w:hint="eastAsia"/>
          <w:b/>
          <w:kern w:val="2"/>
          <w:szCs w:val="20"/>
          <w:lang w:bidi="ar"/>
        </w:rPr>
        <w:t>测试数据生成</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针对每条测试路径</w:t>
      </w:r>
      <w:r w:rsidR="00BE47DF">
        <w:rPr>
          <w:rFonts w:ascii="Times New Roman" w:hAnsi="Times New Roman" w:cs="宋体" w:hint="eastAsia"/>
          <w:kern w:val="2"/>
          <w:szCs w:val="20"/>
          <w:lang w:bidi="ar"/>
        </w:rPr>
        <w:t>中</w:t>
      </w:r>
      <w:r w:rsidR="00BE47DF">
        <w:rPr>
          <w:rFonts w:ascii="Times New Roman" w:hAnsi="Times New Roman" w:cs="宋体"/>
          <w:kern w:val="2"/>
          <w:szCs w:val="20"/>
          <w:lang w:bidi="ar"/>
        </w:rPr>
        <w:t>的操作以及操作输入</w:t>
      </w:r>
      <w:r w:rsidR="00BE47DF">
        <w:rPr>
          <w:rFonts w:ascii="Times New Roman" w:hAnsi="Times New Roman" w:cs="宋体" w:hint="eastAsia"/>
          <w:kern w:val="2"/>
          <w:szCs w:val="20"/>
          <w:lang w:bidi="ar"/>
        </w:rPr>
        <w:t>变量的</w:t>
      </w:r>
      <w:r w:rsidR="00BE47DF">
        <w:rPr>
          <w:rFonts w:ascii="Times New Roman" w:hAnsi="Times New Roman" w:cs="宋体"/>
          <w:kern w:val="2"/>
          <w:szCs w:val="20"/>
          <w:lang w:bidi="ar"/>
        </w:rPr>
        <w:t>约束条件</w:t>
      </w:r>
      <w:r w:rsidR="0069507A" w:rsidRPr="004E7C03">
        <w:rPr>
          <w:rFonts w:ascii="Times New Roman" w:hAnsi="Times New Roman" w:cs="宋体" w:hint="eastAsia"/>
          <w:kern w:val="2"/>
          <w:szCs w:val="20"/>
          <w:lang w:bidi="ar"/>
        </w:rPr>
        <w:t>生成对应的测试数据。</w:t>
      </w:r>
    </w:p>
    <w:p w14:paraId="25F4A164" w14:textId="77777777" w:rsidR="00E23CAA" w:rsidRPr="00BE47DF" w:rsidRDefault="00E23CAA"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E23CAA">
        <w:rPr>
          <w:rFonts w:ascii="Times New Roman" w:hAnsi="Times New Roman" w:cs="宋体" w:hint="eastAsia"/>
          <w:b/>
          <w:kern w:val="2"/>
          <w:szCs w:val="20"/>
          <w:lang w:bidi="ar"/>
        </w:rPr>
        <w:t>测试</w:t>
      </w:r>
      <w:r w:rsidRPr="00E23CAA">
        <w:rPr>
          <w:rFonts w:ascii="Times New Roman" w:hAnsi="Times New Roman" w:cs="宋体"/>
          <w:b/>
          <w:kern w:val="2"/>
          <w:szCs w:val="20"/>
          <w:lang w:bidi="ar"/>
        </w:rPr>
        <w:t>用例生成</w:t>
      </w:r>
      <w:r w:rsidRPr="00E23CAA">
        <w:rPr>
          <w:rFonts w:ascii="Times New Roman" w:hAnsi="Times New Roman" w:cs="宋体" w:hint="eastAsia"/>
          <w:b/>
          <w:kern w:val="2"/>
          <w:szCs w:val="20"/>
          <w:lang w:bidi="ar"/>
        </w:rPr>
        <w:t>：</w:t>
      </w:r>
      <w:r w:rsidR="002616C8" w:rsidRPr="002616C8">
        <w:rPr>
          <w:rFonts w:ascii="Times New Roman" w:hAnsi="Times New Roman" w:cs="宋体" w:hint="eastAsia"/>
          <w:kern w:val="2"/>
          <w:szCs w:val="20"/>
          <w:lang w:bidi="ar"/>
        </w:rPr>
        <w:t>根据</w:t>
      </w:r>
      <w:r w:rsidR="002616C8">
        <w:t>服务操作调用</w:t>
      </w:r>
      <w:r w:rsidR="002616C8">
        <w:rPr>
          <w:rFonts w:hint="eastAsia"/>
        </w:rPr>
        <w:t>框架，</w:t>
      </w:r>
      <w:r w:rsidR="002616C8">
        <w:rPr>
          <w:rFonts w:ascii="Times New Roman" w:hAnsi="Times New Roman" w:cs="宋体" w:hint="eastAsia"/>
          <w:kern w:val="2"/>
          <w:szCs w:val="20"/>
          <w:lang w:bidi="ar"/>
        </w:rPr>
        <w:t>将</w:t>
      </w:r>
      <w:r w:rsidR="002616C8">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2616C8">
        <w:rPr>
          <w:rFonts w:ascii="Times New Roman" w:hAnsi="Times New Roman" w:cs="宋体"/>
          <w:kern w:val="2"/>
          <w:szCs w:val="20"/>
          <w:lang w:bidi="ar"/>
        </w:rPr>
        <w:t>相结合</w:t>
      </w:r>
      <w:r w:rsidR="002616C8">
        <w:rPr>
          <w:rFonts w:ascii="Times New Roman" w:hAnsi="Times New Roman" w:cs="宋体" w:hint="eastAsia"/>
          <w:kern w:val="2"/>
          <w:szCs w:val="20"/>
          <w:lang w:bidi="ar"/>
        </w:rPr>
        <w:t>，</w:t>
      </w:r>
      <w:r w:rsidR="002616C8">
        <w:rPr>
          <w:rFonts w:ascii="Times New Roman" w:hAnsi="Times New Roman" w:cs="宋体"/>
          <w:kern w:val="2"/>
          <w:szCs w:val="20"/>
          <w:lang w:bidi="ar"/>
        </w:rPr>
        <w:t>生成可执行的测试用例。</w:t>
      </w:r>
    </w:p>
    <w:p w14:paraId="34E02EFA" w14:textId="77777777" w:rsidR="00BF629A" w:rsidRPr="005C2086" w:rsidRDefault="0069507A" w:rsidP="00421451">
      <w:pPr>
        <w:pStyle w:val="aff6"/>
        <w:widowControl w:val="0"/>
        <w:numPr>
          <w:ilvl w:val="0"/>
          <w:numId w:val="17"/>
        </w:numPr>
        <w:spacing w:beforeLines="10" w:before="24" w:beforeAutospacing="0" w:afterAutospacing="0" w:line="312" w:lineRule="auto"/>
        <w:jc w:val="both"/>
        <w:rPr>
          <w:rFonts w:ascii="Times New Roman" w:hAnsi="Times New Roman" w:cs="宋体"/>
          <w:bCs/>
          <w:kern w:val="2"/>
          <w:szCs w:val="20"/>
          <w:lang w:bidi="ar"/>
        </w:rPr>
      </w:pPr>
      <w:r w:rsidRPr="005C2086">
        <w:rPr>
          <w:rFonts w:ascii="Times New Roman" w:hAnsi="Times New Roman" w:cs="宋体" w:hint="eastAsia"/>
          <w:b/>
          <w:kern w:val="2"/>
          <w:szCs w:val="20"/>
          <w:lang w:bidi="ar"/>
        </w:rPr>
        <w:t>测试执行：</w:t>
      </w:r>
    </w:p>
    <w:p w14:paraId="177708C3" w14:textId="77777777" w:rsidR="005A3851" w:rsidRDefault="005C2086" w:rsidP="000A169A">
      <w:pPr>
        <w:pStyle w:val="aff6"/>
        <w:widowControl w:val="0"/>
        <w:tabs>
          <w:tab w:val="left" w:pos="420"/>
        </w:tabs>
        <w:spacing w:beforeLines="10" w:before="24" w:beforeAutospacing="0" w:afterAutospacing="0" w:line="312" w:lineRule="auto"/>
        <w:ind w:left="425"/>
        <w:jc w:val="both"/>
        <w:rPr>
          <w:rFonts w:ascii="Times New Roman" w:hAnsi="Times New Roman" w:cs="宋体"/>
          <w:bCs/>
          <w:kern w:val="2"/>
          <w:szCs w:val="20"/>
          <w:lang w:bidi="ar"/>
        </w:rPr>
        <w:pPrChange w:id="181" w:author="a41255065@163.com" w:date="2017-11-14T10:07:00Z">
          <w:pPr>
            <w:pStyle w:val="aff6"/>
            <w:widowControl w:val="0"/>
            <w:tabs>
              <w:tab w:val="left" w:pos="420"/>
            </w:tabs>
            <w:spacing w:beforeLines="10" w:before="24" w:beforeAutospacing="0" w:afterAutospacing="0" w:line="312" w:lineRule="auto"/>
            <w:ind w:left="425" w:firstLineChars="200" w:firstLine="480"/>
            <w:jc w:val="both"/>
          </w:pPr>
        </w:pPrChange>
      </w:pPr>
      <w:r>
        <w:lastRenderedPageBreak/>
        <w:t>控制测试</w:t>
      </w:r>
      <w:r>
        <w:rPr>
          <w:rFonts w:hint="eastAsia"/>
        </w:rPr>
        <w:t>执行</w:t>
      </w:r>
      <w:r>
        <w:t>，从测试</w:t>
      </w:r>
      <w:r>
        <w:rPr>
          <w:rFonts w:hint="eastAsia"/>
        </w:rPr>
        <w:t>用例</w:t>
      </w:r>
      <w:r>
        <w:t>集检索测试用例、监视测试运行</w:t>
      </w:r>
      <w:r>
        <w:rPr>
          <w:rFonts w:hint="eastAsia"/>
        </w:rPr>
        <w:t>、搜集测试结果最终生成</w:t>
      </w:r>
      <w:r>
        <w:t>测试报告</w:t>
      </w:r>
      <w:r w:rsidR="0069507A" w:rsidRPr="005C2086">
        <w:rPr>
          <w:rFonts w:ascii="Times New Roman" w:hAnsi="Times New Roman" w:cs="宋体" w:hint="eastAsia"/>
          <w:bCs/>
          <w:kern w:val="2"/>
          <w:szCs w:val="20"/>
          <w:lang w:bidi="ar"/>
        </w:rPr>
        <w:t>。</w:t>
      </w:r>
      <w:r w:rsidR="00E23CAA" w:rsidRPr="005C2086">
        <w:rPr>
          <w:rFonts w:ascii="Times New Roman" w:hAnsi="Times New Roman" w:cs="宋体" w:hint="eastAsia"/>
          <w:bCs/>
          <w:kern w:val="2"/>
          <w:szCs w:val="20"/>
          <w:lang w:bidi="ar"/>
        </w:rPr>
        <w:t>包含</w:t>
      </w:r>
      <w:r w:rsidR="00BB01B2" w:rsidRPr="005C2086">
        <w:rPr>
          <w:rFonts w:ascii="Times New Roman" w:hAnsi="Times New Roman" w:cs="宋体" w:hint="eastAsia"/>
          <w:bCs/>
          <w:kern w:val="2"/>
          <w:szCs w:val="20"/>
          <w:lang w:bidi="ar"/>
        </w:rPr>
        <w:t>如下</w:t>
      </w:r>
      <w:r w:rsidR="00B731BA">
        <w:rPr>
          <w:rFonts w:ascii="Times New Roman" w:hAnsi="Times New Roman" w:cs="宋体" w:hint="eastAsia"/>
          <w:bCs/>
          <w:kern w:val="2"/>
          <w:szCs w:val="20"/>
          <w:lang w:bidi="ar"/>
        </w:rPr>
        <w:t>三</w:t>
      </w:r>
      <w:r w:rsidR="00BB01B2" w:rsidRPr="005C2086">
        <w:rPr>
          <w:rFonts w:ascii="Times New Roman" w:hAnsi="Times New Roman" w:cs="宋体"/>
          <w:bCs/>
          <w:kern w:val="2"/>
          <w:szCs w:val="20"/>
          <w:lang w:bidi="ar"/>
        </w:rPr>
        <w:t>个</w:t>
      </w:r>
      <w:r w:rsidR="00BB01B2" w:rsidRPr="005C2086">
        <w:rPr>
          <w:rFonts w:ascii="Times New Roman" w:hAnsi="Times New Roman" w:cs="宋体" w:hint="eastAsia"/>
          <w:bCs/>
          <w:kern w:val="2"/>
          <w:szCs w:val="20"/>
          <w:lang w:bidi="ar"/>
        </w:rPr>
        <w:t>子</w:t>
      </w:r>
      <w:r w:rsidR="00BB01B2" w:rsidRPr="005C2086">
        <w:rPr>
          <w:rFonts w:ascii="Times New Roman" w:hAnsi="Times New Roman" w:cs="宋体"/>
          <w:bCs/>
          <w:kern w:val="2"/>
          <w:szCs w:val="20"/>
          <w:lang w:bidi="ar"/>
        </w:rPr>
        <w:t>用例</w:t>
      </w:r>
      <w:r w:rsidR="00AE7DE0">
        <w:rPr>
          <w:rFonts w:ascii="Times New Roman" w:hAnsi="Times New Roman" w:cs="宋体" w:hint="eastAsia"/>
          <w:bCs/>
          <w:kern w:val="2"/>
          <w:szCs w:val="20"/>
          <w:lang w:bidi="ar"/>
        </w:rPr>
        <w:t>：</w:t>
      </w:r>
    </w:p>
    <w:p w14:paraId="4C97CF72" w14:textId="77777777" w:rsidR="00262A38" w:rsidRPr="00BF629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导入</w:t>
      </w:r>
      <w:r>
        <w:rPr>
          <w:rFonts w:ascii="Times New Roman" w:hAnsi="Times New Roman" w:cs="宋体" w:hint="eastAsia"/>
          <w:b/>
          <w:kern w:val="2"/>
          <w:szCs w:val="20"/>
          <w:lang w:bidi="ar"/>
        </w:rPr>
        <w:t>：</w:t>
      </w:r>
      <w:r w:rsidR="00AE7DE0">
        <w:rPr>
          <w:rFonts w:ascii="Times New Roman" w:hAnsi="Times New Roman" w:cs="宋体" w:hint="eastAsia"/>
          <w:kern w:val="2"/>
          <w:szCs w:val="20"/>
          <w:lang w:bidi="ar"/>
        </w:rPr>
        <w:t>导入生成</w:t>
      </w:r>
      <w:r w:rsidR="00AE7DE0">
        <w:rPr>
          <w:rFonts w:ascii="Times New Roman" w:hAnsi="Times New Roman" w:cs="宋体"/>
          <w:kern w:val="2"/>
          <w:szCs w:val="20"/>
          <w:lang w:bidi="ar"/>
        </w:rPr>
        <w:t>的测试用例</w:t>
      </w:r>
      <w:r w:rsidR="00B731BA">
        <w:rPr>
          <w:rFonts w:ascii="Times New Roman" w:hAnsi="Times New Roman" w:cs="宋体" w:hint="eastAsia"/>
          <w:kern w:val="2"/>
          <w:szCs w:val="20"/>
          <w:lang w:bidi="ar"/>
        </w:rPr>
        <w:t>。</w:t>
      </w:r>
    </w:p>
    <w:p w14:paraId="76FE2180" w14:textId="77777777"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kern w:val="2"/>
          <w:szCs w:val="20"/>
          <w:lang w:bidi="ar"/>
        </w:rPr>
      </w:pPr>
      <w:r w:rsidRPr="00262A38">
        <w:rPr>
          <w:rFonts w:ascii="Times New Roman" w:hAnsi="Times New Roman" w:cs="宋体" w:hint="eastAsia"/>
          <w:b/>
          <w:kern w:val="2"/>
          <w:szCs w:val="20"/>
          <w:lang w:bidi="ar"/>
        </w:rPr>
        <w:t>测试用例</w:t>
      </w:r>
      <w:r w:rsidRPr="00262A38">
        <w:rPr>
          <w:rFonts w:ascii="Times New Roman" w:hAnsi="Times New Roman" w:cs="宋体"/>
          <w:b/>
          <w:kern w:val="2"/>
          <w:szCs w:val="20"/>
          <w:lang w:bidi="ar"/>
        </w:rPr>
        <w:t>执行</w:t>
      </w:r>
      <w:r>
        <w:rPr>
          <w:rFonts w:ascii="Times New Roman" w:hAnsi="Times New Roman" w:cs="宋体" w:hint="eastAsia"/>
          <w:b/>
          <w:kern w:val="2"/>
          <w:szCs w:val="20"/>
          <w:lang w:bidi="ar"/>
        </w:rPr>
        <w:t>：</w:t>
      </w:r>
      <w:r w:rsidR="00B731BA" w:rsidRPr="00B731BA">
        <w:rPr>
          <w:rFonts w:ascii="Times New Roman" w:hAnsi="Times New Roman" w:cs="宋体" w:hint="eastAsia"/>
          <w:kern w:val="2"/>
          <w:szCs w:val="20"/>
          <w:lang w:bidi="ar"/>
        </w:rPr>
        <w:t>在</w:t>
      </w:r>
      <w:r w:rsidR="00B731BA" w:rsidRPr="00B731BA">
        <w:rPr>
          <w:rFonts w:ascii="Times New Roman" w:hAnsi="Times New Roman" w:cs="宋体"/>
          <w:kern w:val="2"/>
          <w:szCs w:val="20"/>
          <w:lang w:bidi="ar"/>
        </w:rPr>
        <w:t>待测程序上</w:t>
      </w:r>
      <w:r w:rsidR="00B731BA" w:rsidRPr="00B731BA">
        <w:rPr>
          <w:rFonts w:ascii="Times New Roman" w:hAnsi="Times New Roman" w:cs="宋体" w:hint="eastAsia"/>
          <w:kern w:val="2"/>
          <w:szCs w:val="20"/>
          <w:lang w:bidi="ar"/>
        </w:rPr>
        <w:t>运行</w:t>
      </w:r>
      <w:r w:rsidR="00B731BA" w:rsidRPr="00B731BA">
        <w:rPr>
          <w:rFonts w:ascii="Times New Roman" w:hAnsi="Times New Roman" w:cs="宋体"/>
          <w:kern w:val="2"/>
          <w:szCs w:val="20"/>
          <w:lang w:bidi="ar"/>
        </w:rPr>
        <w:t>测试用例</w:t>
      </w:r>
      <w:r w:rsidR="00B731BA">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收集</w:t>
      </w:r>
      <w:r w:rsidR="00525917">
        <w:rPr>
          <w:rFonts w:ascii="Times New Roman" w:hAnsi="Times New Roman" w:cs="宋体"/>
          <w:kern w:val="2"/>
          <w:szCs w:val="20"/>
          <w:lang w:bidi="ar"/>
        </w:rPr>
        <w:t>和记录服务执行结果，依据服务行为描述模型，检查对服务操作的调用，报告不满足约束的服务调用情形</w:t>
      </w:r>
      <w:r w:rsidR="00B731BA">
        <w:rPr>
          <w:rFonts w:ascii="Times New Roman" w:hAnsi="Times New Roman" w:cs="宋体" w:hint="eastAsia"/>
          <w:kern w:val="2"/>
          <w:szCs w:val="20"/>
          <w:lang w:bidi="ar"/>
        </w:rPr>
        <w:t>。</w:t>
      </w:r>
    </w:p>
    <w:p w14:paraId="0E582A95" w14:textId="77777777" w:rsidR="00262A38" w:rsidRPr="00B731BA" w:rsidRDefault="00262A38" w:rsidP="00421451">
      <w:pPr>
        <w:pStyle w:val="aff6"/>
        <w:numPr>
          <w:ilvl w:val="0"/>
          <w:numId w:val="20"/>
        </w:numPr>
        <w:spacing w:beforeLines="10" w:before="24" w:beforeAutospacing="0" w:afterAutospacing="0" w:line="312" w:lineRule="auto"/>
        <w:jc w:val="both"/>
        <w:rPr>
          <w:rFonts w:ascii="Times New Roman" w:hAnsi="Times New Roman" w:cs="宋体"/>
          <w:b/>
          <w:kern w:val="2"/>
          <w:szCs w:val="20"/>
          <w:lang w:bidi="ar"/>
        </w:rPr>
      </w:pPr>
      <w:r w:rsidRPr="00262A38">
        <w:rPr>
          <w:rFonts w:ascii="Times New Roman" w:hAnsi="Times New Roman" w:cs="宋体" w:hint="eastAsia"/>
          <w:b/>
          <w:kern w:val="2"/>
          <w:szCs w:val="20"/>
          <w:lang w:bidi="ar"/>
        </w:rPr>
        <w:t>测试结果</w:t>
      </w:r>
      <w:r w:rsidR="00B731BA">
        <w:rPr>
          <w:rFonts w:ascii="Times New Roman" w:hAnsi="Times New Roman" w:cs="宋体" w:hint="eastAsia"/>
          <w:b/>
          <w:kern w:val="2"/>
          <w:szCs w:val="20"/>
          <w:lang w:bidi="ar"/>
        </w:rPr>
        <w:t>统计</w:t>
      </w:r>
      <w:r>
        <w:rPr>
          <w:rFonts w:ascii="Times New Roman" w:hAnsi="Times New Roman" w:cs="宋体" w:hint="eastAsia"/>
          <w:b/>
          <w:kern w:val="2"/>
          <w:szCs w:val="20"/>
          <w:lang w:bidi="ar"/>
        </w:rPr>
        <w:t>：</w:t>
      </w:r>
      <w:del w:id="182" w:author="a41255065@163.com" w:date="2017-11-14T10:08:00Z">
        <w:r w:rsidR="00B731BA" w:rsidRPr="004E7C03" w:rsidDel="000A169A">
          <w:rPr>
            <w:rFonts w:ascii="Times New Roman" w:hAnsi="Times New Roman" w:cs="宋体" w:hint="eastAsia"/>
            <w:bCs/>
            <w:kern w:val="2"/>
            <w:szCs w:val="20"/>
            <w:lang w:bidi="ar"/>
          </w:rPr>
          <w:delText>该用例通过</w:delText>
        </w:r>
      </w:del>
      <w:r w:rsidR="00B731BA" w:rsidRPr="004E7C03">
        <w:rPr>
          <w:rFonts w:ascii="Times New Roman" w:hAnsi="Times New Roman" w:cs="宋体" w:hint="eastAsia"/>
          <w:bCs/>
          <w:kern w:val="2"/>
          <w:szCs w:val="20"/>
          <w:lang w:bidi="ar"/>
        </w:rPr>
        <w:t>对</w:t>
      </w:r>
      <w:r w:rsidR="00B731BA">
        <w:rPr>
          <w:rFonts w:ascii="Times New Roman" w:hAnsi="Times New Roman" w:cs="宋体" w:hint="eastAsia"/>
          <w:bCs/>
          <w:kern w:val="2"/>
          <w:szCs w:val="20"/>
          <w:lang w:bidi="ar"/>
        </w:rPr>
        <w:t>测试结果</w:t>
      </w:r>
      <w:r w:rsidR="00B731BA">
        <w:rPr>
          <w:rFonts w:ascii="Times New Roman" w:hAnsi="Times New Roman" w:cs="宋体"/>
          <w:bCs/>
          <w:kern w:val="2"/>
          <w:szCs w:val="20"/>
          <w:lang w:bidi="ar"/>
        </w:rPr>
        <w:t>进行统计，给出</w:t>
      </w:r>
      <w:r w:rsidR="00B731BA">
        <w:rPr>
          <w:rFonts w:ascii="Times New Roman" w:hAnsi="Times New Roman" w:cs="宋体" w:hint="eastAsia"/>
          <w:bCs/>
          <w:kern w:val="2"/>
          <w:szCs w:val="20"/>
          <w:lang w:bidi="ar"/>
        </w:rPr>
        <w:t>执行通过</w:t>
      </w:r>
      <w:r w:rsidR="00B731BA">
        <w:rPr>
          <w:rFonts w:ascii="Times New Roman" w:hAnsi="Times New Roman" w:cs="宋体"/>
          <w:bCs/>
          <w:kern w:val="2"/>
          <w:szCs w:val="20"/>
          <w:lang w:bidi="ar"/>
        </w:rPr>
        <w:t>与失败的测试信息，</w:t>
      </w:r>
      <w:r w:rsidR="00B731BA" w:rsidRPr="004E7C03">
        <w:rPr>
          <w:rFonts w:ascii="Times New Roman" w:hAnsi="Times New Roman" w:cs="宋体" w:hint="eastAsia"/>
          <w:bCs/>
          <w:kern w:val="2"/>
          <w:szCs w:val="20"/>
          <w:lang w:bidi="ar"/>
        </w:rPr>
        <w:t>并生成测试报告。</w:t>
      </w:r>
    </w:p>
    <w:p w14:paraId="67664C00" w14:textId="77777777" w:rsidR="00187444" w:rsidRPr="00187444" w:rsidRDefault="00E23CAA" w:rsidP="00421451">
      <w:pPr>
        <w:pStyle w:val="aff6"/>
        <w:widowControl w:val="0"/>
        <w:numPr>
          <w:ilvl w:val="0"/>
          <w:numId w:val="17"/>
        </w:numPr>
        <w:spacing w:beforeLines="10" w:before="24" w:beforeAutospacing="0" w:afterAutospacing="0" w:line="312" w:lineRule="auto"/>
        <w:jc w:val="both"/>
      </w:pPr>
      <w:r>
        <w:rPr>
          <w:rFonts w:ascii="Times New Roman" w:hAnsi="Times New Roman" w:cs="宋体" w:hint="eastAsia"/>
          <w:b/>
          <w:kern w:val="2"/>
          <w:szCs w:val="20"/>
          <w:lang w:bidi="ar"/>
        </w:rPr>
        <w:t>测试报告</w:t>
      </w:r>
      <w:r>
        <w:rPr>
          <w:rFonts w:ascii="Times New Roman" w:hAnsi="Times New Roman" w:cs="宋体"/>
          <w:b/>
          <w:kern w:val="2"/>
          <w:szCs w:val="20"/>
          <w:lang w:bidi="ar"/>
        </w:rPr>
        <w:t>查看</w:t>
      </w:r>
      <w:r w:rsidR="0069507A" w:rsidRPr="004E7C03">
        <w:rPr>
          <w:rFonts w:ascii="Times New Roman" w:hAnsi="Times New Roman" w:cs="宋体" w:hint="eastAsia"/>
          <w:b/>
          <w:kern w:val="2"/>
          <w:szCs w:val="20"/>
          <w:lang w:bidi="ar"/>
        </w:rPr>
        <w:t>：</w:t>
      </w:r>
    </w:p>
    <w:p w14:paraId="5A7E8CD7" w14:textId="77777777" w:rsidR="005A3851" w:rsidRPr="004E7C03" w:rsidRDefault="00187444" w:rsidP="000A169A">
      <w:pPr>
        <w:pStyle w:val="aff6"/>
        <w:widowControl w:val="0"/>
        <w:tabs>
          <w:tab w:val="left" w:pos="420"/>
        </w:tabs>
        <w:spacing w:beforeLines="10" w:before="24" w:beforeAutospacing="0" w:afterAutospacing="0" w:line="312" w:lineRule="auto"/>
        <w:ind w:left="425"/>
        <w:jc w:val="both"/>
        <w:pPrChange w:id="183" w:author="a41255065@163.com" w:date="2017-11-14T10:08:00Z">
          <w:pPr>
            <w:pStyle w:val="aff6"/>
            <w:widowControl w:val="0"/>
            <w:tabs>
              <w:tab w:val="left" w:pos="420"/>
            </w:tabs>
            <w:spacing w:beforeLines="10" w:before="24" w:beforeAutospacing="0" w:afterAutospacing="0" w:line="312" w:lineRule="auto"/>
            <w:ind w:left="425" w:firstLineChars="200" w:firstLine="480"/>
            <w:jc w:val="both"/>
          </w:pPr>
        </w:pPrChange>
      </w:pPr>
      <w:r w:rsidRPr="00682E6B">
        <w:t>测试者可查看测试结果报告，获取更加全面的测试信息，包含执行了哪些测试用例、</w:t>
      </w:r>
      <w:r>
        <w:rPr>
          <w:rFonts w:hint="eastAsia"/>
        </w:rPr>
        <w:t>测试用例</w:t>
      </w:r>
      <w:r>
        <w:t>执行结果、</w:t>
      </w:r>
      <w:r w:rsidRPr="00682E6B">
        <w:t>执行测试所花费的时间开销等信息。</w:t>
      </w:r>
    </w:p>
    <w:p w14:paraId="43EE0313" w14:textId="77777777" w:rsidR="005A3851" w:rsidRPr="004E7C03" w:rsidRDefault="006E40E9">
      <w:pPr>
        <w:pStyle w:val="u2"/>
      </w:pPr>
      <w:bookmarkStart w:id="184" w:name="_Toc466487183"/>
      <w:bookmarkStart w:id="185" w:name="_Toc498361754"/>
      <w:r>
        <w:rPr>
          <w:color w:val="000000"/>
          <w:kern w:val="0"/>
          <w:szCs w:val="21"/>
        </w:rPr>
        <w:t>BMD_WSTCT</w:t>
      </w:r>
      <w:r w:rsidR="0069507A" w:rsidRPr="004E7C03">
        <w:rPr>
          <w:rFonts w:hint="eastAsia"/>
        </w:rPr>
        <w:t>设计与实现</w:t>
      </w:r>
      <w:bookmarkEnd w:id="184"/>
      <w:bookmarkEnd w:id="185"/>
    </w:p>
    <w:p w14:paraId="1CF8CA1E" w14:textId="77777777" w:rsidR="005A3851" w:rsidRPr="004E7C03" w:rsidRDefault="00BE47DF">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Pr>
          <w:rFonts w:ascii="Times New Roman" w:hAnsi="Times New Roman" w:hint="eastAsia"/>
          <w:kern w:val="2"/>
          <w:szCs w:val="20"/>
          <w:lang w:bidi="ar"/>
        </w:rPr>
        <w:t>针对</w:t>
      </w:r>
      <w:r>
        <w:rPr>
          <w:rFonts w:ascii="Times New Roman" w:hAnsi="Times New Roman"/>
          <w:kern w:val="2"/>
          <w:szCs w:val="20"/>
          <w:lang w:bidi="ar"/>
        </w:rPr>
        <w:t>需求分析，本节详细介绍</w:t>
      </w:r>
      <w:r w:rsidR="006E40E9" w:rsidRPr="006E40E9">
        <w:rPr>
          <w:rFonts w:ascii="Times New Roman" w:hAnsi="Times New Roman"/>
          <w:kern w:val="2"/>
          <w:szCs w:val="20"/>
          <w:lang w:bidi="ar"/>
        </w:rPr>
        <w:t>BMD_WSTCT</w:t>
      </w:r>
      <w:r>
        <w:rPr>
          <w:rFonts w:ascii="Times New Roman" w:hAnsi="Times New Roman" w:hint="eastAsia"/>
          <w:kern w:val="2"/>
          <w:szCs w:val="20"/>
          <w:lang w:bidi="ar"/>
        </w:rPr>
        <w:t>工具</w:t>
      </w:r>
      <w:r>
        <w:rPr>
          <w:rFonts w:ascii="Times New Roman" w:hAnsi="Times New Roman"/>
          <w:kern w:val="2"/>
          <w:szCs w:val="20"/>
          <w:lang w:bidi="ar"/>
        </w:rPr>
        <w:t>的架构、</w:t>
      </w:r>
      <w:r>
        <w:rPr>
          <w:rFonts w:ascii="Times New Roman" w:hAnsi="Times New Roman" w:hint="eastAsia"/>
          <w:kern w:val="2"/>
          <w:szCs w:val="20"/>
          <w:lang w:bidi="ar"/>
        </w:rPr>
        <w:t>各</w:t>
      </w:r>
      <w:r>
        <w:rPr>
          <w:rFonts w:ascii="Times New Roman" w:hAnsi="Times New Roman"/>
          <w:kern w:val="2"/>
          <w:szCs w:val="20"/>
          <w:lang w:bidi="ar"/>
        </w:rPr>
        <w:t>组件的设计及</w:t>
      </w:r>
      <w:del w:id="186" w:author="a41255065@163.com" w:date="2017-11-14T10:11:00Z">
        <w:r w:rsidDel="000A169A">
          <w:rPr>
            <w:rFonts w:ascii="Times New Roman" w:hAnsi="Times New Roman"/>
            <w:kern w:val="2"/>
            <w:szCs w:val="20"/>
            <w:lang w:bidi="ar"/>
          </w:rPr>
          <w:delText>其</w:delText>
        </w:r>
      </w:del>
      <w:r>
        <w:rPr>
          <w:rFonts w:ascii="Times New Roman" w:hAnsi="Times New Roman"/>
          <w:kern w:val="2"/>
          <w:szCs w:val="20"/>
          <w:lang w:bidi="ar"/>
        </w:rPr>
        <w:t>实现</w:t>
      </w:r>
      <w:r w:rsidR="0069507A" w:rsidRPr="004E7C03">
        <w:rPr>
          <w:rFonts w:ascii="Times New Roman" w:hAnsi="Times New Roman" w:hint="eastAsia"/>
          <w:kern w:val="2"/>
          <w:szCs w:val="20"/>
          <w:lang w:bidi="ar"/>
        </w:rPr>
        <w:t>。</w:t>
      </w:r>
    </w:p>
    <w:p w14:paraId="0F6EAF0D" w14:textId="77777777" w:rsidR="005A3851" w:rsidRPr="004E7C03" w:rsidRDefault="0069507A">
      <w:pPr>
        <w:pStyle w:val="u3"/>
      </w:pPr>
      <w:bookmarkStart w:id="187" w:name="_Toc498361755"/>
      <w:r w:rsidRPr="004E7C03">
        <w:rPr>
          <w:rFonts w:hint="eastAsia"/>
        </w:rPr>
        <w:t>系统架构</w:t>
      </w:r>
      <w:bookmarkEnd w:id="187"/>
    </w:p>
    <w:p w14:paraId="243E4A82" w14:textId="3386119F" w:rsidR="005A3851" w:rsidRDefault="0069507A">
      <w:pPr>
        <w:pStyle w:val="u5"/>
        <w:spacing w:before="24" w:after="24"/>
        <w:ind w:firstLine="480"/>
        <w:rPr>
          <w:ins w:id="188" w:author="a41255065@163.com" w:date="2017-11-14T10:17:00Z"/>
        </w:rPr>
      </w:pPr>
      <w:r w:rsidRPr="004E7C03">
        <w:rPr>
          <w:rFonts w:hint="eastAsia"/>
        </w:rPr>
        <w:t>图</w:t>
      </w:r>
      <w:r w:rsidRPr="004E7C03">
        <w:rPr>
          <w:rFonts w:hint="eastAsia"/>
        </w:rPr>
        <w:t>4-</w:t>
      </w:r>
      <w:r w:rsidR="00C74B52">
        <w:t>2</w:t>
      </w:r>
      <w:r w:rsidRPr="004E7C03">
        <w:rPr>
          <w:rFonts w:hint="eastAsia"/>
        </w:rPr>
        <w:t>描述了</w:t>
      </w:r>
      <w:r w:rsidR="006E40E9" w:rsidRPr="006E40E9">
        <w:t>BMD_WSTCT</w:t>
      </w:r>
      <w:r w:rsidRPr="004E7C03">
        <w:rPr>
          <w:rFonts w:hint="eastAsia"/>
        </w:rPr>
        <w:t>工具的系统架构。选用橙色矩形框表示工具的基本组件，包括</w:t>
      </w:r>
      <w:r w:rsidR="007755D1">
        <w:rPr>
          <w:rFonts w:hint="eastAsia"/>
        </w:rPr>
        <w:t>扩展</w:t>
      </w:r>
      <w:r w:rsidR="007755D1">
        <w:rPr>
          <w:rFonts w:hint="eastAsia"/>
        </w:rPr>
        <w:t>WSDL</w:t>
      </w:r>
      <w:r w:rsidR="007755D1">
        <w:rPr>
          <w:rFonts w:hint="eastAsia"/>
        </w:rPr>
        <w:t>解析</w:t>
      </w:r>
      <w:r w:rsidRPr="004E7C03">
        <w:rPr>
          <w:rFonts w:hint="eastAsia"/>
        </w:rPr>
        <w:t>组件，</w:t>
      </w:r>
      <w:r w:rsidR="007755D1">
        <w:rPr>
          <w:rFonts w:hint="eastAsia"/>
        </w:rPr>
        <w:t>测试序列生成</w:t>
      </w:r>
      <w:r w:rsidRPr="004E7C03">
        <w:rPr>
          <w:rFonts w:hint="eastAsia"/>
        </w:rPr>
        <w:t>组件，测试用例生成组件</w:t>
      </w:r>
      <w:r w:rsidR="007755D1">
        <w:rPr>
          <w:rFonts w:hint="eastAsia"/>
        </w:rPr>
        <w:t>及</w:t>
      </w:r>
      <w:r w:rsidRPr="004E7C03">
        <w:rPr>
          <w:rFonts w:hint="eastAsia"/>
        </w:rPr>
        <w:t>测试</w:t>
      </w:r>
      <w:r w:rsidR="007755D1">
        <w:rPr>
          <w:rFonts w:hint="eastAsia"/>
        </w:rPr>
        <w:t>用例</w:t>
      </w:r>
      <w:r w:rsidRPr="004E7C03">
        <w:rPr>
          <w:rFonts w:hint="eastAsia"/>
        </w:rPr>
        <w:t>执行组件共</w:t>
      </w:r>
      <w:r w:rsidR="007755D1">
        <w:rPr>
          <w:rFonts w:hint="eastAsia"/>
        </w:rPr>
        <w:t>四</w:t>
      </w:r>
      <w:r w:rsidRPr="004E7C03">
        <w:rPr>
          <w:rFonts w:hint="eastAsia"/>
        </w:rPr>
        <w:t>个组件。每个组件由多个模块构成</w:t>
      </w:r>
      <w:r w:rsidR="007755D1">
        <w:rPr>
          <w:rFonts w:hint="eastAsia"/>
        </w:rPr>
        <w:t>，</w:t>
      </w:r>
      <w:r w:rsidR="007755D1">
        <w:t>其中</w:t>
      </w:r>
      <w:r w:rsidR="007755D1">
        <w:rPr>
          <w:rFonts w:hint="eastAsia"/>
        </w:rPr>
        <w:t>测试序列生成</w:t>
      </w:r>
      <w:r w:rsidR="007755D1" w:rsidRPr="004E7C03">
        <w:rPr>
          <w:rFonts w:hint="eastAsia"/>
        </w:rPr>
        <w:t>组件</w:t>
      </w:r>
      <w:r w:rsidR="007755D1">
        <w:rPr>
          <w:rFonts w:hint="eastAsia"/>
        </w:rPr>
        <w:t>由行为模型生成</w:t>
      </w:r>
      <w:r w:rsidR="007755D1">
        <w:t>及</w:t>
      </w:r>
      <w:r w:rsidR="007755D1">
        <w:rPr>
          <w:rFonts w:hint="eastAsia"/>
        </w:rPr>
        <w:t>测试</w:t>
      </w:r>
      <w:r w:rsidR="007755D1">
        <w:t>序列生成模块构成</w:t>
      </w:r>
      <w:r w:rsidR="007755D1">
        <w:rPr>
          <w:rFonts w:hint="eastAsia"/>
        </w:rPr>
        <w:t>、</w:t>
      </w:r>
      <w:r w:rsidR="007755D1">
        <w:t>测试用例</w:t>
      </w:r>
      <w:r w:rsidR="007755D1">
        <w:rPr>
          <w:rFonts w:hint="eastAsia"/>
        </w:rPr>
        <w:t>生成组件由</w:t>
      </w:r>
      <w:r w:rsidR="007755D1">
        <w:t>测试数据生成及测试脚本生成模块</w:t>
      </w:r>
      <w:r w:rsidR="007755D1">
        <w:rPr>
          <w:rFonts w:hint="eastAsia"/>
        </w:rPr>
        <w:t>构成</w:t>
      </w:r>
      <w:r w:rsidR="007755D1">
        <w:t>。</w:t>
      </w:r>
      <w:r w:rsidRPr="004E7C03">
        <w:rPr>
          <w:rFonts w:hint="eastAsia"/>
        </w:rPr>
        <w:t>各个组件的功能设计描述如下：</w:t>
      </w:r>
    </w:p>
    <w:p w14:paraId="395ED92E" w14:textId="7E053AD3" w:rsidR="00AB2428" w:rsidRDefault="00AB2428" w:rsidP="00AB2428">
      <w:pPr>
        <w:pStyle w:val="u5"/>
        <w:spacing w:before="24" w:after="24"/>
        <w:ind w:firstLineChars="0" w:firstLine="0"/>
        <w:rPr>
          <w:rFonts w:hint="eastAsia"/>
        </w:rPr>
        <w:pPrChange w:id="189" w:author="a41255065@163.com" w:date="2017-11-14T10:17:00Z">
          <w:pPr>
            <w:pStyle w:val="u5"/>
            <w:spacing w:before="24" w:after="24"/>
            <w:ind w:firstLine="480"/>
          </w:pPr>
        </w:pPrChange>
      </w:pPr>
      <w:ins w:id="190" w:author="a41255065@163.com" w:date="2017-11-14T10:17:00Z">
        <w:r>
          <w:rPr>
            <w:rFonts w:hint="eastAsia"/>
          </w:rPr>
          <w:t>..</w:t>
        </w:r>
        <w:r>
          <w:rPr>
            <w:rFonts w:hint="eastAsia"/>
          </w:rPr>
          <w:t>文字</w:t>
        </w:r>
        <w:r>
          <w:t>挪</w:t>
        </w:r>
      </w:ins>
      <w:ins w:id="191" w:author="a41255065@163.com" w:date="2017-11-14T10:18:00Z">
        <w:r>
          <w:rPr>
            <w:rFonts w:hint="eastAsia"/>
          </w:rPr>
          <w:t>上来</w:t>
        </w:r>
      </w:ins>
    </w:p>
    <w:p w14:paraId="04BD2D54" w14:textId="77777777" w:rsidR="00CC1816" w:rsidRDefault="0082493E" w:rsidP="00BD494E">
      <w:pPr>
        <w:pStyle w:val="u5"/>
        <w:spacing w:before="24" w:after="24"/>
        <w:ind w:firstLineChars="0" w:firstLine="0"/>
        <w:jc w:val="center"/>
      </w:pPr>
      <w:r>
        <w:object w:dxaOrig="9031" w:dyaOrig="10170" w14:anchorId="52BA6296">
          <v:shape id="_x0000_i1036" type="#_x0000_t75" style="width:397pt;height:446.5pt" o:ole="">
            <v:imagedata r:id="rId60" o:title=""/>
          </v:shape>
          <o:OLEObject Type="Embed" ProgID="Visio.Drawing.15" ShapeID="_x0000_i1036" DrawAspect="Content" ObjectID="_1572162759" r:id="rId61"/>
        </w:object>
      </w:r>
    </w:p>
    <w:p w14:paraId="6880A9A8" w14:textId="77777777" w:rsidR="005A3851" w:rsidRPr="004E7C03" w:rsidRDefault="00B32BE5" w:rsidP="00422AF9">
      <w:pPr>
        <w:pStyle w:val="ub"/>
        <w:spacing w:before="120" w:after="360"/>
      </w:pPr>
      <w:r>
        <w:rPr>
          <w:rFonts w:hint="eastAsia"/>
        </w:rPr>
        <w:t>图</w:t>
      </w:r>
      <w:r w:rsidR="0050669D">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74B52">
        <w:rPr>
          <w:noProof/>
        </w:rPr>
        <w:t>2</w:t>
      </w:r>
      <w:r>
        <w:fldChar w:fldCharType="end"/>
      </w:r>
      <w:r w:rsidRPr="004E7C03">
        <w:rPr>
          <w:rFonts w:hint="eastAsia"/>
        </w:rPr>
        <w:t>工具系统</w:t>
      </w:r>
      <w:r>
        <w:rPr>
          <w:rFonts w:hint="eastAsia"/>
        </w:rPr>
        <w:t>架构</w:t>
      </w:r>
      <w:r w:rsidRPr="004E7C03">
        <w:rPr>
          <w:rFonts w:hint="eastAsia"/>
        </w:rPr>
        <w:t>图</w:t>
      </w:r>
    </w:p>
    <w:p w14:paraId="2AF99070" w14:textId="77777777" w:rsidR="005A3851" w:rsidRPr="004E7C03" w:rsidRDefault="00CC0C47" w:rsidP="00421451">
      <w:pPr>
        <w:pStyle w:val="aff6"/>
        <w:widowControl w:val="0"/>
        <w:numPr>
          <w:ilvl w:val="0"/>
          <w:numId w:val="21"/>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kern w:val="2"/>
          <w:szCs w:val="20"/>
          <w:lang w:bidi="ar"/>
        </w:rPr>
        <w:t>扩展</w:t>
      </w:r>
      <w:r>
        <w:rPr>
          <w:rFonts w:ascii="Times New Roman" w:hAnsi="Times New Roman" w:cs="宋体"/>
          <w:b/>
          <w:kern w:val="2"/>
          <w:szCs w:val="20"/>
          <w:lang w:bidi="ar"/>
        </w:rPr>
        <w:t>的</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解析</w:t>
      </w:r>
      <w:r w:rsidR="0069507A" w:rsidRPr="004E7C03">
        <w:rPr>
          <w:rFonts w:ascii="Times New Roman" w:hAnsi="Times New Roman" w:cs="宋体" w:hint="eastAsia"/>
          <w:b/>
          <w:kern w:val="2"/>
          <w:szCs w:val="20"/>
          <w:lang w:bidi="ar"/>
        </w:rPr>
        <w:t>组件：</w:t>
      </w:r>
      <w:r w:rsidR="0069507A" w:rsidRPr="004E7C03">
        <w:rPr>
          <w:rFonts w:ascii="Times New Roman" w:hAnsi="Times New Roman" w:cs="宋体" w:hint="eastAsia"/>
          <w:bCs/>
          <w:kern w:val="2"/>
          <w:szCs w:val="20"/>
          <w:lang w:bidi="ar"/>
        </w:rPr>
        <w:t>负责对待测程序</w:t>
      </w:r>
      <w:r>
        <w:rPr>
          <w:rFonts w:ascii="Times New Roman" w:hAnsi="Times New Roman" w:cs="宋体" w:hint="eastAsia"/>
          <w:bCs/>
          <w:kern w:val="2"/>
          <w:szCs w:val="20"/>
          <w:lang w:bidi="ar"/>
        </w:rPr>
        <w:t>的</w:t>
      </w:r>
      <w:r>
        <w:rPr>
          <w:rFonts w:ascii="Times New Roman" w:hAnsi="Times New Roman" w:cs="宋体"/>
          <w:bCs/>
          <w:kern w:val="2"/>
          <w:szCs w:val="20"/>
          <w:lang w:bidi="ar"/>
        </w:rPr>
        <w:t>扩展后</w:t>
      </w:r>
      <w:r>
        <w:rPr>
          <w:rFonts w:ascii="Times New Roman" w:hAnsi="Times New Roman" w:cs="宋体" w:hint="eastAsia"/>
          <w:bCs/>
          <w:kern w:val="2"/>
          <w:szCs w:val="20"/>
          <w:lang w:bidi="ar"/>
        </w:rPr>
        <w:t>WSDL</w:t>
      </w:r>
      <w:r>
        <w:rPr>
          <w:rFonts w:ascii="Times New Roman" w:hAnsi="Times New Roman" w:cs="宋体" w:hint="eastAsia"/>
          <w:bCs/>
          <w:kern w:val="2"/>
          <w:szCs w:val="20"/>
          <w:lang w:bidi="ar"/>
        </w:rPr>
        <w:t>文件解析</w:t>
      </w:r>
      <w:r>
        <w:rPr>
          <w:rFonts w:ascii="Times New Roman" w:hAnsi="Times New Roman" w:cs="宋体"/>
          <w:bCs/>
          <w:kern w:val="2"/>
          <w:szCs w:val="20"/>
          <w:lang w:bidi="ar"/>
        </w:rPr>
        <w:t>，</w:t>
      </w:r>
      <w:r w:rsidR="0069507A" w:rsidRPr="004E7C03">
        <w:rPr>
          <w:rFonts w:ascii="Times New Roman" w:hAnsi="Times New Roman" w:cs="宋体" w:hint="eastAsia"/>
          <w:bCs/>
          <w:kern w:val="2"/>
          <w:szCs w:val="20"/>
          <w:lang w:bidi="ar"/>
        </w:rPr>
        <w:t>生成相应</w:t>
      </w:r>
      <w:r w:rsidR="00473656">
        <w:rPr>
          <w:rFonts w:ascii="Times New Roman" w:hAnsi="Times New Roman" w:cs="宋体" w:hint="eastAsia"/>
          <w:bCs/>
          <w:kern w:val="2"/>
          <w:szCs w:val="20"/>
          <w:lang w:bidi="ar"/>
        </w:rPr>
        <w:t>行为约束文档</w:t>
      </w:r>
      <w:r w:rsidR="00D97904">
        <w:rPr>
          <w:rFonts w:ascii="Times New Roman" w:hAnsi="Times New Roman" w:cs="宋体" w:hint="eastAsia"/>
          <w:bCs/>
          <w:kern w:val="2"/>
          <w:szCs w:val="20"/>
          <w:lang w:bidi="ar"/>
        </w:rPr>
        <w:t>（</w:t>
      </w:r>
      <w:r w:rsidR="007F02FB">
        <w:rPr>
          <w:rFonts w:ascii="Times New Roman" w:hAnsi="Times New Roman" w:cs="宋体"/>
          <w:bCs/>
          <w:kern w:val="2"/>
          <w:szCs w:val="20"/>
          <w:lang w:bidi="ar"/>
        </w:rPr>
        <w:t>P</w:t>
      </w:r>
      <w:r w:rsidR="007F02FB" w:rsidRPr="007F02FB">
        <w:rPr>
          <w:rFonts w:ascii="Times New Roman" w:hAnsi="Times New Roman" w:cs="宋体"/>
          <w:bCs/>
          <w:kern w:val="2"/>
          <w:szCs w:val="20"/>
          <w:lang w:bidi="ar"/>
        </w:rPr>
        <w:t>arse</w:t>
      </w:r>
      <w:r w:rsidR="007F02FB">
        <w:rPr>
          <w:rFonts w:ascii="Times New Roman" w:hAnsi="Times New Roman" w:cs="宋体"/>
          <w:bCs/>
          <w:kern w:val="2"/>
          <w:szCs w:val="20"/>
          <w:lang w:bidi="ar"/>
        </w:rPr>
        <w:t>Result</w:t>
      </w:r>
      <w:r w:rsidR="00D97904">
        <w:rPr>
          <w:rFonts w:ascii="Times New Roman" w:hAnsi="Times New Roman" w:cs="宋体" w:hint="eastAsia"/>
          <w:bCs/>
          <w:kern w:val="2"/>
          <w:szCs w:val="20"/>
          <w:lang w:bidi="ar"/>
        </w:rPr>
        <w:t>）</w:t>
      </w:r>
      <w:r w:rsidR="0069507A" w:rsidRPr="004E7C03">
        <w:rPr>
          <w:rFonts w:ascii="Times New Roman" w:hAnsi="Times New Roman" w:cs="宋体" w:hint="eastAsia"/>
          <w:bCs/>
          <w:kern w:val="2"/>
          <w:szCs w:val="20"/>
          <w:lang w:bidi="ar"/>
        </w:rPr>
        <w:t>，包括</w:t>
      </w:r>
      <w:r>
        <w:rPr>
          <w:rFonts w:ascii="Times New Roman" w:hAnsi="Times New Roman" w:cs="宋体" w:hint="eastAsia"/>
          <w:bCs/>
          <w:kern w:val="2"/>
          <w:szCs w:val="20"/>
          <w:lang w:bidi="ar"/>
        </w:rPr>
        <w:t>三</w:t>
      </w:r>
      <w:r w:rsidR="0069507A" w:rsidRPr="004E7C03">
        <w:rPr>
          <w:rFonts w:ascii="Times New Roman" w:hAnsi="Times New Roman" w:cs="宋体" w:hint="eastAsia"/>
          <w:bCs/>
          <w:kern w:val="2"/>
          <w:szCs w:val="20"/>
          <w:lang w:bidi="ar"/>
        </w:rPr>
        <w:t>个子模块。</w:t>
      </w:r>
    </w:p>
    <w:p w14:paraId="4326DC93" w14:textId="77777777"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pPr>
      <w:r>
        <w:rPr>
          <w:rFonts w:ascii="Times New Roman" w:hAnsi="Times New Roman" w:cs="宋体" w:hint="eastAsia"/>
          <w:b/>
          <w:kern w:val="2"/>
          <w:szCs w:val="20"/>
          <w:lang w:bidi="ar"/>
        </w:rPr>
        <w:t>扩展</w:t>
      </w:r>
      <w:r>
        <w:rPr>
          <w:rFonts w:ascii="Times New Roman" w:hAnsi="Times New Roman" w:cs="宋体" w:hint="eastAsia"/>
          <w:b/>
          <w:kern w:val="2"/>
          <w:szCs w:val="20"/>
          <w:lang w:bidi="ar"/>
        </w:rPr>
        <w:t>WSDL</w:t>
      </w:r>
      <w:r w:rsidR="0069507A" w:rsidRPr="004E7C03">
        <w:rPr>
          <w:rFonts w:ascii="Times New Roman" w:hAnsi="Times New Roman" w:cs="宋体" w:hint="eastAsia"/>
          <w:b/>
          <w:kern w:val="2"/>
          <w:szCs w:val="20"/>
          <w:lang w:bidi="ar"/>
        </w:rPr>
        <w:t>解析器</w:t>
      </w:r>
      <w:r w:rsidR="0069507A" w:rsidRPr="004E7C03">
        <w:rPr>
          <w:rFonts w:ascii="Times New Roman" w:hAnsi="Times New Roman" w:cs="宋体" w:hint="eastAsia"/>
          <w:kern w:val="2"/>
          <w:szCs w:val="20"/>
          <w:lang w:bidi="ar"/>
        </w:rPr>
        <w:t>：该模块根据用户输入的</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文件路径</w:t>
      </w:r>
      <w:bookmarkStart w:id="192" w:name="OLE_LINK31"/>
      <w:r w:rsidR="0069507A" w:rsidRPr="004E7C03">
        <w:rPr>
          <w:rFonts w:ascii="Times New Roman" w:hAnsi="Times New Roman" w:cs="宋体" w:hint="eastAsia"/>
          <w:kern w:val="2"/>
          <w:szCs w:val="20"/>
          <w:lang w:bidi="ar"/>
        </w:rPr>
        <w:t>，读入待</w:t>
      </w:r>
      <w:r w:rsidR="00473656">
        <w:rPr>
          <w:rFonts w:ascii="Times New Roman" w:hAnsi="Times New Roman" w:cs="宋体" w:hint="eastAsia"/>
          <w:kern w:val="2"/>
          <w:szCs w:val="20"/>
          <w:lang w:bidi="ar"/>
        </w:rPr>
        <w:t>解析</w:t>
      </w:r>
      <w:r w:rsidR="00473656">
        <w:rPr>
          <w:rFonts w:ascii="Times New Roman" w:hAnsi="Times New Roman" w:cs="宋体"/>
          <w:bCs/>
          <w:kern w:val="2"/>
          <w:szCs w:val="20"/>
          <w:lang w:bidi="ar"/>
        </w:rPr>
        <w:t>扩展后</w:t>
      </w:r>
      <w:r w:rsidR="00473656">
        <w:rPr>
          <w:rFonts w:ascii="Times New Roman" w:hAnsi="Times New Roman" w:cs="宋体" w:hint="eastAsia"/>
          <w:bCs/>
          <w:kern w:val="2"/>
          <w:szCs w:val="20"/>
          <w:lang w:bidi="ar"/>
        </w:rPr>
        <w:t>WSDL</w:t>
      </w:r>
      <w:r w:rsidR="0069507A" w:rsidRPr="004E7C03">
        <w:rPr>
          <w:rFonts w:ascii="Times New Roman" w:hAnsi="Times New Roman" w:cs="宋体" w:hint="eastAsia"/>
          <w:kern w:val="2"/>
          <w:szCs w:val="20"/>
          <w:lang w:bidi="ar"/>
        </w:rPr>
        <w:t>文件</w:t>
      </w:r>
      <w:bookmarkEnd w:id="192"/>
      <w:r w:rsidR="0069507A" w:rsidRPr="004E7C03">
        <w:rPr>
          <w:rFonts w:ascii="Times New Roman" w:hAnsi="Times New Roman" w:cs="宋体" w:hint="eastAsia"/>
          <w:kern w:val="2"/>
          <w:szCs w:val="20"/>
          <w:lang w:bidi="ar"/>
        </w:rPr>
        <w:t>，并进行解析。</w:t>
      </w:r>
    </w:p>
    <w:p w14:paraId="44E8BC9B" w14:textId="77777777" w:rsidR="005A3851" w:rsidRPr="004E7C03" w:rsidRDefault="0069507A"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4E7C03">
        <w:rPr>
          <w:rFonts w:ascii="Times New Roman" w:hAnsi="Times New Roman" w:cs="宋体"/>
          <w:b/>
          <w:kern w:val="2"/>
          <w:szCs w:val="20"/>
          <w:lang w:bidi="ar"/>
        </w:rPr>
        <w:t>XML</w:t>
      </w:r>
      <w:r w:rsidRPr="004E7C03">
        <w:rPr>
          <w:rFonts w:ascii="Times New Roman" w:hAnsi="Times New Roman" w:cs="宋体" w:hint="eastAsia"/>
          <w:b/>
          <w:kern w:val="2"/>
          <w:szCs w:val="20"/>
          <w:lang w:bidi="ar"/>
        </w:rPr>
        <w:t>文件读</w:t>
      </w:r>
      <w:r w:rsidRPr="004E7C03">
        <w:rPr>
          <w:rFonts w:ascii="Times New Roman" w:hAnsi="Times New Roman" w:cs="宋体"/>
          <w:b/>
          <w:kern w:val="2"/>
          <w:szCs w:val="20"/>
          <w:lang w:bidi="ar"/>
        </w:rPr>
        <w:t>/</w:t>
      </w:r>
      <w:r w:rsidRPr="004E7C03">
        <w:rPr>
          <w:rFonts w:ascii="Times New Roman" w:hAnsi="Times New Roman" w:cs="宋体" w:hint="eastAsia"/>
          <w:b/>
          <w:kern w:val="2"/>
          <w:szCs w:val="20"/>
          <w:lang w:bidi="ar"/>
        </w:rPr>
        <w:t>写器：</w:t>
      </w:r>
      <w:r w:rsidRPr="004E7C03">
        <w:rPr>
          <w:rFonts w:ascii="Times New Roman" w:hAnsi="Times New Roman" w:cs="宋体" w:hint="eastAsia"/>
          <w:kern w:val="2"/>
          <w:szCs w:val="20"/>
          <w:lang w:bidi="ar"/>
        </w:rPr>
        <w:t>负责</w:t>
      </w:r>
      <w:r w:rsidR="00473656">
        <w:rPr>
          <w:rFonts w:ascii="Times New Roman" w:hAnsi="Times New Roman" w:cs="宋体" w:hint="eastAsia"/>
          <w:kern w:val="2"/>
          <w:szCs w:val="20"/>
          <w:lang w:bidi="ar"/>
        </w:rPr>
        <w:t>生成</w:t>
      </w:r>
      <w:r w:rsidR="00473656">
        <w:rPr>
          <w:rFonts w:ascii="Times New Roman" w:hAnsi="Times New Roman" w:cs="宋体"/>
          <w:kern w:val="2"/>
          <w:szCs w:val="20"/>
          <w:lang w:bidi="ar"/>
        </w:rPr>
        <w:t>待测服务</w:t>
      </w:r>
      <w:r w:rsidR="00473656">
        <w:rPr>
          <w:rFonts w:ascii="Times New Roman" w:hAnsi="Times New Roman" w:cs="宋体" w:hint="eastAsia"/>
          <w:bCs/>
          <w:kern w:val="2"/>
          <w:szCs w:val="20"/>
          <w:lang w:bidi="ar"/>
        </w:rPr>
        <w:t>操作的</w:t>
      </w:r>
      <w:r w:rsidR="00473656">
        <w:rPr>
          <w:rFonts w:ascii="Times New Roman" w:hAnsi="Times New Roman" w:cs="宋体"/>
          <w:bCs/>
          <w:kern w:val="2"/>
          <w:szCs w:val="20"/>
          <w:lang w:bidi="ar"/>
        </w:rPr>
        <w:t>输入输出</w:t>
      </w:r>
      <w:r w:rsidR="001E2723" w:rsidRPr="001E2723">
        <w:rPr>
          <w:rFonts w:ascii="Times New Roman" w:hAnsi="Times New Roman" w:cs="宋体" w:hint="eastAsia"/>
          <w:bCs/>
          <w:kern w:val="2"/>
          <w:szCs w:val="20"/>
          <w:lang w:bidi="ar"/>
        </w:rPr>
        <w:t>XML</w:t>
      </w:r>
      <w:r w:rsidR="001E2723" w:rsidRPr="001E2723">
        <w:rPr>
          <w:rFonts w:ascii="Times New Roman" w:hAnsi="Times New Roman" w:cs="宋体" w:hint="eastAsia"/>
          <w:bCs/>
          <w:kern w:val="2"/>
          <w:szCs w:val="20"/>
          <w:lang w:bidi="ar"/>
        </w:rPr>
        <w:t>结构定义</w:t>
      </w:r>
      <w:r w:rsidR="001E2723">
        <w:rPr>
          <w:rFonts w:ascii="Times New Roman" w:hAnsi="Times New Roman" w:cs="宋体" w:hint="eastAsia"/>
          <w:bCs/>
          <w:kern w:val="2"/>
          <w:szCs w:val="20"/>
          <w:lang w:bidi="ar"/>
        </w:rPr>
        <w:t>文件（</w:t>
      </w:r>
      <w:r w:rsidR="001E2723">
        <w:rPr>
          <w:rFonts w:ascii="Times New Roman" w:hAnsi="Times New Roman" w:cs="宋体" w:hint="eastAsia"/>
          <w:bCs/>
          <w:kern w:val="2"/>
          <w:szCs w:val="20"/>
          <w:lang w:bidi="ar"/>
        </w:rPr>
        <w:t>XSD</w:t>
      </w:r>
      <w:r w:rsidR="001E2723">
        <w:rPr>
          <w:rFonts w:ascii="Times New Roman" w:hAnsi="Times New Roman" w:cs="宋体" w:hint="eastAsia"/>
          <w:bCs/>
          <w:kern w:val="2"/>
          <w:szCs w:val="20"/>
          <w:lang w:bidi="ar"/>
        </w:rPr>
        <w:t>）</w:t>
      </w:r>
      <w:r w:rsidR="00473656">
        <w:rPr>
          <w:rFonts w:ascii="Times New Roman" w:hAnsi="Times New Roman" w:cs="宋体" w:hint="eastAsia"/>
          <w:bCs/>
          <w:kern w:val="2"/>
          <w:szCs w:val="20"/>
          <w:lang w:bidi="ar"/>
        </w:rPr>
        <w:t>，</w:t>
      </w:r>
      <w:r w:rsidR="00473656">
        <w:rPr>
          <w:rFonts w:ascii="Times New Roman" w:hAnsi="Times New Roman" w:cs="宋体"/>
          <w:bCs/>
          <w:kern w:val="2"/>
          <w:szCs w:val="20"/>
          <w:lang w:bidi="ar"/>
        </w:rPr>
        <w:t>为后续验证做准备</w:t>
      </w:r>
      <w:r w:rsidRPr="004E7C03">
        <w:rPr>
          <w:rFonts w:ascii="Times New Roman" w:hAnsi="Times New Roman" w:cs="宋体" w:hint="eastAsia"/>
          <w:kern w:val="2"/>
          <w:szCs w:val="20"/>
          <w:lang w:bidi="ar"/>
        </w:rPr>
        <w:t>。通过</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技术读入</w:t>
      </w:r>
      <w:r w:rsidR="00473656">
        <w:rPr>
          <w:rFonts w:ascii="Times New Roman" w:hAnsi="Times New Roman" w:cs="宋体" w:hint="eastAsia"/>
          <w:kern w:val="2"/>
          <w:szCs w:val="20"/>
          <w:lang w:bidi="ar"/>
        </w:rPr>
        <w:t>扩展</w:t>
      </w:r>
      <w:r w:rsidR="00473656">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文件，将其解析为</w:t>
      </w:r>
      <w:r w:rsidRPr="004E7C03">
        <w:rPr>
          <w:rFonts w:ascii="Times New Roman" w:hAnsi="Times New Roman" w:cs="宋体"/>
          <w:kern w:val="2"/>
          <w:szCs w:val="20"/>
          <w:lang w:bidi="ar"/>
        </w:rPr>
        <w:t>DOM</w:t>
      </w:r>
      <w:r w:rsidRPr="004E7C03">
        <w:rPr>
          <w:rFonts w:ascii="Times New Roman" w:hAnsi="Times New Roman" w:cs="宋体" w:hint="eastAsia"/>
          <w:kern w:val="2"/>
          <w:szCs w:val="20"/>
          <w:lang w:bidi="ar"/>
        </w:rPr>
        <w:t>树形结构的</w:t>
      </w:r>
      <w:r w:rsidRPr="004E7C03">
        <w:rPr>
          <w:rFonts w:ascii="Times New Roman" w:hAnsi="Times New Roman" w:cs="宋体"/>
          <w:kern w:val="2"/>
          <w:szCs w:val="20"/>
          <w:lang w:bidi="ar"/>
        </w:rPr>
        <w:t>Document</w:t>
      </w:r>
      <w:r w:rsidRPr="004E7C03">
        <w:rPr>
          <w:rFonts w:ascii="Times New Roman" w:hAnsi="Times New Roman" w:cs="宋体" w:hint="eastAsia"/>
          <w:kern w:val="2"/>
          <w:szCs w:val="20"/>
          <w:lang w:bidi="ar"/>
        </w:rPr>
        <w:t>对象，对其中的</w:t>
      </w:r>
      <w:r w:rsidR="001E2723" w:rsidRPr="00D97904">
        <w:rPr>
          <w:rFonts w:ascii="Times New Roman" w:hAnsi="Times New Roman" w:cs="宋体"/>
          <w:b/>
          <w:kern w:val="2"/>
          <w:szCs w:val="20"/>
          <w:lang w:bidi="ar"/>
        </w:rPr>
        <w:t>schema</w:t>
      </w:r>
      <w:r w:rsidR="001E2723">
        <w:rPr>
          <w:rFonts w:ascii="Times New Roman" w:hAnsi="Times New Roman" w:cs="宋体" w:hint="eastAsia"/>
          <w:kern w:val="2"/>
          <w:szCs w:val="20"/>
          <w:lang w:bidi="ar"/>
        </w:rPr>
        <w:t>节点</w:t>
      </w:r>
      <w:r w:rsidRPr="004E7C03">
        <w:rPr>
          <w:rFonts w:ascii="Times New Roman" w:hAnsi="Times New Roman" w:cs="宋体" w:hint="eastAsia"/>
          <w:kern w:val="2"/>
          <w:szCs w:val="20"/>
          <w:lang w:bidi="ar"/>
        </w:rPr>
        <w:t>进行查找，完成</w:t>
      </w:r>
      <w:r w:rsidR="001E2723">
        <w:rPr>
          <w:rFonts w:ascii="Times New Roman" w:hAnsi="Times New Roman" w:cs="宋体" w:hint="eastAsia"/>
          <w:kern w:val="2"/>
          <w:szCs w:val="20"/>
          <w:lang w:bidi="ar"/>
        </w:rPr>
        <w:t>X</w:t>
      </w:r>
      <w:r w:rsidR="001E2723">
        <w:rPr>
          <w:rFonts w:ascii="Times New Roman" w:hAnsi="Times New Roman" w:cs="宋体"/>
          <w:kern w:val="2"/>
          <w:szCs w:val="20"/>
          <w:lang w:bidi="ar"/>
        </w:rPr>
        <w:t>SD</w:t>
      </w:r>
      <w:r w:rsidRPr="004E7C03">
        <w:rPr>
          <w:rFonts w:ascii="Times New Roman" w:hAnsi="Times New Roman" w:cs="宋体" w:hint="eastAsia"/>
          <w:kern w:val="2"/>
          <w:szCs w:val="20"/>
          <w:lang w:bidi="ar"/>
        </w:rPr>
        <w:t>文件的输出。</w:t>
      </w:r>
    </w:p>
    <w:p w14:paraId="2F9871E8" w14:textId="77777777" w:rsidR="005A3851" w:rsidRPr="004E7C03" w:rsidRDefault="00CC0C47"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S</w:t>
      </w:r>
      <w:r>
        <w:rPr>
          <w:rFonts w:ascii="Times New Roman" w:hAnsi="Times New Roman" w:cs="宋体"/>
          <w:b/>
          <w:kern w:val="2"/>
          <w:szCs w:val="20"/>
          <w:lang w:bidi="ar"/>
        </w:rPr>
        <w:t>oap</w:t>
      </w:r>
      <w:r>
        <w:rPr>
          <w:rFonts w:ascii="Times New Roman" w:hAnsi="Times New Roman" w:cs="宋体" w:hint="eastAsia"/>
          <w:b/>
          <w:kern w:val="2"/>
          <w:szCs w:val="20"/>
          <w:lang w:bidi="ar"/>
        </w:rPr>
        <w:t>消息</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7047A6">
        <w:rPr>
          <w:rFonts w:ascii="Times New Roman" w:hAnsi="Times New Roman" w:cs="宋体" w:hint="eastAsia"/>
          <w:b/>
          <w:kern w:val="2"/>
          <w:szCs w:val="20"/>
          <w:lang w:bidi="ar"/>
        </w:rPr>
        <w:t>：</w:t>
      </w:r>
      <w:r w:rsidR="00812D3A" w:rsidRPr="00812D3A">
        <w:rPr>
          <w:rFonts w:ascii="Times New Roman" w:hAnsi="Times New Roman" w:cs="宋体" w:hint="eastAsia"/>
          <w:kern w:val="2"/>
          <w:szCs w:val="20"/>
          <w:lang w:bidi="ar"/>
        </w:rPr>
        <w:t>集成</w:t>
      </w:r>
      <w:r w:rsidR="008D42D2" w:rsidRPr="008D42D2">
        <w:rPr>
          <w:rFonts w:ascii="Times New Roman" w:hAnsi="Times New Roman" w:cs="宋体"/>
          <w:i/>
          <w:kern w:val="2"/>
          <w:szCs w:val="20"/>
          <w:lang w:bidi="ar"/>
        </w:rPr>
        <w:t>soap</w:t>
      </w:r>
      <w:r w:rsidR="00812D3A" w:rsidRPr="008D42D2">
        <w:rPr>
          <w:rFonts w:ascii="Times New Roman" w:hAnsi="Times New Roman" w:cs="宋体" w:hint="eastAsia"/>
          <w:i/>
          <w:kern w:val="2"/>
          <w:szCs w:val="20"/>
          <w:lang w:bidi="ar"/>
        </w:rPr>
        <w:t>UI</w:t>
      </w:r>
      <w:r w:rsidR="00812D3A">
        <w:rPr>
          <w:rFonts w:ascii="Times New Roman" w:hAnsi="Times New Roman" w:cs="宋体" w:hint="eastAsia"/>
          <w:kern w:val="2"/>
          <w:szCs w:val="20"/>
          <w:lang w:bidi="ar"/>
        </w:rPr>
        <w:t>工具</w:t>
      </w:r>
      <w:r w:rsidR="008D42D2">
        <w:rPr>
          <w:rFonts w:ascii="Times New Roman" w:hAnsi="Times New Roman" w:cs="宋体" w:hint="eastAsia"/>
          <w:kern w:val="2"/>
          <w:szCs w:val="20"/>
          <w:lang w:bidi="ar"/>
        </w:rPr>
        <w:t>，调用其</w:t>
      </w:r>
      <w:r w:rsidR="008D42D2">
        <w:rPr>
          <w:rFonts w:ascii="Times New Roman" w:hAnsi="Times New Roman" w:cs="宋体" w:hint="eastAsia"/>
          <w:kern w:val="2"/>
          <w:szCs w:val="20"/>
          <w:lang w:bidi="ar"/>
        </w:rPr>
        <w:t>API</w:t>
      </w:r>
      <w:r w:rsidR="008D42D2">
        <w:rPr>
          <w:rFonts w:ascii="Times New Roman" w:hAnsi="Times New Roman" w:cs="宋体" w:hint="eastAsia"/>
          <w:kern w:val="2"/>
          <w:szCs w:val="20"/>
          <w:lang w:bidi="ar"/>
        </w:rPr>
        <w:t>生成</w:t>
      </w:r>
      <w:r w:rsidR="008D42D2">
        <w:rPr>
          <w:rFonts w:ascii="Times New Roman" w:hAnsi="Times New Roman" w:cs="宋体"/>
          <w:kern w:val="2"/>
          <w:szCs w:val="20"/>
          <w:lang w:bidi="ar"/>
        </w:rPr>
        <w:t>服务</w:t>
      </w:r>
      <w:r w:rsidR="008D42D2">
        <w:rPr>
          <w:rFonts w:ascii="Times New Roman" w:hAnsi="Times New Roman" w:cs="宋体" w:hint="eastAsia"/>
          <w:kern w:val="2"/>
          <w:szCs w:val="20"/>
          <w:lang w:bidi="ar"/>
        </w:rPr>
        <w:t>操作</w:t>
      </w:r>
      <w:r w:rsidR="008D42D2">
        <w:rPr>
          <w:rFonts w:ascii="Times New Roman" w:hAnsi="Times New Roman" w:cs="宋体"/>
          <w:kern w:val="2"/>
          <w:szCs w:val="20"/>
          <w:lang w:bidi="ar"/>
        </w:rPr>
        <w:t>S</w:t>
      </w:r>
      <w:r w:rsidR="007F02FB">
        <w:rPr>
          <w:rFonts w:ascii="Times New Roman" w:hAnsi="Times New Roman" w:cs="宋体"/>
          <w:kern w:val="2"/>
          <w:szCs w:val="20"/>
          <w:lang w:bidi="ar"/>
        </w:rPr>
        <w:t>oap</w:t>
      </w:r>
      <w:r w:rsidR="008D42D2">
        <w:rPr>
          <w:rFonts w:ascii="Times New Roman" w:hAnsi="Times New Roman" w:cs="宋体" w:hint="eastAsia"/>
          <w:kern w:val="2"/>
          <w:szCs w:val="20"/>
          <w:lang w:bidi="ar"/>
        </w:rPr>
        <w:lastRenderedPageBreak/>
        <w:t>消息</w:t>
      </w:r>
      <w:r w:rsidR="008D42D2">
        <w:rPr>
          <w:rFonts w:ascii="Times New Roman" w:hAnsi="Times New Roman" w:cs="宋体"/>
          <w:kern w:val="2"/>
          <w:szCs w:val="20"/>
          <w:lang w:bidi="ar"/>
        </w:rPr>
        <w:t>框架</w:t>
      </w:r>
      <w:r w:rsidR="00D01CBE">
        <w:rPr>
          <w:rFonts w:ascii="Times New Roman" w:hAnsi="Times New Roman" w:cs="宋体" w:hint="eastAsia"/>
          <w:kern w:val="2"/>
          <w:szCs w:val="20"/>
          <w:lang w:bidi="ar"/>
        </w:rPr>
        <w:t>，</w:t>
      </w:r>
      <w:r w:rsidR="00D01CBE">
        <w:rPr>
          <w:rFonts w:ascii="Times New Roman" w:hAnsi="Times New Roman" w:cs="宋体"/>
          <w:kern w:val="2"/>
          <w:szCs w:val="20"/>
          <w:lang w:bidi="ar"/>
        </w:rPr>
        <w:t>便于后续</w:t>
      </w:r>
      <w:r w:rsidR="00D01CBE">
        <w:rPr>
          <w:rFonts w:ascii="Times New Roman" w:hAnsi="Times New Roman" w:cs="宋体" w:hint="eastAsia"/>
          <w:kern w:val="2"/>
          <w:szCs w:val="20"/>
          <w:lang w:bidi="ar"/>
        </w:rPr>
        <w:t>测试数据</w:t>
      </w:r>
      <w:r w:rsidR="00D01CBE">
        <w:rPr>
          <w:rFonts w:ascii="Times New Roman" w:hAnsi="Times New Roman" w:cs="宋体"/>
          <w:kern w:val="2"/>
          <w:szCs w:val="20"/>
          <w:lang w:bidi="ar"/>
        </w:rPr>
        <w:t>填充</w:t>
      </w:r>
      <w:r w:rsidR="0069507A" w:rsidRPr="004E7C03">
        <w:rPr>
          <w:rFonts w:ascii="Times New Roman" w:hAnsi="Times New Roman" w:cs="宋体" w:hint="eastAsia"/>
          <w:kern w:val="2"/>
          <w:szCs w:val="20"/>
          <w:lang w:bidi="ar"/>
        </w:rPr>
        <w:t>。</w:t>
      </w:r>
    </w:p>
    <w:p w14:paraId="0656A4D5" w14:textId="77777777" w:rsidR="005A3851" w:rsidRPr="004E7C03" w:rsidRDefault="007047A6" w:rsidP="00421451">
      <w:pPr>
        <w:pStyle w:val="u5"/>
        <w:numPr>
          <w:ilvl w:val="0"/>
          <w:numId w:val="21"/>
        </w:numPr>
        <w:spacing w:before="24" w:after="24"/>
        <w:ind w:firstLineChars="0"/>
        <w:rPr>
          <w:bCs/>
        </w:rPr>
      </w:pPr>
      <w:r>
        <w:rPr>
          <w:rFonts w:hint="eastAsia"/>
          <w:b/>
          <w:bCs/>
        </w:rPr>
        <w:t>测试序列</w:t>
      </w:r>
      <w:r>
        <w:rPr>
          <w:b/>
          <w:bCs/>
        </w:rPr>
        <w:t>生成</w:t>
      </w:r>
      <w:r w:rsidR="0069507A" w:rsidRPr="004E7C03">
        <w:rPr>
          <w:rFonts w:hint="eastAsia"/>
          <w:b/>
          <w:bCs/>
        </w:rPr>
        <w:t>组件：</w:t>
      </w:r>
      <w:r w:rsidR="00AF5406" w:rsidRPr="00AF5406">
        <w:rPr>
          <w:rFonts w:hint="eastAsia"/>
          <w:bCs/>
        </w:rPr>
        <w:t>主要</w:t>
      </w:r>
      <w:r w:rsidR="00AF5406">
        <w:rPr>
          <w:rFonts w:hint="eastAsia"/>
          <w:bCs/>
        </w:rPr>
        <w:t>负责</w:t>
      </w:r>
      <w:r w:rsidR="00AF5406">
        <w:rPr>
          <w:bCs/>
        </w:rPr>
        <w:t>解析</w:t>
      </w:r>
      <w:r w:rsidR="00AF5406" w:rsidRPr="00AF5406">
        <w:rPr>
          <w:rFonts w:hint="eastAsia"/>
          <w:bCs/>
        </w:rPr>
        <w:t>扩展</w:t>
      </w:r>
      <w:r w:rsidR="00AF5406" w:rsidRPr="00AF5406">
        <w:rPr>
          <w:rFonts w:hint="eastAsia"/>
          <w:bCs/>
        </w:rPr>
        <w:t>WSDL</w:t>
      </w:r>
      <w:r w:rsidR="00AF5406" w:rsidRPr="00AF5406">
        <w:rPr>
          <w:rFonts w:hint="eastAsia"/>
          <w:bCs/>
        </w:rPr>
        <w:t>解析器</w:t>
      </w:r>
      <w:r w:rsidR="00AF5406">
        <w:rPr>
          <w:rFonts w:hint="eastAsia"/>
          <w:bCs/>
        </w:rPr>
        <w:t>生成</w:t>
      </w:r>
      <w:r w:rsidR="00AF5406">
        <w:rPr>
          <w:bCs/>
        </w:rPr>
        <w:t>的</w:t>
      </w:r>
      <w:r w:rsidR="00AF5406">
        <w:rPr>
          <w:rFonts w:hint="eastAsia"/>
          <w:bCs/>
        </w:rPr>
        <w:t>行为</w:t>
      </w:r>
      <w:r w:rsidR="00AF5406">
        <w:rPr>
          <w:bCs/>
        </w:rPr>
        <w:t>约束文档</w:t>
      </w:r>
      <w:r w:rsidR="00AF5406">
        <w:rPr>
          <w:rFonts w:hint="eastAsia"/>
          <w:bCs/>
        </w:rPr>
        <w:t>，转换</w:t>
      </w:r>
      <w:r w:rsidR="00AF5406">
        <w:rPr>
          <w:bCs/>
        </w:rPr>
        <w:t>为行为模型图</w:t>
      </w:r>
      <w:r w:rsidR="007F02FB">
        <w:rPr>
          <w:rFonts w:hint="eastAsia"/>
          <w:bCs/>
        </w:rPr>
        <w:t>（</w:t>
      </w:r>
      <w:r w:rsidR="007F02FB">
        <w:rPr>
          <w:rFonts w:hint="eastAsia"/>
          <w:bCs/>
        </w:rPr>
        <w:t>ESG</w:t>
      </w:r>
      <w:r w:rsidR="007F02FB">
        <w:rPr>
          <w:rFonts w:hint="eastAsia"/>
          <w:bCs/>
        </w:rPr>
        <w:t>）</w:t>
      </w:r>
      <w:r w:rsidR="00AF5406">
        <w:rPr>
          <w:rFonts w:hint="eastAsia"/>
          <w:bCs/>
        </w:rPr>
        <w:t>；进一步</w:t>
      </w:r>
      <w:r w:rsidR="00AF5406">
        <w:rPr>
          <w:bCs/>
        </w:rPr>
        <w:t>对模型进行遍历，生成满足一定覆盖准则的</w:t>
      </w:r>
      <w:r w:rsidR="00AF5406">
        <w:rPr>
          <w:rFonts w:hint="eastAsia"/>
          <w:bCs/>
        </w:rPr>
        <w:t>测试</w:t>
      </w:r>
      <w:r w:rsidR="00AF5406">
        <w:rPr>
          <w:bCs/>
        </w:rPr>
        <w:t>路径</w:t>
      </w:r>
      <w:r w:rsidR="0069507A" w:rsidRPr="004E7C03">
        <w:rPr>
          <w:rFonts w:hint="eastAsia"/>
          <w:bCs/>
        </w:rPr>
        <w:t>。</w:t>
      </w:r>
      <w:r w:rsidR="00AF5406">
        <w:rPr>
          <w:rFonts w:hint="eastAsia"/>
          <w:bCs/>
        </w:rPr>
        <w:t>该</w:t>
      </w:r>
      <w:r w:rsidR="00AF5406">
        <w:rPr>
          <w:bCs/>
        </w:rPr>
        <w:t>组件包含</w:t>
      </w:r>
      <w:r w:rsidR="00AF5406">
        <w:rPr>
          <w:rFonts w:hint="eastAsia"/>
          <w:bCs/>
        </w:rPr>
        <w:t>两部分</w:t>
      </w:r>
      <w:r w:rsidR="007F02FB">
        <w:rPr>
          <w:rFonts w:hint="eastAsia"/>
          <w:bCs/>
        </w:rPr>
        <w:t>：</w:t>
      </w:r>
    </w:p>
    <w:p w14:paraId="44FE20CC" w14:textId="77777777" w:rsidR="005A3851" w:rsidRPr="004E7C03" w:rsidRDefault="00AF5406" w:rsidP="00421451">
      <w:pPr>
        <w:pStyle w:val="aff6"/>
        <w:widowControl w:val="0"/>
        <w:numPr>
          <w:ilvl w:val="0"/>
          <w:numId w:val="23"/>
        </w:numPr>
        <w:spacing w:beforeLines="10" w:before="24" w:beforeAutospacing="0" w:afterLines="10" w:after="24" w:afterAutospacing="0" w:line="312" w:lineRule="auto"/>
        <w:ind w:left="840" w:hanging="420"/>
        <w:jc w:val="both"/>
        <w:rPr>
          <w:bCs/>
        </w:rPr>
      </w:pPr>
      <w:r>
        <w:rPr>
          <w:rFonts w:ascii="Times New Roman" w:hAnsi="Times New Roman" w:cs="宋体" w:hint="eastAsia"/>
          <w:b/>
          <w:kern w:val="2"/>
          <w:szCs w:val="20"/>
          <w:lang w:bidi="ar"/>
        </w:rPr>
        <w:t>行为模型</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组件</w:t>
      </w:r>
    </w:p>
    <w:p w14:paraId="643D0C65" w14:textId="77777777" w:rsidR="005A3851"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该模块通过</w:t>
      </w:r>
      <w:r>
        <w:rPr>
          <w:bCs/>
        </w:rPr>
        <w:t>解析</w:t>
      </w:r>
      <w:r w:rsidRPr="00AF5406">
        <w:rPr>
          <w:rFonts w:hint="eastAsia"/>
          <w:bCs/>
        </w:rPr>
        <w:t>扩展WSDL解析器</w:t>
      </w:r>
      <w:r>
        <w:rPr>
          <w:rFonts w:hint="eastAsia"/>
          <w:bCs/>
        </w:rPr>
        <w:t>生成</w:t>
      </w:r>
      <w:r>
        <w:rPr>
          <w:bCs/>
        </w:rPr>
        <w:t>的</w:t>
      </w:r>
      <w:r>
        <w:rPr>
          <w:rFonts w:hint="eastAsia"/>
          <w:bCs/>
        </w:rPr>
        <w:t>行为</w:t>
      </w:r>
      <w:r>
        <w:rPr>
          <w:bCs/>
        </w:rPr>
        <w:t>约束文档</w:t>
      </w:r>
      <w:r>
        <w:rPr>
          <w:rFonts w:hint="eastAsia"/>
          <w:bCs/>
        </w:rPr>
        <w:t>，根据行为</w:t>
      </w:r>
      <w:r>
        <w:rPr>
          <w:bCs/>
        </w:rPr>
        <w:t>模型生成算法，</w:t>
      </w:r>
      <w:r>
        <w:rPr>
          <w:rFonts w:hint="eastAsia"/>
          <w:bCs/>
        </w:rPr>
        <w:t>生成对应</w:t>
      </w:r>
      <w:r>
        <w:rPr>
          <w:bCs/>
        </w:rPr>
        <w:t>的行为模型</w:t>
      </w:r>
      <w:r w:rsidR="007F02FB">
        <w:rPr>
          <w:rFonts w:hint="eastAsia"/>
          <w:bCs/>
        </w:rPr>
        <w:t>（ESG）</w:t>
      </w:r>
      <w:r>
        <w:rPr>
          <w:rFonts w:hint="eastAsia"/>
          <w:bCs/>
        </w:rPr>
        <w:t>。</w:t>
      </w:r>
    </w:p>
    <w:p w14:paraId="15117A2D" w14:textId="77777777" w:rsidR="005A3851"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模型可视化</w:t>
      </w:r>
      <w:r w:rsidR="0069507A" w:rsidRPr="004E7C03">
        <w:rPr>
          <w:rFonts w:ascii="Times New Roman" w:hAnsi="Times New Roman" w:cs="宋体" w:hint="eastAsia"/>
          <w:b/>
          <w:kern w:val="2"/>
          <w:szCs w:val="20"/>
          <w:lang w:bidi="ar"/>
        </w:rPr>
        <w:t>：</w:t>
      </w:r>
      <w:r w:rsidR="0069507A" w:rsidRPr="004E7C03">
        <w:rPr>
          <w:rFonts w:ascii="Times New Roman" w:hAnsi="Times New Roman" w:cs="宋体" w:hint="eastAsia"/>
          <w:kern w:val="2"/>
          <w:szCs w:val="20"/>
          <w:lang w:bidi="ar"/>
        </w:rPr>
        <w:t>该模块通过</w:t>
      </w:r>
      <w:r>
        <w:rPr>
          <w:rFonts w:ascii="Times New Roman" w:hAnsi="Times New Roman" w:cs="宋体" w:hint="eastAsia"/>
          <w:kern w:val="2"/>
          <w:szCs w:val="20"/>
          <w:lang w:bidi="ar"/>
        </w:rPr>
        <w:t>集成</w:t>
      </w:r>
      <w:r w:rsidR="00F37F3F" w:rsidRPr="00F37F3F">
        <w:rPr>
          <w:rFonts w:ascii="Times New Roman" w:hAnsi="Times New Roman"/>
          <w:i/>
        </w:rPr>
        <w:t>Graphvi</w:t>
      </w:r>
      <w:r w:rsidR="00F37F3F" w:rsidRPr="00F37F3F">
        <w:rPr>
          <w:rFonts w:ascii="Times New Roman" w:hAnsi="Times New Roman" w:cs="宋体"/>
          <w:i/>
          <w:kern w:val="2"/>
          <w:szCs w:val="20"/>
          <w:lang w:bidi="ar"/>
        </w:rPr>
        <w:t>z</w:t>
      </w:r>
      <w:r w:rsidR="00F37F3F" w:rsidRPr="00F37F3F">
        <w:rPr>
          <w:rFonts w:ascii="Times New Roman" w:hAnsi="Times New Roman" w:cs="宋体" w:hint="eastAsia"/>
          <w:kern w:val="2"/>
          <w:szCs w:val="20"/>
          <w:lang w:bidi="ar"/>
        </w:rPr>
        <w:t>，可视化</w:t>
      </w:r>
      <w:r w:rsidR="00F37F3F" w:rsidRPr="00F37F3F">
        <w:rPr>
          <w:rFonts w:ascii="Times New Roman" w:hAnsi="Times New Roman" w:cs="宋体"/>
          <w:kern w:val="2"/>
          <w:szCs w:val="20"/>
          <w:lang w:bidi="ar"/>
        </w:rPr>
        <w:t>展示行为模型</w:t>
      </w:r>
      <w:r w:rsidR="0069507A" w:rsidRPr="004E7C03">
        <w:rPr>
          <w:rFonts w:ascii="Times New Roman" w:hAnsi="Times New Roman" w:cs="宋体" w:hint="eastAsia"/>
          <w:kern w:val="2"/>
          <w:szCs w:val="20"/>
          <w:lang w:bidi="ar"/>
        </w:rPr>
        <w:t>。</w:t>
      </w:r>
    </w:p>
    <w:p w14:paraId="5A88D102" w14:textId="77777777" w:rsidR="00AF5406" w:rsidRPr="004E7C03" w:rsidRDefault="00AF5406"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Pr>
          <w:rFonts w:ascii="Times New Roman" w:hAnsi="Times New Roman" w:cs="宋体" w:hint="eastAsia"/>
          <w:b/>
          <w:kern w:val="2"/>
          <w:szCs w:val="20"/>
          <w:lang w:bidi="ar"/>
        </w:rPr>
        <w:t>行为模型转换器</w:t>
      </w:r>
      <w:r>
        <w:rPr>
          <w:rFonts w:ascii="Times New Roman" w:hAnsi="Times New Roman" w:cs="宋体"/>
          <w:b/>
          <w:kern w:val="2"/>
          <w:szCs w:val="20"/>
          <w:lang w:bidi="ar"/>
        </w:rPr>
        <w:t>：</w:t>
      </w:r>
      <w:r w:rsidR="00F37F3F" w:rsidRPr="00F37F3F">
        <w:rPr>
          <w:rFonts w:ascii="Times New Roman" w:hAnsi="Times New Roman" w:cs="宋体" w:hint="eastAsia"/>
          <w:kern w:val="2"/>
          <w:szCs w:val="20"/>
          <w:lang w:bidi="ar"/>
        </w:rPr>
        <w:t>根据模型转换</w:t>
      </w:r>
      <w:r w:rsidR="00F37F3F" w:rsidRPr="00F37F3F">
        <w:rPr>
          <w:rFonts w:ascii="Times New Roman" w:hAnsi="Times New Roman" w:cs="宋体"/>
          <w:kern w:val="2"/>
          <w:szCs w:val="20"/>
          <w:lang w:bidi="ar"/>
        </w:rPr>
        <w:t>算法</w:t>
      </w:r>
      <w:r w:rsidR="00F37F3F">
        <w:rPr>
          <w:rFonts w:ascii="Times New Roman" w:hAnsi="Times New Roman" w:cs="宋体" w:hint="eastAsia"/>
          <w:kern w:val="2"/>
          <w:szCs w:val="20"/>
          <w:lang w:bidi="ar"/>
        </w:rPr>
        <w:t>，</w:t>
      </w:r>
      <w:r w:rsidR="00F37F3F">
        <w:rPr>
          <w:rFonts w:ascii="Times New Roman" w:hAnsi="Times New Roman" w:cs="宋体"/>
          <w:kern w:val="2"/>
          <w:szCs w:val="20"/>
          <w:lang w:bidi="ar"/>
        </w:rPr>
        <w:t>将行为模型转换为</w:t>
      </w:r>
      <w:r w:rsidR="00F37F3F" w:rsidRPr="00F37F3F">
        <w:rPr>
          <w:rFonts w:ascii="Times New Roman" w:hAnsi="Times New Roman" w:cs="宋体" w:hint="eastAsia"/>
          <w:i/>
          <w:kern w:val="2"/>
          <w:szCs w:val="20"/>
          <w:lang w:bidi="ar"/>
        </w:rPr>
        <w:t>GraphWalker</w:t>
      </w:r>
      <w:r w:rsidR="00F37F3F">
        <w:rPr>
          <w:rFonts w:ascii="Times New Roman" w:hAnsi="Times New Roman" w:cs="宋体" w:hint="eastAsia"/>
          <w:kern w:val="2"/>
          <w:szCs w:val="20"/>
          <w:lang w:bidi="ar"/>
        </w:rPr>
        <w:t>支持的</w:t>
      </w:r>
      <w:r w:rsidR="00F37F3F" w:rsidRPr="00F37F3F">
        <w:rPr>
          <w:rFonts w:ascii="Times New Roman" w:hAnsi="Times New Roman" w:cs="宋体" w:hint="eastAsia"/>
          <w:kern w:val="2"/>
          <w:szCs w:val="20"/>
          <w:lang w:bidi="ar"/>
        </w:rPr>
        <w:t>图模型</w:t>
      </w:r>
      <w:r w:rsidR="00F37F3F">
        <w:rPr>
          <w:rFonts w:ascii="Times New Roman" w:hAnsi="Times New Roman" w:cs="宋体" w:hint="eastAsia"/>
          <w:kern w:val="2"/>
          <w:szCs w:val="20"/>
          <w:lang w:bidi="ar"/>
        </w:rPr>
        <w:t>文档</w:t>
      </w:r>
      <w:r w:rsidR="00422AF9">
        <w:rPr>
          <w:rFonts w:ascii="Times New Roman" w:hAnsi="Times New Roman" w:cs="宋体" w:hint="eastAsia"/>
          <w:kern w:val="2"/>
          <w:szCs w:val="20"/>
          <w:lang w:bidi="ar"/>
        </w:rPr>
        <w:t>（</w:t>
      </w:r>
      <w:r w:rsidR="00422AF9">
        <w:rPr>
          <w:rFonts w:ascii="Times New Roman" w:hAnsi="Times New Roman" w:cs="宋体" w:hint="eastAsia"/>
          <w:kern w:val="2"/>
          <w:szCs w:val="20"/>
          <w:lang w:bidi="ar"/>
        </w:rPr>
        <w:t>graph</w:t>
      </w:r>
      <w:r w:rsidR="00422AF9">
        <w:rPr>
          <w:rFonts w:ascii="Times New Roman" w:hAnsi="Times New Roman" w:cs="宋体"/>
          <w:kern w:val="2"/>
          <w:szCs w:val="20"/>
          <w:lang w:bidi="ar"/>
        </w:rPr>
        <w:t>ml</w:t>
      </w:r>
      <w:r w:rsidR="00422AF9">
        <w:rPr>
          <w:rFonts w:ascii="Times New Roman" w:hAnsi="Times New Roman" w:cs="宋体" w:hint="eastAsia"/>
          <w:kern w:val="2"/>
          <w:szCs w:val="20"/>
          <w:lang w:bidi="ar"/>
        </w:rPr>
        <w:t>）</w:t>
      </w:r>
      <w:r w:rsidR="00F37F3F">
        <w:rPr>
          <w:rFonts w:ascii="Times New Roman" w:hAnsi="Times New Roman" w:cs="宋体" w:hint="eastAsia"/>
          <w:kern w:val="2"/>
          <w:szCs w:val="20"/>
          <w:lang w:bidi="ar"/>
        </w:rPr>
        <w:t>，方便</w:t>
      </w:r>
      <w:r w:rsidR="00F37F3F">
        <w:rPr>
          <w:rFonts w:ascii="Times New Roman" w:hAnsi="Times New Roman" w:cs="宋体"/>
          <w:kern w:val="2"/>
          <w:szCs w:val="20"/>
          <w:lang w:bidi="ar"/>
        </w:rPr>
        <w:t>后续测试序列生成</w:t>
      </w:r>
      <w:r w:rsidR="00F37F3F">
        <w:rPr>
          <w:rFonts w:ascii="Times New Roman" w:hAnsi="Times New Roman" w:cs="宋体" w:hint="eastAsia"/>
          <w:kern w:val="2"/>
          <w:szCs w:val="20"/>
          <w:lang w:bidi="ar"/>
        </w:rPr>
        <w:t>。</w:t>
      </w:r>
    </w:p>
    <w:p w14:paraId="4DC73090" w14:textId="77777777" w:rsidR="005A3851" w:rsidRPr="004E7C03" w:rsidRDefault="00F37F3F" w:rsidP="00421451">
      <w:pPr>
        <w:pStyle w:val="aff6"/>
        <w:widowControl w:val="0"/>
        <w:numPr>
          <w:ilvl w:val="0"/>
          <w:numId w:val="23"/>
        </w:numPr>
        <w:spacing w:beforeLines="10" w:before="24" w:beforeAutospacing="0" w:afterAutospacing="0" w:line="312" w:lineRule="auto"/>
        <w:ind w:left="840" w:hanging="420"/>
        <w:jc w:val="both"/>
        <w:rPr>
          <w:b/>
          <w:bCs/>
        </w:rPr>
      </w:pPr>
      <w:r>
        <w:rPr>
          <w:rFonts w:ascii="Times New Roman" w:hAnsi="Times New Roman" w:cs="宋体" w:hint="eastAsia"/>
          <w:b/>
          <w:kern w:val="2"/>
          <w:szCs w:val="20"/>
          <w:lang w:bidi="ar"/>
        </w:rPr>
        <w:t>测试序列生成</w:t>
      </w:r>
      <w:r w:rsidR="0069507A" w:rsidRPr="004E7C03">
        <w:rPr>
          <w:rFonts w:ascii="Times New Roman" w:hAnsi="Times New Roman" w:cs="宋体" w:hint="eastAsia"/>
          <w:b/>
          <w:kern w:val="2"/>
          <w:szCs w:val="20"/>
          <w:lang w:bidi="ar"/>
        </w:rPr>
        <w:t>组件</w:t>
      </w:r>
    </w:p>
    <w:p w14:paraId="6D9EE14C" w14:textId="77777777"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合规测试序列</w:t>
      </w:r>
      <w:r>
        <w:rPr>
          <w:rFonts w:ascii="Times New Roman" w:hAnsi="Times New Roman" w:cs="宋体"/>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该模块根据用户</w:t>
      </w:r>
      <w:r w:rsidR="00422AF9">
        <w:rPr>
          <w:rFonts w:ascii="Times New Roman" w:hAnsi="Times New Roman" w:cs="宋体" w:hint="eastAsia"/>
          <w:kern w:val="2"/>
          <w:szCs w:val="20"/>
          <w:lang w:bidi="ar"/>
        </w:rPr>
        <w:t>选择覆盖</w:t>
      </w:r>
      <w:r w:rsidR="00422AF9">
        <w:rPr>
          <w:rFonts w:ascii="Times New Roman" w:hAnsi="Times New Roman" w:cs="宋体"/>
          <w:kern w:val="2"/>
          <w:szCs w:val="20"/>
          <w:lang w:bidi="ar"/>
        </w:rPr>
        <w:t>准则，遍历</w:t>
      </w:r>
      <w:r w:rsidR="007F02FB">
        <w:rPr>
          <w:rFonts w:ascii="Times New Roman" w:hAnsi="Times New Roman" w:cs="宋体" w:hint="eastAsia"/>
          <w:kern w:val="2"/>
          <w:szCs w:val="20"/>
          <w:lang w:bidi="ar"/>
        </w:rPr>
        <w:t>graph</w:t>
      </w:r>
      <w:r w:rsidR="007F02FB">
        <w:rPr>
          <w:rFonts w:ascii="Times New Roman" w:hAnsi="Times New Roman" w:cs="宋体"/>
          <w:kern w:val="2"/>
          <w:szCs w:val="20"/>
          <w:lang w:bidi="ar"/>
        </w:rPr>
        <w:t>ml</w:t>
      </w:r>
      <w:r w:rsidR="007F02FB">
        <w:rPr>
          <w:rFonts w:ascii="Times New Roman" w:hAnsi="Times New Roman" w:cs="宋体" w:hint="eastAsia"/>
          <w:kern w:val="2"/>
          <w:szCs w:val="20"/>
          <w:lang w:bidi="ar"/>
        </w:rPr>
        <w:t>文档</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满足</w:t>
      </w:r>
      <w:r w:rsidR="007F02FB">
        <w:rPr>
          <w:rFonts w:ascii="Times New Roman" w:hAnsi="Times New Roman" w:cs="宋体" w:hint="eastAsia"/>
          <w:kern w:val="2"/>
          <w:szCs w:val="20"/>
          <w:lang w:bidi="ar"/>
        </w:rPr>
        <w:t>特定</w:t>
      </w:r>
      <w:r w:rsidR="007F02FB">
        <w:rPr>
          <w:rFonts w:ascii="Times New Roman" w:hAnsi="Times New Roman" w:cs="宋体"/>
          <w:kern w:val="2"/>
          <w:szCs w:val="20"/>
          <w:lang w:bidi="ar"/>
        </w:rPr>
        <w:t>覆盖准则的</w:t>
      </w:r>
      <w:r w:rsidR="007F02FB">
        <w:rPr>
          <w:rFonts w:ascii="Times New Roman" w:hAnsi="Times New Roman" w:cs="宋体" w:hint="eastAsia"/>
          <w:kern w:val="2"/>
          <w:szCs w:val="20"/>
          <w:lang w:bidi="ar"/>
        </w:rPr>
        <w:t>合规测试序列</w:t>
      </w:r>
      <w:r w:rsidR="0069507A" w:rsidRPr="004E7C03">
        <w:rPr>
          <w:rFonts w:ascii="Times New Roman" w:hAnsi="Times New Roman" w:cs="宋体" w:hint="eastAsia"/>
          <w:kern w:val="2"/>
          <w:szCs w:val="20"/>
          <w:lang w:bidi="ar"/>
        </w:rPr>
        <w:t>。</w:t>
      </w:r>
    </w:p>
    <w:p w14:paraId="03360A6A" w14:textId="77777777" w:rsidR="005A3851" w:rsidRPr="004E7C03" w:rsidRDefault="00F37F3F"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kern w:val="2"/>
          <w:szCs w:val="20"/>
          <w:lang w:bidi="ar"/>
        </w:rPr>
      </w:pPr>
      <w:r>
        <w:rPr>
          <w:rFonts w:ascii="Times New Roman" w:hAnsi="Times New Roman" w:cs="宋体" w:hint="eastAsia"/>
          <w:b/>
          <w:kern w:val="2"/>
          <w:szCs w:val="20"/>
          <w:lang w:bidi="ar"/>
        </w:rPr>
        <w:t>冲突测试</w:t>
      </w:r>
      <w:r>
        <w:rPr>
          <w:rFonts w:ascii="Times New Roman" w:hAnsi="Times New Roman" w:cs="宋体"/>
          <w:b/>
          <w:kern w:val="2"/>
          <w:szCs w:val="20"/>
          <w:lang w:bidi="ar"/>
        </w:rPr>
        <w:t>序列</w:t>
      </w:r>
      <w:r>
        <w:rPr>
          <w:rFonts w:ascii="Times New Roman" w:hAnsi="Times New Roman" w:cs="宋体" w:hint="eastAsia"/>
          <w:b/>
          <w:kern w:val="2"/>
          <w:szCs w:val="20"/>
          <w:lang w:bidi="ar"/>
        </w:rPr>
        <w:t>生成</w:t>
      </w:r>
      <w:r w:rsidR="0069507A" w:rsidRPr="004E7C03">
        <w:rPr>
          <w:rFonts w:ascii="Times New Roman" w:hAnsi="Times New Roman" w:cs="宋体" w:hint="eastAsia"/>
          <w:b/>
          <w:kern w:val="2"/>
          <w:szCs w:val="20"/>
          <w:lang w:bidi="ar"/>
        </w:rPr>
        <w:t>器：</w:t>
      </w:r>
      <w:r w:rsidR="0069507A" w:rsidRPr="004E7C03">
        <w:rPr>
          <w:rFonts w:ascii="Times New Roman" w:hAnsi="Times New Roman" w:cs="宋体" w:hint="eastAsia"/>
          <w:kern w:val="2"/>
          <w:szCs w:val="20"/>
          <w:lang w:bidi="ar"/>
        </w:rPr>
        <w:t>该模块根据</w:t>
      </w:r>
      <w:r w:rsidR="007F02FB">
        <w:rPr>
          <w:rFonts w:ascii="Times New Roman" w:hAnsi="Times New Roman" w:cs="宋体" w:hint="eastAsia"/>
          <w:kern w:val="2"/>
          <w:szCs w:val="20"/>
          <w:lang w:bidi="ar"/>
        </w:rPr>
        <w:t>冲突测试</w:t>
      </w:r>
      <w:r w:rsidR="007F02FB">
        <w:rPr>
          <w:rFonts w:ascii="Times New Roman" w:hAnsi="Times New Roman" w:cs="宋体"/>
          <w:kern w:val="2"/>
          <w:szCs w:val="20"/>
          <w:lang w:bidi="ar"/>
        </w:rPr>
        <w:t>序列生成算法，遍历</w:t>
      </w:r>
      <w:r w:rsidR="007F02FB">
        <w:rPr>
          <w:rFonts w:ascii="Times New Roman" w:hAnsi="Times New Roman" w:cs="宋体" w:hint="eastAsia"/>
          <w:kern w:val="2"/>
          <w:szCs w:val="20"/>
          <w:lang w:bidi="ar"/>
        </w:rPr>
        <w:t>行为模型</w:t>
      </w:r>
      <w:r w:rsidR="007F02FB">
        <w:rPr>
          <w:rFonts w:ascii="Times New Roman" w:hAnsi="Times New Roman" w:cs="宋体"/>
          <w:kern w:val="2"/>
          <w:szCs w:val="20"/>
          <w:lang w:bidi="ar"/>
        </w:rPr>
        <w:t>（</w:t>
      </w:r>
      <w:r w:rsidR="007F02FB">
        <w:rPr>
          <w:rFonts w:ascii="Times New Roman" w:hAnsi="Times New Roman" w:cs="宋体" w:hint="eastAsia"/>
          <w:kern w:val="2"/>
          <w:szCs w:val="20"/>
          <w:lang w:bidi="ar"/>
        </w:rPr>
        <w:t>ESG</w:t>
      </w:r>
      <w:r w:rsidR="007F02FB">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w:t>
      </w:r>
      <w:r w:rsidR="007F02FB">
        <w:rPr>
          <w:rFonts w:ascii="Times New Roman" w:hAnsi="Times New Roman" w:cs="宋体" w:hint="eastAsia"/>
          <w:kern w:val="2"/>
          <w:szCs w:val="20"/>
          <w:lang w:bidi="ar"/>
        </w:rPr>
        <w:t>生成</w:t>
      </w:r>
      <w:r w:rsidR="007F02FB">
        <w:rPr>
          <w:rFonts w:ascii="Times New Roman" w:hAnsi="Times New Roman" w:cs="宋体"/>
          <w:kern w:val="2"/>
          <w:szCs w:val="20"/>
          <w:lang w:bidi="ar"/>
        </w:rPr>
        <w:t>冲突测试序列</w:t>
      </w:r>
      <w:r w:rsidR="0069507A" w:rsidRPr="004E7C03">
        <w:rPr>
          <w:rFonts w:ascii="Times New Roman" w:hAnsi="Times New Roman" w:cs="宋体" w:hint="eastAsia"/>
          <w:kern w:val="2"/>
          <w:szCs w:val="20"/>
          <w:lang w:bidi="ar"/>
        </w:rPr>
        <w:t>。</w:t>
      </w:r>
    </w:p>
    <w:p w14:paraId="4B3A23E7" w14:textId="77777777" w:rsidR="005A3851"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测试用例生成组件：</w:t>
      </w:r>
      <w:r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7B5091">
        <w:rPr>
          <w:rFonts w:ascii="Times New Roman" w:hAnsi="Times New Roman" w:cs="宋体" w:hint="eastAsia"/>
          <w:bCs/>
          <w:kern w:val="2"/>
          <w:szCs w:val="20"/>
          <w:lang w:bidi="ar"/>
        </w:rPr>
        <w:t>主要将</w:t>
      </w:r>
      <w:r w:rsidR="007B5091">
        <w:rPr>
          <w:rFonts w:ascii="Times New Roman" w:hAnsi="Times New Roman" w:cs="宋体"/>
          <w:bCs/>
          <w:kern w:val="2"/>
          <w:szCs w:val="20"/>
          <w:lang w:bidi="ar"/>
        </w:rPr>
        <w:t>测试序列</w:t>
      </w:r>
      <w:r w:rsidR="00BC6B6E">
        <w:rPr>
          <w:rFonts w:ascii="Times New Roman" w:hAnsi="Times New Roman" w:cs="宋体" w:hint="eastAsia"/>
          <w:bCs/>
          <w:kern w:val="2"/>
          <w:szCs w:val="20"/>
          <w:lang w:bidi="ar"/>
        </w:rPr>
        <w:t>求解</w:t>
      </w:r>
      <w:r w:rsidR="00BC6B6E">
        <w:rPr>
          <w:rFonts w:ascii="Times New Roman" w:hAnsi="Times New Roman" w:cs="宋体"/>
          <w:bCs/>
          <w:kern w:val="2"/>
          <w:szCs w:val="20"/>
          <w:lang w:bidi="ar"/>
        </w:rPr>
        <w:t>出的</w:t>
      </w:r>
      <w:r w:rsidR="00BC6B6E">
        <w:rPr>
          <w:rFonts w:ascii="Times New Roman" w:hAnsi="Times New Roman" w:cs="宋体" w:hint="eastAsia"/>
          <w:bCs/>
          <w:kern w:val="2"/>
          <w:szCs w:val="20"/>
          <w:lang w:bidi="ar"/>
        </w:rPr>
        <w:t>执行</w:t>
      </w:r>
      <w:r w:rsidR="00BC6B6E">
        <w:rPr>
          <w:rFonts w:ascii="Times New Roman" w:hAnsi="Times New Roman" w:cs="宋体"/>
          <w:bCs/>
          <w:kern w:val="2"/>
          <w:szCs w:val="20"/>
          <w:lang w:bidi="ar"/>
        </w:rPr>
        <w:t>该序列的</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数据</w:t>
      </w:r>
      <w:r w:rsidR="00BC6B6E">
        <w:rPr>
          <w:rFonts w:ascii="Times New Roman" w:hAnsi="Times New Roman" w:cs="宋体" w:hint="eastAsia"/>
          <w:bCs/>
          <w:kern w:val="2"/>
          <w:szCs w:val="20"/>
          <w:lang w:bidi="ar"/>
        </w:rPr>
        <w:t>，</w:t>
      </w:r>
      <w:r w:rsidR="00BC6B6E">
        <w:rPr>
          <w:rFonts w:ascii="Times New Roman" w:hAnsi="Times New Roman" w:cs="宋体"/>
          <w:bCs/>
          <w:kern w:val="2"/>
          <w:szCs w:val="20"/>
          <w:lang w:bidi="ar"/>
        </w:rPr>
        <w:t>并将</w:t>
      </w:r>
      <w:r w:rsidR="00BC6B6E">
        <w:rPr>
          <w:rFonts w:ascii="Times New Roman" w:hAnsi="Times New Roman" w:cs="宋体" w:hint="eastAsia"/>
          <w:bCs/>
          <w:kern w:val="2"/>
          <w:szCs w:val="20"/>
          <w:lang w:bidi="ar"/>
        </w:rPr>
        <w:t>测试</w:t>
      </w:r>
      <w:r w:rsidR="00BC6B6E">
        <w:rPr>
          <w:rFonts w:ascii="Times New Roman" w:hAnsi="Times New Roman" w:cs="宋体"/>
          <w:bCs/>
          <w:kern w:val="2"/>
          <w:szCs w:val="20"/>
          <w:lang w:bidi="ar"/>
        </w:rPr>
        <w:t>序列与数据进行合成生成测试用例</w:t>
      </w:r>
      <w:r w:rsidR="00BC6B6E">
        <w:rPr>
          <w:rFonts w:ascii="Times New Roman" w:hAnsi="Times New Roman" w:cs="宋体" w:hint="eastAsia"/>
          <w:bCs/>
          <w:kern w:val="2"/>
          <w:szCs w:val="20"/>
          <w:lang w:bidi="ar"/>
        </w:rPr>
        <w:t>，该组件</w:t>
      </w:r>
      <w:r w:rsidR="00BC6B6E">
        <w:rPr>
          <w:rFonts w:ascii="Times New Roman" w:hAnsi="Times New Roman" w:cs="宋体"/>
          <w:bCs/>
          <w:kern w:val="2"/>
          <w:szCs w:val="20"/>
          <w:lang w:bidi="ar"/>
        </w:rPr>
        <w:t>包含</w:t>
      </w:r>
      <w:r w:rsidR="00BC6B6E">
        <w:rPr>
          <w:rFonts w:ascii="Times New Roman" w:hAnsi="Times New Roman" w:cs="宋体" w:hint="eastAsia"/>
          <w:bCs/>
          <w:kern w:val="2"/>
          <w:szCs w:val="20"/>
          <w:lang w:bidi="ar"/>
        </w:rPr>
        <w:t>两个</w:t>
      </w:r>
      <w:r w:rsidR="00BC6B6E">
        <w:rPr>
          <w:rFonts w:ascii="Times New Roman" w:hAnsi="Times New Roman" w:cs="宋体"/>
          <w:bCs/>
          <w:kern w:val="2"/>
          <w:szCs w:val="20"/>
          <w:lang w:bidi="ar"/>
        </w:rPr>
        <w:t>部分</w:t>
      </w:r>
      <w:r w:rsidR="00BC6B6E">
        <w:rPr>
          <w:rFonts w:ascii="Times New Roman" w:hAnsi="Times New Roman" w:cs="宋体" w:hint="eastAsia"/>
          <w:bCs/>
          <w:kern w:val="2"/>
          <w:szCs w:val="20"/>
          <w:lang w:bidi="ar"/>
        </w:rPr>
        <w:t>：</w:t>
      </w:r>
    </w:p>
    <w:p w14:paraId="108032E2" w14:textId="77777777" w:rsidR="001564DD"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sidRPr="000B00F7">
        <w:rPr>
          <w:rFonts w:ascii="Times New Roman" w:hAnsi="Times New Roman" w:cs="宋体" w:hint="eastAsia"/>
          <w:b/>
          <w:bCs/>
          <w:kern w:val="2"/>
          <w:szCs w:val="20"/>
          <w:lang w:bidi="ar"/>
        </w:rPr>
        <w:t>测试数据</w:t>
      </w:r>
      <w:r w:rsidRPr="000B00F7">
        <w:rPr>
          <w:rFonts w:ascii="Times New Roman" w:hAnsi="Times New Roman" w:cs="宋体"/>
          <w:b/>
          <w:bCs/>
          <w:kern w:val="2"/>
          <w:szCs w:val="20"/>
          <w:lang w:bidi="ar"/>
        </w:rPr>
        <w:t>生成组件</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141125">
        <w:rPr>
          <w:rFonts w:ascii="Times New Roman" w:hAnsi="Times New Roman" w:cs="宋体" w:hint="eastAsia"/>
          <w:bCs/>
          <w:kern w:val="2"/>
          <w:szCs w:val="20"/>
          <w:lang w:bidi="ar"/>
        </w:rPr>
        <w:t>组件</w:t>
      </w:r>
      <w:r w:rsidR="00141125" w:rsidRPr="004E7C03">
        <w:rPr>
          <w:rFonts w:ascii="Times New Roman" w:hAnsi="Times New Roman" w:cs="宋体" w:hint="eastAsia"/>
          <w:bCs/>
          <w:kern w:val="2"/>
          <w:szCs w:val="20"/>
          <w:lang w:bidi="ar"/>
        </w:rPr>
        <w:t>主要</w:t>
      </w:r>
      <w:r w:rsidR="00141125">
        <w:rPr>
          <w:rFonts w:ascii="Times New Roman" w:hAnsi="Times New Roman" w:cs="宋体" w:hint="eastAsia"/>
          <w:bCs/>
          <w:kern w:val="2"/>
          <w:szCs w:val="20"/>
          <w:lang w:bidi="ar"/>
        </w:rPr>
        <w:t>负责提取测试</w:t>
      </w:r>
      <w:r w:rsidR="00141125">
        <w:rPr>
          <w:rFonts w:ascii="Times New Roman" w:hAnsi="Times New Roman" w:cs="宋体"/>
          <w:bCs/>
          <w:kern w:val="2"/>
          <w:szCs w:val="20"/>
          <w:lang w:bidi="ar"/>
        </w:rPr>
        <w:t>序列约束条件表达式，</w:t>
      </w:r>
      <w:r w:rsidR="00141125">
        <w:rPr>
          <w:rFonts w:ascii="Times New Roman" w:hAnsi="Times New Roman" w:cs="宋体" w:hint="eastAsia"/>
          <w:bCs/>
          <w:kern w:val="2"/>
          <w:szCs w:val="20"/>
          <w:lang w:bidi="ar"/>
        </w:rPr>
        <w:t>集成</w:t>
      </w:r>
      <w:r w:rsidR="00141125">
        <w:rPr>
          <w:rFonts w:ascii="Times New Roman" w:hAnsi="Times New Roman" w:cs="宋体"/>
          <w:bCs/>
          <w:kern w:val="2"/>
          <w:szCs w:val="20"/>
          <w:lang w:bidi="ar"/>
        </w:rPr>
        <w:t>开源工具</w:t>
      </w:r>
      <w:r w:rsidR="00141125" w:rsidRPr="00EF6922">
        <w:rPr>
          <w:rFonts w:ascii="Times New Roman" w:hAnsi="Times New Roman" w:cs="宋体" w:hint="eastAsia"/>
          <w:bCs/>
          <w:i/>
          <w:kern w:val="2"/>
          <w:szCs w:val="20"/>
          <w:lang w:bidi="ar"/>
        </w:rPr>
        <w:t>Z3</w:t>
      </w:r>
      <w:r w:rsidR="00141125">
        <w:rPr>
          <w:rFonts w:ascii="Times New Roman" w:hAnsi="Times New Roman" w:cs="宋体" w:hint="eastAsia"/>
          <w:bCs/>
          <w:kern w:val="2"/>
          <w:szCs w:val="20"/>
          <w:lang w:bidi="ar"/>
        </w:rPr>
        <w:t>对提取</w:t>
      </w:r>
      <w:r w:rsidR="00141125">
        <w:rPr>
          <w:rFonts w:ascii="Times New Roman" w:hAnsi="Times New Roman" w:cs="宋体"/>
          <w:bCs/>
          <w:kern w:val="2"/>
          <w:szCs w:val="20"/>
          <w:lang w:bidi="ar"/>
        </w:rPr>
        <w:t>出的条件表达式</w:t>
      </w:r>
      <w:r w:rsidR="00141125">
        <w:rPr>
          <w:rFonts w:ascii="Times New Roman" w:hAnsi="Times New Roman" w:cs="宋体" w:hint="eastAsia"/>
          <w:bCs/>
          <w:kern w:val="2"/>
          <w:szCs w:val="20"/>
          <w:lang w:bidi="ar"/>
        </w:rPr>
        <w:t>进行</w:t>
      </w:r>
      <w:r w:rsidR="00141125">
        <w:rPr>
          <w:rFonts w:ascii="Times New Roman" w:hAnsi="Times New Roman" w:cs="宋体"/>
          <w:bCs/>
          <w:kern w:val="2"/>
          <w:szCs w:val="20"/>
          <w:lang w:bidi="ar"/>
        </w:rPr>
        <w:t>求解，生成满足</w:t>
      </w:r>
      <w:r w:rsidR="00141125">
        <w:rPr>
          <w:rFonts w:ascii="Times New Roman" w:hAnsi="Times New Roman" w:cs="宋体" w:hint="eastAsia"/>
          <w:bCs/>
          <w:kern w:val="2"/>
          <w:szCs w:val="20"/>
          <w:lang w:bidi="ar"/>
        </w:rPr>
        <w:t>约束</w:t>
      </w:r>
      <w:r w:rsidR="00141125">
        <w:rPr>
          <w:rFonts w:ascii="Times New Roman" w:hAnsi="Times New Roman" w:cs="宋体"/>
          <w:bCs/>
          <w:kern w:val="2"/>
          <w:szCs w:val="20"/>
          <w:lang w:bidi="ar"/>
        </w:rPr>
        <w:t>条件的可行解</w:t>
      </w:r>
      <w:r w:rsidR="00141125" w:rsidRPr="004E7C03">
        <w:rPr>
          <w:rFonts w:ascii="Times New Roman" w:hAnsi="Times New Roman" w:cs="宋体" w:hint="eastAsia"/>
          <w:bCs/>
          <w:kern w:val="2"/>
          <w:szCs w:val="20"/>
          <w:lang w:bidi="ar"/>
        </w:rPr>
        <w:t>。</w:t>
      </w:r>
    </w:p>
    <w:p w14:paraId="212CCA0A" w14:textId="77777777" w:rsidR="001850F0" w:rsidRPr="00141125"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约束提取</w:t>
      </w:r>
      <w:r>
        <w:rPr>
          <w:rFonts w:ascii="Times New Roman" w:hAnsi="Times New Roman" w:cs="宋体"/>
          <w:b/>
          <w:bCs/>
          <w:kern w:val="2"/>
          <w:szCs w:val="20"/>
          <w:lang w:bidi="ar"/>
        </w:rPr>
        <w:t>器</w:t>
      </w:r>
      <w:r>
        <w:rPr>
          <w:rFonts w:ascii="Times New Roman" w:hAnsi="Times New Roman" w:cs="宋体" w:hint="eastAsia"/>
          <w:b/>
          <w:bCs/>
          <w:kern w:val="2"/>
          <w:szCs w:val="20"/>
          <w:lang w:bidi="ar"/>
        </w:rPr>
        <w:t>：</w:t>
      </w:r>
      <w:r w:rsidR="00141125"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141125" w:rsidRPr="004E7C03">
        <w:rPr>
          <w:rFonts w:ascii="Times New Roman" w:hAnsi="Times New Roman" w:cs="宋体" w:hint="eastAsia"/>
          <w:bCs/>
          <w:kern w:val="2"/>
          <w:szCs w:val="20"/>
          <w:lang w:bidi="ar"/>
        </w:rPr>
        <w:t>主要</w:t>
      </w:r>
      <w:r w:rsidR="00141125" w:rsidRPr="00141125">
        <w:rPr>
          <w:rFonts w:ascii="Times New Roman" w:hAnsi="Times New Roman" w:cs="宋体" w:hint="eastAsia"/>
          <w:bCs/>
          <w:kern w:val="2"/>
          <w:szCs w:val="20"/>
          <w:lang w:bidi="ar"/>
        </w:rPr>
        <w:t>针对</w:t>
      </w:r>
      <w:r w:rsidR="007B5091">
        <w:rPr>
          <w:rFonts w:ascii="Times New Roman" w:hAnsi="Times New Roman" w:cs="宋体" w:hint="eastAsia"/>
          <w:bCs/>
          <w:kern w:val="2"/>
          <w:szCs w:val="20"/>
          <w:lang w:bidi="ar"/>
        </w:rPr>
        <w:t>每条</w:t>
      </w:r>
      <w:r w:rsidR="00141125">
        <w:rPr>
          <w:rFonts w:ascii="Times New Roman" w:hAnsi="Times New Roman" w:cs="宋体" w:hint="eastAsia"/>
          <w:bCs/>
          <w:kern w:val="2"/>
          <w:szCs w:val="20"/>
          <w:lang w:bidi="ar"/>
        </w:rPr>
        <w:t>测试</w:t>
      </w:r>
      <w:r w:rsidR="00141125">
        <w:rPr>
          <w:rFonts w:ascii="Times New Roman" w:hAnsi="Times New Roman" w:cs="宋体"/>
          <w:bCs/>
          <w:kern w:val="2"/>
          <w:szCs w:val="20"/>
          <w:lang w:bidi="ar"/>
        </w:rPr>
        <w:t>序列</w:t>
      </w:r>
      <w:r w:rsidR="007B5091">
        <w:rPr>
          <w:rFonts w:ascii="Times New Roman" w:hAnsi="Times New Roman" w:cs="宋体" w:hint="eastAsia"/>
          <w:bCs/>
          <w:kern w:val="2"/>
          <w:szCs w:val="20"/>
          <w:lang w:bidi="ar"/>
        </w:rPr>
        <w:t>，</w:t>
      </w:r>
      <w:r w:rsidR="00141125">
        <w:rPr>
          <w:rFonts w:ascii="Times New Roman" w:hAnsi="Times New Roman" w:cs="宋体"/>
          <w:bCs/>
          <w:kern w:val="2"/>
          <w:szCs w:val="20"/>
          <w:lang w:bidi="ar"/>
        </w:rPr>
        <w:t>提取出</w:t>
      </w:r>
      <w:r w:rsidR="00141125">
        <w:rPr>
          <w:rFonts w:ascii="Times New Roman" w:hAnsi="Times New Roman" w:cs="宋体" w:hint="eastAsia"/>
          <w:bCs/>
          <w:kern w:val="2"/>
          <w:szCs w:val="20"/>
          <w:lang w:bidi="ar"/>
        </w:rPr>
        <w:t>执行</w:t>
      </w:r>
      <w:r w:rsidR="00141125">
        <w:rPr>
          <w:rFonts w:ascii="Times New Roman" w:hAnsi="Times New Roman" w:cs="宋体"/>
          <w:bCs/>
          <w:kern w:val="2"/>
          <w:szCs w:val="20"/>
          <w:lang w:bidi="ar"/>
        </w:rPr>
        <w:t>该序列的约束条件，将其转换为符合</w:t>
      </w:r>
      <w:r w:rsidR="00141125">
        <w:rPr>
          <w:rFonts w:ascii="Times New Roman" w:hAnsi="Times New Roman" w:cs="宋体"/>
          <w:bCs/>
          <w:kern w:val="2"/>
          <w:szCs w:val="20"/>
          <w:lang w:bidi="ar"/>
        </w:rPr>
        <w:t>Z3</w:t>
      </w:r>
      <w:r w:rsidR="00141125">
        <w:rPr>
          <w:rFonts w:ascii="Times New Roman" w:hAnsi="Times New Roman" w:cs="宋体" w:hint="eastAsia"/>
          <w:bCs/>
          <w:kern w:val="2"/>
          <w:szCs w:val="20"/>
          <w:lang w:bidi="ar"/>
        </w:rPr>
        <w:t>脚本</w:t>
      </w:r>
      <w:r w:rsidR="00141125">
        <w:rPr>
          <w:rFonts w:ascii="Times New Roman" w:hAnsi="Times New Roman" w:cs="宋体"/>
          <w:bCs/>
          <w:kern w:val="2"/>
          <w:szCs w:val="20"/>
          <w:lang w:bidi="ar"/>
        </w:rPr>
        <w:t>语法的约束条件</w:t>
      </w:r>
      <w:r w:rsidR="00141125">
        <w:rPr>
          <w:rFonts w:ascii="Times New Roman" w:hAnsi="Times New Roman" w:cs="宋体" w:hint="eastAsia"/>
          <w:bCs/>
          <w:kern w:val="2"/>
          <w:szCs w:val="20"/>
          <w:lang w:bidi="ar"/>
        </w:rPr>
        <w:t>表达式</w:t>
      </w:r>
      <w:r w:rsidR="007B5091">
        <w:rPr>
          <w:rFonts w:ascii="Times New Roman" w:hAnsi="Times New Roman" w:cs="宋体" w:hint="eastAsia"/>
          <w:bCs/>
          <w:kern w:val="2"/>
          <w:szCs w:val="20"/>
          <w:lang w:bidi="ar"/>
        </w:rPr>
        <w:t>。</w:t>
      </w:r>
    </w:p>
    <w:p w14:paraId="4E4FB57A" w14:textId="77777777" w:rsidR="001850F0" w:rsidRPr="007B5091" w:rsidRDefault="001850F0"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约束</w:t>
      </w:r>
      <w:r>
        <w:rPr>
          <w:rFonts w:ascii="Times New Roman" w:hAnsi="Times New Roman" w:cs="宋体"/>
          <w:b/>
          <w:bCs/>
          <w:kern w:val="2"/>
          <w:szCs w:val="20"/>
          <w:lang w:bidi="ar"/>
        </w:rPr>
        <w:t>求解器：</w:t>
      </w:r>
      <w:r w:rsidR="007B5091" w:rsidRPr="004E7C03">
        <w:rPr>
          <w:rFonts w:ascii="Times New Roman" w:hAnsi="Times New Roman" w:cs="宋体" w:hint="eastAsia"/>
          <w:bCs/>
          <w:kern w:val="2"/>
          <w:szCs w:val="20"/>
          <w:lang w:bidi="ar"/>
        </w:rPr>
        <w:t>该</w:t>
      </w:r>
      <w:r w:rsidR="00BC6B6E">
        <w:rPr>
          <w:rFonts w:ascii="Times New Roman" w:hAnsi="Times New Roman" w:cs="宋体" w:hint="eastAsia"/>
          <w:bCs/>
          <w:kern w:val="2"/>
          <w:szCs w:val="20"/>
          <w:lang w:bidi="ar"/>
        </w:rPr>
        <w:t>模块</w:t>
      </w:r>
      <w:r w:rsidR="007B5091" w:rsidRPr="007B5091">
        <w:rPr>
          <w:rFonts w:ascii="Times New Roman" w:hAnsi="Times New Roman" w:cs="宋体" w:hint="eastAsia"/>
          <w:bCs/>
          <w:kern w:val="2"/>
          <w:szCs w:val="20"/>
          <w:lang w:bidi="ar"/>
        </w:rPr>
        <w:t>集成</w:t>
      </w:r>
      <w:r w:rsidR="007B5091">
        <w:rPr>
          <w:rFonts w:ascii="Times New Roman" w:hAnsi="Times New Roman" w:cs="宋体" w:hint="eastAsia"/>
          <w:bCs/>
          <w:kern w:val="2"/>
          <w:szCs w:val="20"/>
          <w:lang w:bidi="ar"/>
        </w:rPr>
        <w:t>开源工具</w:t>
      </w:r>
      <w:r w:rsidR="007B5091">
        <w:rPr>
          <w:rFonts w:ascii="Times New Roman" w:hAnsi="Times New Roman" w:cs="宋体" w:hint="eastAsia"/>
          <w:bCs/>
          <w:kern w:val="2"/>
          <w:szCs w:val="20"/>
          <w:lang w:bidi="ar"/>
        </w:rPr>
        <w:t>Z3</w:t>
      </w:r>
      <w:r w:rsidR="007B5091">
        <w:rPr>
          <w:rFonts w:ascii="Times New Roman" w:hAnsi="Times New Roman" w:cs="宋体" w:hint="eastAsia"/>
          <w:bCs/>
          <w:kern w:val="2"/>
          <w:szCs w:val="20"/>
          <w:lang w:bidi="ar"/>
        </w:rPr>
        <w:t>对</w:t>
      </w:r>
      <w:r w:rsidR="007B5091">
        <w:rPr>
          <w:rFonts w:ascii="Times New Roman" w:hAnsi="Times New Roman" w:cs="宋体"/>
          <w:bCs/>
          <w:kern w:val="2"/>
          <w:szCs w:val="20"/>
          <w:lang w:bidi="ar"/>
        </w:rPr>
        <w:t>提取出的约束条件</w:t>
      </w:r>
      <w:r w:rsidR="007B5091">
        <w:rPr>
          <w:rFonts w:ascii="Times New Roman" w:hAnsi="Times New Roman" w:cs="宋体" w:hint="eastAsia"/>
          <w:bCs/>
          <w:kern w:val="2"/>
          <w:szCs w:val="20"/>
          <w:lang w:bidi="ar"/>
        </w:rPr>
        <w:t>表达式</w:t>
      </w:r>
      <w:r w:rsidR="007B5091">
        <w:rPr>
          <w:rFonts w:ascii="Times New Roman" w:hAnsi="Times New Roman" w:cs="宋体"/>
          <w:bCs/>
          <w:kern w:val="2"/>
          <w:szCs w:val="20"/>
          <w:lang w:bidi="ar"/>
        </w:rPr>
        <w:t>进行求解，生成满足约束条件的可行解。</w:t>
      </w:r>
    </w:p>
    <w:p w14:paraId="62F1ECF9" w14:textId="77777777" w:rsidR="000B00F7" w:rsidRDefault="000B00F7" w:rsidP="00136D40">
      <w:pPr>
        <w:pStyle w:val="aff6"/>
        <w:widowControl w:val="0"/>
        <w:numPr>
          <w:ilvl w:val="0"/>
          <w:numId w:val="48"/>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测试脚本</w:t>
      </w:r>
      <w:r>
        <w:rPr>
          <w:rFonts w:ascii="Times New Roman" w:hAnsi="Times New Roman" w:cs="宋体"/>
          <w:b/>
          <w:bCs/>
          <w:kern w:val="2"/>
          <w:szCs w:val="20"/>
          <w:lang w:bidi="ar"/>
        </w:rPr>
        <w:t>生成组件：</w:t>
      </w:r>
      <w:r w:rsidR="00BC6B6E" w:rsidRPr="00BC6B6E">
        <w:rPr>
          <w:rFonts w:ascii="Times New Roman" w:hAnsi="Times New Roman" w:cs="宋体" w:hint="eastAsia"/>
          <w:kern w:val="2"/>
          <w:szCs w:val="20"/>
          <w:lang w:bidi="ar"/>
        </w:rPr>
        <w:t>该组件</w:t>
      </w:r>
      <w:r w:rsidR="00BC6B6E" w:rsidRPr="002616C8">
        <w:rPr>
          <w:rFonts w:ascii="Times New Roman" w:hAnsi="Times New Roman" w:cs="宋体" w:hint="eastAsia"/>
          <w:kern w:val="2"/>
          <w:szCs w:val="20"/>
          <w:lang w:bidi="ar"/>
        </w:rPr>
        <w:t>根据</w:t>
      </w:r>
      <w:r w:rsidR="00BC6B6E">
        <w:t>服务操作调用</w:t>
      </w:r>
      <w:r w:rsidR="00BC6B6E">
        <w:rPr>
          <w:rFonts w:hint="eastAsia"/>
        </w:rPr>
        <w:t>框架，</w:t>
      </w:r>
      <w:r w:rsidR="00BC6B6E">
        <w:rPr>
          <w:rFonts w:ascii="Times New Roman" w:hAnsi="Times New Roman" w:cs="宋体" w:hint="eastAsia"/>
          <w:kern w:val="2"/>
          <w:szCs w:val="20"/>
          <w:lang w:bidi="ar"/>
        </w:rPr>
        <w:t>将</w:t>
      </w:r>
      <w:r w:rsidR="00BC6B6E">
        <w:rPr>
          <w:rFonts w:ascii="Times New Roman" w:hAnsi="Times New Roman" w:cs="宋体"/>
          <w:kern w:val="2"/>
          <w:szCs w:val="20"/>
          <w:lang w:bidi="ar"/>
        </w:rPr>
        <w:t>测试数据与测试</w:t>
      </w:r>
      <w:r w:rsidR="00BC6B6E">
        <w:rPr>
          <w:rFonts w:ascii="Times New Roman" w:hAnsi="Times New Roman" w:cs="宋体" w:hint="eastAsia"/>
          <w:kern w:val="2"/>
          <w:szCs w:val="20"/>
          <w:lang w:bidi="ar"/>
        </w:rPr>
        <w:t>序列</w:t>
      </w:r>
      <w:r w:rsidR="00BC6B6E">
        <w:rPr>
          <w:rFonts w:ascii="Times New Roman" w:hAnsi="Times New Roman" w:cs="宋体"/>
          <w:kern w:val="2"/>
          <w:szCs w:val="20"/>
          <w:lang w:bidi="ar"/>
        </w:rPr>
        <w:t>相结合</w:t>
      </w:r>
      <w:r w:rsidR="00BC6B6E">
        <w:rPr>
          <w:rFonts w:ascii="Times New Roman" w:hAnsi="Times New Roman" w:cs="宋体" w:hint="eastAsia"/>
          <w:kern w:val="2"/>
          <w:szCs w:val="20"/>
          <w:lang w:bidi="ar"/>
        </w:rPr>
        <w:t>，</w:t>
      </w:r>
      <w:r w:rsidR="00BC6B6E">
        <w:rPr>
          <w:rFonts w:ascii="Times New Roman" w:hAnsi="Times New Roman" w:cs="宋体"/>
          <w:kern w:val="2"/>
          <w:szCs w:val="20"/>
          <w:lang w:bidi="ar"/>
        </w:rPr>
        <w:t>生成可执行的测试用例。</w:t>
      </w:r>
    </w:p>
    <w:p w14:paraId="761CFC9F" w14:textId="77777777" w:rsidR="001850F0"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
          <w:bCs/>
          <w:kern w:val="2"/>
          <w:szCs w:val="20"/>
          <w:lang w:bidi="ar"/>
        </w:rPr>
      </w:pPr>
      <w:r>
        <w:rPr>
          <w:rFonts w:ascii="Times New Roman" w:hAnsi="Times New Roman" w:cs="宋体" w:hint="eastAsia"/>
          <w:b/>
          <w:bCs/>
          <w:kern w:val="2"/>
          <w:szCs w:val="20"/>
          <w:lang w:bidi="ar"/>
        </w:rPr>
        <w:t>数据填充器：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主要将</w:t>
      </w:r>
      <w:r w:rsidR="00BC6B6E">
        <w:rPr>
          <w:rFonts w:ascii="Times New Roman" w:hAnsi="Times New Roman" w:cs="宋体"/>
          <w:bCs/>
          <w:kern w:val="2"/>
          <w:szCs w:val="20"/>
          <w:lang w:bidi="ar"/>
        </w:rPr>
        <w:t>测试</w:t>
      </w:r>
      <w:r w:rsidR="00BC6B6E">
        <w:rPr>
          <w:rFonts w:ascii="Times New Roman" w:hAnsi="Times New Roman" w:cs="宋体" w:hint="eastAsia"/>
          <w:bCs/>
          <w:kern w:val="2"/>
          <w:szCs w:val="20"/>
          <w:lang w:bidi="ar"/>
        </w:rPr>
        <w:t>数据</w:t>
      </w:r>
      <w:r w:rsidR="00BC6B6E">
        <w:rPr>
          <w:rFonts w:ascii="Times New Roman" w:hAnsi="Times New Roman" w:cs="宋体"/>
          <w:bCs/>
          <w:kern w:val="2"/>
          <w:szCs w:val="20"/>
          <w:lang w:bidi="ar"/>
        </w:rPr>
        <w:t>填充</w:t>
      </w:r>
      <w:r w:rsidR="00BC6B6E">
        <w:rPr>
          <w:rFonts w:ascii="Times New Roman" w:hAnsi="Times New Roman" w:cs="宋体" w:hint="eastAsia"/>
          <w:bCs/>
          <w:kern w:val="2"/>
          <w:szCs w:val="20"/>
          <w:lang w:bidi="ar"/>
        </w:rPr>
        <w:t>到</w:t>
      </w:r>
      <w:r w:rsidR="00BC6B6E">
        <w:rPr>
          <w:rFonts w:ascii="Times New Roman" w:hAnsi="Times New Roman" w:cs="宋体"/>
          <w:bCs/>
          <w:kern w:val="2"/>
          <w:szCs w:val="20"/>
          <w:lang w:bidi="ar"/>
        </w:rPr>
        <w:t>相应的</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消息框架中</w:t>
      </w:r>
      <w:r w:rsidR="00481B60">
        <w:rPr>
          <w:rFonts w:ascii="Times New Roman" w:hAnsi="Times New Roman" w:cs="宋体" w:hint="eastAsia"/>
          <w:bCs/>
          <w:kern w:val="2"/>
          <w:szCs w:val="20"/>
          <w:lang w:bidi="ar"/>
        </w:rPr>
        <w:t>（消息框架已由</w:t>
      </w:r>
      <w:r w:rsidR="00481B60">
        <w:rPr>
          <w:rFonts w:ascii="Times New Roman" w:hAnsi="Times New Roman" w:cs="宋体"/>
          <w:bCs/>
          <w:kern w:val="2"/>
          <w:szCs w:val="20"/>
          <w:lang w:bidi="ar"/>
        </w:rPr>
        <w:t>解析器解析得到</w:t>
      </w:r>
      <w:r w:rsidR="00481B60">
        <w:rPr>
          <w:rFonts w:ascii="Times New Roman" w:hAnsi="Times New Roman" w:cs="宋体" w:hint="eastAsia"/>
          <w:bCs/>
          <w:kern w:val="2"/>
          <w:szCs w:val="20"/>
          <w:lang w:bidi="ar"/>
        </w:rPr>
        <w:t>）</w:t>
      </w:r>
      <w:r w:rsidR="00BC6B6E">
        <w:rPr>
          <w:rFonts w:ascii="Times New Roman" w:hAnsi="Times New Roman" w:cs="宋体"/>
          <w:bCs/>
          <w:kern w:val="2"/>
          <w:szCs w:val="20"/>
          <w:lang w:bidi="ar"/>
        </w:rPr>
        <w:t>，生成</w:t>
      </w:r>
      <w:r w:rsidR="00BC6B6E">
        <w:rPr>
          <w:rFonts w:ascii="Times New Roman" w:hAnsi="Times New Roman" w:cs="宋体" w:hint="eastAsia"/>
          <w:bCs/>
          <w:kern w:val="2"/>
          <w:szCs w:val="20"/>
          <w:lang w:bidi="ar"/>
        </w:rPr>
        <w:t>S</w:t>
      </w:r>
      <w:r w:rsidR="00BC6B6E">
        <w:rPr>
          <w:rFonts w:ascii="Times New Roman" w:hAnsi="Times New Roman" w:cs="宋体"/>
          <w:bCs/>
          <w:kern w:val="2"/>
          <w:szCs w:val="20"/>
          <w:lang w:bidi="ar"/>
        </w:rPr>
        <w:t>oap</w:t>
      </w:r>
      <w:r w:rsidR="00BC6B6E">
        <w:rPr>
          <w:rFonts w:ascii="Times New Roman" w:hAnsi="Times New Roman" w:cs="宋体"/>
          <w:bCs/>
          <w:kern w:val="2"/>
          <w:szCs w:val="20"/>
          <w:lang w:bidi="ar"/>
        </w:rPr>
        <w:t>消息</w:t>
      </w:r>
      <w:r w:rsidR="00BC6B6E">
        <w:rPr>
          <w:rFonts w:ascii="Times New Roman" w:hAnsi="Times New Roman" w:cs="宋体" w:hint="eastAsia"/>
          <w:bCs/>
          <w:kern w:val="2"/>
          <w:szCs w:val="20"/>
          <w:lang w:bidi="ar"/>
        </w:rPr>
        <w:t>；</w:t>
      </w:r>
    </w:p>
    <w:p w14:paraId="51145CBE" w14:textId="77777777" w:rsidR="00584E9C" w:rsidRPr="00BC6B6E" w:rsidRDefault="00584E9C"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bCs/>
          <w:kern w:val="2"/>
          <w:szCs w:val="20"/>
          <w:lang w:bidi="ar"/>
        </w:rPr>
      </w:pPr>
      <w:r>
        <w:rPr>
          <w:rFonts w:ascii="Times New Roman" w:hAnsi="Times New Roman" w:cs="宋体" w:hint="eastAsia"/>
          <w:b/>
          <w:bCs/>
          <w:kern w:val="2"/>
          <w:szCs w:val="20"/>
          <w:lang w:bidi="ar"/>
        </w:rPr>
        <w:t>脚本生成</w:t>
      </w:r>
      <w:r>
        <w:rPr>
          <w:rFonts w:ascii="Times New Roman" w:hAnsi="Times New Roman" w:cs="宋体"/>
          <w:b/>
          <w:bCs/>
          <w:kern w:val="2"/>
          <w:szCs w:val="20"/>
          <w:lang w:bidi="ar"/>
        </w:rPr>
        <w:t>器：</w:t>
      </w:r>
      <w:r w:rsidR="00BC6B6E" w:rsidRPr="00BC6B6E">
        <w:rPr>
          <w:rFonts w:ascii="Times New Roman" w:hAnsi="Times New Roman" w:cs="宋体" w:hint="eastAsia"/>
          <w:bCs/>
          <w:kern w:val="2"/>
          <w:szCs w:val="20"/>
          <w:lang w:bidi="ar"/>
        </w:rPr>
        <w:t>该模块</w:t>
      </w:r>
      <w:r w:rsidR="00BC6B6E">
        <w:rPr>
          <w:rFonts w:ascii="Times New Roman" w:hAnsi="Times New Roman" w:cs="宋体" w:hint="eastAsia"/>
          <w:bCs/>
          <w:kern w:val="2"/>
          <w:szCs w:val="20"/>
          <w:lang w:bidi="ar"/>
        </w:rPr>
        <w:t>根据测试</w:t>
      </w:r>
      <w:r w:rsidR="007C4624">
        <w:rPr>
          <w:rFonts w:ascii="Times New Roman" w:hAnsi="Times New Roman" w:cs="宋体" w:hint="eastAsia"/>
          <w:bCs/>
          <w:kern w:val="2"/>
          <w:szCs w:val="20"/>
          <w:lang w:bidi="ar"/>
        </w:rPr>
        <w:t>序列</w:t>
      </w:r>
      <w:r w:rsidR="007C4624">
        <w:rPr>
          <w:rFonts w:ascii="Times New Roman" w:hAnsi="Times New Roman" w:cs="宋体"/>
          <w:bCs/>
          <w:kern w:val="2"/>
          <w:szCs w:val="20"/>
          <w:lang w:bidi="ar"/>
        </w:rPr>
        <w:t>中的</w:t>
      </w:r>
      <w:r w:rsidR="007C4624">
        <w:rPr>
          <w:rFonts w:ascii="Times New Roman" w:hAnsi="Times New Roman" w:cs="宋体" w:hint="eastAsia"/>
          <w:bCs/>
          <w:kern w:val="2"/>
          <w:szCs w:val="20"/>
          <w:lang w:bidi="ar"/>
        </w:rPr>
        <w:t>操作</w:t>
      </w:r>
      <w:r w:rsidR="007C4624">
        <w:rPr>
          <w:rFonts w:ascii="Times New Roman" w:hAnsi="Times New Roman" w:cs="宋体"/>
          <w:bCs/>
          <w:kern w:val="2"/>
          <w:szCs w:val="20"/>
          <w:lang w:bidi="ar"/>
        </w:rPr>
        <w:t>调用顺序，将</w:t>
      </w:r>
      <w:r w:rsidR="007C4624">
        <w:rPr>
          <w:rFonts w:ascii="Times New Roman" w:hAnsi="Times New Roman" w:cs="宋体" w:hint="eastAsia"/>
          <w:bCs/>
          <w:kern w:val="2"/>
          <w:szCs w:val="20"/>
          <w:lang w:bidi="ar"/>
        </w:rPr>
        <w:t>生成</w:t>
      </w:r>
      <w:r w:rsidR="007C4624">
        <w:rPr>
          <w:rFonts w:ascii="Times New Roman" w:hAnsi="Times New Roman" w:cs="宋体"/>
          <w:bCs/>
          <w:kern w:val="2"/>
          <w:szCs w:val="20"/>
          <w:lang w:bidi="ar"/>
        </w:rPr>
        <w:t>的</w:t>
      </w:r>
      <w:r w:rsidR="007C4624">
        <w:rPr>
          <w:rFonts w:ascii="Times New Roman" w:hAnsi="Times New Roman" w:cs="宋体" w:hint="eastAsia"/>
          <w:bCs/>
          <w:kern w:val="2"/>
          <w:szCs w:val="20"/>
          <w:lang w:bidi="ar"/>
        </w:rPr>
        <w:t>S</w:t>
      </w:r>
      <w:r w:rsidR="007C4624">
        <w:rPr>
          <w:rFonts w:ascii="Times New Roman" w:hAnsi="Times New Roman" w:cs="宋体"/>
          <w:bCs/>
          <w:kern w:val="2"/>
          <w:szCs w:val="20"/>
          <w:lang w:bidi="ar"/>
        </w:rPr>
        <w:t>oap</w:t>
      </w:r>
      <w:r w:rsidR="007C4624">
        <w:rPr>
          <w:rFonts w:ascii="Times New Roman" w:hAnsi="Times New Roman" w:cs="宋体"/>
          <w:bCs/>
          <w:kern w:val="2"/>
          <w:szCs w:val="20"/>
          <w:lang w:bidi="ar"/>
        </w:rPr>
        <w:t>消息</w:t>
      </w:r>
      <w:r w:rsidR="007C4624">
        <w:rPr>
          <w:rFonts w:ascii="Times New Roman" w:hAnsi="Times New Roman" w:cs="宋体" w:hint="eastAsia"/>
          <w:bCs/>
          <w:kern w:val="2"/>
          <w:szCs w:val="20"/>
          <w:lang w:bidi="ar"/>
        </w:rPr>
        <w:t>进行</w:t>
      </w:r>
      <w:r w:rsidR="007C4624">
        <w:rPr>
          <w:rFonts w:ascii="Times New Roman" w:hAnsi="Times New Roman" w:cs="宋体"/>
          <w:bCs/>
          <w:kern w:val="2"/>
          <w:szCs w:val="20"/>
          <w:lang w:bidi="ar"/>
        </w:rPr>
        <w:t>合成</w:t>
      </w:r>
      <w:r w:rsidR="007C4624">
        <w:rPr>
          <w:rFonts w:ascii="Times New Roman" w:hAnsi="Times New Roman" w:cs="宋体" w:hint="eastAsia"/>
          <w:bCs/>
          <w:kern w:val="2"/>
          <w:szCs w:val="20"/>
          <w:lang w:bidi="ar"/>
        </w:rPr>
        <w:t>，</w:t>
      </w:r>
      <w:r w:rsidR="007C4624">
        <w:rPr>
          <w:rFonts w:ascii="Times New Roman" w:hAnsi="Times New Roman" w:cs="宋体"/>
          <w:bCs/>
          <w:kern w:val="2"/>
          <w:szCs w:val="20"/>
          <w:lang w:bidi="ar"/>
        </w:rPr>
        <w:t>生成可执行的测试用例。</w:t>
      </w:r>
    </w:p>
    <w:p w14:paraId="1536BDF7" w14:textId="77777777" w:rsidR="005A3851" w:rsidRPr="004E7C03" w:rsidRDefault="0069507A" w:rsidP="00421451">
      <w:pPr>
        <w:pStyle w:val="aff6"/>
        <w:widowControl w:val="0"/>
        <w:numPr>
          <w:ilvl w:val="0"/>
          <w:numId w:val="21"/>
        </w:numPr>
        <w:spacing w:beforeLines="10" w:before="24" w:beforeAutospacing="0" w:afterLines="10" w:after="24" w:afterAutospacing="0" w:line="312" w:lineRule="auto"/>
        <w:ind w:left="420" w:hanging="420"/>
        <w:jc w:val="both"/>
        <w:rPr>
          <w:rFonts w:ascii="Times New Roman" w:hAnsi="Times New Roman" w:cs="宋体"/>
          <w:bCs/>
          <w:kern w:val="2"/>
          <w:szCs w:val="20"/>
          <w:lang w:bidi="ar"/>
        </w:rPr>
      </w:pPr>
      <w:r w:rsidRPr="004E7C03">
        <w:rPr>
          <w:rFonts w:ascii="Times New Roman" w:hAnsi="Times New Roman" w:cs="宋体" w:hint="eastAsia"/>
          <w:b/>
          <w:kern w:val="2"/>
          <w:szCs w:val="20"/>
          <w:lang w:bidi="ar"/>
        </w:rPr>
        <w:t>测试</w:t>
      </w:r>
      <w:r w:rsidR="005C5174">
        <w:rPr>
          <w:rFonts w:ascii="Times New Roman" w:hAnsi="Times New Roman" w:cs="宋体" w:hint="eastAsia"/>
          <w:b/>
          <w:kern w:val="2"/>
          <w:szCs w:val="20"/>
          <w:lang w:bidi="ar"/>
        </w:rPr>
        <w:t>用例</w:t>
      </w:r>
      <w:r w:rsidRPr="004E7C03">
        <w:rPr>
          <w:rFonts w:ascii="Times New Roman" w:hAnsi="Times New Roman" w:cs="宋体" w:hint="eastAsia"/>
          <w:b/>
          <w:kern w:val="2"/>
          <w:szCs w:val="20"/>
          <w:lang w:bidi="ar"/>
        </w:rPr>
        <w:t>执行组件：</w:t>
      </w:r>
      <w:r w:rsidRPr="004E7C03">
        <w:rPr>
          <w:rFonts w:ascii="Times New Roman" w:hAnsi="Times New Roman" w:cs="宋体" w:hint="eastAsia"/>
          <w:bCs/>
          <w:kern w:val="2"/>
          <w:szCs w:val="20"/>
          <w:lang w:bidi="ar"/>
        </w:rPr>
        <w:t>该组件负责执行测试用例并</w:t>
      </w:r>
      <w:r w:rsidR="00122EB3">
        <w:rPr>
          <w:rFonts w:ascii="Times New Roman" w:hAnsi="Times New Roman" w:cs="宋体" w:hint="eastAsia"/>
          <w:bCs/>
          <w:kern w:val="2"/>
          <w:szCs w:val="20"/>
          <w:lang w:bidi="ar"/>
        </w:rPr>
        <w:t>评估</w:t>
      </w:r>
      <w:r w:rsidR="00122EB3">
        <w:rPr>
          <w:rFonts w:ascii="Times New Roman" w:hAnsi="Times New Roman" w:cs="宋体"/>
          <w:bCs/>
          <w:kern w:val="2"/>
          <w:szCs w:val="20"/>
          <w:lang w:bidi="ar"/>
        </w:rPr>
        <w:t>执行</w:t>
      </w:r>
      <w:r w:rsidRPr="004E7C03">
        <w:rPr>
          <w:rFonts w:ascii="Times New Roman" w:hAnsi="Times New Roman" w:cs="宋体" w:hint="eastAsia"/>
          <w:bCs/>
          <w:kern w:val="2"/>
          <w:szCs w:val="20"/>
          <w:lang w:bidi="ar"/>
        </w:rPr>
        <w:t>结果</w:t>
      </w:r>
      <w:r w:rsidR="00122EB3">
        <w:rPr>
          <w:rFonts w:ascii="Times New Roman" w:hAnsi="Times New Roman" w:cs="宋体" w:hint="eastAsia"/>
          <w:bCs/>
          <w:kern w:val="2"/>
          <w:szCs w:val="20"/>
          <w:lang w:bidi="ar"/>
        </w:rPr>
        <w:t>、生成测试报告</w:t>
      </w:r>
      <w:r w:rsidRPr="004E7C03">
        <w:rPr>
          <w:rFonts w:ascii="Times New Roman" w:hAnsi="Times New Roman" w:cs="宋体" w:hint="eastAsia"/>
          <w:bCs/>
          <w:kern w:val="2"/>
          <w:szCs w:val="20"/>
          <w:lang w:bidi="ar"/>
        </w:rPr>
        <w:t>，由如下</w:t>
      </w:r>
      <w:r w:rsidR="005C5174">
        <w:rPr>
          <w:rFonts w:ascii="Times New Roman" w:hAnsi="Times New Roman" w:cs="宋体" w:hint="eastAsia"/>
          <w:bCs/>
          <w:kern w:val="2"/>
          <w:szCs w:val="20"/>
          <w:lang w:bidi="ar"/>
        </w:rPr>
        <w:t>三</w:t>
      </w:r>
      <w:r w:rsidRPr="004E7C03">
        <w:rPr>
          <w:rFonts w:ascii="Times New Roman" w:hAnsi="Times New Roman" w:cs="宋体" w:hint="eastAsia"/>
          <w:bCs/>
          <w:kern w:val="2"/>
          <w:szCs w:val="20"/>
          <w:lang w:bidi="ar"/>
        </w:rPr>
        <w:t>个模块组成：</w:t>
      </w:r>
    </w:p>
    <w:p w14:paraId="70227782" w14:textId="77777777" w:rsidR="00122EB3" w:rsidRPr="00122EB3" w:rsidRDefault="00122EB3" w:rsidP="00421451">
      <w:pPr>
        <w:pStyle w:val="aff6"/>
        <w:widowControl w:val="0"/>
        <w:numPr>
          <w:ilvl w:val="0"/>
          <w:numId w:val="22"/>
        </w:numPr>
        <w:spacing w:beforeLines="10" w:before="24" w:beforeAutospacing="0" w:afterLines="10" w:after="24" w:afterAutospacing="0" w:line="312" w:lineRule="auto"/>
        <w:jc w:val="both"/>
        <w:rPr>
          <w:b/>
        </w:rPr>
      </w:pPr>
      <w:r w:rsidRPr="00122EB3">
        <w:rPr>
          <w:rFonts w:hint="eastAsia"/>
          <w:b/>
        </w:rPr>
        <w:lastRenderedPageBreak/>
        <w:t>用例执行器</w:t>
      </w:r>
      <w:r w:rsidRPr="00122EB3">
        <w:rPr>
          <w:b/>
        </w:rPr>
        <w:t>：</w:t>
      </w:r>
      <w:r w:rsidR="001204C5" w:rsidRPr="00BC6B6E">
        <w:rPr>
          <w:rFonts w:ascii="Times New Roman" w:hAnsi="Times New Roman" w:cs="宋体" w:hint="eastAsia"/>
          <w:bCs/>
          <w:kern w:val="2"/>
          <w:szCs w:val="20"/>
          <w:lang w:bidi="ar"/>
        </w:rPr>
        <w:t>该模块</w:t>
      </w:r>
      <w:r w:rsidR="0012634A">
        <w:rPr>
          <w:rFonts w:ascii="Times New Roman" w:hAnsi="Times New Roman" w:cs="宋体" w:hint="eastAsia"/>
          <w:kern w:val="2"/>
          <w:szCs w:val="20"/>
          <w:lang w:bidi="ar"/>
        </w:rPr>
        <w:t>依次读取</w:t>
      </w:r>
      <w:r w:rsidR="0012634A" w:rsidRPr="0012634A">
        <w:rPr>
          <w:rFonts w:ascii="Times New Roman" w:hAnsi="Times New Roman" w:cs="宋体" w:hint="eastAsia"/>
          <w:kern w:val="2"/>
          <w:szCs w:val="20"/>
          <w:lang w:bidi="ar"/>
        </w:rPr>
        <w:t>测试用例生成组件</w:t>
      </w:r>
      <w:r w:rsidR="0012634A">
        <w:rPr>
          <w:rFonts w:ascii="Times New Roman" w:hAnsi="Times New Roman" w:cs="宋体" w:hint="eastAsia"/>
          <w:kern w:val="2"/>
          <w:szCs w:val="20"/>
          <w:lang w:bidi="ar"/>
        </w:rPr>
        <w:t>生成</w:t>
      </w:r>
      <w:r w:rsidR="0012634A">
        <w:rPr>
          <w:rFonts w:ascii="Times New Roman" w:hAnsi="Times New Roman" w:cs="宋体"/>
          <w:kern w:val="2"/>
          <w:szCs w:val="20"/>
          <w:lang w:bidi="ar"/>
        </w:rPr>
        <w:t>的测试用例</w:t>
      </w:r>
      <w:r w:rsidR="0012634A" w:rsidRPr="004E7C03">
        <w:rPr>
          <w:rFonts w:ascii="Times New Roman" w:hAnsi="Times New Roman" w:cs="宋体" w:hint="eastAsia"/>
          <w:kern w:val="2"/>
          <w:szCs w:val="20"/>
          <w:lang w:bidi="ar"/>
        </w:rPr>
        <w:t>并解析</w:t>
      </w:r>
      <w:r w:rsidR="0012634A">
        <w:rPr>
          <w:rFonts w:ascii="Times New Roman" w:hAnsi="Times New Roman" w:cs="宋体" w:hint="eastAsia"/>
          <w:kern w:val="2"/>
          <w:szCs w:val="20"/>
          <w:lang w:bidi="ar"/>
        </w:rPr>
        <w:t>、</w:t>
      </w:r>
      <w:r w:rsidR="00932F00">
        <w:rPr>
          <w:rFonts w:ascii="Times New Roman" w:hAnsi="Times New Roman" w:cs="宋体" w:hint="eastAsia"/>
          <w:kern w:val="2"/>
          <w:szCs w:val="20"/>
          <w:lang w:bidi="ar"/>
        </w:rPr>
        <w:t>集成</w:t>
      </w:r>
      <w:r w:rsidR="00932F00" w:rsidRPr="00932F00">
        <w:rPr>
          <w:rFonts w:ascii="Times New Roman" w:hAnsi="Times New Roman" w:cs="宋体"/>
          <w:i/>
          <w:kern w:val="2"/>
          <w:szCs w:val="20"/>
          <w:lang w:bidi="ar"/>
        </w:rPr>
        <w:t>soapUI</w:t>
      </w:r>
      <w:r w:rsidR="00932F00">
        <w:rPr>
          <w:rFonts w:ascii="Times New Roman" w:hAnsi="Times New Roman" w:cs="宋体" w:hint="eastAsia"/>
          <w:kern w:val="2"/>
          <w:szCs w:val="20"/>
          <w:lang w:bidi="ar"/>
        </w:rPr>
        <w:t>模拟</w:t>
      </w:r>
      <w:r w:rsidR="00932F00">
        <w:rPr>
          <w:rFonts w:ascii="Times New Roman" w:hAnsi="Times New Roman" w:cs="宋体"/>
          <w:kern w:val="2"/>
          <w:szCs w:val="20"/>
          <w:lang w:bidi="ar"/>
        </w:rPr>
        <w:t>客户端</w:t>
      </w:r>
      <w:r w:rsidR="00932F00">
        <w:rPr>
          <w:rFonts w:ascii="Times New Roman" w:hAnsi="Times New Roman" w:cs="宋体" w:hint="eastAsia"/>
          <w:kern w:val="2"/>
          <w:szCs w:val="20"/>
          <w:lang w:bidi="ar"/>
        </w:rPr>
        <w:t>调用</w:t>
      </w:r>
      <w:r w:rsidR="00932F00">
        <w:rPr>
          <w:rFonts w:ascii="Times New Roman" w:hAnsi="Times New Roman" w:cs="宋体" w:hint="eastAsia"/>
          <w:kern w:val="2"/>
          <w:szCs w:val="20"/>
          <w:lang w:bidi="ar"/>
        </w:rPr>
        <w:t>W</w:t>
      </w:r>
      <w:r w:rsidR="00932F00">
        <w:rPr>
          <w:rFonts w:ascii="Times New Roman" w:hAnsi="Times New Roman" w:cs="宋体"/>
          <w:kern w:val="2"/>
          <w:szCs w:val="20"/>
          <w:lang w:bidi="ar"/>
        </w:rPr>
        <w:t>eb</w:t>
      </w:r>
      <w:r w:rsidR="00932F00">
        <w:rPr>
          <w:rFonts w:ascii="Times New Roman" w:hAnsi="Times New Roman" w:cs="宋体"/>
          <w:kern w:val="2"/>
          <w:szCs w:val="20"/>
          <w:lang w:bidi="ar"/>
        </w:rPr>
        <w:t>服务进行测试用例</w:t>
      </w:r>
      <w:r w:rsidR="0012634A">
        <w:rPr>
          <w:rFonts w:ascii="Times New Roman" w:hAnsi="Times New Roman" w:cs="宋体" w:hint="eastAsia"/>
          <w:kern w:val="2"/>
          <w:szCs w:val="20"/>
          <w:lang w:bidi="ar"/>
        </w:rPr>
        <w:t>执行，</w:t>
      </w:r>
      <w:r w:rsidR="0012634A">
        <w:rPr>
          <w:rFonts w:ascii="Times New Roman" w:hAnsi="Times New Roman" w:cs="宋体"/>
          <w:kern w:val="2"/>
          <w:szCs w:val="20"/>
          <w:lang w:bidi="ar"/>
        </w:rPr>
        <w:t>保存执行过程中的输出结果</w:t>
      </w:r>
      <w:r w:rsidR="0012634A">
        <w:rPr>
          <w:rFonts w:ascii="Times New Roman" w:hAnsi="Times New Roman" w:cs="宋体" w:hint="eastAsia"/>
          <w:kern w:val="2"/>
          <w:szCs w:val="20"/>
          <w:lang w:bidi="ar"/>
        </w:rPr>
        <w:t>。</w:t>
      </w:r>
    </w:p>
    <w:p w14:paraId="754F9AB4" w14:textId="77777777" w:rsidR="00122EB3" w:rsidRPr="0012634A"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结果评估器</w:t>
      </w:r>
      <w:r w:rsidRPr="00122EB3">
        <w:rPr>
          <w:b/>
        </w:rPr>
        <w:t>：</w:t>
      </w:r>
      <w:r w:rsidR="0012634A" w:rsidRPr="0012634A">
        <w:rPr>
          <w:rFonts w:ascii="Times New Roman" w:hAnsi="Times New Roman" w:cs="宋体" w:hint="eastAsia"/>
          <w:kern w:val="2"/>
          <w:szCs w:val="20"/>
          <w:lang w:bidi="ar"/>
        </w:rPr>
        <w:t>该模块</w:t>
      </w:r>
      <w:r w:rsidR="0012634A" w:rsidRPr="0012634A">
        <w:rPr>
          <w:rFonts w:ascii="Times New Roman" w:hAnsi="Times New Roman" w:cs="宋体"/>
          <w:kern w:val="2"/>
          <w:szCs w:val="20"/>
          <w:lang w:bidi="ar"/>
        </w:rPr>
        <w:t>监控</w:t>
      </w:r>
      <w:r w:rsidR="0012634A">
        <w:rPr>
          <w:rFonts w:ascii="Times New Roman" w:hAnsi="Times New Roman" w:cs="宋体" w:hint="eastAsia"/>
          <w:kern w:val="2"/>
          <w:szCs w:val="20"/>
          <w:lang w:bidi="ar"/>
        </w:rPr>
        <w:t>用例</w:t>
      </w:r>
      <w:r w:rsidR="0012634A">
        <w:rPr>
          <w:rFonts w:ascii="Times New Roman" w:hAnsi="Times New Roman" w:cs="宋体"/>
          <w:kern w:val="2"/>
          <w:szCs w:val="20"/>
          <w:lang w:bidi="ar"/>
        </w:rPr>
        <w:t>执行过程，</w:t>
      </w:r>
      <w:r w:rsidR="0012634A">
        <w:rPr>
          <w:rFonts w:ascii="Times New Roman" w:hAnsi="Times New Roman" w:cs="宋体" w:hint="eastAsia"/>
          <w:kern w:val="2"/>
          <w:szCs w:val="20"/>
          <w:lang w:bidi="ar"/>
        </w:rPr>
        <w:t>截取</w:t>
      </w:r>
      <w:r w:rsidR="0012634A">
        <w:rPr>
          <w:rFonts w:ascii="Times New Roman" w:hAnsi="Times New Roman" w:cs="宋体"/>
          <w:kern w:val="2"/>
          <w:szCs w:val="20"/>
          <w:lang w:bidi="ar"/>
        </w:rPr>
        <w:t>执行器执行过程中</w:t>
      </w:r>
      <w:r w:rsidR="00932F00">
        <w:rPr>
          <w:rFonts w:ascii="Times New Roman" w:hAnsi="Times New Roman" w:cs="宋体" w:hint="eastAsia"/>
          <w:kern w:val="2"/>
          <w:szCs w:val="20"/>
          <w:lang w:bidi="ar"/>
        </w:rPr>
        <w:t>的</w:t>
      </w:r>
      <w:r w:rsidR="00932F00">
        <w:rPr>
          <w:rFonts w:ascii="Times New Roman" w:hAnsi="Times New Roman" w:cs="宋体"/>
          <w:kern w:val="2"/>
          <w:szCs w:val="20"/>
          <w:lang w:bidi="ar"/>
        </w:rPr>
        <w:t>请求响应信息</w:t>
      </w:r>
      <w:r w:rsidR="00932F00">
        <w:rPr>
          <w:rFonts w:ascii="Times New Roman" w:hAnsi="Times New Roman" w:cs="宋体" w:hint="eastAsia"/>
          <w:kern w:val="2"/>
          <w:szCs w:val="20"/>
          <w:lang w:bidi="ar"/>
        </w:rPr>
        <w:t>、将截取</w:t>
      </w:r>
      <w:r w:rsidR="00932F00">
        <w:rPr>
          <w:rFonts w:ascii="Times New Roman" w:hAnsi="Times New Roman" w:cs="宋体"/>
          <w:kern w:val="2"/>
          <w:szCs w:val="20"/>
          <w:lang w:bidi="ar"/>
        </w:rPr>
        <w:t>信息与解析器</w:t>
      </w:r>
      <w:r w:rsidR="00932F00">
        <w:rPr>
          <w:rFonts w:ascii="Times New Roman" w:hAnsi="Times New Roman" w:cs="宋体" w:hint="eastAsia"/>
          <w:kern w:val="2"/>
          <w:szCs w:val="20"/>
          <w:lang w:bidi="ar"/>
        </w:rPr>
        <w:t>组件</w:t>
      </w:r>
      <w:r w:rsidR="00932F00">
        <w:rPr>
          <w:rFonts w:ascii="Times New Roman" w:hAnsi="Times New Roman" w:cs="宋体"/>
          <w:kern w:val="2"/>
          <w:szCs w:val="20"/>
          <w:lang w:bidi="ar"/>
        </w:rPr>
        <w:t>生成的</w:t>
      </w:r>
      <w:r w:rsidR="00932F00">
        <w:rPr>
          <w:rFonts w:ascii="Times New Roman" w:hAnsi="Times New Roman" w:cs="宋体" w:hint="eastAsia"/>
          <w:kern w:val="2"/>
          <w:szCs w:val="20"/>
          <w:lang w:bidi="ar"/>
        </w:rPr>
        <w:t>XSD</w:t>
      </w:r>
      <w:r w:rsidR="00932F00">
        <w:rPr>
          <w:rFonts w:ascii="Times New Roman" w:hAnsi="Times New Roman" w:cs="宋体" w:hint="eastAsia"/>
          <w:kern w:val="2"/>
          <w:szCs w:val="20"/>
          <w:lang w:bidi="ar"/>
        </w:rPr>
        <w:t>文档进行</w:t>
      </w:r>
      <w:r w:rsidR="00932F00">
        <w:rPr>
          <w:rFonts w:ascii="Times New Roman" w:hAnsi="Times New Roman" w:cs="宋体"/>
          <w:kern w:val="2"/>
          <w:szCs w:val="20"/>
          <w:lang w:bidi="ar"/>
        </w:rPr>
        <w:t>校验，</w:t>
      </w:r>
      <w:r w:rsidR="00932F00" w:rsidRPr="006E40E9">
        <w:rPr>
          <w:rFonts w:hint="eastAsia"/>
        </w:rPr>
        <w:t>根据定义</w:t>
      </w:r>
      <w:r w:rsidR="00932F00" w:rsidRPr="006E40E9">
        <w:t>的</w:t>
      </w:r>
      <w:r w:rsidR="00932F00" w:rsidRPr="006E40E9">
        <w:rPr>
          <w:rFonts w:hint="eastAsia"/>
        </w:rPr>
        <w:t>校验</w:t>
      </w:r>
      <w:r w:rsidR="00932F00" w:rsidRPr="006E40E9">
        <w:t>准则</w:t>
      </w:r>
      <w:r w:rsidR="00932F00">
        <w:rPr>
          <w:rFonts w:hint="eastAsia"/>
        </w:rPr>
        <w:t>，</w:t>
      </w:r>
      <w:r w:rsidR="00932F00">
        <w:t>生成测试</w:t>
      </w:r>
      <w:r w:rsidR="00932F00">
        <w:rPr>
          <w:rFonts w:hint="eastAsia"/>
        </w:rPr>
        <w:t>评估</w:t>
      </w:r>
      <w:r w:rsidR="00932F00">
        <w:t>结果</w:t>
      </w:r>
      <w:r w:rsidR="00932F00">
        <w:rPr>
          <w:rFonts w:hint="eastAsia"/>
        </w:rPr>
        <w:t>。</w:t>
      </w:r>
    </w:p>
    <w:p w14:paraId="09EEDB90" w14:textId="77777777" w:rsidR="005A3851" w:rsidRPr="00EE3524" w:rsidRDefault="00122EB3" w:rsidP="00421451">
      <w:pPr>
        <w:pStyle w:val="aff6"/>
        <w:widowControl w:val="0"/>
        <w:numPr>
          <w:ilvl w:val="0"/>
          <w:numId w:val="22"/>
        </w:numPr>
        <w:spacing w:beforeLines="10" w:before="24" w:beforeAutospacing="0" w:afterLines="10" w:after="24" w:afterAutospacing="0" w:line="312" w:lineRule="auto"/>
        <w:jc w:val="both"/>
        <w:rPr>
          <w:rFonts w:ascii="Times New Roman" w:hAnsi="Times New Roman" w:cs="宋体"/>
          <w:kern w:val="2"/>
          <w:szCs w:val="20"/>
          <w:lang w:bidi="ar"/>
        </w:rPr>
      </w:pPr>
      <w:r w:rsidRPr="00122EB3">
        <w:rPr>
          <w:rFonts w:hint="eastAsia"/>
          <w:b/>
        </w:rPr>
        <w:t>结果统计器</w:t>
      </w:r>
      <w:r w:rsidRPr="00122EB3">
        <w:rPr>
          <w:b/>
        </w:rPr>
        <w:t>：</w:t>
      </w:r>
      <w:r w:rsidR="00932F00" w:rsidRPr="00932F00">
        <w:rPr>
          <w:rFonts w:ascii="Times New Roman" w:hAnsi="Times New Roman" w:cs="宋体" w:hint="eastAsia"/>
          <w:kern w:val="2"/>
          <w:szCs w:val="20"/>
          <w:lang w:bidi="ar"/>
        </w:rPr>
        <w:t>该模块</w:t>
      </w:r>
      <w:r w:rsidR="00932F00" w:rsidRPr="00932F00">
        <w:rPr>
          <w:rFonts w:ascii="Times New Roman" w:hAnsi="Times New Roman" w:cs="宋体"/>
          <w:kern w:val="2"/>
          <w:szCs w:val="20"/>
          <w:lang w:bidi="ar"/>
        </w:rPr>
        <w:t>获取</w:t>
      </w:r>
      <w:r w:rsidR="00932F00">
        <w:rPr>
          <w:rFonts w:ascii="Times New Roman" w:hAnsi="Times New Roman" w:cs="宋体" w:hint="eastAsia"/>
          <w:kern w:val="2"/>
          <w:szCs w:val="20"/>
          <w:lang w:bidi="ar"/>
        </w:rPr>
        <w:t>结果</w:t>
      </w:r>
      <w:r w:rsidR="00932F00">
        <w:rPr>
          <w:rFonts w:ascii="Times New Roman" w:hAnsi="Times New Roman" w:cs="宋体"/>
          <w:kern w:val="2"/>
          <w:szCs w:val="20"/>
          <w:lang w:bidi="ar"/>
        </w:rPr>
        <w:t>评估器</w:t>
      </w:r>
      <w:r w:rsidR="00932F00">
        <w:rPr>
          <w:rFonts w:ascii="Times New Roman" w:hAnsi="Times New Roman" w:cs="宋体" w:hint="eastAsia"/>
          <w:kern w:val="2"/>
          <w:szCs w:val="20"/>
          <w:lang w:bidi="ar"/>
        </w:rPr>
        <w:t>生成</w:t>
      </w:r>
      <w:r w:rsidR="00932F00">
        <w:rPr>
          <w:rFonts w:ascii="Times New Roman" w:hAnsi="Times New Roman" w:cs="宋体"/>
          <w:kern w:val="2"/>
          <w:szCs w:val="20"/>
          <w:lang w:bidi="ar"/>
        </w:rPr>
        <w:t>的评估结果，对其</w:t>
      </w:r>
      <w:r w:rsidR="00932F00" w:rsidRPr="004E7C03">
        <w:rPr>
          <w:rFonts w:ascii="Times New Roman" w:hAnsi="Times New Roman" w:cs="宋体" w:hint="eastAsia"/>
          <w:bCs/>
          <w:kern w:val="2"/>
          <w:szCs w:val="20"/>
          <w:lang w:bidi="ar"/>
        </w:rPr>
        <w:t>进行统计分析</w:t>
      </w:r>
      <w:r w:rsidR="00932F00" w:rsidRPr="004E7C03">
        <w:rPr>
          <w:rFonts w:ascii="Times New Roman" w:hAnsi="Times New Roman" w:cs="宋体" w:hint="eastAsia"/>
          <w:kern w:val="2"/>
          <w:szCs w:val="20"/>
          <w:lang w:bidi="ar"/>
        </w:rPr>
        <w:t>并生成</w:t>
      </w:r>
      <w:r w:rsidR="00932F00">
        <w:rPr>
          <w:rFonts w:ascii="Times New Roman" w:hAnsi="Times New Roman" w:cs="宋体" w:hint="eastAsia"/>
          <w:kern w:val="2"/>
          <w:szCs w:val="20"/>
          <w:lang w:bidi="ar"/>
        </w:rPr>
        <w:t>测试</w:t>
      </w:r>
      <w:r w:rsidR="00932F00" w:rsidRPr="004E7C03">
        <w:rPr>
          <w:rFonts w:ascii="Times New Roman" w:hAnsi="Times New Roman" w:cs="宋体" w:hint="eastAsia"/>
          <w:kern w:val="2"/>
          <w:szCs w:val="20"/>
          <w:lang w:bidi="ar"/>
        </w:rPr>
        <w:t>报告</w:t>
      </w:r>
      <w:r w:rsidR="00932F00">
        <w:rPr>
          <w:rFonts w:ascii="Times New Roman" w:hAnsi="Times New Roman" w:cs="宋体" w:hint="eastAsia"/>
          <w:kern w:val="2"/>
          <w:szCs w:val="20"/>
          <w:lang w:bidi="ar"/>
        </w:rPr>
        <w:t>，</w:t>
      </w:r>
      <w:r w:rsidR="00932F00">
        <w:rPr>
          <w:rFonts w:ascii="Times New Roman" w:hAnsi="Times New Roman" w:cs="宋体"/>
          <w:kern w:val="2"/>
          <w:szCs w:val="20"/>
          <w:lang w:bidi="ar"/>
        </w:rPr>
        <w:t>包括</w:t>
      </w:r>
      <w:r w:rsidR="00555B1D">
        <w:rPr>
          <w:rFonts w:ascii="Times New Roman" w:hAnsi="Times New Roman" w:cs="宋体" w:hint="eastAsia"/>
          <w:kern w:val="2"/>
          <w:szCs w:val="20"/>
          <w:lang w:bidi="ar"/>
        </w:rPr>
        <w:t>生成</w:t>
      </w:r>
      <w:r w:rsidR="00555B1D">
        <w:rPr>
          <w:rFonts w:ascii="Times New Roman" w:hAnsi="Times New Roman" w:cs="宋体"/>
          <w:kern w:val="2"/>
          <w:szCs w:val="20"/>
          <w:lang w:bidi="ar"/>
        </w:rPr>
        <w:t>测试用例</w:t>
      </w:r>
      <w:r w:rsidR="00555B1D">
        <w:rPr>
          <w:rFonts w:ascii="Times New Roman" w:hAnsi="Times New Roman" w:cs="宋体" w:hint="eastAsia"/>
          <w:kern w:val="2"/>
          <w:szCs w:val="20"/>
          <w:lang w:bidi="ar"/>
        </w:rPr>
        <w:t>总个数</w:t>
      </w:r>
      <w:r w:rsidR="00555B1D">
        <w:rPr>
          <w:rFonts w:ascii="Times New Roman" w:hAnsi="Times New Roman" w:cs="宋体"/>
          <w:kern w:val="2"/>
          <w:szCs w:val="20"/>
          <w:lang w:bidi="ar"/>
        </w:rPr>
        <w:t>、违反</w:t>
      </w:r>
      <w:r w:rsidR="00555B1D">
        <w:rPr>
          <w:rFonts w:ascii="Times New Roman" w:hAnsi="Times New Roman" w:cs="宋体" w:hint="eastAsia"/>
          <w:kern w:val="2"/>
          <w:szCs w:val="20"/>
          <w:lang w:bidi="ar"/>
        </w:rPr>
        <w:t>服务</w:t>
      </w:r>
      <w:r w:rsidR="00555B1D">
        <w:rPr>
          <w:rFonts w:ascii="Times New Roman" w:hAnsi="Times New Roman" w:cs="宋体"/>
          <w:kern w:val="2"/>
          <w:szCs w:val="20"/>
          <w:lang w:bidi="ar"/>
        </w:rPr>
        <w:t>行为约束</w:t>
      </w:r>
      <w:r w:rsidR="00555B1D">
        <w:rPr>
          <w:rFonts w:ascii="Times New Roman" w:hAnsi="Times New Roman" w:cs="宋体" w:hint="eastAsia"/>
          <w:kern w:val="2"/>
          <w:szCs w:val="20"/>
          <w:lang w:bidi="ar"/>
        </w:rPr>
        <w:t>测试用例</w:t>
      </w:r>
      <w:r w:rsidR="00555B1D">
        <w:rPr>
          <w:rFonts w:ascii="Times New Roman" w:hAnsi="Times New Roman" w:cs="宋体"/>
          <w:kern w:val="2"/>
          <w:szCs w:val="20"/>
          <w:lang w:bidi="ar"/>
        </w:rPr>
        <w:t>个数及</w:t>
      </w:r>
      <w:r w:rsidR="0050669D">
        <w:rPr>
          <w:rFonts w:ascii="Times New Roman" w:hAnsi="Times New Roman" w:cs="宋体" w:hint="eastAsia"/>
          <w:kern w:val="2"/>
          <w:szCs w:val="20"/>
          <w:lang w:bidi="ar"/>
        </w:rPr>
        <w:t>违反约束</w:t>
      </w:r>
      <w:r w:rsidR="0050669D">
        <w:rPr>
          <w:rFonts w:ascii="Times New Roman" w:hAnsi="Times New Roman" w:cs="宋体"/>
          <w:kern w:val="2"/>
          <w:szCs w:val="20"/>
          <w:lang w:bidi="ar"/>
        </w:rPr>
        <w:t>情况。</w:t>
      </w:r>
    </w:p>
    <w:p w14:paraId="2B69D3A5" w14:textId="77777777" w:rsidR="005A3851" w:rsidRPr="004E7C03" w:rsidRDefault="0069507A">
      <w:pPr>
        <w:pStyle w:val="u3"/>
      </w:pPr>
      <w:bookmarkStart w:id="193" w:name="_Toc498361756"/>
      <w:r w:rsidRPr="004E7C03">
        <w:rPr>
          <w:rFonts w:hint="eastAsia"/>
        </w:rPr>
        <w:t>工具实现</w:t>
      </w:r>
      <w:bookmarkEnd w:id="193"/>
    </w:p>
    <w:p w14:paraId="15E91A7D" w14:textId="112D8782" w:rsidR="005A3851" w:rsidRPr="004E7C03"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kern w:val="2"/>
          <w:szCs w:val="20"/>
          <w:lang w:bidi="ar"/>
        </w:rPr>
      </w:pPr>
      <w:r w:rsidRPr="004E7C03">
        <w:rPr>
          <w:rFonts w:ascii="Times New Roman" w:hAnsi="Times New Roman" w:hint="eastAsia"/>
          <w:kern w:val="2"/>
          <w:szCs w:val="20"/>
          <w:lang w:bidi="ar"/>
        </w:rPr>
        <w:t>下面讨论支持工具</w:t>
      </w:r>
      <w:r w:rsidR="006E40E9" w:rsidRPr="006E40E9">
        <w:rPr>
          <w:rFonts w:ascii="Times New Roman" w:hAnsi="Times New Roman"/>
          <w:kern w:val="2"/>
          <w:szCs w:val="20"/>
          <w:lang w:bidi="ar"/>
        </w:rPr>
        <w:t>BMD_WSTCT</w:t>
      </w:r>
      <w:r w:rsidRPr="004E7C03">
        <w:rPr>
          <w:rFonts w:ascii="Times New Roman" w:hAnsi="Times New Roman" w:hint="eastAsia"/>
          <w:kern w:val="2"/>
          <w:szCs w:val="20"/>
          <w:lang w:bidi="ar"/>
        </w:rPr>
        <w:t>的实现。</w:t>
      </w:r>
      <w:r w:rsidR="00607F74">
        <w:rPr>
          <w:rFonts w:ascii="Times New Roman" w:hAnsi="Times New Roman" w:hint="eastAsia"/>
          <w:kern w:val="2"/>
          <w:szCs w:val="20"/>
          <w:lang w:bidi="ar"/>
        </w:rPr>
        <w:t>工具</w:t>
      </w:r>
      <w:r w:rsidR="00607F74">
        <w:rPr>
          <w:rFonts w:ascii="Times New Roman" w:hAnsi="Times New Roman"/>
          <w:kern w:val="2"/>
          <w:szCs w:val="20"/>
          <w:lang w:bidi="ar"/>
        </w:rPr>
        <w:t>使用</w:t>
      </w:r>
      <w:r w:rsidR="00607F74">
        <w:rPr>
          <w:rFonts w:ascii="Times New Roman" w:hAnsi="Times New Roman" w:hint="eastAsia"/>
          <w:kern w:val="2"/>
          <w:szCs w:val="20"/>
          <w:lang w:bidi="ar"/>
        </w:rPr>
        <w:t>J</w:t>
      </w:r>
      <w:r w:rsidR="00607F74">
        <w:rPr>
          <w:rFonts w:ascii="Times New Roman" w:hAnsi="Times New Roman"/>
          <w:kern w:val="2"/>
          <w:szCs w:val="20"/>
          <w:lang w:bidi="ar"/>
        </w:rPr>
        <w:t>ava</w:t>
      </w:r>
      <w:r w:rsidR="00607F74">
        <w:rPr>
          <w:rFonts w:ascii="Times New Roman" w:hAnsi="Times New Roman" w:hint="eastAsia"/>
          <w:kern w:val="2"/>
          <w:szCs w:val="20"/>
          <w:lang w:bidi="ar"/>
        </w:rPr>
        <w:t>语言</w:t>
      </w:r>
      <w:r w:rsidR="00607F74">
        <w:rPr>
          <w:rFonts w:ascii="Times New Roman" w:hAnsi="Times New Roman"/>
          <w:kern w:val="2"/>
          <w:szCs w:val="20"/>
          <w:lang w:bidi="ar"/>
        </w:rPr>
        <w:t>开发，工程总计</w:t>
      </w:r>
      <w:r w:rsidR="009145D1" w:rsidRPr="006E40E9">
        <w:rPr>
          <w:rFonts w:ascii="Times New Roman" w:hAnsi="Times New Roman"/>
          <w:kern w:val="2"/>
          <w:szCs w:val="20"/>
          <w:lang w:bidi="ar"/>
        </w:rPr>
        <w:t>9290</w:t>
      </w:r>
      <w:r w:rsidR="00607F74">
        <w:rPr>
          <w:rFonts w:ascii="Times New Roman" w:hAnsi="Times New Roman"/>
          <w:kern w:val="2"/>
          <w:szCs w:val="20"/>
          <w:lang w:bidi="ar"/>
        </w:rPr>
        <w:t>行代码</w:t>
      </w:r>
      <w:r w:rsidR="00607F74">
        <w:rPr>
          <w:rFonts w:ascii="Times New Roman" w:hAnsi="Times New Roman" w:hint="eastAsia"/>
          <w:kern w:val="2"/>
          <w:szCs w:val="20"/>
          <w:lang w:bidi="ar"/>
        </w:rPr>
        <w:t>，行为</w:t>
      </w:r>
      <w:r w:rsidR="00607F74">
        <w:rPr>
          <w:rFonts w:ascii="Times New Roman" w:hAnsi="Times New Roman"/>
          <w:kern w:val="2"/>
          <w:szCs w:val="20"/>
          <w:lang w:bidi="ar"/>
        </w:rPr>
        <w:t>模型可视化</w:t>
      </w:r>
      <w:r w:rsidR="00607F74">
        <w:rPr>
          <w:rFonts w:ascii="Times New Roman" w:hAnsi="Times New Roman" w:hint="eastAsia"/>
          <w:kern w:val="2"/>
          <w:szCs w:val="20"/>
          <w:lang w:bidi="ar"/>
        </w:rPr>
        <w:t>通过</w:t>
      </w:r>
      <w:r w:rsidR="00607F74">
        <w:rPr>
          <w:rFonts w:ascii="Times New Roman" w:hAnsi="Times New Roman"/>
          <w:kern w:val="2"/>
          <w:szCs w:val="20"/>
          <w:lang w:bidi="ar"/>
        </w:rPr>
        <w:t>集成</w:t>
      </w:r>
      <w:r w:rsidR="00607F74" w:rsidRPr="00F37F3F">
        <w:rPr>
          <w:rFonts w:ascii="Times New Roman" w:hAnsi="Times New Roman"/>
          <w:i/>
        </w:rPr>
        <w:t>Graphvi</w:t>
      </w:r>
      <w:r w:rsidR="00607F74" w:rsidRPr="00F37F3F">
        <w:rPr>
          <w:rFonts w:ascii="Times New Roman" w:hAnsi="Times New Roman" w:cs="宋体"/>
          <w:i/>
          <w:kern w:val="2"/>
          <w:szCs w:val="20"/>
          <w:lang w:bidi="ar"/>
        </w:rPr>
        <w:t>z</w:t>
      </w:r>
      <w:r w:rsidR="00607F74">
        <w:rPr>
          <w:rFonts w:ascii="Times New Roman" w:hAnsi="Times New Roman" w:hint="eastAsia"/>
          <w:kern w:val="2"/>
          <w:szCs w:val="20"/>
          <w:lang w:bidi="ar"/>
        </w:rPr>
        <w:t>实现</w:t>
      </w:r>
      <w:ins w:id="194" w:author="a41255065@163.com" w:date="2017-11-14T10:25:00Z">
        <w:r w:rsidR="0059249A">
          <w:rPr>
            <w:rFonts w:ascii="Times New Roman" w:hAnsi="Times New Roman" w:hint="eastAsia"/>
            <w:kern w:val="2"/>
            <w:szCs w:val="20"/>
            <w:lang w:bidi="ar"/>
          </w:rPr>
          <w:t>，</w:t>
        </w:r>
      </w:ins>
      <w:del w:id="195" w:author="a41255065@163.com" w:date="2017-11-14T10:25:00Z">
        <w:r w:rsidR="00607F74" w:rsidDel="0059249A">
          <w:rPr>
            <w:rFonts w:ascii="Times New Roman" w:hAnsi="Times New Roman" w:hint="eastAsia"/>
            <w:kern w:val="2"/>
            <w:szCs w:val="20"/>
            <w:lang w:bidi="ar"/>
          </w:rPr>
          <w:delText>、</w:delText>
        </w:r>
      </w:del>
      <w:r w:rsidR="00607F74">
        <w:rPr>
          <w:rFonts w:ascii="Times New Roman" w:hAnsi="Times New Roman"/>
          <w:kern w:val="2"/>
          <w:szCs w:val="20"/>
          <w:lang w:bidi="ar"/>
        </w:rPr>
        <w:t>测试数据生成</w:t>
      </w:r>
      <w:r w:rsidR="00607F74">
        <w:rPr>
          <w:rFonts w:ascii="Times New Roman" w:hAnsi="Times New Roman" w:hint="eastAsia"/>
          <w:kern w:val="2"/>
          <w:szCs w:val="20"/>
          <w:lang w:bidi="ar"/>
        </w:rPr>
        <w:t>主要</w:t>
      </w:r>
      <w:r w:rsidR="00607F74">
        <w:rPr>
          <w:rFonts w:ascii="Times New Roman" w:hAnsi="Times New Roman"/>
          <w:kern w:val="2"/>
          <w:szCs w:val="20"/>
          <w:lang w:bidi="ar"/>
        </w:rPr>
        <w:t>通过集成</w:t>
      </w:r>
      <w:r w:rsidR="00607F74" w:rsidRPr="00607F74">
        <w:rPr>
          <w:rFonts w:ascii="Times New Roman" w:hAnsi="Times New Roman" w:hint="eastAsia"/>
          <w:i/>
          <w:kern w:val="2"/>
          <w:szCs w:val="20"/>
          <w:lang w:bidi="ar"/>
        </w:rPr>
        <w:t>Z3</w:t>
      </w:r>
      <w:r w:rsidR="00607F74">
        <w:rPr>
          <w:rFonts w:ascii="Times New Roman" w:hAnsi="Times New Roman" w:hint="eastAsia"/>
          <w:kern w:val="2"/>
          <w:szCs w:val="20"/>
          <w:lang w:bidi="ar"/>
        </w:rPr>
        <w:t>约束</w:t>
      </w:r>
      <w:r w:rsidR="00607F74">
        <w:rPr>
          <w:rFonts w:ascii="Times New Roman" w:hAnsi="Times New Roman"/>
          <w:kern w:val="2"/>
          <w:szCs w:val="20"/>
          <w:lang w:bidi="ar"/>
        </w:rPr>
        <w:t>求解器</w:t>
      </w:r>
      <w:r w:rsidR="00607F74">
        <w:rPr>
          <w:rFonts w:ascii="Times New Roman" w:hAnsi="Times New Roman" w:hint="eastAsia"/>
          <w:kern w:val="2"/>
          <w:szCs w:val="20"/>
          <w:lang w:bidi="ar"/>
        </w:rPr>
        <w:t>实现</w:t>
      </w:r>
      <w:ins w:id="196" w:author="a41255065@163.com" w:date="2017-11-14T10:25:00Z">
        <w:r w:rsidR="0059249A">
          <w:rPr>
            <w:rFonts w:ascii="Times New Roman" w:hAnsi="Times New Roman" w:hint="eastAsia"/>
            <w:kern w:val="2"/>
            <w:szCs w:val="20"/>
            <w:lang w:bidi="ar"/>
          </w:rPr>
          <w:t>，</w:t>
        </w:r>
      </w:ins>
      <w:del w:id="197" w:author="a41255065@163.com" w:date="2017-11-14T10:25:00Z">
        <w:r w:rsidR="00607F74" w:rsidDel="0059249A">
          <w:rPr>
            <w:rFonts w:ascii="Times New Roman" w:hAnsi="Times New Roman" w:hint="eastAsia"/>
            <w:kern w:val="2"/>
            <w:szCs w:val="20"/>
            <w:lang w:bidi="ar"/>
          </w:rPr>
          <w:delText>、</w:delText>
        </w:r>
      </w:del>
      <w:r w:rsidR="00607F74">
        <w:rPr>
          <w:rFonts w:ascii="Times New Roman" w:hAnsi="Times New Roman" w:cs="宋体"/>
          <w:kern w:val="2"/>
          <w:szCs w:val="20"/>
          <w:lang w:bidi="ar"/>
        </w:rPr>
        <w:t>测试用例</w:t>
      </w:r>
      <w:r w:rsidR="00607F74">
        <w:rPr>
          <w:rFonts w:ascii="Times New Roman" w:hAnsi="Times New Roman" w:cs="宋体" w:hint="eastAsia"/>
          <w:kern w:val="2"/>
          <w:szCs w:val="20"/>
          <w:lang w:bidi="ar"/>
        </w:rPr>
        <w:t>执行通过集成</w:t>
      </w:r>
      <w:r w:rsidR="00607F74" w:rsidRPr="00932F00">
        <w:rPr>
          <w:rFonts w:ascii="Times New Roman" w:hAnsi="Times New Roman" w:cs="宋体"/>
          <w:i/>
          <w:kern w:val="2"/>
          <w:szCs w:val="20"/>
          <w:lang w:bidi="ar"/>
        </w:rPr>
        <w:t>soapUI</w:t>
      </w:r>
      <w:r w:rsidR="00607F74">
        <w:rPr>
          <w:rFonts w:ascii="Times New Roman" w:hAnsi="Times New Roman" w:cs="宋体" w:hint="eastAsia"/>
          <w:kern w:val="2"/>
          <w:szCs w:val="20"/>
          <w:lang w:bidi="ar"/>
        </w:rPr>
        <w:t>模拟</w:t>
      </w:r>
      <w:r w:rsidR="00607F74">
        <w:rPr>
          <w:rFonts w:ascii="Times New Roman" w:hAnsi="Times New Roman" w:cs="宋体"/>
          <w:kern w:val="2"/>
          <w:szCs w:val="20"/>
          <w:lang w:bidi="ar"/>
        </w:rPr>
        <w:t>客户端</w:t>
      </w:r>
      <w:r w:rsidR="00607F74">
        <w:rPr>
          <w:rFonts w:ascii="Times New Roman" w:hAnsi="Times New Roman" w:cs="宋体" w:hint="eastAsia"/>
          <w:kern w:val="2"/>
          <w:szCs w:val="20"/>
          <w:lang w:bidi="ar"/>
        </w:rPr>
        <w:t>实现。</w:t>
      </w:r>
      <w:r w:rsidR="006E40E9" w:rsidRPr="006E40E9">
        <w:rPr>
          <w:rFonts w:ascii="Times New Roman" w:hAnsi="Times New Roman"/>
          <w:kern w:val="2"/>
          <w:szCs w:val="20"/>
          <w:lang w:bidi="ar"/>
        </w:rPr>
        <w:t>BMD_WSTCT</w:t>
      </w:r>
      <w:r w:rsidRPr="004E7C03">
        <w:rPr>
          <w:rFonts w:ascii="Times New Roman" w:hAnsi="Times New Roman" w:hint="eastAsia"/>
          <w:kern w:val="2"/>
          <w:szCs w:val="20"/>
          <w:lang w:bidi="ar"/>
        </w:rPr>
        <w:t>核心功能的类分为</w:t>
      </w:r>
      <w:r w:rsidRPr="004E7C03">
        <w:rPr>
          <w:rFonts w:ascii="Times New Roman" w:hAnsi="Times New Roman" w:hint="eastAsia"/>
          <w:kern w:val="2"/>
          <w:szCs w:val="20"/>
          <w:lang w:bidi="ar"/>
        </w:rPr>
        <w:t>5</w:t>
      </w:r>
      <w:r w:rsidRPr="004E7C03">
        <w:rPr>
          <w:rFonts w:ascii="Times New Roman" w:hAnsi="Times New Roman" w:hint="eastAsia"/>
          <w:kern w:val="2"/>
          <w:szCs w:val="20"/>
          <w:lang w:bidi="ar"/>
        </w:rPr>
        <w:t>大模块：</w:t>
      </w:r>
    </w:p>
    <w:p w14:paraId="2AA9F412" w14:textId="77777777" w:rsidR="005A3851" w:rsidRPr="004E7C03" w:rsidRDefault="009E1EE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b/>
        </w:rPr>
      </w:pPr>
      <w:r>
        <w:rPr>
          <w:rFonts w:ascii="Times New Roman" w:hAnsi="Times New Roman" w:cs="宋体" w:hint="eastAsia"/>
          <w:b/>
          <w:kern w:val="2"/>
          <w:szCs w:val="20"/>
          <w:lang w:bidi="ar"/>
        </w:rPr>
        <w:t>扩展</w:t>
      </w:r>
      <w:r>
        <w:rPr>
          <w:rFonts w:ascii="Times New Roman" w:hAnsi="Times New Roman" w:cs="宋体"/>
          <w:b/>
          <w:kern w:val="2"/>
          <w:szCs w:val="20"/>
          <w:lang w:bidi="ar"/>
        </w:rPr>
        <w:t>WSDL</w:t>
      </w:r>
      <w:r w:rsidR="00607F74">
        <w:rPr>
          <w:rFonts w:ascii="Times New Roman" w:hAnsi="Times New Roman" w:cs="宋体" w:hint="eastAsia"/>
          <w:b/>
          <w:kern w:val="2"/>
          <w:szCs w:val="20"/>
          <w:lang w:bidi="ar"/>
        </w:rPr>
        <w:t>解析</w:t>
      </w:r>
    </w:p>
    <w:p w14:paraId="55051507" w14:textId="2813313B" w:rsidR="005A3851" w:rsidRPr="004E7C03" w:rsidRDefault="0069507A" w:rsidP="00BD0246">
      <w:pPr>
        <w:pStyle w:val="aff6"/>
        <w:widowControl w:val="0"/>
        <w:spacing w:beforeLines="10" w:before="24" w:beforeAutospacing="0" w:afterLines="10" w:after="24" w:afterAutospacing="0" w:line="312" w:lineRule="auto"/>
        <w:ind w:leftChars="200" w:left="420"/>
        <w:jc w:val="both"/>
        <w:pPrChange w:id="198" w:author="a41255065@163.com" w:date="2017-11-14T10:28:00Z">
          <w:pPr>
            <w:pStyle w:val="aff6"/>
            <w:widowControl w:val="0"/>
            <w:spacing w:beforeLines="10" w:before="24" w:beforeAutospacing="0" w:afterLines="10" w:after="24" w:afterAutospacing="0" w:line="312" w:lineRule="auto"/>
            <w:ind w:firstLineChars="200" w:firstLine="480"/>
            <w:jc w:val="both"/>
          </w:pPr>
        </w:pPrChange>
      </w:pPr>
      <w:r w:rsidRPr="004E7C03">
        <w:rPr>
          <w:rFonts w:ascii="Times New Roman" w:hAnsi="Times New Roman" w:cs="宋体" w:hint="eastAsia"/>
          <w:kern w:val="2"/>
          <w:szCs w:val="20"/>
          <w:lang w:bidi="ar"/>
        </w:rPr>
        <w:t>主要对输入的</w:t>
      </w:r>
      <w:r w:rsidR="00197D65">
        <w:rPr>
          <w:rFonts w:ascii="Times New Roman" w:hAnsi="Times New Roman" w:cs="宋体" w:hint="eastAsia"/>
          <w:kern w:val="2"/>
          <w:szCs w:val="20"/>
          <w:lang w:bidi="ar"/>
        </w:rPr>
        <w:t>扩展</w:t>
      </w:r>
      <w:r w:rsidR="00197D65">
        <w:rPr>
          <w:rFonts w:ascii="Times New Roman" w:hAnsi="Times New Roman" w:cs="宋体" w:hint="eastAsia"/>
          <w:kern w:val="2"/>
          <w:szCs w:val="20"/>
          <w:lang w:bidi="ar"/>
        </w:rPr>
        <w:t>WSDL</w:t>
      </w:r>
      <w:r w:rsidRPr="004E7C03">
        <w:rPr>
          <w:rFonts w:ascii="Times New Roman" w:hAnsi="Times New Roman" w:cs="宋体" w:hint="eastAsia"/>
          <w:kern w:val="2"/>
          <w:szCs w:val="20"/>
          <w:lang w:bidi="ar"/>
        </w:rPr>
        <w:t>使用</w:t>
      </w:r>
      <w:r w:rsidR="00E57F54" w:rsidRPr="00E57F54">
        <w:rPr>
          <w:rFonts w:ascii="Times New Roman" w:hAnsi="Times New Roman" w:cs="宋体"/>
          <w:kern w:val="2"/>
          <w:szCs w:val="20"/>
          <w:lang w:bidi="ar"/>
        </w:rPr>
        <w:t>soapUI</w:t>
      </w:r>
      <w:r w:rsidR="00E57F54">
        <w:rPr>
          <w:rFonts w:ascii="Times New Roman" w:hAnsi="Times New Roman" w:cs="宋体" w:hint="eastAsia"/>
          <w:kern w:val="2"/>
          <w:szCs w:val="20"/>
          <w:lang w:bidi="ar"/>
        </w:rPr>
        <w:t>及</w:t>
      </w:r>
      <w:r w:rsidRPr="004E7C03">
        <w:rPr>
          <w:rFonts w:ascii="Times New Roman" w:hAnsi="Times New Roman" w:cs="宋体"/>
          <w:kern w:val="2"/>
          <w:szCs w:val="20"/>
          <w:lang w:bidi="ar"/>
        </w:rPr>
        <w:t>DOM4J</w:t>
      </w:r>
      <w:r w:rsidRPr="004E7C03">
        <w:rPr>
          <w:rFonts w:ascii="Times New Roman" w:hAnsi="Times New Roman" w:cs="宋体" w:hint="eastAsia"/>
          <w:kern w:val="2"/>
          <w:szCs w:val="20"/>
          <w:lang w:bidi="ar"/>
        </w:rPr>
        <w:t>技术进行解析，</w:t>
      </w:r>
      <w:r w:rsidR="00E57F54">
        <w:rPr>
          <w:rFonts w:ascii="Times New Roman" w:hAnsi="Times New Roman" w:cs="宋体" w:hint="eastAsia"/>
          <w:kern w:val="2"/>
          <w:szCs w:val="20"/>
          <w:lang w:bidi="ar"/>
        </w:rPr>
        <w:t>获取</w:t>
      </w:r>
      <w:r w:rsidR="006F56C5">
        <w:rPr>
          <w:rFonts w:ascii="Times New Roman" w:hAnsi="Times New Roman" w:cs="宋体" w:hint="eastAsia"/>
          <w:bCs/>
          <w:kern w:val="2"/>
          <w:szCs w:val="20"/>
          <w:lang w:bidi="ar"/>
        </w:rPr>
        <w:t>该服务的</w:t>
      </w:r>
      <w:r w:rsidR="006F56C5">
        <w:rPr>
          <w:rFonts w:ascii="Times New Roman" w:hAnsi="Times New Roman" w:cs="宋体"/>
          <w:bCs/>
          <w:kern w:val="2"/>
          <w:szCs w:val="20"/>
          <w:lang w:bidi="ar"/>
        </w:rPr>
        <w:t>约束描述、</w:t>
      </w:r>
      <w:del w:id="199" w:author="a41255065@163.com" w:date="2017-11-14T10:26:00Z">
        <w:r w:rsidR="006F56C5" w:rsidDel="00BD0246">
          <w:rPr>
            <w:rFonts w:ascii="Times New Roman" w:hAnsi="Times New Roman" w:cs="宋体"/>
            <w:bCs/>
            <w:kern w:val="2"/>
            <w:szCs w:val="20"/>
            <w:lang w:bidi="ar"/>
          </w:rPr>
          <w:delText>该服务</w:delText>
        </w:r>
      </w:del>
      <w:r w:rsidR="006F56C5">
        <w:rPr>
          <w:rFonts w:ascii="Times New Roman" w:hAnsi="Times New Roman" w:cs="宋体" w:hint="eastAsia"/>
          <w:bCs/>
          <w:kern w:val="2"/>
          <w:szCs w:val="20"/>
          <w:lang w:bidi="ar"/>
        </w:rPr>
        <w:t>提供的</w:t>
      </w:r>
      <w:r w:rsidR="006F56C5">
        <w:rPr>
          <w:rFonts w:ascii="Times New Roman" w:hAnsi="Times New Roman" w:cs="宋体"/>
          <w:bCs/>
          <w:kern w:val="2"/>
          <w:szCs w:val="20"/>
          <w:lang w:bidi="ar"/>
        </w:rPr>
        <w:t>操作</w:t>
      </w:r>
      <w:r w:rsidR="006F56C5">
        <w:rPr>
          <w:rFonts w:ascii="Times New Roman" w:hAnsi="Times New Roman" w:cs="宋体" w:hint="eastAsia"/>
          <w:bCs/>
          <w:kern w:val="2"/>
          <w:szCs w:val="20"/>
          <w:lang w:bidi="ar"/>
        </w:rPr>
        <w:t>、操作的</w:t>
      </w:r>
      <w:r w:rsidR="006F56C5">
        <w:rPr>
          <w:rFonts w:ascii="Times New Roman" w:hAnsi="Times New Roman" w:cs="宋体"/>
          <w:bCs/>
          <w:kern w:val="2"/>
          <w:szCs w:val="20"/>
          <w:lang w:bidi="ar"/>
        </w:rPr>
        <w:t>输入</w:t>
      </w:r>
      <w:ins w:id="200" w:author="a41255065@163.com" w:date="2017-11-14T10:27:00Z">
        <w:r w:rsidR="00BD0246">
          <w:rPr>
            <w:rFonts w:ascii="Times New Roman" w:hAnsi="Times New Roman" w:cs="宋体" w:hint="eastAsia"/>
            <w:bCs/>
            <w:kern w:val="2"/>
            <w:szCs w:val="20"/>
            <w:lang w:bidi="ar"/>
          </w:rPr>
          <w:t>/</w:t>
        </w:r>
      </w:ins>
      <w:r w:rsidR="006F56C5">
        <w:rPr>
          <w:rFonts w:ascii="Times New Roman" w:hAnsi="Times New Roman" w:cs="宋体"/>
          <w:bCs/>
          <w:kern w:val="2"/>
          <w:szCs w:val="20"/>
          <w:lang w:bidi="ar"/>
        </w:rPr>
        <w:t>输出</w:t>
      </w:r>
      <w:r w:rsidR="006F56C5">
        <w:rPr>
          <w:rFonts w:ascii="Times New Roman" w:hAnsi="Times New Roman" w:cs="宋体" w:hint="eastAsia"/>
          <w:bCs/>
          <w:kern w:val="2"/>
          <w:szCs w:val="20"/>
          <w:lang w:bidi="ar"/>
        </w:rPr>
        <w:t>参数列表、</w:t>
      </w:r>
      <w:r w:rsidR="006F56C5">
        <w:rPr>
          <w:rFonts w:ascii="Times New Roman" w:hAnsi="Times New Roman" w:cs="宋体"/>
          <w:bCs/>
          <w:kern w:val="2"/>
          <w:szCs w:val="20"/>
          <w:lang w:bidi="ar"/>
        </w:rPr>
        <w:t>操作调用</w:t>
      </w:r>
      <w:r w:rsidR="006F56C5">
        <w:rPr>
          <w:rFonts w:ascii="Times New Roman" w:hAnsi="Times New Roman" w:cs="宋体" w:hint="eastAsia"/>
          <w:bCs/>
          <w:kern w:val="2"/>
          <w:szCs w:val="20"/>
          <w:lang w:bidi="ar"/>
        </w:rPr>
        <w:t>消息框架以及</w:t>
      </w:r>
      <w:r w:rsidR="006F56C5">
        <w:rPr>
          <w:rFonts w:ascii="Times New Roman" w:hAnsi="Times New Roman" w:cs="宋体"/>
          <w:bCs/>
          <w:kern w:val="2"/>
          <w:szCs w:val="20"/>
          <w:lang w:bidi="ar"/>
        </w:rPr>
        <w:t>操作的</w:t>
      </w:r>
      <w:r w:rsidR="006F56C5">
        <w:rPr>
          <w:rFonts w:ascii="Times New Roman" w:hAnsi="Times New Roman" w:cs="宋体" w:hint="eastAsia"/>
          <w:bCs/>
          <w:kern w:val="2"/>
          <w:szCs w:val="20"/>
          <w:lang w:bidi="ar"/>
        </w:rPr>
        <w:t>约束描述，</w:t>
      </w:r>
      <w:r w:rsidR="006F56C5">
        <w:rPr>
          <w:rFonts w:ascii="Times New Roman" w:hAnsi="Times New Roman" w:cs="宋体"/>
          <w:bCs/>
          <w:kern w:val="2"/>
          <w:szCs w:val="20"/>
          <w:lang w:bidi="ar"/>
        </w:rPr>
        <w:t>存储</w:t>
      </w:r>
      <w:r w:rsidR="00905F0E">
        <w:rPr>
          <w:rFonts w:ascii="Times New Roman" w:hAnsi="Times New Roman" w:cs="宋体" w:hint="eastAsia"/>
          <w:bCs/>
          <w:kern w:val="2"/>
          <w:szCs w:val="20"/>
          <w:lang w:bidi="ar"/>
        </w:rPr>
        <w:t>约束</w:t>
      </w:r>
      <w:r w:rsidR="006F56C5">
        <w:rPr>
          <w:rFonts w:ascii="Times New Roman" w:hAnsi="Times New Roman" w:cs="宋体" w:hint="eastAsia"/>
          <w:bCs/>
          <w:kern w:val="2"/>
          <w:szCs w:val="20"/>
          <w:lang w:bidi="ar"/>
        </w:rPr>
        <w:t>解析结果</w:t>
      </w:r>
      <w:r w:rsidR="0091467C">
        <w:rPr>
          <w:rFonts w:ascii="Times New Roman" w:hAnsi="Times New Roman" w:cs="宋体" w:hint="eastAsia"/>
          <w:bCs/>
          <w:kern w:val="2"/>
          <w:szCs w:val="20"/>
          <w:lang w:bidi="ar"/>
        </w:rPr>
        <w:t>（约束</w:t>
      </w:r>
      <w:r w:rsidR="0091467C">
        <w:rPr>
          <w:rFonts w:ascii="Times New Roman" w:hAnsi="Times New Roman" w:cs="宋体"/>
          <w:bCs/>
          <w:kern w:val="2"/>
          <w:szCs w:val="20"/>
          <w:lang w:bidi="ar"/>
        </w:rPr>
        <w:t>文档</w:t>
      </w:r>
      <w:r w:rsidR="0091467C">
        <w:rPr>
          <w:rFonts w:ascii="Times New Roman" w:hAnsi="Times New Roman" w:cs="宋体" w:hint="eastAsia"/>
          <w:bCs/>
          <w:kern w:val="2"/>
          <w:szCs w:val="20"/>
          <w:lang w:bidi="ar"/>
        </w:rPr>
        <w:t>）</w:t>
      </w:r>
      <w:r w:rsidR="006F56C5" w:rsidRPr="00137FDD">
        <w:rPr>
          <w:rFonts w:ascii="Times New Roman" w:hAnsi="Times New Roman" w:cs="宋体" w:hint="eastAsia"/>
          <w:bCs/>
          <w:kern w:val="2"/>
          <w:szCs w:val="20"/>
          <w:lang w:bidi="ar"/>
        </w:rPr>
        <w:t>。</w:t>
      </w:r>
    </w:p>
    <w:p w14:paraId="3F049A1D" w14:textId="266B6E4E" w:rsidR="005A3851" w:rsidRPr="009145D1" w:rsidRDefault="009145D1" w:rsidP="009145D1">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ReadWsdl</w:t>
      </w:r>
      <w:r w:rsidR="0069507A" w:rsidRPr="00E914DD">
        <w:rPr>
          <w:rFonts w:ascii="Times New Roman" w:hAnsi="Times New Roman" w:cs="宋体" w:hint="eastAsia"/>
          <w:b/>
          <w:kern w:val="2"/>
          <w:szCs w:val="20"/>
          <w:lang w:bidi="ar"/>
        </w:rPr>
        <w:t>类：</w:t>
      </w:r>
      <w:r w:rsidR="0069507A" w:rsidRPr="004E7C03">
        <w:rPr>
          <w:rFonts w:ascii="Times New Roman" w:hAnsi="Times New Roman" w:cs="宋体" w:hint="eastAsia"/>
          <w:kern w:val="2"/>
          <w:szCs w:val="20"/>
          <w:lang w:bidi="ar"/>
        </w:rPr>
        <w:t>用于解析</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sidR="0069507A" w:rsidRPr="004E7C03">
        <w:rPr>
          <w:rFonts w:ascii="Times New Roman" w:hAnsi="Times New Roman" w:cs="宋体" w:hint="eastAsia"/>
          <w:kern w:val="2"/>
          <w:szCs w:val="20"/>
          <w:lang w:bidi="ar"/>
        </w:rPr>
        <w:t>文件，获取</w:t>
      </w:r>
      <w:r w:rsidR="0091467C">
        <w:rPr>
          <w:rFonts w:ascii="Times New Roman" w:hAnsi="Times New Roman" w:cs="宋体"/>
          <w:bCs/>
          <w:kern w:val="2"/>
          <w:szCs w:val="20"/>
          <w:lang w:bidi="ar"/>
        </w:rPr>
        <w:t>服务</w:t>
      </w:r>
      <w:r w:rsidR="0091467C">
        <w:rPr>
          <w:rFonts w:ascii="Times New Roman" w:hAnsi="Times New Roman" w:cs="宋体" w:hint="eastAsia"/>
          <w:bCs/>
          <w:kern w:val="2"/>
          <w:szCs w:val="20"/>
          <w:lang w:bidi="ar"/>
        </w:rPr>
        <w:t>提供的</w:t>
      </w:r>
      <w:r w:rsidR="0091467C">
        <w:rPr>
          <w:rFonts w:ascii="Times New Roman" w:hAnsi="Times New Roman" w:cs="宋体"/>
          <w:bCs/>
          <w:kern w:val="2"/>
          <w:szCs w:val="20"/>
          <w:lang w:bidi="ar"/>
        </w:rPr>
        <w:t>操作</w:t>
      </w:r>
      <w:r w:rsidR="0091467C">
        <w:rPr>
          <w:rFonts w:ascii="Times New Roman" w:hAnsi="Times New Roman" w:cs="宋体" w:hint="eastAsia"/>
          <w:bCs/>
          <w:kern w:val="2"/>
          <w:szCs w:val="20"/>
          <w:lang w:bidi="ar"/>
        </w:rPr>
        <w:t>、操作的</w:t>
      </w:r>
      <w:r w:rsidR="0091467C">
        <w:rPr>
          <w:rFonts w:ascii="Times New Roman" w:hAnsi="Times New Roman" w:cs="宋体"/>
          <w:bCs/>
          <w:kern w:val="2"/>
          <w:szCs w:val="20"/>
          <w:lang w:bidi="ar"/>
        </w:rPr>
        <w:t>输入</w:t>
      </w:r>
      <w:ins w:id="201" w:author="a41255065@163.com" w:date="2017-11-14T10:27:00Z">
        <w:r w:rsidR="00BD0246">
          <w:rPr>
            <w:rFonts w:ascii="Times New Roman" w:hAnsi="Times New Roman" w:cs="宋体" w:hint="eastAsia"/>
            <w:bCs/>
            <w:kern w:val="2"/>
            <w:szCs w:val="20"/>
            <w:lang w:bidi="ar"/>
          </w:rPr>
          <w:t>/</w:t>
        </w:r>
      </w:ins>
      <w:r w:rsidR="0091467C">
        <w:rPr>
          <w:rFonts w:ascii="Times New Roman" w:hAnsi="Times New Roman" w:cs="宋体"/>
          <w:bCs/>
          <w:kern w:val="2"/>
          <w:szCs w:val="20"/>
          <w:lang w:bidi="ar"/>
        </w:rPr>
        <w:t>输出</w:t>
      </w:r>
      <w:r w:rsidR="0091467C">
        <w:rPr>
          <w:rFonts w:ascii="Times New Roman" w:hAnsi="Times New Roman" w:cs="宋体" w:hint="eastAsia"/>
          <w:bCs/>
          <w:kern w:val="2"/>
          <w:szCs w:val="20"/>
          <w:lang w:bidi="ar"/>
        </w:rPr>
        <w:t>参数列表、</w:t>
      </w:r>
      <w:r w:rsidR="0091467C">
        <w:rPr>
          <w:rFonts w:ascii="Times New Roman" w:hAnsi="Times New Roman" w:cs="宋体"/>
          <w:bCs/>
          <w:kern w:val="2"/>
          <w:szCs w:val="20"/>
          <w:lang w:bidi="ar"/>
        </w:rPr>
        <w:t>操作调用</w:t>
      </w:r>
      <w:r w:rsidR="0091467C">
        <w:rPr>
          <w:rFonts w:ascii="Times New Roman" w:hAnsi="Times New Roman" w:cs="宋体" w:hint="eastAsia"/>
          <w:bCs/>
          <w:kern w:val="2"/>
          <w:szCs w:val="20"/>
          <w:lang w:bidi="ar"/>
        </w:rPr>
        <w:t>消息框架以及</w:t>
      </w:r>
      <w:r w:rsidR="0091467C">
        <w:rPr>
          <w:rFonts w:ascii="Times New Roman" w:hAnsi="Times New Roman" w:cs="宋体"/>
          <w:bCs/>
          <w:kern w:val="2"/>
          <w:szCs w:val="20"/>
          <w:lang w:bidi="ar"/>
        </w:rPr>
        <w:t>操作的</w:t>
      </w:r>
      <w:r w:rsidR="0091467C">
        <w:rPr>
          <w:rFonts w:ascii="Times New Roman" w:hAnsi="Times New Roman" w:cs="宋体" w:hint="eastAsia"/>
          <w:bCs/>
          <w:kern w:val="2"/>
          <w:szCs w:val="20"/>
          <w:lang w:bidi="ar"/>
        </w:rPr>
        <w:t>约束描述，</w:t>
      </w:r>
      <w:r w:rsidR="0091467C">
        <w:rPr>
          <w:rFonts w:ascii="Times New Roman" w:hAnsi="Times New Roman" w:cs="宋体"/>
          <w:bCs/>
          <w:kern w:val="2"/>
          <w:szCs w:val="20"/>
          <w:lang w:bidi="ar"/>
        </w:rPr>
        <w:t>存储</w:t>
      </w:r>
      <w:r w:rsidR="0091467C">
        <w:rPr>
          <w:rFonts w:ascii="Times New Roman" w:hAnsi="Times New Roman" w:cs="宋体" w:hint="eastAsia"/>
          <w:bCs/>
          <w:kern w:val="2"/>
          <w:szCs w:val="20"/>
          <w:lang w:bidi="ar"/>
        </w:rPr>
        <w:t>约束解析结果</w:t>
      </w:r>
      <w:r w:rsidR="0069507A" w:rsidRPr="004E7C03">
        <w:rPr>
          <w:rFonts w:ascii="Times New Roman" w:hAnsi="Times New Roman" w:cs="宋体" w:hint="eastAsia"/>
          <w:kern w:val="2"/>
          <w:szCs w:val="20"/>
          <w:lang w:bidi="ar"/>
        </w:rPr>
        <w:t>。</w:t>
      </w:r>
    </w:p>
    <w:p w14:paraId="2E992BF1" w14:textId="77777777" w:rsidR="00261452" w:rsidRDefault="00261452" w:rsidP="00261452">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SampleSoapBuilder</w:t>
      </w:r>
      <w:r w:rsidR="00E914DD">
        <w:rPr>
          <w:rFonts w:ascii="Times New Roman" w:hAnsi="Times New Roman" w:cs="宋体" w:hint="eastAsia"/>
          <w:b/>
          <w:kern w:val="2"/>
          <w:szCs w:val="20"/>
          <w:lang w:bidi="ar"/>
        </w:rPr>
        <w:t>类</w:t>
      </w:r>
      <w:r>
        <w:rPr>
          <w:rFonts w:hint="eastAsia"/>
        </w:rPr>
        <w:t>：</w:t>
      </w:r>
      <w:r w:rsidR="00E914DD">
        <w:rPr>
          <w:rFonts w:hint="eastAsia"/>
        </w:rPr>
        <w:t>用于</w:t>
      </w:r>
      <w:r w:rsidR="00E914DD">
        <w:t>解析操作的输入输出</w:t>
      </w:r>
      <w:r w:rsidR="00E2451C">
        <w:rPr>
          <w:rFonts w:hint="eastAsia"/>
        </w:rPr>
        <w:t>格式</w:t>
      </w:r>
      <w:r w:rsidR="00606169">
        <w:rPr>
          <w:rFonts w:hint="eastAsia"/>
        </w:rPr>
        <w:t>要求</w:t>
      </w:r>
      <w:r w:rsidR="0091467C">
        <w:rPr>
          <w:rFonts w:hint="eastAsia"/>
        </w:rPr>
        <w:t>，输入</w:t>
      </w:r>
      <w:r w:rsidR="0091467C">
        <w:t>操作对象，解析</w:t>
      </w:r>
      <w:r w:rsidR="0091467C">
        <w:rPr>
          <w:rFonts w:hint="eastAsia"/>
        </w:rPr>
        <w:t>扩展</w:t>
      </w:r>
      <w:r w:rsidR="0091467C" w:rsidRPr="0091467C">
        <w:rPr>
          <w:rFonts w:ascii="Times New Roman" w:hAnsi="Times New Roman" w:cs="宋体" w:hint="eastAsia"/>
          <w:kern w:val="2"/>
          <w:szCs w:val="20"/>
          <w:lang w:bidi="ar"/>
        </w:rPr>
        <w:t>WSDL</w:t>
      </w:r>
      <w:r w:rsidR="0091467C" w:rsidRPr="0091467C">
        <w:rPr>
          <w:rFonts w:ascii="Times New Roman" w:hAnsi="Times New Roman" w:cs="宋体" w:hint="eastAsia"/>
          <w:kern w:val="2"/>
          <w:szCs w:val="20"/>
          <w:lang w:bidi="ar"/>
        </w:rPr>
        <w:t>文</w:t>
      </w:r>
      <w:r w:rsidR="0091467C">
        <w:rPr>
          <w:rFonts w:hint="eastAsia"/>
        </w:rPr>
        <w:t>档获取</w:t>
      </w:r>
      <w:r w:rsidR="0091467C">
        <w:t>该对象的输入输出</w:t>
      </w:r>
      <w:r w:rsidR="0091467C">
        <w:rPr>
          <w:rFonts w:hint="eastAsia"/>
        </w:rPr>
        <w:t>参数格式</w:t>
      </w:r>
      <w:r w:rsidR="0091467C">
        <w:t>、</w:t>
      </w:r>
      <w:r w:rsidR="0091467C">
        <w:rPr>
          <w:rFonts w:hint="eastAsia"/>
        </w:rPr>
        <w:t>名称、</w:t>
      </w:r>
      <w:r w:rsidR="0091467C">
        <w:t>类型及其约束</w:t>
      </w:r>
      <w:r w:rsidR="00E2451C">
        <w:rPr>
          <w:rFonts w:hint="eastAsia"/>
        </w:rPr>
        <w:t>。</w:t>
      </w:r>
    </w:p>
    <w:p w14:paraId="45379B7C" w14:textId="77777777" w:rsidR="005A3851" w:rsidRPr="004E7C03" w:rsidRDefault="00261452" w:rsidP="00E2451C">
      <w:pPr>
        <w:pStyle w:val="aff6"/>
        <w:widowControl w:val="0"/>
        <w:numPr>
          <w:ilvl w:val="0"/>
          <w:numId w:val="25"/>
        </w:numPr>
        <w:spacing w:beforeLines="10" w:before="24" w:beforeAutospacing="0" w:afterLines="10" w:after="24" w:afterAutospacing="0" w:line="312" w:lineRule="auto"/>
        <w:jc w:val="both"/>
      </w:pPr>
      <w:r w:rsidRPr="00E914DD">
        <w:rPr>
          <w:rFonts w:ascii="Times New Roman" w:hAnsi="Times New Roman" w:cs="宋体"/>
          <w:b/>
          <w:kern w:val="2"/>
          <w:szCs w:val="20"/>
          <w:lang w:bidi="ar"/>
        </w:rPr>
        <w:t>XmlInputFormat</w:t>
      </w:r>
      <w:r w:rsidR="0099389A" w:rsidRPr="00E914DD">
        <w:rPr>
          <w:rFonts w:ascii="Times New Roman" w:hAnsi="Times New Roman" w:cs="宋体" w:hint="eastAsia"/>
          <w:b/>
          <w:kern w:val="2"/>
          <w:szCs w:val="20"/>
          <w:lang w:bidi="ar"/>
        </w:rPr>
        <w:t>类</w:t>
      </w:r>
      <w:r w:rsidR="0099389A">
        <w:t>：</w:t>
      </w:r>
      <w:r w:rsidR="0099389A" w:rsidRPr="004E7C03">
        <w:rPr>
          <w:rFonts w:ascii="Times New Roman" w:hAnsi="Times New Roman" w:cs="宋体" w:hint="eastAsia"/>
          <w:kern w:val="2"/>
          <w:szCs w:val="20"/>
          <w:lang w:bidi="ar"/>
        </w:rPr>
        <w:t>用于存储</w:t>
      </w:r>
      <w:r w:rsidR="00E914DD">
        <w:rPr>
          <w:rFonts w:ascii="Times New Roman" w:hAnsi="Times New Roman" w:cs="宋体" w:hint="eastAsia"/>
          <w:kern w:val="2"/>
          <w:szCs w:val="20"/>
          <w:lang w:bidi="ar"/>
        </w:rPr>
        <w:t>操作</w:t>
      </w:r>
      <w:r w:rsidR="0099389A">
        <w:t>输入</w:t>
      </w:r>
      <w:r w:rsidR="0099389A">
        <w:rPr>
          <w:rFonts w:hint="eastAsia"/>
        </w:rPr>
        <w:t>参数</w:t>
      </w:r>
      <w:r w:rsidR="00E914DD">
        <w:rPr>
          <w:rFonts w:hint="eastAsia"/>
        </w:rPr>
        <w:t>名称</w:t>
      </w:r>
      <w:r w:rsidR="00E914DD">
        <w:t>、类型</w:t>
      </w:r>
      <w:r w:rsidR="00E914DD">
        <w:rPr>
          <w:rFonts w:hint="eastAsia"/>
        </w:rPr>
        <w:t>及其</w:t>
      </w:r>
      <w:r w:rsidR="0099389A">
        <w:rPr>
          <w:rFonts w:hint="eastAsia"/>
        </w:rPr>
        <w:t>约束</w:t>
      </w:r>
      <w:r w:rsidR="00E914DD">
        <w:rPr>
          <w:rFonts w:hint="eastAsia"/>
        </w:rPr>
        <w:t>。</w:t>
      </w:r>
    </w:p>
    <w:p w14:paraId="0154C336" w14:textId="77777777" w:rsidR="005A3851" w:rsidRPr="004E7C03" w:rsidRDefault="009145D1"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行为模型生成</w:t>
      </w:r>
    </w:p>
    <w:p w14:paraId="2BD195F5" w14:textId="77777777" w:rsidR="005A3851" w:rsidRPr="004E7C03" w:rsidRDefault="0069507A" w:rsidP="00BD0246">
      <w:pPr>
        <w:pStyle w:val="aff6"/>
        <w:widowControl w:val="0"/>
        <w:spacing w:beforeLines="10" w:before="24" w:beforeAutospacing="0" w:afterLines="10" w:after="24" w:afterAutospacing="0" w:line="312" w:lineRule="auto"/>
        <w:ind w:leftChars="200" w:left="420"/>
        <w:jc w:val="both"/>
        <w:pPrChange w:id="202" w:author="a41255065@163.com" w:date="2017-11-14T10:28:00Z">
          <w:pPr>
            <w:pStyle w:val="aff6"/>
            <w:widowControl w:val="0"/>
            <w:spacing w:beforeLines="10" w:before="24" w:beforeAutospacing="0" w:afterLines="10" w:after="24" w:afterAutospacing="0" w:line="312" w:lineRule="auto"/>
            <w:ind w:firstLineChars="200" w:firstLine="480"/>
            <w:jc w:val="both"/>
          </w:pPr>
        </w:pPrChange>
      </w:pPr>
      <w:r w:rsidRPr="004E7C03">
        <w:rPr>
          <w:rFonts w:ascii="Times New Roman" w:hAnsi="Times New Roman" w:cs="宋体" w:hint="eastAsia"/>
          <w:kern w:val="2"/>
          <w:szCs w:val="20"/>
          <w:lang w:bidi="ar"/>
        </w:rPr>
        <w:t>用于根据</w:t>
      </w:r>
      <w:r w:rsidR="00E2451C">
        <w:rPr>
          <w:rFonts w:ascii="Times New Roman" w:hAnsi="Times New Roman" w:cs="宋体" w:hint="eastAsia"/>
          <w:kern w:val="2"/>
          <w:szCs w:val="20"/>
          <w:lang w:bidi="ar"/>
        </w:rPr>
        <w:t>扩展</w:t>
      </w:r>
      <w:r w:rsidR="00E2451C">
        <w:rPr>
          <w:rFonts w:ascii="Times New Roman" w:hAnsi="Times New Roman" w:cs="宋体" w:hint="eastAsia"/>
          <w:kern w:val="2"/>
          <w:szCs w:val="20"/>
          <w:lang w:bidi="ar"/>
        </w:rPr>
        <w:t>WSDL</w:t>
      </w:r>
      <w:r w:rsidR="00E2451C">
        <w:rPr>
          <w:rFonts w:ascii="Times New Roman" w:hAnsi="Times New Roman" w:cs="宋体" w:hint="eastAsia"/>
          <w:kern w:val="2"/>
          <w:szCs w:val="20"/>
          <w:lang w:bidi="ar"/>
        </w:rPr>
        <w:t>文档解析获得的约束</w:t>
      </w:r>
      <w:r w:rsidR="00E2451C">
        <w:rPr>
          <w:rFonts w:ascii="Times New Roman" w:hAnsi="Times New Roman" w:cs="宋体"/>
          <w:kern w:val="2"/>
          <w:szCs w:val="20"/>
          <w:lang w:bidi="ar"/>
        </w:rPr>
        <w:t>文档</w:t>
      </w:r>
      <w:r w:rsidRPr="004E7C03">
        <w:rPr>
          <w:rFonts w:ascii="Times New Roman" w:hAnsi="Times New Roman" w:cs="宋体" w:hint="eastAsia"/>
          <w:kern w:val="2"/>
          <w:szCs w:val="20"/>
          <w:lang w:bidi="ar"/>
        </w:rPr>
        <w:t>生成</w:t>
      </w:r>
      <w:r w:rsidR="00E2451C">
        <w:rPr>
          <w:rFonts w:ascii="Times New Roman" w:hAnsi="Times New Roman" w:cs="宋体" w:hint="eastAsia"/>
          <w:kern w:val="2"/>
          <w:szCs w:val="20"/>
          <w:lang w:bidi="ar"/>
        </w:rPr>
        <w:t>W</w:t>
      </w:r>
      <w:r w:rsidR="00E2451C">
        <w:rPr>
          <w:rFonts w:ascii="Times New Roman" w:hAnsi="Times New Roman" w:cs="宋体"/>
          <w:kern w:val="2"/>
          <w:szCs w:val="20"/>
          <w:lang w:bidi="ar"/>
        </w:rPr>
        <w:t>eb</w:t>
      </w:r>
      <w:r w:rsidR="00E2451C">
        <w:rPr>
          <w:rFonts w:ascii="Times New Roman" w:hAnsi="Times New Roman" w:cs="宋体" w:hint="eastAsia"/>
          <w:kern w:val="2"/>
          <w:szCs w:val="20"/>
          <w:lang w:bidi="ar"/>
        </w:rPr>
        <w:t>服务</w:t>
      </w:r>
      <w:r w:rsidR="00E2451C">
        <w:rPr>
          <w:rFonts w:ascii="Times New Roman" w:hAnsi="Times New Roman" w:cs="宋体"/>
          <w:kern w:val="2"/>
          <w:szCs w:val="20"/>
          <w:lang w:bidi="ar"/>
        </w:rPr>
        <w:t>行为模型图</w:t>
      </w:r>
      <w:r w:rsidR="00E2451C">
        <w:rPr>
          <w:rFonts w:ascii="Times New Roman" w:hAnsi="Times New Roman" w:cs="宋体" w:hint="eastAsia"/>
          <w:kern w:val="2"/>
          <w:szCs w:val="20"/>
          <w:lang w:bidi="ar"/>
        </w:rPr>
        <w:t>。</w:t>
      </w:r>
    </w:p>
    <w:p w14:paraId="22729958" w14:textId="77777777" w:rsidR="009145D1" w:rsidRPr="00E2451C" w:rsidRDefault="00E2451C" w:rsidP="00E2451C">
      <w:pPr>
        <w:pStyle w:val="aff6"/>
        <w:widowControl w:val="0"/>
        <w:numPr>
          <w:ilvl w:val="0"/>
          <w:numId w:val="25"/>
        </w:numPr>
        <w:spacing w:beforeLines="10" w:before="24" w:beforeAutospacing="0" w:afterLines="10" w:after="24" w:afterAutospacing="0" w:line="312" w:lineRule="auto"/>
        <w:jc w:val="both"/>
        <w:rPr>
          <w:rFonts w:ascii="Times New Roman" w:hAnsi="Times New Roman" w:cs="宋体"/>
          <w:b/>
          <w:kern w:val="2"/>
          <w:szCs w:val="20"/>
          <w:lang w:bidi="ar"/>
        </w:rPr>
      </w:pPr>
      <w:r w:rsidRPr="00E2451C">
        <w:rPr>
          <w:rFonts w:ascii="Times New Roman" w:hAnsi="Times New Roman" w:cs="宋体" w:hint="eastAsia"/>
          <w:b/>
          <w:kern w:val="2"/>
          <w:szCs w:val="20"/>
          <w:lang w:bidi="ar"/>
        </w:rPr>
        <w:t>G</w:t>
      </w:r>
      <w:r w:rsidRPr="00E2451C">
        <w:rPr>
          <w:rFonts w:ascii="Times New Roman" w:hAnsi="Times New Roman" w:cs="宋体"/>
          <w:b/>
          <w:kern w:val="2"/>
          <w:szCs w:val="20"/>
          <w:lang w:bidi="ar"/>
        </w:rPr>
        <w:t>raph</w:t>
      </w:r>
      <w:r w:rsidRPr="00E2451C">
        <w:rPr>
          <w:rFonts w:ascii="Times New Roman" w:hAnsi="Times New Roman" w:cs="宋体"/>
          <w:b/>
          <w:kern w:val="2"/>
          <w:szCs w:val="20"/>
          <w:lang w:bidi="ar"/>
        </w:rPr>
        <w:t>类：</w:t>
      </w:r>
      <w:r w:rsidRPr="00E2451C">
        <w:rPr>
          <w:rFonts w:ascii="Times New Roman" w:hAnsi="Times New Roman" w:cs="宋体"/>
          <w:kern w:val="2"/>
          <w:szCs w:val="20"/>
          <w:lang w:bidi="ar"/>
        </w:rPr>
        <w:t>行为模型</w:t>
      </w:r>
      <w:r w:rsidRPr="00E2451C">
        <w:rPr>
          <w:rFonts w:ascii="Times New Roman" w:hAnsi="Times New Roman" w:cs="宋体" w:hint="eastAsia"/>
          <w:kern w:val="2"/>
          <w:szCs w:val="20"/>
          <w:lang w:bidi="ar"/>
        </w:rPr>
        <w:t>定义类</w:t>
      </w:r>
      <w:r w:rsidRPr="00E2451C">
        <w:rPr>
          <w:rFonts w:ascii="Times New Roman" w:hAnsi="Times New Roman" w:cs="宋体"/>
          <w:kern w:val="2"/>
          <w:szCs w:val="20"/>
          <w:lang w:bidi="ar"/>
        </w:rPr>
        <w:t>，</w:t>
      </w:r>
      <w:r w:rsidRPr="00E2451C">
        <w:rPr>
          <w:rFonts w:ascii="Times New Roman" w:hAnsi="Times New Roman" w:cs="宋体" w:hint="eastAsia"/>
          <w:kern w:val="2"/>
          <w:szCs w:val="20"/>
          <w:lang w:bidi="ar"/>
        </w:rPr>
        <w:t>用于</w:t>
      </w:r>
      <w:r w:rsidR="0091467C">
        <w:rPr>
          <w:rFonts w:ascii="Times New Roman" w:hAnsi="Times New Roman" w:cs="宋体" w:hint="eastAsia"/>
          <w:kern w:val="2"/>
          <w:szCs w:val="20"/>
          <w:lang w:bidi="ar"/>
        </w:rPr>
        <w:t>描述</w:t>
      </w:r>
      <w:r w:rsidRPr="00E2451C">
        <w:rPr>
          <w:rFonts w:ascii="Times New Roman" w:hAnsi="Times New Roman" w:cs="宋体" w:hint="eastAsia"/>
          <w:kern w:val="2"/>
          <w:szCs w:val="20"/>
          <w:lang w:bidi="ar"/>
        </w:rPr>
        <w:t>W</w:t>
      </w:r>
      <w:r w:rsidRPr="00E2451C">
        <w:rPr>
          <w:rFonts w:ascii="Times New Roman" w:hAnsi="Times New Roman" w:cs="宋体"/>
          <w:kern w:val="2"/>
          <w:szCs w:val="20"/>
          <w:lang w:bidi="ar"/>
        </w:rPr>
        <w:t>eb</w:t>
      </w:r>
      <w:r w:rsidRPr="00E2451C">
        <w:rPr>
          <w:rFonts w:ascii="Times New Roman" w:hAnsi="Times New Roman" w:cs="宋体" w:hint="eastAsia"/>
          <w:kern w:val="2"/>
          <w:szCs w:val="20"/>
          <w:lang w:bidi="ar"/>
        </w:rPr>
        <w:t>服务</w:t>
      </w:r>
      <w:r w:rsidRPr="00E2451C">
        <w:rPr>
          <w:rFonts w:ascii="Times New Roman" w:hAnsi="Times New Roman" w:cs="宋体"/>
          <w:kern w:val="2"/>
          <w:szCs w:val="20"/>
          <w:lang w:bidi="ar"/>
        </w:rPr>
        <w:t>行为模型</w:t>
      </w:r>
      <w:r w:rsidR="006977DF">
        <w:rPr>
          <w:rFonts w:ascii="Times New Roman" w:hAnsi="Times New Roman" w:cs="宋体" w:hint="eastAsia"/>
          <w:kern w:val="2"/>
          <w:szCs w:val="20"/>
          <w:lang w:bidi="ar"/>
        </w:rPr>
        <w:t>。</w:t>
      </w:r>
    </w:p>
    <w:p w14:paraId="217192EF" w14:textId="77777777" w:rsidR="009145D1" w:rsidRPr="00606169" w:rsidRDefault="00E2451C" w:rsidP="006977DF">
      <w:pPr>
        <w:pStyle w:val="aff6"/>
        <w:widowControl w:val="0"/>
        <w:numPr>
          <w:ilvl w:val="0"/>
          <w:numId w:val="26"/>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
      <w:r w:rsidRPr="00E2451C">
        <w:rPr>
          <w:rFonts w:ascii="Times New Roman" w:hAnsi="Times New Roman" w:cs="宋体" w:hint="eastAsia"/>
          <w:b/>
          <w:kern w:val="2"/>
          <w:szCs w:val="20"/>
          <w:lang w:bidi="ar"/>
        </w:rPr>
        <w:t>C</w:t>
      </w:r>
      <w:r w:rsidRPr="00E2451C">
        <w:rPr>
          <w:rFonts w:ascii="Times New Roman" w:hAnsi="Times New Roman" w:cs="宋体"/>
          <w:b/>
          <w:kern w:val="2"/>
          <w:szCs w:val="20"/>
          <w:lang w:bidi="ar"/>
        </w:rPr>
        <w:t>overter</w:t>
      </w:r>
      <w:r w:rsidRPr="00E2451C">
        <w:rPr>
          <w:rFonts w:ascii="Times New Roman" w:hAnsi="Times New Roman" w:cs="宋体" w:hint="eastAsia"/>
          <w:b/>
          <w:kern w:val="2"/>
          <w:szCs w:val="20"/>
          <w:lang w:bidi="ar"/>
        </w:rPr>
        <w:t>类：</w:t>
      </w:r>
      <w:r w:rsidR="00606169">
        <w:rPr>
          <w:rFonts w:ascii="Times New Roman" w:hAnsi="Times New Roman" w:cs="宋体" w:hint="eastAsia"/>
          <w:kern w:val="2"/>
          <w:szCs w:val="20"/>
          <w:lang w:bidi="ar"/>
        </w:rPr>
        <w:t>完成</w:t>
      </w:r>
      <w:r w:rsidRPr="00606169">
        <w:rPr>
          <w:rFonts w:ascii="Times New Roman" w:hAnsi="Times New Roman" w:cs="宋体"/>
          <w:kern w:val="2"/>
          <w:szCs w:val="20"/>
          <w:lang w:bidi="ar"/>
        </w:rPr>
        <w:t>从</w:t>
      </w:r>
      <w:r w:rsidRPr="00606169">
        <w:rPr>
          <w:rFonts w:ascii="Times New Roman" w:hAnsi="Times New Roman" w:cs="宋体" w:hint="eastAsia"/>
          <w:kern w:val="2"/>
          <w:szCs w:val="20"/>
          <w:lang w:bidi="ar"/>
        </w:rPr>
        <w:t>约束</w:t>
      </w:r>
      <w:r w:rsidR="00606169">
        <w:rPr>
          <w:rFonts w:ascii="Times New Roman" w:hAnsi="Times New Roman" w:cs="宋体" w:hint="eastAsia"/>
          <w:kern w:val="2"/>
          <w:szCs w:val="20"/>
          <w:lang w:bidi="ar"/>
        </w:rPr>
        <w:t>文档到</w:t>
      </w:r>
      <w:r w:rsidR="00606169">
        <w:rPr>
          <w:rFonts w:ascii="Times New Roman" w:hAnsi="Times New Roman" w:cs="宋体"/>
          <w:kern w:val="2"/>
          <w:szCs w:val="20"/>
          <w:lang w:bidi="ar"/>
        </w:rPr>
        <w:t>Web</w:t>
      </w:r>
      <w:r w:rsidR="00606169">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sidR="00606169">
        <w:rPr>
          <w:rFonts w:ascii="Times New Roman" w:hAnsi="Times New Roman" w:cs="宋体" w:hint="eastAsia"/>
          <w:kern w:val="2"/>
          <w:szCs w:val="20"/>
          <w:lang w:bidi="ar"/>
        </w:rPr>
        <w:t>的转换</w:t>
      </w:r>
      <w:r w:rsidR="006977DF">
        <w:rPr>
          <w:rFonts w:ascii="Times New Roman" w:hAnsi="Times New Roman" w:cs="宋体" w:hint="eastAsia"/>
          <w:kern w:val="2"/>
          <w:szCs w:val="20"/>
          <w:lang w:bidi="ar"/>
        </w:rPr>
        <w:t>，</w:t>
      </w:r>
      <w:r w:rsidR="006977DF">
        <w:rPr>
          <w:rFonts w:ascii="Times New Roman" w:hAnsi="Times New Roman" w:cs="宋体"/>
          <w:kern w:val="2"/>
          <w:szCs w:val="20"/>
          <w:lang w:bidi="ar"/>
        </w:rPr>
        <w:t>生</w:t>
      </w:r>
      <w:r w:rsidR="006977DF">
        <w:rPr>
          <w:rFonts w:ascii="Times New Roman" w:hAnsi="Times New Roman" w:cs="宋体" w:hint="eastAsia"/>
          <w:kern w:val="2"/>
          <w:szCs w:val="20"/>
          <w:lang w:bidi="ar"/>
        </w:rPr>
        <w:t>成</w:t>
      </w:r>
      <w:r w:rsidR="006977DF">
        <w:rPr>
          <w:rFonts w:ascii="Times New Roman" w:hAnsi="Times New Roman" w:cs="宋体"/>
          <w:kern w:val="2"/>
          <w:szCs w:val="20"/>
          <w:lang w:bidi="ar"/>
        </w:rPr>
        <w:t>Web</w:t>
      </w:r>
      <w:r w:rsidR="006977DF">
        <w:rPr>
          <w:rFonts w:ascii="Times New Roman" w:hAnsi="Times New Roman" w:cs="宋体" w:hint="eastAsia"/>
          <w:kern w:val="2"/>
          <w:szCs w:val="20"/>
          <w:lang w:bidi="ar"/>
        </w:rPr>
        <w:t>行为</w:t>
      </w:r>
      <w:r w:rsidR="006977DF">
        <w:rPr>
          <w:rFonts w:ascii="Times New Roman" w:hAnsi="Times New Roman" w:cs="宋体"/>
          <w:kern w:val="2"/>
          <w:szCs w:val="20"/>
          <w:lang w:bidi="ar"/>
        </w:rPr>
        <w:t>模型</w:t>
      </w:r>
      <w:r w:rsidR="006977DF">
        <w:rPr>
          <w:rFonts w:ascii="Times New Roman" w:hAnsi="Times New Roman" w:cs="宋体" w:hint="eastAsia"/>
          <w:kern w:val="2"/>
          <w:szCs w:val="20"/>
          <w:lang w:bidi="ar"/>
        </w:rPr>
        <w:t>；将</w:t>
      </w:r>
      <w:r w:rsidR="00887316">
        <w:rPr>
          <w:rFonts w:ascii="Times New Roman" w:hAnsi="Times New Roman" w:cs="宋体"/>
          <w:kern w:val="2"/>
          <w:szCs w:val="20"/>
          <w:lang w:bidi="ar"/>
        </w:rPr>
        <w:t>Web</w:t>
      </w:r>
      <w:r w:rsidR="00887316">
        <w:rPr>
          <w:rFonts w:ascii="Times New Roman" w:hAnsi="Times New Roman" w:cs="宋体" w:hint="eastAsia"/>
          <w:kern w:val="2"/>
          <w:szCs w:val="20"/>
          <w:lang w:bidi="ar"/>
        </w:rPr>
        <w:t>行为</w:t>
      </w:r>
      <w:r w:rsidR="00887316" w:rsidRPr="00606169">
        <w:rPr>
          <w:rFonts w:ascii="Times New Roman" w:hAnsi="Times New Roman" w:cs="宋体" w:hint="eastAsia"/>
          <w:kern w:val="2"/>
          <w:szCs w:val="20"/>
          <w:lang w:bidi="ar"/>
        </w:rPr>
        <w:t>模型</w:t>
      </w:r>
      <w:r w:rsidR="00887316">
        <w:rPr>
          <w:rFonts w:ascii="Times New Roman" w:hAnsi="Times New Roman" w:cs="宋体" w:hint="eastAsia"/>
          <w:kern w:val="2"/>
          <w:szCs w:val="20"/>
          <w:lang w:bidi="ar"/>
        </w:rPr>
        <w:t>转换为</w:t>
      </w:r>
      <w:r w:rsidR="006977DF" w:rsidRPr="006977DF">
        <w:rPr>
          <w:rFonts w:ascii="Times New Roman" w:hAnsi="Times New Roman" w:cs="宋体" w:hint="eastAsia"/>
          <w:kern w:val="2"/>
          <w:szCs w:val="20"/>
          <w:lang w:bidi="ar"/>
        </w:rPr>
        <w:t>GraphWalker</w:t>
      </w:r>
      <w:r w:rsidR="006977DF">
        <w:rPr>
          <w:rFonts w:ascii="Times New Roman" w:hAnsi="Times New Roman" w:cs="宋体" w:hint="eastAsia"/>
          <w:kern w:val="2"/>
          <w:szCs w:val="20"/>
          <w:lang w:bidi="ar"/>
        </w:rPr>
        <w:t>支持的</w:t>
      </w:r>
      <w:r w:rsidR="006977DF" w:rsidRPr="006977DF">
        <w:rPr>
          <w:rFonts w:ascii="Times New Roman" w:hAnsi="Times New Roman" w:cs="宋体" w:hint="eastAsia"/>
          <w:kern w:val="2"/>
          <w:szCs w:val="20"/>
          <w:lang w:bidi="ar"/>
        </w:rPr>
        <w:t>graphml</w:t>
      </w:r>
      <w:r w:rsidR="00887316">
        <w:rPr>
          <w:rFonts w:ascii="Times New Roman" w:hAnsi="Times New Roman" w:cs="宋体" w:hint="eastAsia"/>
          <w:kern w:val="2"/>
          <w:szCs w:val="20"/>
          <w:lang w:bidi="ar"/>
        </w:rPr>
        <w:t>文件</w:t>
      </w:r>
      <w:r w:rsidR="006977DF">
        <w:rPr>
          <w:rFonts w:ascii="Times New Roman" w:hAnsi="Times New Roman" w:cs="宋体" w:hint="eastAsia"/>
          <w:kern w:val="2"/>
          <w:szCs w:val="20"/>
          <w:lang w:bidi="ar"/>
        </w:rPr>
        <w:t>。</w:t>
      </w:r>
    </w:p>
    <w:p w14:paraId="1D1EA15F" w14:textId="77777777" w:rsidR="005A3851" w:rsidRPr="00BD0246" w:rsidRDefault="009145D1" w:rsidP="00BD0246">
      <w:pPr>
        <w:pStyle w:val="aff6"/>
        <w:widowControl w:val="0"/>
        <w:numPr>
          <w:ilvl w:val="0"/>
          <w:numId w:val="25"/>
        </w:numPr>
        <w:spacing w:beforeLines="10" w:before="24" w:beforeAutospacing="0" w:afterLines="10" w:after="24" w:afterAutospacing="0" w:line="312" w:lineRule="auto"/>
        <w:jc w:val="both"/>
        <w:rPr>
          <w:rFonts w:ascii="Times New Roman" w:hAnsi="Times New Roman" w:cs="宋体"/>
          <w:b/>
          <w:kern w:val="2"/>
          <w:szCs w:val="20"/>
          <w:lang w:bidi="ar"/>
          <w:rPrChange w:id="203" w:author="a41255065@163.com" w:date="2017-11-14T10:29:00Z">
            <w:rPr>
              <w:rFonts w:ascii="Times New Roman" w:hAnsi="Times New Roman" w:cs="宋体"/>
              <w:kern w:val="2"/>
              <w:szCs w:val="20"/>
              <w:lang w:bidi="ar"/>
            </w:rPr>
          </w:rPrChange>
        </w:rPr>
        <w:pPrChange w:id="204" w:author="a41255065@163.com" w:date="2017-11-14T10:29:00Z">
          <w:pPr>
            <w:pStyle w:val="aff6"/>
            <w:widowControl w:val="0"/>
            <w:numPr>
              <w:numId w:val="26"/>
            </w:numPr>
            <w:adjustRightInd w:val="0"/>
            <w:snapToGrid w:val="0"/>
            <w:spacing w:beforeLines="10" w:before="24" w:beforeAutospacing="0" w:afterLines="10" w:after="24" w:afterAutospacing="0" w:line="312" w:lineRule="auto"/>
            <w:ind w:left="840" w:hanging="360"/>
            <w:jc w:val="both"/>
          </w:pPr>
        </w:pPrChange>
      </w:pPr>
      <w:r w:rsidRPr="00E2451C">
        <w:rPr>
          <w:rFonts w:ascii="Times New Roman" w:hAnsi="Times New Roman" w:cs="宋体" w:hint="eastAsia"/>
          <w:b/>
          <w:kern w:val="2"/>
          <w:szCs w:val="20"/>
          <w:lang w:bidi="ar"/>
        </w:rPr>
        <w:t>M</w:t>
      </w:r>
      <w:r w:rsidRPr="00E2451C">
        <w:rPr>
          <w:rFonts w:ascii="Times New Roman" w:hAnsi="Times New Roman" w:cs="宋体"/>
          <w:b/>
          <w:kern w:val="2"/>
          <w:szCs w:val="20"/>
          <w:lang w:bidi="ar"/>
        </w:rPr>
        <w:t>odelVisualization</w:t>
      </w:r>
      <w:r w:rsidRPr="00E2451C">
        <w:rPr>
          <w:rFonts w:ascii="Times New Roman" w:hAnsi="Times New Roman" w:cs="宋体" w:hint="eastAsia"/>
          <w:b/>
          <w:kern w:val="2"/>
          <w:szCs w:val="20"/>
          <w:lang w:bidi="ar"/>
        </w:rPr>
        <w:t>类</w:t>
      </w:r>
      <w:r w:rsidRPr="00E2451C">
        <w:rPr>
          <w:rFonts w:ascii="Times New Roman" w:hAnsi="Times New Roman" w:cs="宋体"/>
          <w:b/>
          <w:kern w:val="2"/>
          <w:szCs w:val="20"/>
          <w:lang w:bidi="ar"/>
        </w:rPr>
        <w:t>：</w:t>
      </w:r>
      <w:r w:rsidR="006977DF" w:rsidRPr="00BD0246">
        <w:rPr>
          <w:rFonts w:ascii="Times New Roman" w:hAnsi="Times New Roman" w:cs="宋体" w:hint="eastAsia"/>
          <w:b/>
          <w:kern w:val="2"/>
          <w:szCs w:val="20"/>
          <w:lang w:bidi="ar"/>
          <w:rPrChange w:id="205" w:author="a41255065@163.com" w:date="2017-11-14T10:29:00Z">
            <w:rPr>
              <w:rFonts w:ascii="Times New Roman" w:hAnsi="Times New Roman" w:cs="宋体" w:hint="eastAsia"/>
              <w:kern w:val="2"/>
              <w:szCs w:val="20"/>
              <w:lang w:bidi="ar"/>
            </w:rPr>
          </w:rPrChange>
        </w:rPr>
        <w:t>完成</w:t>
      </w:r>
      <w:r w:rsidRPr="00BD0246">
        <w:rPr>
          <w:rFonts w:ascii="Times New Roman" w:hAnsi="Times New Roman" w:cs="宋体"/>
          <w:b/>
          <w:kern w:val="2"/>
          <w:szCs w:val="20"/>
          <w:lang w:bidi="ar"/>
          <w:rPrChange w:id="206" w:author="a41255065@163.com" w:date="2017-11-14T10:29:00Z">
            <w:rPr>
              <w:rFonts w:ascii="Times New Roman" w:hAnsi="Times New Roman" w:cs="宋体"/>
              <w:kern w:val="2"/>
              <w:szCs w:val="20"/>
              <w:lang w:bidi="ar"/>
            </w:rPr>
          </w:rPrChange>
        </w:rPr>
        <w:t>行为模型可视化</w:t>
      </w:r>
      <w:r w:rsidR="006977DF" w:rsidRPr="00BD0246">
        <w:rPr>
          <w:rFonts w:ascii="Times New Roman" w:hAnsi="Times New Roman" w:cs="宋体" w:hint="eastAsia"/>
          <w:b/>
          <w:kern w:val="2"/>
          <w:szCs w:val="20"/>
          <w:lang w:bidi="ar"/>
          <w:rPrChange w:id="207" w:author="a41255065@163.com" w:date="2017-11-14T10:29:00Z">
            <w:rPr>
              <w:rFonts w:ascii="Times New Roman" w:hAnsi="Times New Roman" w:cs="宋体" w:hint="eastAsia"/>
              <w:kern w:val="2"/>
              <w:szCs w:val="20"/>
              <w:lang w:bidi="ar"/>
            </w:rPr>
          </w:rPrChange>
        </w:rPr>
        <w:t>。</w:t>
      </w:r>
    </w:p>
    <w:p w14:paraId="3B2180BB" w14:textId="77777777"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lastRenderedPageBreak/>
        <w:t>测试序列生成</w:t>
      </w:r>
    </w:p>
    <w:p w14:paraId="0F546582" w14:textId="77777777" w:rsidR="005A3851" w:rsidRPr="004E7C03" w:rsidRDefault="00887316" w:rsidP="00BD0246">
      <w:pPr>
        <w:pStyle w:val="aff6"/>
        <w:widowControl w:val="0"/>
        <w:spacing w:beforeLines="10" w:before="24" w:beforeAutospacing="0" w:afterLines="10" w:after="24" w:afterAutospacing="0" w:line="312" w:lineRule="auto"/>
        <w:ind w:leftChars="200" w:left="420"/>
        <w:jc w:val="both"/>
        <w:pPrChange w:id="208" w:author="a41255065@163.com" w:date="2017-11-14T10:28:00Z">
          <w:pPr>
            <w:pStyle w:val="aff6"/>
            <w:widowControl w:val="0"/>
            <w:spacing w:beforeLines="10" w:before="24" w:beforeAutospacing="0" w:afterLines="10" w:after="24" w:afterAutospacing="0" w:line="312" w:lineRule="auto"/>
            <w:ind w:firstLineChars="200" w:firstLine="480"/>
            <w:jc w:val="both"/>
          </w:pPr>
        </w:pPrChange>
      </w:pPr>
      <w:r>
        <w:rPr>
          <w:rFonts w:ascii="Times New Roman" w:hAnsi="Times New Roman" w:cs="宋体" w:hint="eastAsia"/>
          <w:kern w:val="2"/>
          <w:szCs w:val="20"/>
          <w:lang w:bidi="ar"/>
        </w:rPr>
        <w:t>根据定义的覆盖准则，遍历</w:t>
      </w:r>
      <w:r>
        <w:rPr>
          <w:rFonts w:ascii="Times New Roman" w:hAnsi="Times New Roman" w:cs="宋体"/>
          <w:kern w:val="2"/>
          <w:szCs w:val="20"/>
          <w:lang w:bidi="ar"/>
        </w:rPr>
        <w:t>Web</w:t>
      </w:r>
      <w:r>
        <w:rPr>
          <w:rFonts w:ascii="Times New Roman" w:hAnsi="Times New Roman" w:cs="宋体" w:hint="eastAsia"/>
          <w:kern w:val="2"/>
          <w:szCs w:val="20"/>
          <w:lang w:bidi="ar"/>
        </w:rPr>
        <w:t>行为</w:t>
      </w:r>
      <w:r w:rsidRPr="00606169">
        <w:rPr>
          <w:rFonts w:ascii="Times New Roman" w:hAnsi="Times New Roman" w:cs="宋体" w:hint="eastAsia"/>
          <w:kern w:val="2"/>
          <w:szCs w:val="20"/>
          <w:lang w:bidi="ar"/>
        </w:rPr>
        <w:t>模型</w:t>
      </w:r>
      <w:r>
        <w:rPr>
          <w:rFonts w:ascii="Times New Roman" w:hAnsi="Times New Roman" w:cs="宋体" w:hint="eastAsia"/>
          <w:kern w:val="2"/>
          <w:szCs w:val="20"/>
          <w:lang w:bidi="ar"/>
        </w:rPr>
        <w:t>生成</w:t>
      </w:r>
      <w:r w:rsidRPr="00887316">
        <w:rPr>
          <w:rFonts w:ascii="Times New Roman" w:hAnsi="Times New Roman" w:cs="宋体" w:hint="eastAsia"/>
          <w:kern w:val="2"/>
          <w:szCs w:val="20"/>
          <w:lang w:bidi="ar"/>
        </w:rPr>
        <w:t>测试序列</w:t>
      </w:r>
      <w:r>
        <w:rPr>
          <w:rFonts w:ascii="Times New Roman" w:hAnsi="Times New Roman" w:cs="宋体" w:hint="eastAsia"/>
          <w:kern w:val="2"/>
          <w:szCs w:val="20"/>
          <w:lang w:bidi="ar"/>
        </w:rPr>
        <w:t>。</w:t>
      </w:r>
    </w:p>
    <w:p w14:paraId="33C6E6AC" w14:textId="77777777" w:rsidR="00887316" w:rsidRPr="00F62D1E" w:rsidRDefault="00887316" w:rsidP="00BD024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kern w:val="2"/>
          <w:szCs w:val="20"/>
          <w:lang w:bidi="ar"/>
        </w:rPr>
        <w:pPrChange w:id="209" w:author="a41255065@163.com" w:date="2017-11-14T10:28:00Z">
          <w:pPr>
            <w:pStyle w:val="aff6"/>
            <w:widowControl w:val="0"/>
            <w:numPr>
              <w:numId w:val="27"/>
            </w:numPr>
            <w:adjustRightInd w:val="0"/>
            <w:snapToGrid w:val="0"/>
            <w:spacing w:beforeLines="10" w:before="24" w:beforeAutospacing="0" w:afterLines="10" w:after="24" w:afterAutospacing="0" w:line="312" w:lineRule="auto"/>
            <w:ind w:left="840" w:hanging="420"/>
            <w:jc w:val="both"/>
          </w:pPr>
        </w:pPrChange>
      </w:pPr>
      <w:r w:rsidRPr="00887316">
        <w:rPr>
          <w:rFonts w:ascii="Times New Roman" w:hAnsi="Times New Roman" w:cs="宋体"/>
          <w:b/>
          <w:kern w:val="2"/>
          <w:szCs w:val="20"/>
          <w:lang w:bidi="ar"/>
        </w:rPr>
        <w:t>TeatSequence</w:t>
      </w:r>
      <w:r>
        <w:rPr>
          <w:rFonts w:ascii="Times New Roman" w:hAnsi="Times New Roman" w:cs="宋体" w:hint="eastAsia"/>
          <w:b/>
          <w:kern w:val="2"/>
          <w:szCs w:val="20"/>
          <w:lang w:bidi="ar"/>
        </w:rPr>
        <w:t>类：</w:t>
      </w:r>
      <w:r w:rsidR="00F62D1E" w:rsidRPr="00F62D1E">
        <w:rPr>
          <w:rFonts w:ascii="Times New Roman" w:hAnsi="Times New Roman" w:cs="宋体" w:hint="eastAsia"/>
          <w:kern w:val="2"/>
          <w:szCs w:val="20"/>
          <w:lang w:bidi="ar"/>
        </w:rPr>
        <w:t>测试序列</w:t>
      </w:r>
      <w:r w:rsidR="00F62D1E" w:rsidRPr="00F62D1E">
        <w:rPr>
          <w:rFonts w:ascii="Times New Roman" w:hAnsi="Times New Roman" w:cs="宋体"/>
          <w:kern w:val="2"/>
          <w:szCs w:val="20"/>
          <w:lang w:bidi="ar"/>
        </w:rPr>
        <w:t>定义类，</w:t>
      </w:r>
      <w:r w:rsidR="00F62D1E">
        <w:rPr>
          <w:rFonts w:ascii="Times New Roman" w:hAnsi="Times New Roman" w:cs="宋体" w:hint="eastAsia"/>
          <w:kern w:val="2"/>
          <w:szCs w:val="20"/>
          <w:lang w:bidi="ar"/>
        </w:rPr>
        <w:t>该类</w:t>
      </w:r>
      <w:r w:rsidR="00F62D1E">
        <w:rPr>
          <w:rFonts w:ascii="Times New Roman" w:hAnsi="Times New Roman" w:cs="宋体"/>
          <w:kern w:val="2"/>
          <w:szCs w:val="20"/>
          <w:lang w:bidi="ar"/>
        </w:rPr>
        <w:t>定义测试序列</w:t>
      </w:r>
      <w:r w:rsidR="00F62D1E">
        <w:rPr>
          <w:rFonts w:ascii="Times New Roman" w:hAnsi="Times New Roman" w:cs="宋体" w:hint="eastAsia"/>
          <w:kern w:val="2"/>
          <w:szCs w:val="20"/>
          <w:lang w:bidi="ar"/>
        </w:rPr>
        <w:t>。</w:t>
      </w:r>
    </w:p>
    <w:p w14:paraId="708C2208" w14:textId="77777777" w:rsidR="00887316" w:rsidRDefault="00887316" w:rsidP="0088731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CoverageCriteria</w:t>
      </w:r>
      <w:r>
        <w:rPr>
          <w:rFonts w:ascii="Times New Roman" w:hAnsi="Times New Roman" w:cs="宋体" w:hint="eastAsia"/>
          <w:b/>
          <w:kern w:val="2"/>
          <w:szCs w:val="20"/>
          <w:lang w:bidi="ar"/>
        </w:rPr>
        <w:t>类：</w:t>
      </w:r>
      <w:r w:rsidR="00EC2496">
        <w:rPr>
          <w:rFonts w:ascii="Times New Roman" w:hAnsi="Times New Roman" w:cs="宋体" w:hint="eastAsia"/>
          <w:kern w:val="2"/>
          <w:szCs w:val="20"/>
          <w:lang w:bidi="ar"/>
        </w:rPr>
        <w:t>覆盖</w:t>
      </w:r>
      <w:r w:rsidR="00EC2496">
        <w:rPr>
          <w:rFonts w:ascii="Times New Roman" w:hAnsi="Times New Roman" w:cs="宋体"/>
          <w:kern w:val="2"/>
          <w:szCs w:val="20"/>
          <w:lang w:bidi="ar"/>
        </w:rPr>
        <w:t>准则</w:t>
      </w:r>
      <w:r w:rsidR="00EC2496">
        <w:rPr>
          <w:rFonts w:ascii="Times New Roman" w:hAnsi="Times New Roman" w:cs="宋体" w:hint="eastAsia"/>
          <w:kern w:val="2"/>
          <w:szCs w:val="20"/>
          <w:lang w:bidi="ar"/>
        </w:rPr>
        <w:t>定义类</w:t>
      </w:r>
      <w:r w:rsidR="00EC2496">
        <w:rPr>
          <w:rFonts w:ascii="Times New Roman" w:hAnsi="Times New Roman" w:cs="宋体"/>
          <w:kern w:val="2"/>
          <w:szCs w:val="20"/>
          <w:lang w:bidi="ar"/>
        </w:rPr>
        <w:t>，</w:t>
      </w:r>
      <w:r w:rsidR="00EC2496">
        <w:rPr>
          <w:rFonts w:ascii="Times New Roman" w:hAnsi="Times New Roman" w:cs="宋体" w:hint="eastAsia"/>
          <w:kern w:val="2"/>
          <w:szCs w:val="20"/>
          <w:lang w:bidi="ar"/>
        </w:rPr>
        <w:t>该类</w:t>
      </w:r>
      <w:r w:rsidR="00EC2496">
        <w:rPr>
          <w:rFonts w:ascii="Times New Roman" w:hAnsi="Times New Roman" w:cs="宋体"/>
          <w:kern w:val="2"/>
          <w:szCs w:val="20"/>
          <w:lang w:bidi="ar"/>
        </w:rPr>
        <w:t>用于定义覆盖</w:t>
      </w:r>
      <w:r w:rsidR="00EC2496">
        <w:rPr>
          <w:rFonts w:ascii="Times New Roman" w:hAnsi="Times New Roman" w:cs="宋体" w:hint="eastAsia"/>
          <w:kern w:val="2"/>
          <w:szCs w:val="20"/>
          <w:lang w:bidi="ar"/>
        </w:rPr>
        <w:t>准则。</w:t>
      </w:r>
    </w:p>
    <w:p w14:paraId="4B028D09" w14:textId="77777777" w:rsidR="005A3851" w:rsidRPr="00F62D1E" w:rsidRDefault="00887316" w:rsidP="00EC2496">
      <w:pPr>
        <w:pStyle w:val="aff6"/>
        <w:widowControl w:val="0"/>
        <w:numPr>
          <w:ilvl w:val="0"/>
          <w:numId w:val="27"/>
        </w:numPr>
        <w:adjustRightInd w:val="0"/>
        <w:snapToGrid w:val="0"/>
        <w:spacing w:beforeLines="10" w:before="24" w:beforeAutospacing="0" w:afterLines="10" w:after="24" w:afterAutospacing="0" w:line="312" w:lineRule="auto"/>
        <w:jc w:val="both"/>
        <w:rPr>
          <w:rFonts w:ascii="Times New Roman" w:hAnsi="Times New Roman" w:cs="宋体"/>
          <w:b/>
          <w:kern w:val="2"/>
          <w:szCs w:val="20"/>
          <w:lang w:bidi="ar"/>
        </w:rPr>
      </w:pPr>
      <w:r w:rsidRPr="00887316">
        <w:rPr>
          <w:rFonts w:ascii="Times New Roman" w:hAnsi="Times New Roman" w:cs="宋体"/>
          <w:b/>
          <w:kern w:val="2"/>
          <w:szCs w:val="20"/>
          <w:lang w:bidi="ar"/>
        </w:rPr>
        <w:t>GetInitialTestSequence</w:t>
      </w:r>
      <w:r>
        <w:rPr>
          <w:rFonts w:ascii="Times New Roman" w:hAnsi="Times New Roman" w:cs="宋体" w:hint="eastAsia"/>
          <w:b/>
          <w:kern w:val="2"/>
          <w:szCs w:val="20"/>
          <w:lang w:bidi="ar"/>
        </w:rPr>
        <w:t>类：</w:t>
      </w:r>
      <w:r w:rsidR="00EC2496" w:rsidRPr="004E7C03">
        <w:rPr>
          <w:rFonts w:ascii="Times New Roman" w:hAnsi="Times New Roman" w:cs="宋体" w:hint="eastAsia"/>
          <w:kern w:val="2"/>
          <w:szCs w:val="20"/>
          <w:lang w:bidi="ar"/>
        </w:rPr>
        <w:t>根据用户</w:t>
      </w:r>
      <w:r w:rsidR="00EC2496">
        <w:rPr>
          <w:rFonts w:ascii="Times New Roman" w:hAnsi="Times New Roman" w:cs="宋体" w:hint="eastAsia"/>
          <w:kern w:val="2"/>
          <w:szCs w:val="20"/>
          <w:lang w:bidi="ar"/>
        </w:rPr>
        <w:t>选择覆盖</w:t>
      </w:r>
      <w:r w:rsidR="00EC2496">
        <w:rPr>
          <w:rFonts w:ascii="Times New Roman" w:hAnsi="Times New Roman" w:cs="宋体"/>
          <w:kern w:val="2"/>
          <w:szCs w:val="20"/>
          <w:lang w:bidi="ar"/>
        </w:rPr>
        <w:t>准则，遍历</w:t>
      </w:r>
      <w:r w:rsidR="00EC2496" w:rsidRPr="00EC2496">
        <w:rPr>
          <w:rFonts w:ascii="Times New Roman" w:hAnsi="Times New Roman" w:cs="宋体" w:hint="eastAsia"/>
          <w:kern w:val="2"/>
          <w:szCs w:val="20"/>
          <w:lang w:bidi="ar"/>
        </w:rPr>
        <w:t>Coverter</w:t>
      </w:r>
      <w:r w:rsidR="00EC2496" w:rsidRPr="00EC2496">
        <w:rPr>
          <w:rFonts w:ascii="Times New Roman" w:hAnsi="Times New Roman" w:cs="宋体" w:hint="eastAsia"/>
          <w:kern w:val="2"/>
          <w:szCs w:val="20"/>
          <w:lang w:bidi="ar"/>
        </w:rPr>
        <w:t>类</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的</w:t>
      </w:r>
      <w:r w:rsidR="00EC2496">
        <w:rPr>
          <w:rFonts w:ascii="Times New Roman" w:hAnsi="Times New Roman" w:cs="宋体" w:hint="eastAsia"/>
          <w:kern w:val="2"/>
          <w:szCs w:val="20"/>
          <w:lang w:bidi="ar"/>
        </w:rPr>
        <w:t>graph</w:t>
      </w:r>
      <w:r w:rsidR="00EC2496">
        <w:rPr>
          <w:rFonts w:ascii="Times New Roman" w:hAnsi="Times New Roman" w:cs="宋体"/>
          <w:kern w:val="2"/>
          <w:szCs w:val="20"/>
          <w:lang w:bidi="ar"/>
        </w:rPr>
        <w:t>ml</w:t>
      </w:r>
      <w:r w:rsidR="00EC2496">
        <w:rPr>
          <w:rFonts w:ascii="Times New Roman" w:hAnsi="Times New Roman" w:cs="宋体" w:hint="eastAsia"/>
          <w:kern w:val="2"/>
          <w:szCs w:val="20"/>
          <w:lang w:bidi="ar"/>
        </w:rPr>
        <w:t>文档</w:t>
      </w:r>
      <w:r w:rsidR="00EC2496" w:rsidRPr="004E7C03">
        <w:rPr>
          <w:rFonts w:ascii="Times New Roman" w:hAnsi="Times New Roman" w:cs="宋体" w:hint="eastAsia"/>
          <w:kern w:val="2"/>
          <w:szCs w:val="20"/>
          <w:lang w:bidi="ar"/>
        </w:rPr>
        <w:t>，</w:t>
      </w:r>
      <w:r w:rsidR="00EC2496">
        <w:rPr>
          <w:rFonts w:ascii="Times New Roman" w:hAnsi="Times New Roman" w:cs="宋体" w:hint="eastAsia"/>
          <w:kern w:val="2"/>
          <w:szCs w:val="20"/>
          <w:lang w:bidi="ar"/>
        </w:rPr>
        <w:t>生成</w:t>
      </w:r>
      <w:r w:rsidR="00EC2496">
        <w:rPr>
          <w:rFonts w:ascii="Times New Roman" w:hAnsi="Times New Roman" w:cs="宋体"/>
          <w:kern w:val="2"/>
          <w:szCs w:val="20"/>
          <w:lang w:bidi="ar"/>
        </w:rPr>
        <w:t>满足</w:t>
      </w:r>
      <w:r w:rsidR="00EC2496">
        <w:rPr>
          <w:rFonts w:ascii="Times New Roman" w:hAnsi="Times New Roman" w:cs="宋体" w:hint="eastAsia"/>
          <w:kern w:val="2"/>
          <w:szCs w:val="20"/>
          <w:lang w:bidi="ar"/>
        </w:rPr>
        <w:t>特定</w:t>
      </w:r>
      <w:r w:rsidR="00EC2496">
        <w:rPr>
          <w:rFonts w:ascii="Times New Roman" w:hAnsi="Times New Roman" w:cs="宋体"/>
          <w:kern w:val="2"/>
          <w:szCs w:val="20"/>
          <w:lang w:bidi="ar"/>
        </w:rPr>
        <w:t>覆盖准则的</w:t>
      </w:r>
      <w:r w:rsidR="00EC2496">
        <w:rPr>
          <w:rFonts w:ascii="Times New Roman" w:hAnsi="Times New Roman" w:cs="宋体" w:hint="eastAsia"/>
          <w:kern w:val="2"/>
          <w:szCs w:val="20"/>
          <w:lang w:bidi="ar"/>
        </w:rPr>
        <w:t>测试序列</w:t>
      </w:r>
      <w:r w:rsidR="00EC2496" w:rsidRPr="004E7C03">
        <w:rPr>
          <w:rFonts w:ascii="Times New Roman" w:hAnsi="Times New Roman" w:cs="宋体" w:hint="eastAsia"/>
          <w:kern w:val="2"/>
          <w:szCs w:val="20"/>
          <w:lang w:bidi="ar"/>
        </w:rPr>
        <w:t>。</w:t>
      </w:r>
    </w:p>
    <w:p w14:paraId="3BE95D20" w14:textId="77777777"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测试用例生成</w:t>
      </w:r>
    </w:p>
    <w:p w14:paraId="02A659B7" w14:textId="77777777" w:rsidR="00887316" w:rsidRPr="00D52B84" w:rsidRDefault="0091467C" w:rsidP="00BD0246">
      <w:pPr>
        <w:pStyle w:val="aff6"/>
        <w:widowControl w:val="0"/>
        <w:spacing w:beforeLines="10" w:before="24" w:beforeAutospacing="0" w:afterLines="10" w:after="24" w:afterAutospacing="0" w:line="312" w:lineRule="auto"/>
        <w:ind w:leftChars="200" w:left="420"/>
        <w:jc w:val="both"/>
        <w:rPr>
          <w:rFonts w:ascii="Times New Roman" w:hAnsi="Times New Roman" w:cs="宋体"/>
          <w:kern w:val="2"/>
          <w:szCs w:val="20"/>
          <w:lang w:bidi="ar"/>
        </w:rPr>
        <w:pPrChange w:id="210" w:author="a41255065@163.com" w:date="2017-11-14T10:28:00Z">
          <w:pPr>
            <w:pStyle w:val="aff6"/>
            <w:widowControl w:val="0"/>
            <w:spacing w:beforeLines="10" w:before="24" w:beforeAutospacing="0" w:afterLines="10" w:after="24" w:afterAutospacing="0" w:line="312" w:lineRule="auto"/>
            <w:ind w:firstLineChars="200" w:firstLine="480"/>
            <w:jc w:val="both"/>
          </w:pPr>
        </w:pPrChange>
      </w:pPr>
      <w:r>
        <w:rPr>
          <w:rFonts w:ascii="Times New Roman" w:hAnsi="Times New Roman" w:cs="宋体" w:hint="eastAsia"/>
          <w:kern w:val="2"/>
          <w:szCs w:val="20"/>
          <w:lang w:bidi="ar"/>
        </w:rPr>
        <w:t>针对</w:t>
      </w:r>
      <w:r>
        <w:rPr>
          <w:rFonts w:ascii="Times New Roman" w:hAnsi="Times New Roman" w:cs="宋体"/>
          <w:kern w:val="2"/>
          <w:szCs w:val="20"/>
          <w:lang w:bidi="ar"/>
        </w:rPr>
        <w:t>特定测试序列，</w:t>
      </w:r>
      <w:r w:rsidR="00415283">
        <w:rPr>
          <w:rFonts w:ascii="Times New Roman" w:hAnsi="Times New Roman" w:cs="宋体" w:hint="eastAsia"/>
          <w:kern w:val="2"/>
          <w:szCs w:val="20"/>
          <w:lang w:bidi="ar"/>
        </w:rPr>
        <w:t>从</w:t>
      </w:r>
      <w:r w:rsidR="00415283">
        <w:rPr>
          <w:rFonts w:ascii="Times New Roman" w:hAnsi="Times New Roman" w:cs="宋体" w:hint="eastAsia"/>
          <w:kern w:val="2"/>
          <w:szCs w:val="20"/>
          <w:lang w:bidi="ar"/>
        </w:rPr>
        <w:t>W</w:t>
      </w:r>
      <w:r w:rsidR="00415283">
        <w:rPr>
          <w:rFonts w:ascii="Times New Roman" w:hAnsi="Times New Roman" w:cs="宋体"/>
          <w:kern w:val="2"/>
          <w:szCs w:val="20"/>
          <w:lang w:bidi="ar"/>
        </w:rPr>
        <w:t>eb</w:t>
      </w:r>
      <w:r w:rsidR="00415283">
        <w:rPr>
          <w:rFonts w:ascii="Times New Roman" w:hAnsi="Times New Roman" w:cs="宋体" w:hint="eastAsia"/>
          <w:kern w:val="2"/>
          <w:szCs w:val="20"/>
          <w:lang w:bidi="ar"/>
        </w:rPr>
        <w:t>行为</w:t>
      </w:r>
      <w:r w:rsidR="00415283">
        <w:rPr>
          <w:rFonts w:ascii="Times New Roman" w:hAnsi="Times New Roman" w:cs="宋体"/>
          <w:kern w:val="2"/>
          <w:szCs w:val="20"/>
          <w:lang w:bidi="ar"/>
        </w:rPr>
        <w:t>模型与决策表中</w:t>
      </w:r>
      <w:r w:rsidR="00621ED4">
        <w:rPr>
          <w:rFonts w:ascii="Times New Roman" w:hAnsi="Times New Roman" w:cs="宋体" w:hint="eastAsia"/>
          <w:kern w:val="2"/>
          <w:szCs w:val="20"/>
          <w:lang w:bidi="ar"/>
        </w:rPr>
        <w:t>获取</w:t>
      </w:r>
      <w:r>
        <w:rPr>
          <w:rFonts w:ascii="Times New Roman" w:hAnsi="Times New Roman" w:cs="宋体" w:hint="eastAsia"/>
          <w:kern w:val="2"/>
          <w:szCs w:val="20"/>
          <w:lang w:bidi="ar"/>
        </w:rPr>
        <w:t>该</w:t>
      </w:r>
      <w:r w:rsidR="00621ED4">
        <w:rPr>
          <w:rFonts w:ascii="Times New Roman" w:hAnsi="Times New Roman" w:cs="宋体"/>
          <w:kern w:val="2"/>
          <w:szCs w:val="20"/>
          <w:lang w:bidi="ar"/>
        </w:rPr>
        <w:t>序列</w:t>
      </w:r>
      <w:r>
        <w:rPr>
          <w:rFonts w:ascii="Times New Roman" w:hAnsi="Times New Roman" w:cs="宋体" w:hint="eastAsia"/>
          <w:kern w:val="2"/>
          <w:szCs w:val="20"/>
          <w:lang w:bidi="ar"/>
        </w:rPr>
        <w:t>执行</w:t>
      </w:r>
      <w:r w:rsidR="00621ED4">
        <w:rPr>
          <w:rFonts w:ascii="Times New Roman" w:hAnsi="Times New Roman" w:cs="宋体"/>
          <w:kern w:val="2"/>
          <w:szCs w:val="20"/>
          <w:lang w:bidi="ar"/>
        </w:rPr>
        <w:t>约束，使用约束求解器求解出满足</w:t>
      </w:r>
      <w:r w:rsidR="00621ED4">
        <w:rPr>
          <w:rFonts w:ascii="Times New Roman" w:hAnsi="Times New Roman" w:cs="宋体" w:hint="eastAsia"/>
          <w:kern w:val="2"/>
          <w:szCs w:val="20"/>
          <w:lang w:bidi="ar"/>
        </w:rPr>
        <w:t>约束</w:t>
      </w:r>
      <w:r w:rsidR="00621ED4">
        <w:rPr>
          <w:rFonts w:ascii="Times New Roman" w:hAnsi="Times New Roman" w:cs="宋体"/>
          <w:kern w:val="2"/>
          <w:szCs w:val="20"/>
          <w:lang w:bidi="ar"/>
        </w:rPr>
        <w:t>数据后，</w:t>
      </w:r>
      <w:r w:rsidR="00415283">
        <w:rPr>
          <w:rFonts w:ascii="Times New Roman" w:hAnsi="Times New Roman" w:cs="宋体" w:hint="eastAsia"/>
          <w:kern w:val="2"/>
          <w:szCs w:val="20"/>
          <w:lang w:bidi="ar"/>
        </w:rPr>
        <w:t>将</w:t>
      </w:r>
      <w:r w:rsidR="00415283">
        <w:rPr>
          <w:rFonts w:ascii="Times New Roman" w:hAnsi="Times New Roman" w:cs="宋体"/>
          <w:kern w:val="2"/>
          <w:szCs w:val="20"/>
          <w:lang w:bidi="ar"/>
        </w:rPr>
        <w:t>测试数据与测试序列</w:t>
      </w:r>
      <w:r w:rsidR="00415283">
        <w:rPr>
          <w:rFonts w:ascii="Times New Roman" w:hAnsi="Times New Roman" w:cs="宋体" w:hint="eastAsia"/>
          <w:kern w:val="2"/>
          <w:szCs w:val="20"/>
          <w:lang w:bidi="ar"/>
        </w:rPr>
        <w:t>合成</w:t>
      </w:r>
      <w:r w:rsidR="00415283">
        <w:rPr>
          <w:rFonts w:ascii="Times New Roman" w:hAnsi="Times New Roman" w:cs="宋体"/>
          <w:kern w:val="2"/>
          <w:szCs w:val="20"/>
          <w:lang w:bidi="ar"/>
        </w:rPr>
        <w:t>测试用例</w:t>
      </w:r>
      <w:r w:rsidR="00415283">
        <w:rPr>
          <w:rFonts w:ascii="Times New Roman" w:hAnsi="Times New Roman" w:cs="宋体" w:hint="eastAsia"/>
          <w:kern w:val="2"/>
          <w:szCs w:val="20"/>
          <w:lang w:bidi="ar"/>
        </w:rPr>
        <w:t>。</w:t>
      </w:r>
    </w:p>
    <w:p w14:paraId="42CC60BA" w14:textId="77777777" w:rsidR="00887316" w:rsidRPr="000F4AFA" w:rsidRDefault="00887316" w:rsidP="00F436DA">
      <w:pPr>
        <w:pStyle w:val="3f1"/>
        <w:widowControl/>
        <w:numPr>
          <w:ilvl w:val="0"/>
          <w:numId w:val="28"/>
        </w:numPr>
        <w:spacing w:before="10" w:afterLines="10" w:after="24" w:line="312" w:lineRule="auto"/>
        <w:ind w:firstLineChars="0"/>
        <w:rPr>
          <w:rFonts w:cs="宋体"/>
          <w:sz w:val="24"/>
          <w:szCs w:val="20"/>
        </w:rPr>
      </w:pPr>
      <w:r w:rsidRPr="000F4AFA">
        <w:rPr>
          <w:b/>
          <w:sz w:val="24"/>
        </w:rPr>
        <w:t>ParseDT</w:t>
      </w:r>
      <w:r w:rsidR="0071353A" w:rsidRPr="00E914DD">
        <w:rPr>
          <w:rFonts w:cs="宋体" w:hint="eastAsia"/>
          <w:b/>
          <w:szCs w:val="20"/>
          <w:lang w:bidi="ar"/>
        </w:rPr>
        <w:t>类</w:t>
      </w:r>
      <w:r w:rsidR="000F4AFA">
        <w:rPr>
          <w:rFonts w:hint="eastAsia"/>
          <w:b/>
          <w:sz w:val="24"/>
        </w:rPr>
        <w:t>：</w:t>
      </w:r>
      <w:r w:rsidRPr="000F4AFA">
        <w:rPr>
          <w:rFonts w:cs="宋体" w:hint="eastAsia"/>
          <w:sz w:val="24"/>
          <w:szCs w:val="20"/>
        </w:rPr>
        <w:t>决策表解析</w:t>
      </w:r>
      <w:r w:rsidR="000F4AFA">
        <w:rPr>
          <w:rFonts w:cs="宋体" w:hint="eastAsia"/>
          <w:sz w:val="24"/>
          <w:szCs w:val="20"/>
        </w:rPr>
        <w:t>类</w:t>
      </w:r>
      <w:r w:rsidR="000F4AFA">
        <w:rPr>
          <w:rFonts w:cs="宋体"/>
          <w:sz w:val="24"/>
          <w:szCs w:val="20"/>
        </w:rPr>
        <w:t>，解析</w:t>
      </w:r>
      <w:r w:rsidR="00F436DA" w:rsidRPr="000F4AFA">
        <w:rPr>
          <w:rFonts w:cs="宋体" w:hint="eastAsia"/>
          <w:sz w:val="24"/>
          <w:szCs w:val="20"/>
        </w:rPr>
        <w:t>决策表</w:t>
      </w:r>
      <w:r w:rsidR="00F436DA">
        <w:rPr>
          <w:rFonts w:cs="宋体" w:hint="eastAsia"/>
          <w:sz w:val="24"/>
          <w:szCs w:val="20"/>
        </w:rPr>
        <w:t>，获取并</w:t>
      </w:r>
      <w:r w:rsidR="00F436DA">
        <w:rPr>
          <w:rFonts w:cs="宋体"/>
          <w:sz w:val="24"/>
          <w:szCs w:val="20"/>
        </w:rPr>
        <w:t>存储</w:t>
      </w:r>
      <w:r w:rsidR="00F436DA" w:rsidRPr="00F436DA">
        <w:rPr>
          <w:rFonts w:cs="宋体" w:hint="eastAsia"/>
          <w:sz w:val="24"/>
          <w:szCs w:val="20"/>
        </w:rPr>
        <w:t>响应事件</w:t>
      </w:r>
      <w:r w:rsidR="00F436DA">
        <w:rPr>
          <w:rFonts w:cs="宋体" w:hint="eastAsia"/>
          <w:sz w:val="24"/>
          <w:szCs w:val="20"/>
        </w:rPr>
        <w:t>对应</w:t>
      </w:r>
      <w:r w:rsidR="00F436DA">
        <w:rPr>
          <w:rFonts w:cs="宋体"/>
          <w:sz w:val="24"/>
          <w:szCs w:val="20"/>
        </w:rPr>
        <w:t>的规则</w:t>
      </w:r>
      <w:r w:rsidR="00F436DA">
        <w:rPr>
          <w:rFonts w:cs="宋体" w:hint="eastAsia"/>
          <w:sz w:val="24"/>
          <w:szCs w:val="20"/>
        </w:rPr>
        <w:t>。</w:t>
      </w:r>
    </w:p>
    <w:p w14:paraId="35A78F99" w14:textId="77777777" w:rsidR="00887316" w:rsidRPr="0091467C" w:rsidRDefault="00887316" w:rsidP="00D52B84">
      <w:pPr>
        <w:pStyle w:val="3f1"/>
        <w:widowControl/>
        <w:numPr>
          <w:ilvl w:val="0"/>
          <w:numId w:val="28"/>
        </w:numPr>
        <w:spacing w:before="10" w:afterLines="10" w:after="24" w:line="312" w:lineRule="auto"/>
        <w:ind w:firstLineChars="0"/>
        <w:rPr>
          <w:b/>
          <w:sz w:val="24"/>
        </w:rPr>
      </w:pPr>
      <w:r w:rsidRPr="0091467C">
        <w:rPr>
          <w:b/>
          <w:sz w:val="24"/>
        </w:rPr>
        <w:t>TestDateG</w:t>
      </w:r>
      <w:r w:rsidR="0071353A" w:rsidRPr="00E914DD">
        <w:rPr>
          <w:rFonts w:cs="宋体" w:hint="eastAsia"/>
          <w:b/>
          <w:szCs w:val="20"/>
          <w:lang w:bidi="ar"/>
        </w:rPr>
        <w:t>类</w:t>
      </w:r>
      <w:r w:rsidR="0091467C">
        <w:rPr>
          <w:rFonts w:hint="eastAsia"/>
          <w:b/>
          <w:sz w:val="24"/>
        </w:rPr>
        <w:t>：</w:t>
      </w:r>
      <w:r w:rsidRPr="0091467C">
        <w:rPr>
          <w:rFonts w:cs="宋体" w:hint="eastAsia"/>
          <w:sz w:val="24"/>
          <w:szCs w:val="20"/>
        </w:rPr>
        <w:t>测试数据</w:t>
      </w:r>
      <w:r w:rsidR="0091467C">
        <w:rPr>
          <w:rFonts w:cs="宋体" w:hint="eastAsia"/>
          <w:sz w:val="24"/>
          <w:szCs w:val="20"/>
        </w:rPr>
        <w:t>生成类</w:t>
      </w:r>
      <w:r w:rsidR="0091467C">
        <w:rPr>
          <w:rFonts w:cs="宋体"/>
          <w:sz w:val="24"/>
          <w:szCs w:val="20"/>
        </w:rPr>
        <w:t>，</w:t>
      </w:r>
      <w:r w:rsidR="000F4AFA" w:rsidRPr="000F4AFA">
        <w:rPr>
          <w:rFonts w:cs="宋体" w:hint="eastAsia"/>
          <w:sz w:val="24"/>
          <w:szCs w:val="20"/>
        </w:rPr>
        <w:t>针对特定测试序列，从</w:t>
      </w:r>
      <w:r w:rsidR="000F4AFA" w:rsidRPr="000F4AFA">
        <w:rPr>
          <w:rFonts w:cs="宋体" w:hint="eastAsia"/>
          <w:sz w:val="24"/>
          <w:szCs w:val="20"/>
        </w:rPr>
        <w:t>Web</w:t>
      </w:r>
      <w:r w:rsidR="000F4AFA" w:rsidRPr="000F4AFA">
        <w:rPr>
          <w:rFonts w:cs="宋体" w:hint="eastAsia"/>
          <w:sz w:val="24"/>
          <w:szCs w:val="20"/>
        </w:rPr>
        <w:t>行为模型与决策表中获取该序列执行约束</w:t>
      </w:r>
      <w:r w:rsidR="000F4AFA">
        <w:rPr>
          <w:rFonts w:cs="宋体" w:hint="eastAsia"/>
          <w:sz w:val="24"/>
          <w:szCs w:val="20"/>
        </w:rPr>
        <w:t>，</w:t>
      </w:r>
      <w:r w:rsidR="000F4AFA">
        <w:rPr>
          <w:rFonts w:cs="宋体"/>
          <w:sz w:val="24"/>
          <w:szCs w:val="20"/>
        </w:rPr>
        <w:t>将约束</w:t>
      </w:r>
      <w:r w:rsidR="000F4AFA">
        <w:rPr>
          <w:rFonts w:cs="宋体" w:hint="eastAsia"/>
          <w:sz w:val="24"/>
          <w:szCs w:val="20"/>
        </w:rPr>
        <w:t>转换</w:t>
      </w:r>
      <w:r w:rsidR="000F4AFA">
        <w:rPr>
          <w:rFonts w:cs="宋体"/>
          <w:sz w:val="24"/>
          <w:szCs w:val="20"/>
        </w:rPr>
        <w:t>为</w:t>
      </w:r>
      <w:r w:rsidR="000F4AFA">
        <w:rPr>
          <w:rFonts w:cs="宋体"/>
          <w:sz w:val="24"/>
          <w:szCs w:val="20"/>
        </w:rPr>
        <w:t>z3</w:t>
      </w:r>
      <w:r w:rsidR="000F4AFA">
        <w:rPr>
          <w:rFonts w:cs="宋体" w:hint="eastAsia"/>
          <w:sz w:val="24"/>
          <w:szCs w:val="20"/>
        </w:rPr>
        <w:t>求解脚本</w:t>
      </w:r>
      <w:r w:rsidR="00D52B84">
        <w:rPr>
          <w:rFonts w:cs="宋体" w:hint="eastAsia"/>
          <w:sz w:val="24"/>
          <w:szCs w:val="20"/>
        </w:rPr>
        <w:t>，</w:t>
      </w:r>
      <w:r w:rsidR="00D52B84">
        <w:rPr>
          <w:rFonts w:cs="宋体"/>
          <w:sz w:val="24"/>
          <w:szCs w:val="20"/>
        </w:rPr>
        <w:t>调用</w:t>
      </w:r>
      <w:r w:rsidR="00D52B84" w:rsidRPr="00D52B84">
        <w:rPr>
          <w:rFonts w:cs="宋体"/>
          <w:sz w:val="24"/>
          <w:szCs w:val="20"/>
        </w:rPr>
        <w:t>InvokeZ3</w:t>
      </w:r>
      <w:r w:rsidR="00D52B84">
        <w:rPr>
          <w:rFonts w:cs="宋体" w:hint="eastAsia"/>
          <w:sz w:val="24"/>
          <w:szCs w:val="20"/>
        </w:rPr>
        <w:t>类将</w:t>
      </w:r>
      <w:r w:rsidR="00D52B84">
        <w:rPr>
          <w:rFonts w:cs="宋体"/>
          <w:sz w:val="24"/>
          <w:szCs w:val="20"/>
        </w:rPr>
        <w:t>求解</w:t>
      </w:r>
      <w:r w:rsidR="00D52B84">
        <w:rPr>
          <w:rFonts w:cs="宋体" w:hint="eastAsia"/>
          <w:sz w:val="24"/>
          <w:szCs w:val="20"/>
        </w:rPr>
        <w:t>结果</w:t>
      </w:r>
      <w:r w:rsidR="00D52B84">
        <w:rPr>
          <w:rFonts w:cs="宋体"/>
          <w:sz w:val="24"/>
          <w:szCs w:val="20"/>
        </w:rPr>
        <w:t>进行解析</w:t>
      </w:r>
      <w:r w:rsidR="00D52B84">
        <w:rPr>
          <w:rFonts w:cs="宋体" w:hint="eastAsia"/>
          <w:sz w:val="24"/>
          <w:szCs w:val="20"/>
        </w:rPr>
        <w:t>，</w:t>
      </w:r>
      <w:r w:rsidR="00D52B84">
        <w:rPr>
          <w:rFonts w:cs="宋体"/>
          <w:sz w:val="24"/>
          <w:szCs w:val="20"/>
        </w:rPr>
        <w:t>保存求解数据。</w:t>
      </w:r>
    </w:p>
    <w:p w14:paraId="783CAAC2" w14:textId="77777777" w:rsidR="006F56C5" w:rsidRPr="006F56C5" w:rsidRDefault="00887316" w:rsidP="00887316">
      <w:pPr>
        <w:pStyle w:val="3f1"/>
        <w:widowControl/>
        <w:numPr>
          <w:ilvl w:val="0"/>
          <w:numId w:val="28"/>
        </w:numPr>
        <w:spacing w:before="10" w:afterLines="10" w:after="24" w:line="312" w:lineRule="auto"/>
        <w:ind w:firstLineChars="0"/>
      </w:pPr>
      <w:r w:rsidRPr="00415283">
        <w:rPr>
          <w:b/>
          <w:sz w:val="24"/>
        </w:rPr>
        <w:t>InvokeZ3</w:t>
      </w:r>
      <w:r w:rsidR="0071353A" w:rsidRPr="00E914DD">
        <w:rPr>
          <w:rFonts w:cs="宋体" w:hint="eastAsia"/>
          <w:b/>
          <w:szCs w:val="20"/>
          <w:lang w:bidi="ar"/>
        </w:rPr>
        <w:t>类</w:t>
      </w:r>
      <w:r w:rsidR="00415283">
        <w:rPr>
          <w:rFonts w:hint="eastAsia"/>
          <w:b/>
          <w:sz w:val="24"/>
        </w:rPr>
        <w:t>：</w:t>
      </w:r>
      <w:r w:rsidRPr="00415283">
        <w:rPr>
          <w:rFonts w:cs="宋体" w:hint="eastAsia"/>
          <w:sz w:val="24"/>
          <w:szCs w:val="20"/>
        </w:rPr>
        <w:t>约束求解器</w:t>
      </w:r>
      <w:r w:rsidR="00415283" w:rsidRPr="00415283">
        <w:rPr>
          <w:rFonts w:cs="宋体" w:hint="eastAsia"/>
          <w:sz w:val="24"/>
          <w:szCs w:val="20"/>
        </w:rPr>
        <w:t>调用</w:t>
      </w:r>
      <w:r w:rsidR="00415283">
        <w:rPr>
          <w:rFonts w:cs="宋体" w:hint="eastAsia"/>
          <w:sz w:val="24"/>
          <w:szCs w:val="20"/>
        </w:rPr>
        <w:t>类</w:t>
      </w:r>
      <w:r w:rsidR="00415283">
        <w:rPr>
          <w:rFonts w:cs="宋体"/>
          <w:sz w:val="24"/>
          <w:szCs w:val="20"/>
        </w:rPr>
        <w:t>，</w:t>
      </w:r>
      <w:r w:rsidR="00415283">
        <w:rPr>
          <w:rFonts w:cs="宋体" w:hint="eastAsia"/>
          <w:sz w:val="24"/>
          <w:szCs w:val="20"/>
        </w:rPr>
        <w:t>该类</w:t>
      </w:r>
      <w:r w:rsidR="00415283">
        <w:rPr>
          <w:rFonts w:cs="宋体"/>
          <w:sz w:val="24"/>
          <w:szCs w:val="20"/>
        </w:rPr>
        <w:t>用于</w:t>
      </w:r>
      <w:r w:rsidR="00415283">
        <w:rPr>
          <w:rFonts w:cs="宋体" w:hint="eastAsia"/>
          <w:sz w:val="24"/>
          <w:szCs w:val="20"/>
        </w:rPr>
        <w:t>调用</w:t>
      </w:r>
      <w:r w:rsidR="00415283">
        <w:rPr>
          <w:rFonts w:cs="宋体"/>
          <w:sz w:val="24"/>
          <w:szCs w:val="20"/>
        </w:rPr>
        <w:t>z3</w:t>
      </w:r>
      <w:r w:rsidR="00415283">
        <w:rPr>
          <w:rFonts w:cs="宋体" w:hint="eastAsia"/>
          <w:sz w:val="24"/>
          <w:szCs w:val="20"/>
        </w:rPr>
        <w:t>求解器执行</w:t>
      </w:r>
      <w:r w:rsidR="00415283">
        <w:rPr>
          <w:rFonts w:cs="宋体"/>
          <w:sz w:val="24"/>
          <w:szCs w:val="20"/>
        </w:rPr>
        <w:t>约束求解脚本</w:t>
      </w:r>
      <w:r w:rsidR="00415283">
        <w:rPr>
          <w:rFonts w:cs="宋体" w:hint="eastAsia"/>
          <w:sz w:val="24"/>
          <w:szCs w:val="20"/>
        </w:rPr>
        <w:t>，求并</w:t>
      </w:r>
      <w:r w:rsidR="00415283">
        <w:rPr>
          <w:rFonts w:cs="宋体"/>
          <w:sz w:val="24"/>
          <w:szCs w:val="20"/>
        </w:rPr>
        <w:t>保存</w:t>
      </w:r>
      <w:r w:rsidR="00415283">
        <w:rPr>
          <w:rFonts w:cs="宋体" w:hint="eastAsia"/>
          <w:sz w:val="24"/>
          <w:szCs w:val="20"/>
        </w:rPr>
        <w:t>解</w:t>
      </w:r>
      <w:r w:rsidR="00415283">
        <w:rPr>
          <w:rFonts w:cs="宋体"/>
          <w:sz w:val="24"/>
          <w:szCs w:val="20"/>
        </w:rPr>
        <w:t>满足约束</w:t>
      </w:r>
      <w:r w:rsidR="00415283">
        <w:rPr>
          <w:rFonts w:cs="宋体" w:hint="eastAsia"/>
          <w:sz w:val="24"/>
          <w:szCs w:val="20"/>
        </w:rPr>
        <w:t>的</w:t>
      </w:r>
      <w:r w:rsidR="00D52B84">
        <w:rPr>
          <w:rFonts w:cs="宋体" w:hint="eastAsia"/>
          <w:sz w:val="24"/>
          <w:szCs w:val="20"/>
        </w:rPr>
        <w:t>求解结果</w:t>
      </w:r>
      <w:r w:rsidR="00415283">
        <w:rPr>
          <w:rFonts w:cs="宋体" w:hint="eastAsia"/>
          <w:sz w:val="24"/>
          <w:szCs w:val="20"/>
        </w:rPr>
        <w:t>。</w:t>
      </w:r>
    </w:p>
    <w:p w14:paraId="4A6FCDEF" w14:textId="77777777" w:rsidR="005A3851" w:rsidRPr="00D52B84" w:rsidRDefault="006F56C5" w:rsidP="00D52B84">
      <w:pPr>
        <w:pStyle w:val="3f1"/>
        <w:widowControl/>
        <w:numPr>
          <w:ilvl w:val="0"/>
          <w:numId w:val="28"/>
        </w:numPr>
        <w:spacing w:before="10" w:afterLines="10" w:after="24" w:line="312" w:lineRule="auto"/>
        <w:ind w:firstLineChars="0"/>
        <w:rPr>
          <w:b/>
          <w:sz w:val="24"/>
        </w:rPr>
      </w:pPr>
      <w:r w:rsidRPr="006F56C5">
        <w:rPr>
          <w:b/>
          <w:sz w:val="24"/>
        </w:rPr>
        <w:t>DataToCase</w:t>
      </w:r>
      <w:r w:rsidR="0071353A" w:rsidRPr="00E914DD">
        <w:rPr>
          <w:rFonts w:cs="宋体" w:hint="eastAsia"/>
          <w:b/>
          <w:szCs w:val="20"/>
          <w:lang w:bidi="ar"/>
        </w:rPr>
        <w:t>类</w:t>
      </w:r>
      <w:r>
        <w:rPr>
          <w:rFonts w:hint="eastAsia"/>
          <w:b/>
          <w:sz w:val="24"/>
        </w:rPr>
        <w:t>：</w:t>
      </w:r>
      <w:r w:rsidR="0091467C" w:rsidRPr="0091467C">
        <w:rPr>
          <w:rFonts w:cs="宋体" w:hint="eastAsia"/>
          <w:sz w:val="24"/>
          <w:szCs w:val="20"/>
        </w:rPr>
        <w:t>测试</w:t>
      </w:r>
      <w:r w:rsidR="0091467C" w:rsidRPr="0091467C">
        <w:rPr>
          <w:rFonts w:cs="宋体"/>
          <w:sz w:val="24"/>
          <w:szCs w:val="20"/>
        </w:rPr>
        <w:t>用例</w:t>
      </w:r>
      <w:r w:rsidR="0091467C">
        <w:rPr>
          <w:rFonts w:cs="宋体" w:hint="eastAsia"/>
          <w:sz w:val="24"/>
          <w:szCs w:val="20"/>
        </w:rPr>
        <w:t>合成</w:t>
      </w:r>
      <w:r w:rsidR="0091467C">
        <w:rPr>
          <w:rFonts w:cs="宋体"/>
          <w:sz w:val="24"/>
          <w:szCs w:val="20"/>
        </w:rPr>
        <w:t>类，该类</w:t>
      </w:r>
      <w:r w:rsidRPr="006F56C5">
        <w:rPr>
          <w:rFonts w:cs="宋体" w:hint="eastAsia"/>
          <w:sz w:val="24"/>
          <w:szCs w:val="20"/>
        </w:rPr>
        <w:t>将测试数据按照</w:t>
      </w:r>
      <w:r w:rsidR="0091467C" w:rsidRPr="0091467C">
        <w:rPr>
          <w:rFonts w:cs="宋体" w:hint="eastAsia"/>
          <w:sz w:val="24"/>
          <w:szCs w:val="20"/>
        </w:rPr>
        <w:t>ReadWsdl</w:t>
      </w:r>
      <w:r w:rsidR="0091467C" w:rsidRPr="0091467C">
        <w:rPr>
          <w:rFonts w:cs="宋体" w:hint="eastAsia"/>
          <w:sz w:val="24"/>
          <w:szCs w:val="20"/>
        </w:rPr>
        <w:t>类</w:t>
      </w:r>
      <w:r w:rsidR="0091467C">
        <w:rPr>
          <w:rFonts w:cs="宋体" w:hint="eastAsia"/>
          <w:sz w:val="24"/>
          <w:szCs w:val="20"/>
        </w:rPr>
        <w:t>解析</w:t>
      </w:r>
      <w:r w:rsidR="0091467C">
        <w:rPr>
          <w:rFonts w:cs="宋体"/>
          <w:sz w:val="24"/>
          <w:szCs w:val="20"/>
        </w:rPr>
        <w:t>出的</w:t>
      </w:r>
      <w:r w:rsidR="0091467C" w:rsidRPr="0091467C">
        <w:rPr>
          <w:rFonts w:cs="宋体" w:hint="eastAsia"/>
          <w:sz w:val="24"/>
          <w:szCs w:val="20"/>
        </w:rPr>
        <w:t>操作调用消息框架</w:t>
      </w:r>
      <w:r w:rsidRPr="006F56C5">
        <w:rPr>
          <w:rFonts w:cs="宋体" w:hint="eastAsia"/>
          <w:sz w:val="24"/>
          <w:szCs w:val="20"/>
        </w:rPr>
        <w:t>转换为</w:t>
      </w:r>
      <w:r w:rsidR="0091467C">
        <w:rPr>
          <w:rFonts w:cs="宋体"/>
          <w:sz w:val="24"/>
          <w:szCs w:val="20"/>
        </w:rPr>
        <w:t>SOAP</w:t>
      </w:r>
      <w:r w:rsidRPr="006F56C5">
        <w:rPr>
          <w:rFonts w:cs="宋体" w:hint="eastAsia"/>
          <w:sz w:val="24"/>
          <w:szCs w:val="20"/>
        </w:rPr>
        <w:t>测试脚本</w:t>
      </w:r>
      <w:r w:rsidR="0091467C">
        <w:rPr>
          <w:rFonts w:cs="宋体" w:hint="eastAsia"/>
          <w:sz w:val="24"/>
          <w:szCs w:val="20"/>
        </w:rPr>
        <w:t>。</w:t>
      </w:r>
    </w:p>
    <w:p w14:paraId="3E3C3499" w14:textId="77777777" w:rsidR="005A3851" w:rsidRPr="004E7C03" w:rsidRDefault="00887316" w:rsidP="00421451">
      <w:pPr>
        <w:pStyle w:val="aff6"/>
        <w:widowControl w:val="0"/>
        <w:numPr>
          <w:ilvl w:val="0"/>
          <w:numId w:val="24"/>
        </w:numPr>
        <w:adjustRightInd w:val="0"/>
        <w:snapToGrid w:val="0"/>
        <w:spacing w:beforeLines="10" w:before="24" w:beforeAutospacing="0" w:afterLines="10" w:after="24" w:afterAutospacing="0" w:line="312" w:lineRule="auto"/>
        <w:ind w:left="420" w:hanging="420"/>
        <w:jc w:val="both"/>
        <w:rPr>
          <w:rFonts w:ascii="Times New Roman" w:hAnsi="Times New Roman" w:cs="宋体"/>
          <w:b/>
          <w:kern w:val="2"/>
          <w:szCs w:val="20"/>
          <w:lang w:bidi="ar"/>
        </w:rPr>
      </w:pPr>
      <w:r>
        <w:rPr>
          <w:rFonts w:ascii="Times New Roman" w:hAnsi="Times New Roman" w:cs="宋体" w:hint="eastAsia"/>
          <w:b/>
          <w:kern w:val="2"/>
          <w:szCs w:val="20"/>
          <w:lang w:bidi="ar"/>
        </w:rPr>
        <w:t>测试用例执行及</w:t>
      </w:r>
      <w:r w:rsidR="0069507A" w:rsidRPr="004E7C03">
        <w:rPr>
          <w:rFonts w:ascii="Times New Roman" w:hAnsi="Times New Roman" w:cs="宋体" w:hint="eastAsia"/>
          <w:b/>
          <w:kern w:val="2"/>
          <w:szCs w:val="20"/>
          <w:lang w:bidi="ar"/>
        </w:rPr>
        <w:t>结果统计</w:t>
      </w:r>
    </w:p>
    <w:p w14:paraId="26BAA534" w14:textId="77777777" w:rsidR="005A3851" w:rsidRPr="004E7C03" w:rsidRDefault="00F436DA" w:rsidP="00BD0246">
      <w:pPr>
        <w:pStyle w:val="aff6"/>
        <w:widowControl w:val="0"/>
        <w:spacing w:beforeLines="10" w:before="24" w:beforeAutospacing="0" w:afterLines="10" w:after="24" w:afterAutospacing="0" w:line="312" w:lineRule="auto"/>
        <w:ind w:leftChars="200" w:left="420"/>
        <w:jc w:val="both"/>
        <w:pPrChange w:id="211" w:author="a41255065@163.com" w:date="2017-11-14T10:29:00Z">
          <w:pPr>
            <w:pStyle w:val="aff6"/>
            <w:widowControl w:val="0"/>
            <w:spacing w:beforeLines="10" w:before="24" w:beforeAutospacing="0" w:afterLines="10" w:after="24" w:afterAutospacing="0" w:line="312" w:lineRule="auto"/>
            <w:ind w:firstLineChars="200" w:firstLine="480"/>
            <w:jc w:val="both"/>
          </w:pPr>
        </w:pPrChange>
      </w:pPr>
      <w:r>
        <w:rPr>
          <w:rFonts w:ascii="Times New Roman" w:hAnsi="Times New Roman" w:cs="宋体" w:hint="eastAsia"/>
          <w:kern w:val="2"/>
          <w:szCs w:val="20"/>
          <w:lang w:bidi="ar"/>
        </w:rPr>
        <w:t>通过集成</w:t>
      </w:r>
      <w:r w:rsidRPr="00932F00">
        <w:rPr>
          <w:rFonts w:ascii="Times New Roman" w:hAnsi="Times New Roman" w:cs="宋体"/>
          <w:i/>
          <w:kern w:val="2"/>
          <w:szCs w:val="20"/>
          <w:lang w:bidi="ar"/>
        </w:rPr>
        <w:t>soapUI</w:t>
      </w:r>
      <w:r>
        <w:rPr>
          <w:rFonts w:ascii="Times New Roman" w:hAnsi="Times New Roman" w:cs="宋体" w:hint="eastAsia"/>
          <w:kern w:val="2"/>
          <w:szCs w:val="20"/>
          <w:lang w:bidi="ar"/>
        </w:rPr>
        <w:t>模拟</w:t>
      </w:r>
      <w:r>
        <w:rPr>
          <w:rFonts w:ascii="Times New Roman" w:hAnsi="Times New Roman" w:cs="宋体"/>
          <w:kern w:val="2"/>
          <w:szCs w:val="20"/>
          <w:lang w:bidi="ar"/>
        </w:rPr>
        <w:t>客户端</w:t>
      </w:r>
      <w:r>
        <w:rPr>
          <w:rFonts w:ascii="Times New Roman" w:hAnsi="Times New Roman" w:cs="宋体" w:hint="eastAsia"/>
          <w:kern w:val="2"/>
          <w:szCs w:val="20"/>
          <w:lang w:bidi="ar"/>
        </w:rPr>
        <w:t>实现</w:t>
      </w:r>
      <w:r>
        <w:rPr>
          <w:rFonts w:ascii="Times New Roman" w:hAnsi="Times New Roman" w:cs="宋体"/>
          <w:kern w:val="2"/>
          <w:szCs w:val="20"/>
          <w:lang w:bidi="ar"/>
        </w:rPr>
        <w:t>测试用例的执行，</w:t>
      </w:r>
      <w:r>
        <w:rPr>
          <w:rFonts w:ascii="Times New Roman" w:hAnsi="Times New Roman" w:cs="宋体" w:hint="eastAsia"/>
          <w:kern w:val="2"/>
          <w:szCs w:val="20"/>
          <w:lang w:bidi="ar"/>
        </w:rPr>
        <w:t>收集</w:t>
      </w:r>
      <w:r>
        <w:rPr>
          <w:rFonts w:ascii="Times New Roman" w:hAnsi="Times New Roman" w:cs="宋体"/>
          <w:kern w:val="2"/>
          <w:szCs w:val="20"/>
          <w:lang w:bidi="ar"/>
        </w:rPr>
        <w:t>和记录服务执行结果，依据服务行为描述模型，检查对服务操作的调用，报告不满足约束的服务调用情形</w:t>
      </w:r>
      <w:r>
        <w:rPr>
          <w:rFonts w:ascii="Times New Roman" w:hAnsi="Times New Roman" w:cs="宋体" w:hint="eastAsia"/>
          <w:kern w:val="2"/>
          <w:szCs w:val="20"/>
          <w:lang w:bidi="ar"/>
        </w:rPr>
        <w:t>。</w:t>
      </w:r>
    </w:p>
    <w:p w14:paraId="61608AA3" w14:textId="77777777" w:rsidR="00887316" w:rsidRPr="00F436DA" w:rsidRDefault="00887316" w:rsidP="0071353A">
      <w:pPr>
        <w:pStyle w:val="3f1"/>
        <w:widowControl/>
        <w:numPr>
          <w:ilvl w:val="0"/>
          <w:numId w:val="28"/>
        </w:numPr>
        <w:spacing w:before="10" w:afterLines="10" w:after="24" w:line="312" w:lineRule="auto"/>
        <w:ind w:firstLineChars="0"/>
        <w:rPr>
          <w:rFonts w:cs="宋体"/>
          <w:sz w:val="24"/>
          <w:szCs w:val="20"/>
        </w:rPr>
      </w:pPr>
      <w:r w:rsidRPr="00F436DA">
        <w:rPr>
          <w:b/>
          <w:sz w:val="24"/>
        </w:rPr>
        <w:t>ScriptToFrame</w:t>
      </w:r>
      <w:r w:rsidR="0071353A" w:rsidRPr="00E914DD">
        <w:rPr>
          <w:rFonts w:cs="宋体" w:hint="eastAsia"/>
          <w:b/>
          <w:szCs w:val="20"/>
          <w:lang w:bidi="ar"/>
        </w:rPr>
        <w:t>类</w:t>
      </w:r>
      <w:r w:rsidR="00F436DA">
        <w:rPr>
          <w:rFonts w:hint="eastAsia"/>
          <w:b/>
          <w:sz w:val="24"/>
        </w:rPr>
        <w:t>：</w:t>
      </w:r>
      <w:r w:rsidR="0071353A" w:rsidRPr="0071353A">
        <w:rPr>
          <w:rFonts w:cs="宋体" w:hint="eastAsia"/>
          <w:sz w:val="24"/>
          <w:szCs w:val="20"/>
        </w:rPr>
        <w:t>该类</w:t>
      </w:r>
      <w:r w:rsidR="0071353A" w:rsidRPr="0071353A">
        <w:rPr>
          <w:rFonts w:cs="宋体"/>
          <w:sz w:val="24"/>
          <w:szCs w:val="20"/>
        </w:rPr>
        <w:t>用于测试用例的执行与监控</w:t>
      </w:r>
      <w:r w:rsidR="0071353A" w:rsidRPr="0071353A">
        <w:rPr>
          <w:rFonts w:cs="宋体" w:hint="eastAsia"/>
          <w:sz w:val="24"/>
          <w:szCs w:val="20"/>
        </w:rPr>
        <w:t>。</w:t>
      </w:r>
      <w:r w:rsidR="00F436DA">
        <w:rPr>
          <w:rFonts w:cs="宋体" w:hint="eastAsia"/>
          <w:sz w:val="24"/>
          <w:szCs w:val="20"/>
        </w:rPr>
        <w:t>通过</w:t>
      </w:r>
      <w:r w:rsidR="00F436DA">
        <w:rPr>
          <w:rFonts w:cs="宋体"/>
          <w:sz w:val="24"/>
          <w:szCs w:val="20"/>
        </w:rPr>
        <w:t>解析</w:t>
      </w:r>
      <w:r w:rsidR="00F436DA" w:rsidRPr="00F436DA">
        <w:rPr>
          <w:rFonts w:cs="宋体"/>
          <w:sz w:val="24"/>
          <w:szCs w:val="20"/>
        </w:rPr>
        <w:t>DataToCase</w:t>
      </w:r>
      <w:r w:rsidR="00F436DA">
        <w:rPr>
          <w:rFonts w:cs="宋体" w:hint="eastAsia"/>
          <w:sz w:val="24"/>
          <w:szCs w:val="20"/>
        </w:rPr>
        <w:t>类生成</w:t>
      </w:r>
      <w:r w:rsidR="00F436DA">
        <w:rPr>
          <w:rFonts w:cs="宋体"/>
          <w:sz w:val="24"/>
          <w:szCs w:val="20"/>
        </w:rPr>
        <w:t>的</w:t>
      </w:r>
      <w:r w:rsidR="00F436DA">
        <w:rPr>
          <w:rFonts w:cs="宋体" w:hint="eastAsia"/>
          <w:sz w:val="24"/>
          <w:szCs w:val="20"/>
        </w:rPr>
        <w:t>测试用例</w:t>
      </w:r>
      <w:r w:rsidRPr="00F436DA">
        <w:rPr>
          <w:rFonts w:cs="宋体" w:hint="eastAsia"/>
          <w:sz w:val="24"/>
          <w:szCs w:val="20"/>
        </w:rPr>
        <w:t>，</w:t>
      </w:r>
      <w:r w:rsidR="0071353A">
        <w:rPr>
          <w:rFonts w:cs="宋体" w:hint="eastAsia"/>
          <w:sz w:val="24"/>
          <w:szCs w:val="20"/>
        </w:rPr>
        <w:t>调用</w:t>
      </w:r>
      <w:r w:rsidR="0071353A" w:rsidRPr="00F436DA">
        <w:rPr>
          <w:rFonts w:cs="宋体"/>
          <w:sz w:val="24"/>
          <w:szCs w:val="20"/>
        </w:rPr>
        <w:t>SendWsdlInterface</w:t>
      </w:r>
      <w:r w:rsidR="0071353A">
        <w:rPr>
          <w:rFonts w:cs="宋体" w:hint="eastAsia"/>
          <w:sz w:val="24"/>
          <w:szCs w:val="20"/>
        </w:rPr>
        <w:t>类执行解析</w:t>
      </w:r>
      <w:r w:rsidR="0071353A">
        <w:rPr>
          <w:rFonts w:cs="宋体"/>
          <w:sz w:val="24"/>
          <w:szCs w:val="20"/>
        </w:rPr>
        <w:t>出的</w:t>
      </w:r>
      <w:r w:rsidR="0071353A">
        <w:rPr>
          <w:rFonts w:cs="宋体" w:hint="eastAsia"/>
          <w:sz w:val="24"/>
          <w:szCs w:val="20"/>
        </w:rPr>
        <w:t>SOAP</w:t>
      </w:r>
      <w:r w:rsidR="0071353A">
        <w:rPr>
          <w:rFonts w:cs="宋体" w:hint="eastAsia"/>
          <w:sz w:val="24"/>
          <w:szCs w:val="20"/>
        </w:rPr>
        <w:t>消息</w:t>
      </w:r>
      <w:r w:rsidR="00F436DA">
        <w:rPr>
          <w:rFonts w:cs="宋体"/>
          <w:sz w:val="24"/>
          <w:szCs w:val="20"/>
        </w:rPr>
        <w:t>，</w:t>
      </w:r>
      <w:r w:rsidR="00F436DA" w:rsidRPr="00F436DA">
        <w:rPr>
          <w:rFonts w:cs="宋体" w:hint="eastAsia"/>
          <w:sz w:val="24"/>
          <w:szCs w:val="20"/>
        </w:rPr>
        <w:t>截取</w:t>
      </w:r>
      <w:r w:rsidR="0071353A" w:rsidRPr="0071353A">
        <w:rPr>
          <w:rFonts w:cs="宋体"/>
          <w:sz w:val="24"/>
          <w:szCs w:val="20"/>
        </w:rPr>
        <w:t>SendWsdlInterface</w:t>
      </w:r>
      <w:r w:rsidR="00F436DA" w:rsidRPr="00F436DA">
        <w:rPr>
          <w:rFonts w:cs="宋体" w:hint="eastAsia"/>
          <w:sz w:val="24"/>
          <w:szCs w:val="20"/>
        </w:rPr>
        <w:t>执行</w:t>
      </w:r>
      <w:r w:rsidR="0071353A">
        <w:rPr>
          <w:rFonts w:cs="宋体" w:hint="eastAsia"/>
          <w:sz w:val="24"/>
          <w:szCs w:val="20"/>
        </w:rPr>
        <w:t>结果</w:t>
      </w:r>
      <w:r w:rsidR="0071353A">
        <w:rPr>
          <w:rFonts w:cs="宋体"/>
          <w:sz w:val="24"/>
          <w:szCs w:val="20"/>
        </w:rPr>
        <w:t>。</w:t>
      </w:r>
      <w:r w:rsidR="0071353A">
        <w:rPr>
          <w:rFonts w:cs="宋体" w:hint="eastAsia"/>
          <w:sz w:val="24"/>
          <w:szCs w:val="20"/>
        </w:rPr>
        <w:t>将</w:t>
      </w:r>
      <w:r w:rsidR="0071353A">
        <w:rPr>
          <w:rFonts w:cs="宋体" w:hint="eastAsia"/>
          <w:sz w:val="24"/>
          <w:szCs w:val="20"/>
        </w:rPr>
        <w:t>SOAP</w:t>
      </w:r>
      <w:r w:rsidR="0071353A">
        <w:rPr>
          <w:rFonts w:cs="宋体" w:hint="eastAsia"/>
          <w:sz w:val="24"/>
          <w:szCs w:val="20"/>
        </w:rPr>
        <w:t>消息、</w:t>
      </w:r>
      <w:r w:rsidR="00F436DA" w:rsidRPr="00F436DA">
        <w:rPr>
          <w:rFonts w:cs="宋体" w:hint="eastAsia"/>
          <w:sz w:val="24"/>
          <w:szCs w:val="20"/>
        </w:rPr>
        <w:t>截取</w:t>
      </w:r>
      <w:r w:rsidR="0071353A">
        <w:rPr>
          <w:rFonts w:cs="宋体" w:hint="eastAsia"/>
          <w:sz w:val="24"/>
          <w:szCs w:val="20"/>
        </w:rPr>
        <w:t>的</w:t>
      </w:r>
      <w:r w:rsidR="0071353A">
        <w:rPr>
          <w:rFonts w:cs="宋体"/>
          <w:sz w:val="24"/>
          <w:szCs w:val="20"/>
        </w:rPr>
        <w:t>执行</w:t>
      </w:r>
      <w:r w:rsidR="00F436DA" w:rsidRPr="00F436DA">
        <w:rPr>
          <w:rFonts w:cs="宋体" w:hint="eastAsia"/>
          <w:sz w:val="24"/>
          <w:szCs w:val="20"/>
        </w:rPr>
        <w:t>信息与</w:t>
      </w:r>
      <w:r w:rsidR="0071353A" w:rsidRPr="0071353A">
        <w:rPr>
          <w:rFonts w:cs="宋体" w:hint="eastAsia"/>
          <w:sz w:val="24"/>
          <w:szCs w:val="20"/>
        </w:rPr>
        <w:t>ReadWsdl</w:t>
      </w:r>
      <w:r w:rsidR="0071353A" w:rsidRPr="0071353A">
        <w:rPr>
          <w:rFonts w:cs="宋体" w:hint="eastAsia"/>
          <w:sz w:val="24"/>
          <w:szCs w:val="20"/>
        </w:rPr>
        <w:t>类</w:t>
      </w:r>
      <w:r w:rsidR="0071353A">
        <w:rPr>
          <w:rFonts w:cs="宋体" w:hint="eastAsia"/>
          <w:sz w:val="24"/>
          <w:szCs w:val="20"/>
        </w:rPr>
        <w:t>解析</w:t>
      </w:r>
      <w:r w:rsidR="0071353A">
        <w:rPr>
          <w:rFonts w:cs="宋体"/>
          <w:sz w:val="24"/>
          <w:szCs w:val="20"/>
        </w:rPr>
        <w:t>出</w:t>
      </w:r>
      <w:r w:rsidR="00F436DA" w:rsidRPr="00F436DA">
        <w:rPr>
          <w:rFonts w:cs="宋体" w:hint="eastAsia"/>
          <w:sz w:val="24"/>
          <w:szCs w:val="20"/>
        </w:rPr>
        <w:t>的</w:t>
      </w:r>
      <w:r w:rsidR="00F436DA" w:rsidRPr="00F436DA">
        <w:rPr>
          <w:rFonts w:cs="宋体" w:hint="eastAsia"/>
          <w:sz w:val="24"/>
          <w:szCs w:val="20"/>
        </w:rPr>
        <w:t>XSD</w:t>
      </w:r>
      <w:r w:rsidR="00F436DA" w:rsidRPr="00F436DA">
        <w:rPr>
          <w:rFonts w:cs="宋体" w:hint="eastAsia"/>
          <w:sz w:val="24"/>
          <w:szCs w:val="20"/>
        </w:rPr>
        <w:t>文档进行校验，根据定义的校验准则，生成测试评估结果。</w:t>
      </w:r>
    </w:p>
    <w:p w14:paraId="4FB38BBF" w14:textId="77777777" w:rsidR="00887316" w:rsidRPr="0071353A" w:rsidRDefault="00887316" w:rsidP="0071353A">
      <w:pPr>
        <w:pStyle w:val="3f1"/>
        <w:widowControl/>
        <w:numPr>
          <w:ilvl w:val="0"/>
          <w:numId w:val="28"/>
        </w:numPr>
        <w:spacing w:before="10" w:afterLines="10" w:after="24" w:line="312" w:lineRule="auto"/>
        <w:ind w:firstLineChars="0"/>
        <w:rPr>
          <w:b/>
          <w:sz w:val="24"/>
        </w:rPr>
      </w:pPr>
      <w:r w:rsidRPr="00F436DA">
        <w:rPr>
          <w:b/>
          <w:sz w:val="24"/>
        </w:rPr>
        <w:t>SendWsdlInterface</w:t>
      </w:r>
      <w:r w:rsidR="0071353A" w:rsidRPr="00E914DD">
        <w:rPr>
          <w:rFonts w:cs="宋体" w:hint="eastAsia"/>
          <w:b/>
          <w:szCs w:val="20"/>
          <w:lang w:bidi="ar"/>
        </w:rPr>
        <w:t>类</w:t>
      </w:r>
      <w:r w:rsidR="00F436DA">
        <w:rPr>
          <w:rFonts w:hint="eastAsia"/>
          <w:b/>
          <w:sz w:val="24"/>
        </w:rPr>
        <w:t>：</w:t>
      </w:r>
      <w:r w:rsidR="00F436DA" w:rsidRPr="00F436DA">
        <w:rPr>
          <w:rFonts w:cs="宋体" w:hint="eastAsia"/>
          <w:sz w:val="24"/>
          <w:szCs w:val="20"/>
        </w:rPr>
        <w:t>通过集成</w:t>
      </w:r>
      <w:r w:rsidR="00F436DA" w:rsidRPr="00F436DA">
        <w:rPr>
          <w:rFonts w:cs="宋体" w:hint="eastAsia"/>
          <w:sz w:val="24"/>
          <w:szCs w:val="20"/>
        </w:rPr>
        <w:t>soapUI</w:t>
      </w:r>
      <w:r w:rsidR="00F436DA" w:rsidRPr="00F436DA">
        <w:rPr>
          <w:rFonts w:cs="宋体" w:hint="eastAsia"/>
          <w:sz w:val="24"/>
          <w:szCs w:val="20"/>
        </w:rPr>
        <w:t>模拟客户端</w:t>
      </w:r>
      <w:r w:rsidRPr="00F436DA">
        <w:rPr>
          <w:rFonts w:cs="宋体" w:hint="eastAsia"/>
          <w:sz w:val="24"/>
          <w:szCs w:val="20"/>
        </w:rPr>
        <w:t>发送</w:t>
      </w:r>
      <w:r w:rsidR="0071353A">
        <w:rPr>
          <w:rFonts w:cs="宋体" w:hint="eastAsia"/>
          <w:sz w:val="24"/>
          <w:szCs w:val="20"/>
        </w:rPr>
        <w:t>S</w:t>
      </w:r>
      <w:r w:rsidR="0071353A">
        <w:rPr>
          <w:rFonts w:cs="宋体"/>
          <w:sz w:val="24"/>
          <w:szCs w:val="20"/>
        </w:rPr>
        <w:t>OAP</w:t>
      </w:r>
      <w:r w:rsidR="0071353A">
        <w:rPr>
          <w:rFonts w:cs="宋体" w:hint="eastAsia"/>
          <w:sz w:val="24"/>
          <w:szCs w:val="20"/>
        </w:rPr>
        <w:t>消息</w:t>
      </w:r>
      <w:r w:rsidRPr="00F436DA">
        <w:rPr>
          <w:rFonts w:cs="宋体" w:hint="eastAsia"/>
          <w:sz w:val="24"/>
          <w:szCs w:val="20"/>
        </w:rPr>
        <w:t>，获取</w:t>
      </w:r>
      <w:r w:rsidR="0071353A">
        <w:rPr>
          <w:rFonts w:cs="宋体" w:hint="eastAsia"/>
          <w:sz w:val="24"/>
          <w:szCs w:val="20"/>
        </w:rPr>
        <w:t>消息执行</w:t>
      </w:r>
      <w:r w:rsidRPr="00F436DA">
        <w:rPr>
          <w:rFonts w:cs="宋体" w:hint="eastAsia"/>
          <w:sz w:val="24"/>
          <w:szCs w:val="20"/>
        </w:rPr>
        <w:t>结果</w:t>
      </w:r>
      <w:r w:rsidR="0071353A">
        <w:rPr>
          <w:rFonts w:cs="宋体" w:hint="eastAsia"/>
          <w:sz w:val="24"/>
          <w:szCs w:val="20"/>
        </w:rPr>
        <w:t>。</w:t>
      </w:r>
    </w:p>
    <w:p w14:paraId="3604F3E1" w14:textId="77777777" w:rsidR="005A3851" w:rsidRPr="004E7C03" w:rsidRDefault="0071353A" w:rsidP="0071353A">
      <w:pPr>
        <w:pStyle w:val="3f1"/>
        <w:widowControl/>
        <w:numPr>
          <w:ilvl w:val="0"/>
          <w:numId w:val="28"/>
        </w:numPr>
        <w:spacing w:before="10" w:afterLines="10" w:after="24" w:line="312" w:lineRule="auto"/>
        <w:ind w:firstLineChars="0"/>
        <w:rPr>
          <w:sz w:val="24"/>
          <w:szCs w:val="20"/>
          <w:lang w:bidi="ar"/>
        </w:rPr>
      </w:pPr>
      <w:r w:rsidRPr="0071353A">
        <w:rPr>
          <w:b/>
          <w:sz w:val="24"/>
        </w:rPr>
        <w:t>ResultReport</w:t>
      </w:r>
      <w:r w:rsidRPr="00E914DD">
        <w:rPr>
          <w:rFonts w:cs="宋体" w:hint="eastAsia"/>
          <w:b/>
          <w:szCs w:val="20"/>
          <w:lang w:bidi="ar"/>
        </w:rPr>
        <w:t>类</w:t>
      </w:r>
      <w:r w:rsidRPr="0071353A">
        <w:rPr>
          <w:rFonts w:hint="eastAsia"/>
          <w:b/>
          <w:sz w:val="24"/>
        </w:rPr>
        <w:t>：</w:t>
      </w:r>
      <w:r>
        <w:rPr>
          <w:sz w:val="24"/>
          <w:szCs w:val="20"/>
          <w:lang w:bidi="ar"/>
        </w:rPr>
        <w:t>外观类</w:t>
      </w:r>
      <w:r>
        <w:rPr>
          <w:rFonts w:hint="eastAsia"/>
          <w:sz w:val="24"/>
          <w:szCs w:val="20"/>
          <w:lang w:bidi="ar"/>
        </w:rPr>
        <w:t>。</w:t>
      </w:r>
      <w:r>
        <w:rPr>
          <w:sz w:val="24"/>
          <w:szCs w:val="20"/>
          <w:lang w:bidi="ar"/>
        </w:rPr>
        <w:t>用于</w:t>
      </w:r>
      <w:r>
        <w:rPr>
          <w:rFonts w:hint="eastAsia"/>
          <w:sz w:val="24"/>
          <w:szCs w:val="20"/>
          <w:lang w:bidi="ar"/>
        </w:rPr>
        <w:t>解析</w:t>
      </w:r>
      <w:r w:rsidRPr="0071353A">
        <w:rPr>
          <w:sz w:val="24"/>
          <w:szCs w:val="20"/>
          <w:lang w:bidi="ar"/>
        </w:rPr>
        <w:t>ScriptToFrame</w:t>
      </w:r>
      <w:r>
        <w:rPr>
          <w:rFonts w:hint="eastAsia"/>
          <w:sz w:val="24"/>
          <w:szCs w:val="20"/>
          <w:lang w:bidi="ar"/>
        </w:rPr>
        <w:t>生成</w:t>
      </w:r>
      <w:r>
        <w:rPr>
          <w:sz w:val="24"/>
          <w:szCs w:val="20"/>
          <w:lang w:bidi="ar"/>
        </w:rPr>
        <w:t>的测试结果</w:t>
      </w:r>
      <w:r>
        <w:rPr>
          <w:rFonts w:hint="eastAsia"/>
          <w:sz w:val="24"/>
          <w:szCs w:val="20"/>
          <w:lang w:bidi="ar"/>
        </w:rPr>
        <w:t>并</w:t>
      </w:r>
      <w:r>
        <w:rPr>
          <w:sz w:val="24"/>
          <w:szCs w:val="20"/>
          <w:lang w:bidi="ar"/>
        </w:rPr>
        <w:t>可视化展示</w:t>
      </w:r>
      <w:r>
        <w:rPr>
          <w:rFonts w:hint="eastAsia"/>
          <w:sz w:val="24"/>
          <w:szCs w:val="20"/>
          <w:lang w:bidi="ar"/>
        </w:rPr>
        <w:t>。</w:t>
      </w:r>
    </w:p>
    <w:p w14:paraId="770CE23D" w14:textId="77777777" w:rsidR="005A3851" w:rsidRPr="004E7C03" w:rsidRDefault="0069507A">
      <w:pPr>
        <w:pStyle w:val="u2"/>
      </w:pPr>
      <w:bookmarkStart w:id="212" w:name="_Toc466487186"/>
      <w:bookmarkStart w:id="213" w:name="_Toc456790203"/>
      <w:bookmarkStart w:id="214" w:name="_Toc498361757"/>
      <w:r w:rsidRPr="004E7C03">
        <w:rPr>
          <w:rFonts w:hint="eastAsia"/>
        </w:rPr>
        <w:lastRenderedPageBreak/>
        <w:t>系统演示</w:t>
      </w:r>
      <w:bookmarkEnd w:id="212"/>
      <w:bookmarkEnd w:id="213"/>
      <w:bookmarkEnd w:id="214"/>
    </w:p>
    <w:p w14:paraId="445046C1" w14:textId="77777777" w:rsidR="005A3851" w:rsidRPr="0050669D" w:rsidRDefault="00202B78" w:rsidP="0050669D">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6E40E9">
        <w:rPr>
          <w:rFonts w:ascii="Times New Roman" w:hAnsi="Times New Roman"/>
          <w:kern w:val="2"/>
          <w:szCs w:val="20"/>
          <w:lang w:bidi="ar"/>
        </w:rPr>
        <w:t>BMD_WSTCT</w:t>
      </w:r>
      <w:r w:rsidR="0069507A" w:rsidRPr="004E7C03">
        <w:rPr>
          <w:rFonts w:ascii="Times New Roman" w:hAnsi="Times New Roman" w:hint="eastAsia"/>
          <w:kern w:val="2"/>
          <w:szCs w:val="20"/>
          <w:lang w:bidi="ar"/>
        </w:rPr>
        <w:t>工具</w:t>
      </w:r>
      <w:r w:rsidR="0069507A" w:rsidRPr="004E7C03">
        <w:rPr>
          <w:rFonts w:ascii="Times New Roman" w:hAnsi="Times New Roman" w:cs="宋体" w:hint="eastAsia"/>
          <w:kern w:val="2"/>
          <w:szCs w:val="20"/>
          <w:lang w:bidi="ar"/>
        </w:rPr>
        <w:t>主要由四个部分组成：菜单栏、文件选择区域、具体功能区域和日志区域。</w:t>
      </w:r>
      <w:r w:rsidR="0069507A" w:rsidRPr="00202B78">
        <w:rPr>
          <w:rFonts w:ascii="Times New Roman" w:hAnsi="Times New Roman" w:cs="宋体" w:hint="eastAsia"/>
          <w:kern w:val="2"/>
          <w:szCs w:val="20"/>
          <w:lang w:bidi="ar"/>
        </w:rPr>
        <w:t>其中，菜单部分提供工具的重启、</w:t>
      </w:r>
      <w:r w:rsidR="0069507A" w:rsidRPr="00202B78">
        <w:rPr>
          <w:rFonts w:ascii="Times New Roman" w:hAnsi="Times New Roman" w:cs="宋体"/>
          <w:kern w:val="2"/>
          <w:szCs w:val="20"/>
          <w:lang w:bidi="ar"/>
        </w:rPr>
        <w:t>Tomcat</w:t>
      </w:r>
      <w:r w:rsidR="0069507A" w:rsidRPr="00202B78">
        <w:rPr>
          <w:rFonts w:ascii="Times New Roman" w:hAnsi="Times New Roman" w:cs="宋体" w:hint="eastAsia"/>
          <w:kern w:val="2"/>
          <w:szCs w:val="20"/>
          <w:lang w:bidi="ar"/>
        </w:rPr>
        <w:t>的运行、帮助三个菜单项；</w:t>
      </w:r>
      <w:r w:rsidR="0069507A" w:rsidRPr="004E7C03">
        <w:rPr>
          <w:rFonts w:ascii="Times New Roman" w:hAnsi="Times New Roman" w:cs="宋体" w:hint="eastAsia"/>
          <w:kern w:val="2"/>
          <w:szCs w:val="20"/>
          <w:lang w:bidi="ar"/>
        </w:rPr>
        <w:t>文件选择区域</w:t>
      </w:r>
      <w:r w:rsidR="0050669D">
        <w:rPr>
          <w:rFonts w:ascii="Times New Roman" w:hAnsi="Times New Roman" w:cs="宋体" w:hint="eastAsia"/>
          <w:kern w:val="2"/>
          <w:szCs w:val="20"/>
          <w:lang w:bidi="ar"/>
        </w:rPr>
        <w:t>提供“选择待测</w:t>
      </w:r>
      <w:r w:rsidR="0050669D">
        <w:rPr>
          <w:rFonts w:ascii="Times New Roman" w:hAnsi="Times New Roman" w:cs="宋体"/>
          <w:kern w:val="2"/>
          <w:szCs w:val="20"/>
          <w:lang w:bidi="ar"/>
        </w:rPr>
        <w:t>Web</w:t>
      </w:r>
      <w:r w:rsidR="0050669D">
        <w:rPr>
          <w:rFonts w:ascii="Times New Roman" w:hAnsi="Times New Roman" w:cs="宋体"/>
          <w:kern w:val="2"/>
          <w:szCs w:val="20"/>
          <w:lang w:bidi="ar"/>
        </w:rPr>
        <w:t>服务</w:t>
      </w:r>
      <w:r w:rsidR="0050669D">
        <w:rPr>
          <w:rFonts w:ascii="Times New Roman" w:hAnsi="Times New Roman" w:cs="宋体" w:hint="eastAsia"/>
          <w:kern w:val="2"/>
          <w:szCs w:val="20"/>
          <w:lang w:bidi="ar"/>
        </w:rPr>
        <w:t>WSDL</w:t>
      </w:r>
      <w:r w:rsidR="0050669D">
        <w:rPr>
          <w:rFonts w:ascii="Times New Roman" w:hAnsi="Times New Roman" w:cs="宋体" w:hint="eastAsia"/>
          <w:kern w:val="2"/>
          <w:szCs w:val="20"/>
          <w:lang w:bidi="ar"/>
        </w:rPr>
        <w:t>地址”</w:t>
      </w:r>
      <w:r w:rsidR="0050669D">
        <w:rPr>
          <w:rFonts w:ascii="Times New Roman" w:hAnsi="Times New Roman" w:cs="宋体"/>
          <w:kern w:val="2"/>
          <w:szCs w:val="20"/>
          <w:lang w:bidi="ar"/>
        </w:rPr>
        <w:t>、</w:t>
      </w:r>
      <w:r w:rsidR="0050669D">
        <w:rPr>
          <w:rFonts w:ascii="Times New Roman" w:hAnsi="Times New Roman" w:cs="宋体" w:hint="eastAsia"/>
          <w:kern w:val="2"/>
          <w:szCs w:val="20"/>
          <w:lang w:bidi="ar"/>
        </w:rPr>
        <w:t>“导入</w:t>
      </w:r>
      <w:r w:rsidR="0050669D">
        <w:rPr>
          <w:rFonts w:ascii="Times New Roman" w:hAnsi="Times New Roman" w:cs="宋体"/>
          <w:kern w:val="2"/>
          <w:szCs w:val="20"/>
          <w:lang w:bidi="ar"/>
        </w:rPr>
        <w:t>相</w:t>
      </w:r>
      <w:r w:rsidR="0050669D">
        <w:rPr>
          <w:rFonts w:ascii="Times New Roman" w:hAnsi="Times New Roman" w:cs="宋体" w:hint="eastAsia"/>
          <w:kern w:val="2"/>
          <w:szCs w:val="20"/>
          <w:lang w:bidi="ar"/>
        </w:rPr>
        <w:t>关联</w:t>
      </w:r>
      <w:r w:rsidR="0050669D">
        <w:rPr>
          <w:rFonts w:ascii="Times New Roman" w:hAnsi="Times New Roman" w:cs="宋体"/>
          <w:kern w:val="2"/>
          <w:szCs w:val="20"/>
          <w:lang w:bidi="ar"/>
        </w:rPr>
        <w:t>决策表</w:t>
      </w:r>
      <w:r w:rsidR="0050669D">
        <w:rPr>
          <w:rFonts w:ascii="Times New Roman" w:hAnsi="Times New Roman" w:cs="宋体" w:hint="eastAsia"/>
          <w:kern w:val="2"/>
          <w:szCs w:val="20"/>
          <w:lang w:bidi="ar"/>
        </w:rPr>
        <w:t>”及“清除工作</w:t>
      </w:r>
      <w:r w:rsidR="0050669D">
        <w:rPr>
          <w:rFonts w:ascii="Times New Roman" w:hAnsi="Times New Roman" w:cs="宋体"/>
          <w:kern w:val="2"/>
          <w:szCs w:val="20"/>
          <w:lang w:bidi="ar"/>
        </w:rPr>
        <w:t>目录</w:t>
      </w:r>
      <w:r w:rsidR="0050669D">
        <w:rPr>
          <w:rFonts w:ascii="Times New Roman" w:hAnsi="Times New Roman" w:cs="宋体" w:hint="eastAsia"/>
          <w:kern w:val="2"/>
          <w:szCs w:val="20"/>
          <w:lang w:bidi="ar"/>
        </w:rPr>
        <w:t>”三个</w:t>
      </w:r>
      <w:r w:rsidR="0050669D">
        <w:rPr>
          <w:rFonts w:ascii="Times New Roman" w:hAnsi="Times New Roman" w:cs="宋体"/>
          <w:kern w:val="2"/>
          <w:szCs w:val="20"/>
          <w:lang w:bidi="ar"/>
        </w:rPr>
        <w:t>功能</w:t>
      </w:r>
      <w:r w:rsidR="0069507A" w:rsidRPr="004E7C03">
        <w:rPr>
          <w:rFonts w:ascii="Times New Roman" w:hAnsi="Times New Roman" w:cs="宋体" w:hint="eastAsia"/>
          <w:kern w:val="2"/>
          <w:szCs w:val="20"/>
          <w:lang w:bidi="ar"/>
        </w:rPr>
        <w:t>；具体功能区域是工具的主要操作点，包括</w:t>
      </w:r>
      <w:r w:rsidR="0050669D">
        <w:rPr>
          <w:rFonts w:ascii="Times New Roman" w:hAnsi="Times New Roman" w:cs="宋体" w:hint="eastAsia"/>
          <w:kern w:val="2"/>
          <w:szCs w:val="20"/>
          <w:lang w:bidi="ar"/>
        </w:rPr>
        <w:t>扩展</w:t>
      </w:r>
      <w:r w:rsidR="0050669D">
        <w:rPr>
          <w:rFonts w:ascii="Times New Roman" w:hAnsi="Times New Roman" w:cs="宋体" w:hint="eastAsia"/>
          <w:kern w:val="2"/>
          <w:szCs w:val="20"/>
          <w:lang w:bidi="ar"/>
        </w:rPr>
        <w:t>WSDL</w:t>
      </w:r>
      <w:r w:rsidR="0050669D">
        <w:rPr>
          <w:rFonts w:ascii="Times New Roman" w:hAnsi="Times New Roman" w:cs="宋体"/>
          <w:kern w:val="2"/>
          <w:szCs w:val="20"/>
          <w:lang w:bidi="ar"/>
        </w:rPr>
        <w:t>解析</w:t>
      </w:r>
      <w:r w:rsidR="0069507A" w:rsidRPr="004E7C03">
        <w:rPr>
          <w:rFonts w:ascii="Times New Roman" w:hAnsi="Times New Roman" w:cs="宋体" w:hint="eastAsia"/>
          <w:kern w:val="2"/>
          <w:szCs w:val="20"/>
          <w:lang w:bidi="ar"/>
        </w:rPr>
        <w:t>、</w:t>
      </w:r>
      <w:r w:rsidR="0050669D">
        <w:rPr>
          <w:rFonts w:ascii="Times New Roman" w:hAnsi="Times New Roman" w:cs="宋体" w:hint="eastAsia"/>
          <w:kern w:val="2"/>
          <w:szCs w:val="20"/>
          <w:lang w:bidi="ar"/>
        </w:rPr>
        <w:t>模型</w:t>
      </w:r>
      <w:r w:rsidR="0050669D">
        <w:rPr>
          <w:rFonts w:ascii="Times New Roman" w:hAnsi="Times New Roman" w:cs="宋体"/>
          <w:kern w:val="2"/>
          <w:szCs w:val="20"/>
          <w:lang w:bidi="ar"/>
        </w:rPr>
        <w:t>生成、测试序列生成</w:t>
      </w:r>
      <w:r w:rsidR="0050669D">
        <w:rPr>
          <w:rFonts w:ascii="Times New Roman" w:hAnsi="Times New Roman" w:cs="宋体" w:hint="eastAsia"/>
          <w:kern w:val="2"/>
          <w:szCs w:val="20"/>
          <w:lang w:bidi="ar"/>
        </w:rPr>
        <w:t>、</w:t>
      </w:r>
      <w:r w:rsidR="0050669D">
        <w:rPr>
          <w:rFonts w:ascii="Times New Roman" w:hAnsi="Times New Roman" w:cs="宋体"/>
          <w:kern w:val="2"/>
          <w:szCs w:val="20"/>
          <w:lang w:bidi="ar"/>
        </w:rPr>
        <w:t>测试用例生成</w:t>
      </w:r>
      <w:r w:rsidR="0050669D">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测试用例执行分析五个部分；日志区域提供</w:t>
      </w:r>
      <w:r w:rsidR="00525917">
        <w:rPr>
          <w:rFonts w:ascii="Times New Roman" w:hAnsi="Times New Roman" w:cs="宋体" w:hint="eastAsia"/>
          <w:kern w:val="2"/>
          <w:szCs w:val="20"/>
          <w:lang w:bidi="ar"/>
        </w:rPr>
        <w:t>工具</w:t>
      </w:r>
      <w:r w:rsidR="00525917">
        <w:rPr>
          <w:rFonts w:ascii="Times New Roman" w:hAnsi="Times New Roman" w:cs="宋体"/>
          <w:kern w:val="2"/>
          <w:szCs w:val="20"/>
          <w:lang w:bidi="ar"/>
        </w:rPr>
        <w:t>使用过程</w:t>
      </w:r>
      <w:r w:rsidR="00525917" w:rsidRPr="004E7C03">
        <w:rPr>
          <w:rFonts w:ascii="Times New Roman" w:hAnsi="Times New Roman" w:cs="宋体" w:hint="eastAsia"/>
          <w:kern w:val="2"/>
          <w:szCs w:val="20"/>
          <w:lang w:bidi="ar"/>
        </w:rPr>
        <w:t>与用户操作行为相关的日志</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例如</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hint="eastAsia"/>
          <w:kern w:val="2"/>
          <w:szCs w:val="20"/>
          <w:lang w:bidi="ar"/>
        </w:rPr>
        <w:t>解析</w:t>
      </w:r>
      <w:r w:rsidR="00525917">
        <w:rPr>
          <w:rFonts w:ascii="Times New Roman" w:hAnsi="Times New Roman" w:cs="宋体"/>
          <w:kern w:val="2"/>
          <w:szCs w:val="20"/>
          <w:lang w:bidi="ar"/>
        </w:rPr>
        <w:t>过程、测试用例执行过程输出的日志</w:t>
      </w:r>
      <w:r w:rsidR="0069507A" w:rsidRPr="004E7C03">
        <w:rPr>
          <w:rFonts w:ascii="Times New Roman" w:hAnsi="Times New Roman" w:cs="宋体" w:hint="eastAsia"/>
          <w:kern w:val="2"/>
          <w:szCs w:val="20"/>
          <w:lang w:bidi="ar"/>
        </w:rPr>
        <w:t>。</w:t>
      </w:r>
    </w:p>
    <w:p w14:paraId="56B7390C" w14:textId="77777777" w:rsidR="005A3851" w:rsidRDefault="0069507A">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采用</w:t>
      </w:r>
      <w:r w:rsidR="00525917">
        <w:rPr>
          <w:rFonts w:ascii="Times New Roman" w:hAnsi="Times New Roman" w:cs="宋体" w:hint="eastAsia"/>
          <w:kern w:val="2"/>
          <w:szCs w:val="20"/>
          <w:lang w:bidi="ar"/>
        </w:rPr>
        <w:t>例</w:t>
      </w:r>
      <w:r w:rsidR="00525917">
        <w:rPr>
          <w:rFonts w:ascii="Times New Roman" w:hAnsi="Times New Roman" w:cs="宋体" w:hint="eastAsia"/>
          <w:kern w:val="2"/>
          <w:szCs w:val="20"/>
          <w:lang w:bidi="ar"/>
        </w:rPr>
        <w:t>3</w:t>
      </w:r>
      <w:r w:rsidR="00525917">
        <w:rPr>
          <w:rFonts w:ascii="Times New Roman" w:hAnsi="Times New Roman" w:cs="宋体"/>
          <w:kern w:val="2"/>
          <w:szCs w:val="20"/>
          <w:lang w:bidi="ar"/>
        </w:rPr>
        <w:t>-1</w:t>
      </w:r>
      <w:r w:rsidRPr="004E7C03">
        <w:rPr>
          <w:rFonts w:ascii="Times New Roman" w:hAnsi="Times New Roman" w:cs="宋体" w:hint="eastAsia"/>
          <w:kern w:val="2"/>
          <w:szCs w:val="20"/>
          <w:lang w:bidi="ar"/>
        </w:rPr>
        <w:t>实例来演示</w:t>
      </w:r>
      <w:r w:rsidR="00FC2BBF" w:rsidRPr="00FC2BBF">
        <w:rPr>
          <w:rFonts w:ascii="Times New Roman" w:hAnsi="Times New Roman"/>
          <w:kern w:val="2"/>
          <w:szCs w:val="20"/>
          <w:lang w:bidi="ar"/>
        </w:rPr>
        <w:t>BMD_WSTCT</w:t>
      </w:r>
      <w:r w:rsidRPr="004E7C03">
        <w:rPr>
          <w:rFonts w:ascii="Times New Roman" w:hAnsi="Times New Roman" w:hint="eastAsia"/>
          <w:kern w:val="2"/>
          <w:szCs w:val="20"/>
          <w:lang w:bidi="ar"/>
        </w:rPr>
        <w:t>工具的使用</w:t>
      </w:r>
      <w:r w:rsidRPr="004E7C03">
        <w:rPr>
          <w:rFonts w:ascii="Times New Roman" w:hAnsi="Times New Roman" w:cs="宋体" w:hint="eastAsia"/>
          <w:kern w:val="2"/>
          <w:szCs w:val="20"/>
          <w:lang w:bidi="ar"/>
        </w:rPr>
        <w:t>，包括</w:t>
      </w:r>
      <w:r w:rsidR="00525917">
        <w:rPr>
          <w:rFonts w:ascii="Times New Roman" w:hAnsi="Times New Roman" w:cs="宋体" w:hint="eastAsia"/>
          <w:kern w:val="2"/>
          <w:szCs w:val="20"/>
          <w:lang w:bidi="ar"/>
        </w:rPr>
        <w:t>扩展</w:t>
      </w:r>
      <w:r w:rsidR="00525917">
        <w:rPr>
          <w:rFonts w:ascii="Times New Roman" w:hAnsi="Times New Roman" w:cs="宋体" w:hint="eastAsia"/>
          <w:kern w:val="2"/>
          <w:szCs w:val="20"/>
          <w:lang w:bidi="ar"/>
        </w:rPr>
        <w:t>WSDL</w:t>
      </w:r>
      <w:r w:rsidR="00525917">
        <w:rPr>
          <w:rFonts w:ascii="Times New Roman" w:hAnsi="Times New Roman" w:cs="宋体"/>
          <w:kern w:val="2"/>
          <w:szCs w:val="20"/>
          <w:lang w:bidi="ar"/>
        </w:rPr>
        <w:t>解析</w:t>
      </w:r>
      <w:r w:rsidR="00525917" w:rsidRPr="004E7C03">
        <w:rPr>
          <w:rFonts w:ascii="Times New Roman" w:hAnsi="Times New Roman" w:cs="宋体" w:hint="eastAsia"/>
          <w:kern w:val="2"/>
          <w:szCs w:val="20"/>
          <w:lang w:bidi="ar"/>
        </w:rPr>
        <w:t>、</w:t>
      </w:r>
      <w:r w:rsidR="00525917">
        <w:rPr>
          <w:rFonts w:ascii="Times New Roman" w:hAnsi="Times New Roman" w:cs="宋体" w:hint="eastAsia"/>
          <w:kern w:val="2"/>
          <w:szCs w:val="20"/>
          <w:lang w:bidi="ar"/>
        </w:rPr>
        <w:t>模型</w:t>
      </w:r>
      <w:r w:rsidR="00525917">
        <w:rPr>
          <w:rFonts w:ascii="Times New Roman" w:hAnsi="Times New Roman" w:cs="宋体"/>
          <w:kern w:val="2"/>
          <w:szCs w:val="20"/>
          <w:lang w:bidi="ar"/>
        </w:rPr>
        <w:t>生成、测试序列生成</w:t>
      </w:r>
      <w:r w:rsidR="00525917">
        <w:rPr>
          <w:rFonts w:ascii="Times New Roman" w:hAnsi="Times New Roman" w:cs="宋体" w:hint="eastAsia"/>
          <w:kern w:val="2"/>
          <w:szCs w:val="20"/>
          <w:lang w:bidi="ar"/>
        </w:rPr>
        <w:t>、</w:t>
      </w:r>
      <w:r w:rsidR="00525917">
        <w:rPr>
          <w:rFonts w:ascii="Times New Roman" w:hAnsi="Times New Roman" w:cs="宋体"/>
          <w:kern w:val="2"/>
          <w:szCs w:val="20"/>
          <w:lang w:bidi="ar"/>
        </w:rPr>
        <w:t>测试用例生成</w:t>
      </w:r>
      <w:r w:rsidR="00525917">
        <w:rPr>
          <w:rFonts w:ascii="Times New Roman" w:hAnsi="Times New Roman" w:cs="宋体" w:hint="eastAsia"/>
          <w:kern w:val="2"/>
          <w:szCs w:val="20"/>
          <w:lang w:bidi="ar"/>
        </w:rPr>
        <w:t>、</w:t>
      </w:r>
      <w:r w:rsidR="00525917" w:rsidRPr="004E7C03">
        <w:rPr>
          <w:rFonts w:ascii="Times New Roman" w:hAnsi="Times New Roman" w:cs="宋体" w:hint="eastAsia"/>
          <w:kern w:val="2"/>
          <w:szCs w:val="20"/>
          <w:lang w:bidi="ar"/>
        </w:rPr>
        <w:t>测试用例执行分析</w:t>
      </w:r>
      <w:r w:rsidRPr="004E7C03">
        <w:rPr>
          <w:rFonts w:ascii="Times New Roman" w:hAnsi="Times New Roman" w:cs="宋体" w:hint="eastAsia"/>
          <w:kern w:val="2"/>
          <w:szCs w:val="20"/>
          <w:lang w:bidi="ar"/>
        </w:rPr>
        <w:t>部分。</w:t>
      </w:r>
    </w:p>
    <w:p w14:paraId="4E146085" w14:textId="77777777" w:rsidR="005A3851" w:rsidRPr="00386A4D" w:rsidRDefault="00386A4D" w:rsidP="00BD0246">
      <w:pPr>
        <w:pStyle w:val="aff6"/>
        <w:widowControl w:val="0"/>
        <w:spacing w:beforeLines="10" w:before="24" w:beforeAutospacing="0" w:afterAutospacing="0" w:line="312" w:lineRule="auto"/>
        <w:jc w:val="center"/>
        <w:rPr>
          <w:rFonts w:ascii="Times New Roman" w:hAnsi="Times New Roman" w:cs="宋体"/>
          <w:kern w:val="2"/>
          <w:szCs w:val="20"/>
          <w:lang w:bidi="ar"/>
        </w:rPr>
        <w:pPrChange w:id="215" w:author="a41255065@163.com" w:date="2017-11-14T10:30:00Z">
          <w:pPr>
            <w:pStyle w:val="aff6"/>
            <w:widowControl w:val="0"/>
            <w:spacing w:beforeLines="10" w:before="24" w:beforeAutospacing="0" w:afterAutospacing="0" w:line="312" w:lineRule="auto"/>
            <w:jc w:val="both"/>
          </w:pPr>
        </w:pPrChange>
      </w:pPr>
      <w:r>
        <w:rPr>
          <w:noProof/>
        </w:rPr>
        <w:drawing>
          <wp:inline distT="0" distB="0" distL="0" distR="0" wp14:anchorId="5364E4BD" wp14:editId="344E207A">
            <wp:extent cx="3679545" cy="3485763"/>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742887" cy="3545769"/>
                    </a:xfrm>
                    <a:prstGeom prst="rect">
                      <a:avLst/>
                    </a:prstGeom>
                  </pic:spPr>
                </pic:pic>
              </a:graphicData>
            </a:graphic>
          </wp:inline>
        </w:drawing>
      </w:r>
    </w:p>
    <w:p w14:paraId="7EC79C03" w14:textId="77777777" w:rsidR="005A3851" w:rsidRPr="004E7C03" w:rsidRDefault="0069507A">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C74B52">
        <w:rPr>
          <w:noProof/>
        </w:rPr>
        <w:t>3</w:t>
      </w:r>
      <w:r w:rsidRPr="004E7C03">
        <w:fldChar w:fldCharType="end"/>
      </w:r>
      <w:r w:rsidRPr="004E7C03">
        <w:rPr>
          <w:rFonts w:hint="eastAsia"/>
        </w:rPr>
        <w:t>工具主界面</w:t>
      </w:r>
    </w:p>
    <w:p w14:paraId="4AB92D27" w14:textId="77777777" w:rsidR="005A3851" w:rsidRDefault="00525917" w:rsidP="00421451">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扩展</w:t>
      </w:r>
      <w:r>
        <w:rPr>
          <w:rFonts w:cs="宋体" w:hint="eastAsia"/>
          <w:b/>
          <w:sz w:val="24"/>
          <w:szCs w:val="20"/>
        </w:rPr>
        <w:t>WSDL</w:t>
      </w:r>
      <w:r>
        <w:rPr>
          <w:rFonts w:cs="宋体" w:hint="eastAsia"/>
          <w:b/>
          <w:sz w:val="24"/>
          <w:szCs w:val="20"/>
        </w:rPr>
        <w:t>解析</w:t>
      </w:r>
      <w:r w:rsidR="0069507A" w:rsidRPr="004E7C03">
        <w:rPr>
          <w:rFonts w:cs="宋体" w:hint="eastAsia"/>
          <w:b/>
          <w:sz w:val="24"/>
          <w:szCs w:val="20"/>
        </w:rPr>
        <w:t>过程演示</w:t>
      </w:r>
    </w:p>
    <w:p w14:paraId="3D0619FE" w14:textId="77777777" w:rsidR="003D6DA0" w:rsidRDefault="009456AC" w:rsidP="00744504">
      <w:pPr>
        <w:pStyle w:val="u5"/>
        <w:spacing w:before="24" w:after="24"/>
        <w:ind w:firstLine="480"/>
      </w:pPr>
      <w:r w:rsidRPr="009456AC">
        <w:rPr>
          <w:rFonts w:hint="eastAsia"/>
        </w:rPr>
        <w:t>在解析</w:t>
      </w:r>
      <w:r>
        <w:rPr>
          <w:rFonts w:hint="eastAsia"/>
        </w:rPr>
        <w:t>扩展</w:t>
      </w:r>
      <w:r>
        <w:rPr>
          <w:rFonts w:hint="eastAsia"/>
        </w:rPr>
        <w:t>WSDL</w:t>
      </w:r>
      <w:r>
        <w:rPr>
          <w:rFonts w:hint="eastAsia"/>
        </w:rPr>
        <w:t>文件</w:t>
      </w:r>
      <w:r>
        <w:t>前，需要</w:t>
      </w:r>
      <w:r>
        <w:rPr>
          <w:rFonts w:hint="eastAsia"/>
        </w:rPr>
        <w:t>输入待</w:t>
      </w:r>
      <w:r>
        <w:t>解析文件</w:t>
      </w:r>
      <w:r>
        <w:t>URL</w:t>
      </w:r>
      <w:r>
        <w:rPr>
          <w:rFonts w:hint="eastAsia"/>
        </w:rPr>
        <w:t>或地址，</w:t>
      </w:r>
      <w:r>
        <w:t>同时</w:t>
      </w:r>
      <w:r>
        <w:rPr>
          <w:rFonts w:hint="eastAsia"/>
        </w:rPr>
        <w:t>需要点击</w:t>
      </w:r>
      <w:r>
        <w:rPr>
          <w:rFonts w:hint="eastAsia"/>
        </w:rPr>
        <w:t>[</w:t>
      </w:r>
      <w:r>
        <w:t>Browse Related Excel</w:t>
      </w:r>
      <w:r>
        <w:rPr>
          <w:rFonts w:hint="eastAsia"/>
        </w:rPr>
        <w:t>]</w:t>
      </w:r>
      <w:r>
        <w:rPr>
          <w:rFonts w:hint="eastAsia"/>
        </w:rPr>
        <w:t>按钮</w:t>
      </w:r>
      <w:r>
        <w:t>导入与测试服务相关的决策表。</w:t>
      </w:r>
      <w:r w:rsidR="003D6DA0">
        <w:rPr>
          <w:rFonts w:hint="eastAsia"/>
        </w:rPr>
        <w:t>点击</w:t>
      </w:r>
      <w:r w:rsidR="003D6DA0">
        <w:rPr>
          <w:rFonts w:hint="eastAsia"/>
        </w:rPr>
        <w:t>[</w:t>
      </w:r>
      <w:r w:rsidR="003D6DA0">
        <w:t>Chose</w:t>
      </w:r>
      <w:r w:rsidR="003D6DA0">
        <w:rPr>
          <w:rFonts w:hint="eastAsia"/>
        </w:rPr>
        <w:t>]</w:t>
      </w:r>
      <w:r w:rsidR="003D6DA0">
        <w:rPr>
          <w:rFonts w:hint="eastAsia"/>
        </w:rPr>
        <w:t>按钮后</w:t>
      </w:r>
      <w:r w:rsidR="003D6DA0">
        <w:t>，</w:t>
      </w:r>
      <w:r w:rsidR="00A16387">
        <w:t>系统</w:t>
      </w:r>
      <w:r w:rsidR="003D6DA0">
        <w:rPr>
          <w:rFonts w:hint="eastAsia"/>
        </w:rPr>
        <w:t>创建</w:t>
      </w:r>
      <w:r w:rsidR="003D6DA0">
        <w:t>针对</w:t>
      </w:r>
      <w:r w:rsidR="003D6DA0">
        <w:rPr>
          <w:rFonts w:hint="eastAsia"/>
        </w:rPr>
        <w:t>选择</w:t>
      </w:r>
      <w:r w:rsidR="003D6DA0">
        <w:t>待测服务</w:t>
      </w:r>
      <w:r w:rsidR="003D6DA0">
        <w:rPr>
          <w:rFonts w:hint="eastAsia"/>
        </w:rPr>
        <w:t>的</w:t>
      </w:r>
      <w:r w:rsidR="003D6DA0">
        <w:t>工作目录，</w:t>
      </w:r>
      <w:r w:rsidR="003D6DA0">
        <w:rPr>
          <w:rFonts w:hint="eastAsia"/>
        </w:rPr>
        <w:t>进入</w:t>
      </w:r>
      <w:r w:rsidR="003D6DA0">
        <w:t>解析界面</w:t>
      </w:r>
      <w:r w:rsidR="00744504">
        <w:rPr>
          <w:rFonts w:hint="eastAsia"/>
        </w:rPr>
        <w:t>[</w:t>
      </w:r>
      <w:r w:rsidR="00744504">
        <w:t>Parse WSDL</w:t>
      </w:r>
      <w:r w:rsidR="00744504">
        <w:rPr>
          <w:rFonts w:hint="eastAsia"/>
        </w:rPr>
        <w:t>]</w:t>
      </w:r>
      <w:r w:rsidR="003D6DA0">
        <w:t>，</w:t>
      </w:r>
      <w:r w:rsidR="003D6DA0">
        <w:rPr>
          <w:rFonts w:hint="eastAsia"/>
        </w:rPr>
        <w:t>可</w:t>
      </w:r>
      <w:r w:rsidR="003D6DA0">
        <w:t>对其</w:t>
      </w:r>
      <w:r w:rsidR="003D6DA0">
        <w:rPr>
          <w:rFonts w:hint="eastAsia"/>
        </w:rPr>
        <w:t>扩展</w:t>
      </w:r>
      <w:r w:rsidR="003D6DA0">
        <w:rPr>
          <w:rFonts w:hint="eastAsia"/>
        </w:rPr>
        <w:t>WSDL</w:t>
      </w:r>
      <w:r w:rsidR="003D6DA0">
        <w:rPr>
          <w:rFonts w:hint="eastAsia"/>
        </w:rPr>
        <w:t>进行</w:t>
      </w:r>
      <w:r w:rsidR="003D6DA0">
        <w:t>解析</w:t>
      </w:r>
      <w:r w:rsidR="003D6DA0">
        <w:rPr>
          <w:rFonts w:hint="eastAsia"/>
        </w:rPr>
        <w:t>。</w:t>
      </w:r>
    </w:p>
    <w:p w14:paraId="2E200389" w14:textId="77777777" w:rsidR="005A3851" w:rsidRDefault="00744504" w:rsidP="002077E5">
      <w:pPr>
        <w:pStyle w:val="u5"/>
        <w:spacing w:before="24" w:after="24"/>
        <w:ind w:firstLine="480"/>
      </w:pPr>
      <w:r>
        <w:rPr>
          <w:rFonts w:hint="eastAsia"/>
        </w:rPr>
        <w:t>首先在</w:t>
      </w:r>
      <w:r>
        <w:t>[Parse WSDL]</w:t>
      </w:r>
      <w:r>
        <w:rPr>
          <w:rFonts w:hint="eastAsia"/>
        </w:rPr>
        <w:t>框</w:t>
      </w:r>
      <w:r>
        <w:t>内</w:t>
      </w:r>
      <w:r>
        <w:rPr>
          <w:rFonts w:hint="eastAsia"/>
        </w:rPr>
        <w:t>点击</w:t>
      </w:r>
      <w:r>
        <w:rPr>
          <w:rFonts w:hint="eastAsia"/>
        </w:rPr>
        <w:t>[</w:t>
      </w:r>
      <w:r>
        <w:t>Parse</w:t>
      </w:r>
      <w:r>
        <w:rPr>
          <w:rFonts w:hint="eastAsia"/>
        </w:rPr>
        <w:t>]</w:t>
      </w:r>
      <w:r>
        <w:rPr>
          <w:rFonts w:hint="eastAsia"/>
        </w:rPr>
        <w:t>按钮</w:t>
      </w:r>
      <w:r w:rsidR="00A16387">
        <w:rPr>
          <w:rFonts w:hint="eastAsia"/>
        </w:rPr>
        <w:t>，</w:t>
      </w:r>
      <w:r w:rsidR="00A16387">
        <w:t>系统</w:t>
      </w:r>
      <w:r w:rsidR="00A16387">
        <w:rPr>
          <w:rFonts w:hint="eastAsia"/>
        </w:rPr>
        <w:t>针对</w:t>
      </w:r>
      <w:r w:rsidR="00A16387">
        <w:t>选择的扩展</w:t>
      </w:r>
      <w:r w:rsidR="00A16387">
        <w:rPr>
          <w:rFonts w:hint="eastAsia"/>
        </w:rPr>
        <w:t>WSDL</w:t>
      </w:r>
      <w:r w:rsidR="00A16387">
        <w:rPr>
          <w:rFonts w:hint="eastAsia"/>
        </w:rPr>
        <w:t>文档</w:t>
      </w:r>
      <w:r w:rsidR="00A16387">
        <w:t>进行解析</w:t>
      </w:r>
      <w:r w:rsidR="00A16387">
        <w:rPr>
          <w:rFonts w:hint="eastAsia"/>
        </w:rPr>
        <w:t>。其中，</w:t>
      </w:r>
      <w:r w:rsidR="00A16387">
        <w:rPr>
          <w:rFonts w:hint="eastAsia"/>
        </w:rPr>
        <w:t>WSDL</w:t>
      </w:r>
      <w:r w:rsidR="00A16387">
        <w:rPr>
          <w:rFonts w:hint="eastAsia"/>
        </w:rPr>
        <w:t>解析</w:t>
      </w:r>
      <w:r w:rsidR="00A16387">
        <w:t>结果显示在</w:t>
      </w:r>
      <w:r w:rsidR="00A16387">
        <w:rPr>
          <w:rFonts w:hint="eastAsia"/>
        </w:rPr>
        <w:t>[</w:t>
      </w:r>
      <w:r w:rsidR="00A16387">
        <w:t>Reult</w:t>
      </w:r>
      <w:r w:rsidR="00A16387">
        <w:rPr>
          <w:rFonts w:hint="eastAsia"/>
        </w:rPr>
        <w:t>]</w:t>
      </w:r>
      <w:r w:rsidR="00A16387">
        <w:rPr>
          <w:rFonts w:hint="eastAsia"/>
        </w:rPr>
        <w:t>框中</w:t>
      </w:r>
      <w:r w:rsidR="00A16387">
        <w:t>，</w:t>
      </w:r>
      <w:r w:rsidR="00A16387">
        <w:rPr>
          <w:rFonts w:hint="eastAsia"/>
        </w:rPr>
        <w:t>解析</w:t>
      </w:r>
      <w:r w:rsidR="00A16387">
        <w:t>结果包括服</w:t>
      </w:r>
      <w:r w:rsidR="00A16387">
        <w:lastRenderedPageBreak/>
        <w:t>务名称、提供操作</w:t>
      </w:r>
      <w:r w:rsidR="00A16387">
        <w:rPr>
          <w:rFonts w:hint="eastAsia"/>
        </w:rPr>
        <w:t>、</w:t>
      </w:r>
      <w:r w:rsidR="00A16387">
        <w:t>操作名称及操作的</w:t>
      </w:r>
      <w:r w:rsidR="00A16387">
        <w:rPr>
          <w:rFonts w:hint="eastAsia"/>
        </w:rPr>
        <w:t>具体的消息访问接口；</w:t>
      </w:r>
      <w:r w:rsidR="002077E5">
        <w:rPr>
          <w:rFonts w:hint="eastAsia"/>
        </w:rPr>
        <w:t>解析</w:t>
      </w:r>
      <w:r w:rsidR="002077E5">
        <w:t>过程的输出信息显示在</w:t>
      </w:r>
      <w:r w:rsidR="002077E5">
        <w:rPr>
          <w:rFonts w:hint="eastAsia"/>
        </w:rPr>
        <w:t>[</w:t>
      </w:r>
      <w:r w:rsidR="002077E5">
        <w:t>Console</w:t>
      </w:r>
      <w:r w:rsidR="002077E5">
        <w:rPr>
          <w:rFonts w:hint="eastAsia"/>
        </w:rPr>
        <w:t>]</w:t>
      </w:r>
      <w:r w:rsidR="002077E5">
        <w:rPr>
          <w:rFonts w:hint="eastAsia"/>
        </w:rPr>
        <w:t>框中</w:t>
      </w:r>
      <w:r w:rsidR="002077E5">
        <w:t>；</w:t>
      </w:r>
      <w:r w:rsidR="00A16387">
        <w:rPr>
          <w:rFonts w:hint="eastAsia"/>
        </w:rPr>
        <w:t>操作</w:t>
      </w:r>
      <w:r w:rsidR="002077E5">
        <w:rPr>
          <w:rFonts w:hint="eastAsia"/>
        </w:rPr>
        <w:t>序列约束内容</w:t>
      </w:r>
      <w:r w:rsidR="002077E5">
        <w:t>显示在</w:t>
      </w:r>
      <w:r w:rsidR="00A16387">
        <w:rPr>
          <w:rFonts w:hint="eastAsia"/>
        </w:rPr>
        <w:t>[</w:t>
      </w:r>
      <w:r w:rsidR="00A16387">
        <w:t>Model Set</w:t>
      </w:r>
      <w:r w:rsidR="00A16387">
        <w:rPr>
          <w:rFonts w:hint="eastAsia"/>
        </w:rPr>
        <w:t>]</w:t>
      </w:r>
      <w:r w:rsidR="002077E5">
        <w:rPr>
          <w:rFonts w:hint="eastAsia"/>
        </w:rPr>
        <w:t>框中</w:t>
      </w:r>
      <w:r w:rsidR="002077E5">
        <w:t>，用户可下拉</w:t>
      </w:r>
      <w:r w:rsidR="002077E5">
        <w:rPr>
          <w:rFonts w:hint="eastAsia"/>
        </w:rPr>
        <w:t>选择</w:t>
      </w:r>
      <w:r w:rsidR="002077E5">
        <w:t>不同操作，在</w:t>
      </w:r>
      <w:r w:rsidR="002077E5">
        <w:rPr>
          <w:rFonts w:hint="eastAsia"/>
        </w:rPr>
        <w:t>[</w:t>
      </w:r>
      <w:r w:rsidR="002077E5">
        <w:t>Sequence Constraint</w:t>
      </w:r>
      <w:r w:rsidR="002077E5">
        <w:rPr>
          <w:rFonts w:hint="eastAsia"/>
        </w:rPr>
        <w:t>]</w:t>
      </w:r>
      <w:r w:rsidR="002077E5">
        <w:rPr>
          <w:rFonts w:hint="eastAsia"/>
        </w:rPr>
        <w:t>框中</w:t>
      </w:r>
      <w:r w:rsidR="002077E5">
        <w:t>查看该操作的</w:t>
      </w:r>
      <w:r w:rsidR="002077E5">
        <w:rPr>
          <w:rFonts w:hint="eastAsia"/>
        </w:rPr>
        <w:t>序列</w:t>
      </w:r>
      <w:r w:rsidR="002077E5">
        <w:t>约束</w:t>
      </w:r>
      <w:r w:rsidR="002077E5">
        <w:rPr>
          <w:rFonts w:hint="eastAsia"/>
        </w:rPr>
        <w:t>（</w:t>
      </w:r>
      <w:r w:rsidR="002077E5">
        <w:rPr>
          <w:rFonts w:hint="eastAsia"/>
        </w:rPr>
        <w:t>pre</w:t>
      </w:r>
      <w:r w:rsidR="002077E5">
        <w:t>OP</w:t>
      </w:r>
      <w:r w:rsidR="002077E5">
        <w:rPr>
          <w:rFonts w:hint="eastAsia"/>
        </w:rPr>
        <w:t>）、</w:t>
      </w:r>
      <w:r w:rsidR="002077E5">
        <w:t>设置操作</w:t>
      </w:r>
      <w:r w:rsidR="002077E5">
        <w:rPr>
          <w:rFonts w:hint="eastAsia"/>
        </w:rPr>
        <w:t>消息</w:t>
      </w:r>
      <w:r w:rsidR="002077E5">
        <w:t>之间的</w:t>
      </w:r>
      <w:r w:rsidR="002077E5">
        <w:rPr>
          <w:rFonts w:hint="eastAsia"/>
        </w:rPr>
        <w:t>关联</w:t>
      </w:r>
      <w:r w:rsidR="002077E5">
        <w:t>（</w:t>
      </w:r>
      <w:r w:rsidR="002077E5">
        <w:rPr>
          <w:rFonts w:hint="eastAsia"/>
        </w:rPr>
        <w:t>F</w:t>
      </w:r>
      <w:r w:rsidR="002077E5">
        <w:t>rom To</w:t>
      </w:r>
      <w:r w:rsidR="002077E5">
        <w:t>）</w:t>
      </w:r>
      <w:r w:rsidR="002077E5">
        <w:rPr>
          <w:rFonts w:hint="eastAsia"/>
        </w:rPr>
        <w:t>并</w:t>
      </w:r>
      <w:r w:rsidR="002077E5">
        <w:t>点击</w:t>
      </w:r>
      <w:r w:rsidR="002077E5">
        <w:rPr>
          <w:rFonts w:hint="eastAsia"/>
        </w:rPr>
        <w:t>[</w:t>
      </w:r>
      <w:r w:rsidR="002077E5">
        <w:t>Add</w:t>
      </w:r>
      <w:r w:rsidR="002077E5">
        <w:rPr>
          <w:rFonts w:hint="eastAsia"/>
        </w:rPr>
        <w:t>]</w:t>
      </w:r>
      <w:r w:rsidR="002077E5">
        <w:rPr>
          <w:rFonts w:hint="eastAsia"/>
        </w:rPr>
        <w:t>按钮</w:t>
      </w:r>
      <w:r w:rsidR="002077E5">
        <w:t>将其</w:t>
      </w:r>
      <w:r w:rsidR="002077E5">
        <w:rPr>
          <w:rFonts w:hint="eastAsia"/>
        </w:rPr>
        <w:t>关系</w:t>
      </w:r>
      <w:r w:rsidR="002077E5">
        <w:t>添加进行为模型中</w:t>
      </w:r>
      <w:r w:rsidR="002077E5">
        <w:rPr>
          <w:rFonts w:hint="eastAsia"/>
        </w:rPr>
        <w:t>。</w:t>
      </w:r>
      <w:r w:rsidR="0069507A" w:rsidRPr="004E7C03">
        <w:rPr>
          <w:rFonts w:hint="eastAsia"/>
        </w:rPr>
        <w:t>图</w:t>
      </w:r>
      <w:r w:rsidR="0069507A" w:rsidRPr="004E7C03">
        <w:t>4-</w:t>
      </w:r>
      <w:r w:rsidR="00C74B52">
        <w:t>4</w:t>
      </w:r>
      <w:r w:rsidR="0069507A" w:rsidRPr="004E7C03">
        <w:rPr>
          <w:rFonts w:hint="eastAsia"/>
        </w:rPr>
        <w:t>展示该实例的</w:t>
      </w:r>
      <w:r w:rsidR="002077E5">
        <w:rPr>
          <w:rFonts w:hint="eastAsia"/>
        </w:rPr>
        <w:t>扩展</w:t>
      </w:r>
      <w:r w:rsidR="002077E5">
        <w:rPr>
          <w:rFonts w:hint="eastAsia"/>
        </w:rPr>
        <w:t>W</w:t>
      </w:r>
      <w:r w:rsidR="002077E5">
        <w:t>SDL</w:t>
      </w:r>
      <w:r w:rsidR="002077E5">
        <w:rPr>
          <w:rFonts w:hint="eastAsia"/>
        </w:rPr>
        <w:t>解析</w:t>
      </w:r>
      <w:r w:rsidR="0069507A" w:rsidRPr="004E7C03">
        <w:rPr>
          <w:rFonts w:hint="eastAsia"/>
        </w:rPr>
        <w:t>情况。</w:t>
      </w:r>
    </w:p>
    <w:p w14:paraId="1D346594" w14:textId="77777777" w:rsidR="002077E5" w:rsidRPr="004E7C03" w:rsidRDefault="002077E5" w:rsidP="006731E5">
      <w:pPr>
        <w:pStyle w:val="u5"/>
        <w:spacing w:before="24" w:after="24"/>
        <w:ind w:firstLineChars="0" w:firstLine="0"/>
        <w:jc w:val="center"/>
      </w:pPr>
      <w:r>
        <w:rPr>
          <w:noProof/>
        </w:rPr>
        <w:drawing>
          <wp:inline distT="0" distB="0" distL="0" distR="0" wp14:anchorId="2B3E7C9C" wp14:editId="173F314F">
            <wp:extent cx="5039995" cy="4774565"/>
            <wp:effectExtent l="0" t="0" r="8255" b="698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039995" cy="4774565"/>
                    </a:xfrm>
                    <a:prstGeom prst="rect">
                      <a:avLst/>
                    </a:prstGeom>
                  </pic:spPr>
                </pic:pic>
              </a:graphicData>
            </a:graphic>
          </wp:inline>
        </w:drawing>
      </w:r>
    </w:p>
    <w:p w14:paraId="7E29AB30" w14:textId="77777777" w:rsidR="00D75C93" w:rsidRDefault="0069507A" w:rsidP="00D75C93">
      <w:pPr>
        <w:pStyle w:val="ub"/>
        <w:spacing w:before="120" w:after="360"/>
      </w:pPr>
      <w:r w:rsidRPr="004E7C03">
        <w:t>图</w:t>
      </w:r>
      <w:r w:rsidRPr="004E7C03">
        <w:t>4-</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C74B52">
        <w:rPr>
          <w:noProof/>
        </w:rPr>
        <w:t>4</w:t>
      </w:r>
      <w:r w:rsidRPr="004E7C03">
        <w:fldChar w:fldCharType="end"/>
      </w:r>
      <w:r w:rsidR="002077E5">
        <w:rPr>
          <w:rFonts w:hint="eastAsia"/>
        </w:rPr>
        <w:t>扩展</w:t>
      </w:r>
      <w:r w:rsidR="002077E5">
        <w:rPr>
          <w:rFonts w:hint="eastAsia"/>
        </w:rPr>
        <w:t>WSDL</w:t>
      </w:r>
      <w:r w:rsidR="002077E5">
        <w:rPr>
          <w:rFonts w:hint="eastAsia"/>
        </w:rPr>
        <w:t>解析</w:t>
      </w:r>
      <w:r w:rsidRPr="004E7C03">
        <w:rPr>
          <w:rFonts w:hint="eastAsia"/>
        </w:rPr>
        <w:t>界面</w:t>
      </w:r>
    </w:p>
    <w:p w14:paraId="1F995B22" w14:textId="77777777" w:rsidR="00D75C93" w:rsidRDefault="00D75C93" w:rsidP="00D75C93">
      <w:pPr>
        <w:pStyle w:val="u5"/>
        <w:spacing w:before="24" w:after="24"/>
        <w:ind w:firstLine="480"/>
      </w:pPr>
      <w:r>
        <w:rPr>
          <w:rFonts w:hint="eastAsia"/>
        </w:rPr>
        <w:t>若</w:t>
      </w:r>
      <w:r>
        <w:t>服务时效约束时间小于</w:t>
      </w:r>
      <w:r>
        <w:rPr>
          <w:rFonts w:hint="eastAsia"/>
        </w:rPr>
        <w:t>目前</w:t>
      </w:r>
      <w:r>
        <w:t>系统时间，则在</w:t>
      </w:r>
      <w:r>
        <w:rPr>
          <w:rFonts w:hint="eastAsia"/>
        </w:rPr>
        <w:t>解析</w:t>
      </w:r>
      <w:r>
        <w:t>过程中</w:t>
      </w:r>
      <w:r>
        <w:rPr>
          <w:rFonts w:hint="eastAsia"/>
        </w:rPr>
        <w:t>，</w:t>
      </w:r>
      <w:r>
        <w:t>系统</w:t>
      </w:r>
      <w:r>
        <w:rPr>
          <w:rFonts w:hint="eastAsia"/>
        </w:rPr>
        <w:t>会</w:t>
      </w:r>
      <w:r>
        <w:t>提示用户该服务</w:t>
      </w:r>
      <w:r w:rsidR="00470CBB">
        <w:rPr>
          <w:rFonts w:hint="eastAsia"/>
        </w:rPr>
        <w:t>可能</w:t>
      </w:r>
      <w:r w:rsidR="00470CBB">
        <w:t>存在由于</w:t>
      </w:r>
      <w:r w:rsidR="00470CBB">
        <w:rPr>
          <w:rFonts w:hint="eastAsia"/>
        </w:rPr>
        <w:t>接口变动</w:t>
      </w:r>
      <w:r w:rsidR="00470CBB">
        <w:t>导致</w:t>
      </w:r>
      <w:r w:rsidR="00470CBB">
        <w:rPr>
          <w:rFonts w:hint="eastAsia"/>
          <w:lang w:bidi="ar"/>
        </w:rPr>
        <w:t>操作</w:t>
      </w:r>
      <w:r w:rsidR="00470CBB">
        <w:rPr>
          <w:lang w:bidi="ar"/>
        </w:rPr>
        <w:t>不可用问题</w:t>
      </w:r>
      <w:r w:rsidR="00470CBB">
        <w:rPr>
          <w:rFonts w:hint="eastAsia"/>
          <w:lang w:bidi="ar"/>
        </w:rPr>
        <w:t>，如图</w:t>
      </w:r>
      <w:r w:rsidR="00470CBB">
        <w:rPr>
          <w:rFonts w:hint="eastAsia"/>
          <w:lang w:bidi="ar"/>
        </w:rPr>
        <w:t>4</w:t>
      </w:r>
      <w:r w:rsidR="00470CBB">
        <w:rPr>
          <w:lang w:bidi="ar"/>
        </w:rPr>
        <w:t>-</w:t>
      </w:r>
      <w:r w:rsidR="00C74B52">
        <w:rPr>
          <w:lang w:bidi="ar"/>
        </w:rPr>
        <w:t>5</w:t>
      </w:r>
      <w:r w:rsidR="00470CBB">
        <w:rPr>
          <w:rFonts w:hint="eastAsia"/>
          <w:lang w:bidi="ar"/>
        </w:rPr>
        <w:t>所示</w:t>
      </w:r>
      <w:r w:rsidR="00470CBB">
        <w:rPr>
          <w:lang w:bidi="ar"/>
        </w:rPr>
        <w:t>。</w:t>
      </w:r>
    </w:p>
    <w:p w14:paraId="5949E338" w14:textId="77777777" w:rsidR="00470CBB" w:rsidRDefault="00470CBB" w:rsidP="00470CBB">
      <w:pPr>
        <w:pStyle w:val="u5"/>
        <w:spacing w:before="24" w:after="24"/>
        <w:ind w:firstLineChars="0" w:firstLine="0"/>
        <w:jc w:val="center"/>
      </w:pPr>
      <w:r>
        <w:rPr>
          <w:noProof/>
        </w:rPr>
        <w:lastRenderedPageBreak/>
        <w:drawing>
          <wp:inline distT="0" distB="0" distL="0" distR="0" wp14:anchorId="6E5365DC" wp14:editId="107791AD">
            <wp:extent cx="5039995" cy="3133725"/>
            <wp:effectExtent l="0" t="0" r="8255"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4"/>
                    <a:srcRect b="34366"/>
                    <a:stretch/>
                  </pic:blipFill>
                  <pic:spPr bwMode="auto">
                    <a:xfrm>
                      <a:off x="0" y="0"/>
                      <a:ext cx="5039995" cy="3133725"/>
                    </a:xfrm>
                    <a:prstGeom prst="rect">
                      <a:avLst/>
                    </a:prstGeom>
                    <a:ln>
                      <a:noFill/>
                    </a:ln>
                    <a:extLst>
                      <a:ext uri="{53640926-AAD7-44D8-BBD7-CCE9431645EC}">
                        <a14:shadowObscured xmlns:a14="http://schemas.microsoft.com/office/drawing/2010/main"/>
                      </a:ext>
                    </a:extLst>
                  </pic:spPr>
                </pic:pic>
              </a:graphicData>
            </a:graphic>
          </wp:inline>
        </w:drawing>
      </w:r>
    </w:p>
    <w:p w14:paraId="029EBA35" w14:textId="77777777" w:rsidR="00470CBB" w:rsidRPr="00D75C93" w:rsidRDefault="00470CBB" w:rsidP="00470CBB">
      <w:pPr>
        <w:pStyle w:val="ub"/>
        <w:spacing w:before="120" w:after="360"/>
      </w:pPr>
      <w:r>
        <w:rPr>
          <w:rFonts w:hint="eastAsia"/>
        </w:rPr>
        <w:t>图</w:t>
      </w:r>
      <w:r>
        <w:rPr>
          <w:rFonts w:hint="eastAsia"/>
        </w:rPr>
        <w:t>4-</w:t>
      </w:r>
      <w:r>
        <w:fldChar w:fldCharType="begin"/>
      </w:r>
      <w:r>
        <w:instrText xml:space="preserve"> </w:instrText>
      </w:r>
      <w:r>
        <w:rPr>
          <w:rFonts w:hint="eastAsia"/>
        </w:rPr>
        <w:instrText xml:space="preserve">SEQ </w:instrText>
      </w:r>
      <w:r>
        <w:rPr>
          <w:rFonts w:hint="eastAsia"/>
        </w:rPr>
        <w:instrText>图</w:instrText>
      </w:r>
      <w:r>
        <w:rPr>
          <w:rFonts w:hint="eastAsia"/>
        </w:rPr>
        <w:instrText>4- \* ARABIC</w:instrText>
      </w:r>
      <w:r>
        <w:instrText xml:space="preserve"> </w:instrText>
      </w:r>
      <w:r>
        <w:fldChar w:fldCharType="separate"/>
      </w:r>
      <w:r w:rsidR="00C74B52">
        <w:rPr>
          <w:noProof/>
        </w:rPr>
        <w:t>5</w:t>
      </w:r>
      <w:r>
        <w:fldChar w:fldCharType="end"/>
      </w:r>
      <w:r>
        <w:t xml:space="preserve"> </w:t>
      </w:r>
      <w:r w:rsidR="008E2369">
        <w:rPr>
          <w:rFonts w:hint="eastAsia"/>
        </w:rPr>
        <w:t>服务时效</w:t>
      </w:r>
      <w:r w:rsidR="008E2369">
        <w:t>约束检测</w:t>
      </w:r>
    </w:p>
    <w:p w14:paraId="1E5A3515" w14:textId="77777777" w:rsidR="00A712D5" w:rsidRPr="00A712D5" w:rsidRDefault="00A712D5" w:rsidP="00A712D5">
      <w:pPr>
        <w:pStyle w:val="1c"/>
        <w:numPr>
          <w:ilvl w:val="0"/>
          <w:numId w:val="29"/>
        </w:numPr>
        <w:spacing w:beforeLines="10" w:before="24" w:afterLines="10" w:after="24" w:line="312" w:lineRule="auto"/>
        <w:ind w:firstLineChars="0"/>
        <w:rPr>
          <w:rFonts w:cs="宋体"/>
          <w:b/>
          <w:sz w:val="24"/>
          <w:szCs w:val="20"/>
        </w:rPr>
      </w:pPr>
      <w:r w:rsidRPr="00A712D5">
        <w:rPr>
          <w:rFonts w:cs="宋体" w:hint="eastAsia"/>
          <w:b/>
          <w:sz w:val="24"/>
          <w:szCs w:val="20"/>
        </w:rPr>
        <w:t>行为</w:t>
      </w:r>
      <w:r w:rsidRPr="00A712D5">
        <w:rPr>
          <w:rFonts w:cs="宋体"/>
          <w:b/>
          <w:sz w:val="24"/>
          <w:szCs w:val="20"/>
        </w:rPr>
        <w:t>模型生成</w:t>
      </w:r>
      <w:r>
        <w:rPr>
          <w:rFonts w:cs="宋体" w:hint="eastAsia"/>
          <w:b/>
          <w:sz w:val="24"/>
          <w:szCs w:val="20"/>
        </w:rPr>
        <w:t>演示</w:t>
      </w:r>
    </w:p>
    <w:p w14:paraId="05B33875" w14:textId="77777777" w:rsidR="00A712D5" w:rsidRDefault="00A712D5"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Pr>
          <w:rFonts w:ascii="Times New Roman" w:hAnsi="Times New Roman" w:cs="宋体" w:hint="eastAsia"/>
          <w:kern w:val="2"/>
          <w:szCs w:val="20"/>
          <w:lang w:bidi="ar"/>
        </w:rPr>
        <w:t>在</w:t>
      </w:r>
      <w:r>
        <w:rPr>
          <w:rFonts w:ascii="Times New Roman" w:hAnsi="Times New Roman" w:cs="宋体" w:hint="eastAsia"/>
          <w:kern w:val="2"/>
          <w:szCs w:val="20"/>
          <w:lang w:bidi="ar"/>
        </w:rPr>
        <w:t>[</w:t>
      </w:r>
      <w:r>
        <w:rPr>
          <w:rFonts w:ascii="Times New Roman" w:hAnsi="Times New Roman" w:cs="宋体"/>
          <w:kern w:val="2"/>
          <w:szCs w:val="20"/>
          <w:lang w:bidi="ar"/>
        </w:rPr>
        <w:t>Parse WSDL</w:t>
      </w:r>
      <w:r>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2077E5" w:rsidRPr="002077E5">
        <w:rPr>
          <w:rFonts w:ascii="Times New Roman" w:hAnsi="Times New Roman" w:cs="宋体" w:hint="eastAsia"/>
          <w:kern w:val="2"/>
          <w:szCs w:val="20"/>
          <w:lang w:bidi="ar"/>
        </w:rPr>
        <w:t>点击</w:t>
      </w:r>
      <w:r w:rsidR="002077E5" w:rsidRPr="002077E5">
        <w:rPr>
          <w:rFonts w:ascii="Times New Roman" w:hAnsi="Times New Roman" w:cs="宋体" w:hint="eastAsia"/>
          <w:kern w:val="2"/>
          <w:szCs w:val="20"/>
          <w:lang w:bidi="ar"/>
        </w:rPr>
        <w:t>[Generate Model]</w:t>
      </w:r>
      <w:r w:rsidR="002077E5" w:rsidRPr="002077E5">
        <w:rPr>
          <w:rFonts w:ascii="Times New Roman" w:hAnsi="Times New Roman" w:cs="宋体" w:hint="eastAsia"/>
          <w:kern w:val="2"/>
          <w:szCs w:val="20"/>
          <w:lang w:bidi="ar"/>
        </w:rPr>
        <w:t>按钮，系统按照行为模型生成算法，生成相关行为模型</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进入</w:t>
      </w:r>
      <w:r w:rsidR="00F66D3D">
        <w:rPr>
          <w:rFonts w:ascii="Times New Roman" w:hAnsi="Times New Roman" w:cs="宋体" w:hint="eastAsia"/>
          <w:kern w:val="2"/>
          <w:szCs w:val="20"/>
          <w:lang w:bidi="ar"/>
        </w:rPr>
        <w:t>[</w:t>
      </w:r>
      <w:r w:rsidR="00F66D3D">
        <w:rPr>
          <w:rFonts w:ascii="Times New Roman" w:hAnsi="Times New Roman" w:cs="宋体"/>
          <w:kern w:val="2"/>
          <w:szCs w:val="20"/>
          <w:lang w:bidi="ar"/>
        </w:rPr>
        <w:t>Generate TestSequences</w:t>
      </w:r>
      <w:r w:rsidR="00F66D3D">
        <w:rPr>
          <w:rFonts w:ascii="Times New Roman" w:hAnsi="Times New Roman" w:cs="宋体" w:hint="eastAsia"/>
          <w:kern w:val="2"/>
          <w:szCs w:val="20"/>
          <w:lang w:bidi="ar"/>
        </w:rPr>
        <w:t>]</w:t>
      </w:r>
      <w:r w:rsidR="00F66D3D">
        <w:rPr>
          <w:rFonts w:ascii="Times New Roman" w:hAnsi="Times New Roman" w:cs="宋体" w:hint="eastAsia"/>
          <w:kern w:val="2"/>
          <w:szCs w:val="20"/>
          <w:lang w:bidi="ar"/>
        </w:rPr>
        <w:t>界面</w:t>
      </w:r>
      <w:r w:rsidR="002077E5" w:rsidRPr="002077E5">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为了</w:t>
      </w:r>
      <w:r>
        <w:rPr>
          <w:rFonts w:ascii="Times New Roman" w:hAnsi="Times New Roman" w:cs="宋体" w:hint="eastAsia"/>
          <w:kern w:val="2"/>
          <w:szCs w:val="20"/>
          <w:lang w:bidi="ar"/>
        </w:rPr>
        <w:t>更</w:t>
      </w:r>
      <w:r w:rsidR="002077E5">
        <w:rPr>
          <w:rFonts w:ascii="Times New Roman" w:hAnsi="Times New Roman" w:cs="宋体" w:hint="eastAsia"/>
          <w:kern w:val="2"/>
          <w:szCs w:val="20"/>
          <w:lang w:bidi="ar"/>
        </w:rPr>
        <w:t>直观的</w:t>
      </w:r>
      <w:r>
        <w:rPr>
          <w:rFonts w:ascii="Times New Roman" w:hAnsi="Times New Roman" w:cs="宋体" w:hint="eastAsia"/>
          <w:kern w:val="2"/>
          <w:szCs w:val="20"/>
          <w:lang w:bidi="ar"/>
        </w:rPr>
        <w:t>展示</w:t>
      </w:r>
      <w:r>
        <w:rPr>
          <w:rFonts w:ascii="Times New Roman" w:hAnsi="Times New Roman" w:cs="宋体"/>
          <w:kern w:val="2"/>
          <w:szCs w:val="20"/>
          <w:lang w:bidi="ar"/>
        </w:rPr>
        <w:t>行为模型</w:t>
      </w:r>
      <w:r w:rsidR="0069507A" w:rsidRPr="004E7C03">
        <w:rPr>
          <w:rFonts w:ascii="Times New Roman" w:hAnsi="Times New Roman" w:cs="宋体" w:hint="eastAsia"/>
          <w:kern w:val="2"/>
          <w:szCs w:val="20"/>
          <w:lang w:bidi="ar"/>
        </w:rPr>
        <w:t>，系统提供一个</w:t>
      </w:r>
      <w:r>
        <w:rPr>
          <w:rFonts w:ascii="Times New Roman" w:hAnsi="Times New Roman" w:cs="宋体"/>
          <w:kern w:val="2"/>
          <w:szCs w:val="20"/>
          <w:lang w:bidi="ar"/>
        </w:rPr>
        <w:t>[Model Show</w:t>
      </w:r>
      <w:r w:rsidR="0069507A" w:rsidRPr="004E7C03">
        <w:rPr>
          <w:rFonts w:ascii="Times New Roman" w:hAnsi="Times New Roman" w:cs="宋体"/>
          <w:kern w:val="2"/>
          <w:szCs w:val="20"/>
          <w:lang w:bidi="ar"/>
        </w:rPr>
        <w:t>]</w:t>
      </w:r>
      <w:r w:rsidR="0069507A" w:rsidRPr="004E7C03">
        <w:rPr>
          <w:rFonts w:ascii="Times New Roman" w:hAnsi="Times New Roman" w:cs="宋体" w:hint="eastAsia"/>
          <w:kern w:val="2"/>
          <w:szCs w:val="20"/>
          <w:lang w:bidi="ar"/>
        </w:rPr>
        <w:t>界面</w:t>
      </w:r>
      <w:r>
        <w:rPr>
          <w:rFonts w:ascii="Times New Roman" w:hAnsi="Times New Roman" w:cs="宋体" w:hint="eastAsia"/>
          <w:kern w:val="2"/>
          <w:szCs w:val="20"/>
          <w:lang w:bidi="ar"/>
        </w:rPr>
        <w:t>框可视化</w:t>
      </w:r>
      <w:r>
        <w:rPr>
          <w:rFonts w:ascii="Times New Roman" w:hAnsi="Times New Roman" w:cs="宋体"/>
          <w:kern w:val="2"/>
          <w:szCs w:val="20"/>
          <w:lang w:bidi="ar"/>
        </w:rPr>
        <w:t>的</w:t>
      </w:r>
      <w:r>
        <w:rPr>
          <w:rFonts w:ascii="Times New Roman" w:hAnsi="Times New Roman" w:cs="宋体" w:hint="eastAsia"/>
          <w:kern w:val="2"/>
          <w:szCs w:val="20"/>
          <w:lang w:bidi="ar"/>
        </w:rPr>
        <w:t>显示</w:t>
      </w:r>
      <w:r>
        <w:rPr>
          <w:rFonts w:ascii="Times New Roman" w:hAnsi="Times New Roman" w:cs="宋体"/>
          <w:kern w:val="2"/>
          <w:szCs w:val="20"/>
          <w:lang w:bidi="ar"/>
        </w:rPr>
        <w:t>行为模型，</w:t>
      </w:r>
      <w:r>
        <w:rPr>
          <w:rFonts w:ascii="Times New Roman" w:hAnsi="Times New Roman" w:cs="宋体" w:hint="eastAsia"/>
          <w:kern w:val="2"/>
          <w:szCs w:val="20"/>
          <w:lang w:bidi="ar"/>
        </w:rPr>
        <w:t>用户</w:t>
      </w:r>
      <w:r>
        <w:rPr>
          <w:rFonts w:ascii="Times New Roman" w:hAnsi="Times New Roman" w:cs="宋体"/>
          <w:kern w:val="2"/>
          <w:szCs w:val="20"/>
          <w:lang w:bidi="ar"/>
        </w:rPr>
        <w:t>点击</w:t>
      </w:r>
      <w:r>
        <w:rPr>
          <w:rFonts w:ascii="Times New Roman" w:hAnsi="Times New Roman" w:cs="宋体" w:hint="eastAsia"/>
          <w:kern w:val="2"/>
          <w:szCs w:val="20"/>
          <w:lang w:bidi="ar"/>
        </w:rPr>
        <w:t>[</w:t>
      </w:r>
      <w:r>
        <w:rPr>
          <w:rFonts w:ascii="Times New Roman" w:hAnsi="Times New Roman" w:cs="宋体"/>
          <w:kern w:val="2"/>
          <w:szCs w:val="20"/>
          <w:lang w:bidi="ar"/>
        </w:rPr>
        <w:t>ShowPic</w:t>
      </w:r>
      <w:r>
        <w:rPr>
          <w:rFonts w:ascii="Times New Roman" w:hAnsi="Times New Roman" w:cs="宋体" w:hint="eastAsia"/>
          <w:kern w:val="2"/>
          <w:szCs w:val="20"/>
          <w:lang w:bidi="ar"/>
        </w:rPr>
        <w:t>]</w:t>
      </w:r>
      <w:r>
        <w:rPr>
          <w:rFonts w:ascii="Times New Roman" w:hAnsi="Times New Roman" w:cs="宋体" w:hint="eastAsia"/>
          <w:kern w:val="2"/>
          <w:szCs w:val="20"/>
          <w:lang w:bidi="ar"/>
        </w:rPr>
        <w:t>按钮，即可</w:t>
      </w:r>
      <w:r>
        <w:rPr>
          <w:rFonts w:ascii="Times New Roman" w:hAnsi="Times New Roman" w:cs="宋体"/>
          <w:kern w:val="2"/>
          <w:szCs w:val="20"/>
          <w:lang w:bidi="ar"/>
        </w:rPr>
        <w:t>显示</w:t>
      </w:r>
      <w:r>
        <w:rPr>
          <w:rFonts w:ascii="Times New Roman" w:hAnsi="Times New Roman" w:cs="宋体" w:hint="eastAsia"/>
          <w:kern w:val="2"/>
          <w:szCs w:val="20"/>
          <w:lang w:bidi="ar"/>
        </w:rPr>
        <w:t>生成</w:t>
      </w:r>
      <w:r>
        <w:rPr>
          <w:rFonts w:ascii="Times New Roman" w:hAnsi="Times New Roman" w:cs="宋体"/>
          <w:kern w:val="2"/>
          <w:szCs w:val="20"/>
          <w:lang w:bidi="ar"/>
        </w:rPr>
        <w:t>的</w:t>
      </w:r>
      <w:r>
        <w:rPr>
          <w:rFonts w:ascii="Times New Roman" w:hAnsi="Times New Roman" w:cs="宋体" w:hint="eastAsia"/>
          <w:kern w:val="2"/>
          <w:szCs w:val="20"/>
          <w:lang w:bidi="ar"/>
        </w:rPr>
        <w:t>行为</w:t>
      </w:r>
      <w:r>
        <w:rPr>
          <w:rFonts w:ascii="Times New Roman" w:hAnsi="Times New Roman" w:cs="宋体"/>
          <w:kern w:val="2"/>
          <w:szCs w:val="20"/>
          <w:lang w:bidi="ar"/>
        </w:rPr>
        <w:t>模型图</w:t>
      </w:r>
      <w:r w:rsidR="006731E5">
        <w:rPr>
          <w:rFonts w:ascii="Times New Roman" w:hAnsi="Times New Roman" w:cs="宋体" w:hint="eastAsia"/>
          <w:kern w:val="2"/>
          <w:szCs w:val="20"/>
          <w:lang w:bidi="ar"/>
        </w:rPr>
        <w:t>，</w:t>
      </w:r>
      <w:r w:rsidR="006731E5">
        <w:rPr>
          <w:rFonts w:ascii="Times New Roman" w:hAnsi="Times New Roman" w:cs="宋体"/>
          <w:kern w:val="2"/>
          <w:szCs w:val="20"/>
          <w:lang w:bidi="ar"/>
        </w:rPr>
        <w:t>图</w:t>
      </w:r>
      <w:r w:rsidR="006731E5">
        <w:rPr>
          <w:rFonts w:ascii="Times New Roman" w:hAnsi="Times New Roman" w:cs="宋体" w:hint="eastAsia"/>
          <w:kern w:val="2"/>
          <w:szCs w:val="20"/>
          <w:lang w:bidi="ar"/>
        </w:rPr>
        <w:t>4</w:t>
      </w:r>
      <w:r w:rsidR="006731E5">
        <w:rPr>
          <w:rFonts w:ascii="Times New Roman" w:hAnsi="Times New Roman" w:cs="宋体"/>
          <w:kern w:val="2"/>
          <w:szCs w:val="20"/>
          <w:lang w:bidi="ar"/>
        </w:rPr>
        <w:t>-</w:t>
      </w:r>
      <w:r w:rsidR="00C74B52">
        <w:rPr>
          <w:rFonts w:ascii="Times New Roman" w:hAnsi="Times New Roman" w:cs="宋体"/>
          <w:kern w:val="2"/>
          <w:szCs w:val="20"/>
          <w:lang w:bidi="ar"/>
        </w:rPr>
        <w:t>6</w:t>
      </w:r>
      <w:r w:rsidR="006731E5">
        <w:rPr>
          <w:rFonts w:ascii="Times New Roman" w:hAnsi="Times New Roman" w:cs="宋体" w:hint="eastAsia"/>
          <w:kern w:val="2"/>
          <w:szCs w:val="20"/>
          <w:lang w:bidi="ar"/>
        </w:rPr>
        <w:t>展示</w:t>
      </w:r>
      <w:r w:rsidR="006731E5">
        <w:rPr>
          <w:rFonts w:ascii="Times New Roman" w:hAnsi="Times New Roman" w:cs="宋体"/>
          <w:kern w:val="2"/>
          <w:szCs w:val="20"/>
          <w:lang w:bidi="ar"/>
        </w:rPr>
        <w:t>了该实例</w:t>
      </w:r>
      <w:r w:rsidR="006731E5">
        <w:rPr>
          <w:rFonts w:ascii="Times New Roman" w:hAnsi="Times New Roman" w:cs="宋体" w:hint="eastAsia"/>
          <w:kern w:val="2"/>
          <w:szCs w:val="20"/>
          <w:lang w:bidi="ar"/>
        </w:rPr>
        <w:t>行为</w:t>
      </w:r>
      <w:r w:rsidR="006731E5">
        <w:rPr>
          <w:rFonts w:ascii="Times New Roman" w:hAnsi="Times New Roman" w:cs="宋体"/>
          <w:kern w:val="2"/>
          <w:szCs w:val="20"/>
          <w:lang w:bidi="ar"/>
        </w:rPr>
        <w:t>模型图</w:t>
      </w:r>
      <w:r w:rsidR="0069507A" w:rsidRPr="004E7C03">
        <w:rPr>
          <w:rFonts w:ascii="Times New Roman" w:hAnsi="Times New Roman" w:cs="宋体" w:hint="eastAsia"/>
          <w:kern w:val="2"/>
          <w:szCs w:val="20"/>
          <w:lang w:bidi="ar"/>
        </w:rPr>
        <w:t>。</w:t>
      </w:r>
    </w:p>
    <w:p w14:paraId="4789921B" w14:textId="77777777" w:rsidR="00A712D5" w:rsidRDefault="006731E5" w:rsidP="006731E5">
      <w:pPr>
        <w:pStyle w:val="aff6"/>
        <w:widowControl w:val="0"/>
        <w:spacing w:beforeLines="10" w:before="24" w:beforeAutospacing="0" w:afterAutospacing="0" w:line="312" w:lineRule="auto"/>
        <w:jc w:val="center"/>
        <w:rPr>
          <w:rFonts w:ascii="Times New Roman" w:hAnsi="Times New Roman" w:cs="宋体"/>
          <w:kern w:val="2"/>
          <w:szCs w:val="20"/>
          <w:lang w:bidi="ar"/>
        </w:rPr>
      </w:pPr>
      <w:r>
        <w:rPr>
          <w:noProof/>
        </w:rPr>
        <w:lastRenderedPageBreak/>
        <w:drawing>
          <wp:inline distT="0" distB="0" distL="0" distR="0" wp14:anchorId="561C4AED" wp14:editId="16733EF7">
            <wp:extent cx="5039995" cy="4200525"/>
            <wp:effectExtent l="0" t="0" r="825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12023"/>
                    <a:stretch/>
                  </pic:blipFill>
                  <pic:spPr bwMode="auto">
                    <a:xfrm>
                      <a:off x="0" y="0"/>
                      <a:ext cx="5039995" cy="4200525"/>
                    </a:xfrm>
                    <a:prstGeom prst="rect">
                      <a:avLst/>
                    </a:prstGeom>
                    <a:ln>
                      <a:noFill/>
                    </a:ln>
                    <a:extLst>
                      <a:ext uri="{53640926-AAD7-44D8-BBD7-CCE9431645EC}">
                        <a14:shadowObscured xmlns:a14="http://schemas.microsoft.com/office/drawing/2010/main"/>
                      </a:ext>
                    </a:extLst>
                  </pic:spPr>
                </pic:pic>
              </a:graphicData>
            </a:graphic>
          </wp:inline>
        </w:drawing>
      </w:r>
    </w:p>
    <w:p w14:paraId="03B6F918" w14:textId="77777777" w:rsidR="006731E5" w:rsidRPr="006731E5" w:rsidRDefault="006731E5" w:rsidP="006731E5">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C74B52">
        <w:rPr>
          <w:noProof/>
        </w:rPr>
        <w:t>6</w:t>
      </w:r>
      <w:r>
        <w:fldChar w:fldCharType="end"/>
      </w:r>
      <w:r>
        <w:t xml:space="preserve"> </w:t>
      </w:r>
      <w:r>
        <w:rPr>
          <w:rFonts w:hint="eastAsia"/>
        </w:rPr>
        <w:t>行为模型</w:t>
      </w:r>
      <w:r>
        <w:t>生成</w:t>
      </w:r>
      <w:r>
        <w:rPr>
          <w:rFonts w:hint="eastAsia"/>
        </w:rPr>
        <w:t>及显示</w:t>
      </w:r>
      <w:r>
        <w:t>界面</w:t>
      </w:r>
    </w:p>
    <w:p w14:paraId="1D7EB4AF" w14:textId="77777777" w:rsidR="006731E5" w:rsidRDefault="006731E5"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测试序列</w:t>
      </w:r>
      <w:r w:rsidRPr="006731E5">
        <w:rPr>
          <w:rFonts w:cs="宋体"/>
          <w:b/>
          <w:sz w:val="24"/>
          <w:szCs w:val="20"/>
        </w:rPr>
        <w:t>生成演示</w:t>
      </w:r>
    </w:p>
    <w:p w14:paraId="20E6626F" w14:textId="77777777" w:rsidR="00955FF4" w:rsidRDefault="006731E5" w:rsidP="00BD0246">
      <w:pPr>
        <w:pStyle w:val="aff6"/>
        <w:spacing w:beforeAutospacing="0" w:after="100" w:line="312" w:lineRule="auto"/>
        <w:ind w:firstLine="420"/>
        <w:jc w:val="both"/>
        <w:rPr>
          <w:rFonts w:ascii="Times New Roman" w:hAnsi="Times New Roman" w:cs="宋体"/>
          <w:kern w:val="2"/>
          <w:szCs w:val="20"/>
          <w:lang w:bidi="ar"/>
        </w:rPr>
        <w:pPrChange w:id="216" w:author="a41255065@163.com" w:date="2017-11-14T10:32:00Z">
          <w:pPr>
            <w:pStyle w:val="aff6"/>
            <w:spacing w:beforeLines="10" w:before="24" w:line="312" w:lineRule="auto"/>
            <w:ind w:firstLine="420"/>
            <w:jc w:val="both"/>
          </w:pPr>
        </w:pPrChange>
      </w:pPr>
      <w:r>
        <w:rPr>
          <w:rFonts w:ascii="Times New Roman" w:hAnsi="Times New Roman" w:cs="宋体" w:hint="eastAsia"/>
          <w:kern w:val="2"/>
          <w:szCs w:val="20"/>
          <w:lang w:bidi="ar"/>
        </w:rPr>
        <w:t>系统</w:t>
      </w:r>
      <w:r>
        <w:rPr>
          <w:rFonts w:ascii="Times New Roman" w:hAnsi="Times New Roman" w:cs="宋体" w:hint="eastAsia"/>
          <w:kern w:val="2"/>
          <w:szCs w:val="20"/>
          <w:lang w:bidi="ar"/>
        </w:rPr>
        <w:t>[</w:t>
      </w:r>
      <w:r>
        <w:rPr>
          <w:rFonts w:ascii="Times New Roman" w:hAnsi="Times New Roman" w:cs="宋体"/>
          <w:kern w:val="2"/>
          <w:szCs w:val="20"/>
          <w:lang w:bidi="ar"/>
        </w:rPr>
        <w:t>Generate TestSequences</w:t>
      </w:r>
      <w:r>
        <w:rPr>
          <w:rFonts w:ascii="Times New Roman" w:hAnsi="Times New Roman" w:cs="宋体" w:hint="eastAsia"/>
          <w:kern w:val="2"/>
          <w:szCs w:val="20"/>
          <w:lang w:bidi="ar"/>
        </w:rPr>
        <w:t>]</w:t>
      </w:r>
      <w:r w:rsidR="00480552" w:rsidRPr="004E7C03">
        <w:rPr>
          <w:rFonts w:hint="eastAsia"/>
          <w:lang w:bidi="ar"/>
        </w:rPr>
        <w:t>标签页</w:t>
      </w:r>
      <w:r>
        <w:rPr>
          <w:rFonts w:ascii="Times New Roman" w:hAnsi="Times New Roman" w:cs="宋体" w:hint="eastAsia"/>
          <w:kern w:val="2"/>
          <w:szCs w:val="20"/>
          <w:lang w:bidi="ar"/>
        </w:rPr>
        <w:t>支持</w:t>
      </w:r>
      <w:r>
        <w:rPr>
          <w:rFonts w:ascii="Times New Roman" w:hAnsi="Times New Roman" w:cs="宋体"/>
          <w:kern w:val="2"/>
          <w:szCs w:val="20"/>
          <w:lang w:bidi="ar"/>
        </w:rPr>
        <w:t>测试序列生成，提供了</w:t>
      </w:r>
      <w:r>
        <w:rPr>
          <w:rFonts w:ascii="Times New Roman" w:hAnsi="Times New Roman" w:cs="宋体" w:hint="eastAsia"/>
          <w:kern w:val="2"/>
          <w:szCs w:val="20"/>
          <w:lang w:bidi="ar"/>
        </w:rPr>
        <w:t>覆盖</w:t>
      </w:r>
      <w:r>
        <w:rPr>
          <w:rFonts w:ascii="Times New Roman" w:hAnsi="Times New Roman" w:cs="宋体"/>
          <w:kern w:val="2"/>
          <w:szCs w:val="20"/>
          <w:lang w:bidi="ar"/>
        </w:rPr>
        <w:t>方法选择、测试序列生成</w:t>
      </w:r>
      <w:r>
        <w:rPr>
          <w:rFonts w:ascii="Times New Roman" w:hAnsi="Times New Roman" w:cs="宋体" w:hint="eastAsia"/>
          <w:kern w:val="2"/>
          <w:szCs w:val="20"/>
          <w:lang w:bidi="ar"/>
        </w:rPr>
        <w:t>两个</w:t>
      </w:r>
      <w:r>
        <w:rPr>
          <w:rFonts w:ascii="Times New Roman" w:hAnsi="Times New Roman" w:cs="宋体"/>
          <w:kern w:val="2"/>
          <w:szCs w:val="20"/>
          <w:lang w:bidi="ar"/>
        </w:rPr>
        <w:t>主要功能</w:t>
      </w:r>
      <w:r>
        <w:rPr>
          <w:rFonts w:ascii="Times New Roman" w:hAnsi="Times New Roman" w:cs="宋体" w:hint="eastAsia"/>
          <w:kern w:val="2"/>
          <w:szCs w:val="20"/>
          <w:lang w:bidi="ar"/>
        </w:rPr>
        <w:t>。其中</w:t>
      </w:r>
      <w:r>
        <w:rPr>
          <w:rFonts w:ascii="Times New Roman" w:hAnsi="Times New Roman" w:cs="宋体" w:hint="eastAsia"/>
          <w:kern w:val="2"/>
          <w:szCs w:val="20"/>
          <w:lang w:bidi="ar"/>
        </w:rPr>
        <w:t>[</w:t>
      </w:r>
      <w:r>
        <w:rPr>
          <w:rFonts w:ascii="Times New Roman" w:hAnsi="Times New Roman" w:cs="宋体"/>
          <w:kern w:val="2"/>
          <w:szCs w:val="20"/>
          <w:lang w:bidi="ar"/>
        </w:rPr>
        <w:t>Coverage Cri</w:t>
      </w:r>
      <w:r w:rsidR="00FF635F">
        <w:rPr>
          <w:rFonts w:ascii="Times New Roman" w:hAnsi="Times New Roman" w:cs="宋体"/>
          <w:kern w:val="2"/>
          <w:szCs w:val="20"/>
          <w:lang w:bidi="ar"/>
        </w:rPr>
        <w:t>teria</w:t>
      </w:r>
      <w:r>
        <w:rPr>
          <w:rFonts w:ascii="Times New Roman" w:hAnsi="Times New Roman" w:cs="宋体" w:hint="eastAsia"/>
          <w:kern w:val="2"/>
          <w:szCs w:val="20"/>
          <w:lang w:bidi="ar"/>
        </w:rPr>
        <w:t>]</w:t>
      </w:r>
      <w:r w:rsidR="00FF635F">
        <w:rPr>
          <w:rFonts w:ascii="Times New Roman" w:hAnsi="Times New Roman" w:cs="宋体" w:hint="eastAsia"/>
          <w:kern w:val="2"/>
          <w:szCs w:val="20"/>
          <w:lang w:bidi="ar"/>
        </w:rPr>
        <w:t>框</w:t>
      </w:r>
      <w:r w:rsidR="00FF635F">
        <w:rPr>
          <w:rFonts w:ascii="Times New Roman" w:hAnsi="Times New Roman" w:cs="宋体"/>
          <w:kern w:val="2"/>
          <w:szCs w:val="20"/>
          <w:lang w:bidi="ar"/>
        </w:rPr>
        <w:t>支持</w:t>
      </w:r>
      <w:r w:rsidR="00FF635F" w:rsidRPr="00FF635F">
        <w:rPr>
          <w:rFonts w:ascii="Times New Roman" w:hAnsi="Times New Roman" w:cs="宋体" w:hint="eastAsia"/>
          <w:kern w:val="2"/>
          <w:szCs w:val="20"/>
          <w:lang w:bidi="ar"/>
        </w:rPr>
        <w:t>Request-Node Covering</w:t>
      </w:r>
      <w:r w:rsidR="00FF635F" w:rsidRPr="00FF635F">
        <w:rPr>
          <w:rFonts w:ascii="Times New Roman" w:hAnsi="Times New Roman" w:cs="宋体" w:hint="eastAsia"/>
          <w:kern w:val="2"/>
          <w:szCs w:val="20"/>
          <w:lang w:bidi="ar"/>
        </w:rPr>
        <w:t>（请求节点）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Response-Node Covering</w:t>
      </w:r>
      <w:r w:rsidR="00FF635F" w:rsidRPr="00FF635F">
        <w:rPr>
          <w:rFonts w:ascii="Times New Roman" w:hAnsi="Times New Roman" w:cs="宋体" w:hint="eastAsia"/>
          <w:kern w:val="2"/>
          <w:szCs w:val="20"/>
          <w:lang w:bidi="ar"/>
        </w:rPr>
        <w:t>（响应节点）</w:t>
      </w:r>
      <w:r w:rsidR="00FF635F">
        <w:rPr>
          <w:rFonts w:ascii="Times New Roman" w:hAnsi="Times New Roman" w:cs="宋体" w:hint="eastAsia"/>
          <w:kern w:val="2"/>
          <w:szCs w:val="20"/>
          <w:lang w:bidi="ar"/>
        </w:rPr>
        <w:t>、</w:t>
      </w:r>
      <w:r w:rsidR="00FF635F" w:rsidRPr="00FF635F">
        <w:rPr>
          <w:rFonts w:ascii="Times New Roman" w:hAnsi="Times New Roman" w:cs="宋体" w:hint="eastAsia"/>
          <w:kern w:val="2"/>
          <w:szCs w:val="20"/>
          <w:lang w:bidi="ar"/>
        </w:rPr>
        <w:t>Edge covering (</w:t>
      </w:r>
      <w:r w:rsidR="00FF635F">
        <w:rPr>
          <w:rFonts w:ascii="Times New Roman" w:hAnsi="Times New Roman" w:cs="宋体" w:hint="eastAsia"/>
          <w:kern w:val="2"/>
          <w:szCs w:val="20"/>
          <w:lang w:bidi="ar"/>
        </w:rPr>
        <w:t>边</w:t>
      </w:r>
      <w:r w:rsidR="00FF635F" w:rsidRPr="00FF635F">
        <w:rPr>
          <w:rFonts w:ascii="Times New Roman" w:hAnsi="Times New Roman" w:cs="宋体" w:hint="eastAsia"/>
          <w:kern w:val="2"/>
          <w:szCs w:val="20"/>
          <w:lang w:bidi="ar"/>
        </w:rPr>
        <w:t>)</w:t>
      </w:r>
      <w:r w:rsidR="00FF635F">
        <w:rPr>
          <w:rFonts w:ascii="Times New Roman" w:hAnsi="Times New Roman" w:cs="宋体" w:hint="eastAsia"/>
          <w:kern w:val="2"/>
          <w:szCs w:val="20"/>
          <w:lang w:bidi="ar"/>
        </w:rPr>
        <w:t>及</w:t>
      </w:r>
      <w:r w:rsidR="00FF635F" w:rsidRPr="00FF635F">
        <w:rPr>
          <w:rFonts w:ascii="Times New Roman" w:hAnsi="Times New Roman" w:cs="宋体" w:hint="eastAsia"/>
          <w:kern w:val="2"/>
          <w:szCs w:val="20"/>
          <w:lang w:bidi="ar"/>
        </w:rPr>
        <w:t>State coverage</w:t>
      </w:r>
      <w:r w:rsidR="00FF635F">
        <w:rPr>
          <w:rFonts w:ascii="Times New Roman" w:hAnsi="Times New Roman" w:cs="宋体" w:hint="eastAsia"/>
          <w:kern w:val="2"/>
          <w:szCs w:val="20"/>
          <w:lang w:bidi="ar"/>
        </w:rPr>
        <w:t>（状态</w:t>
      </w:r>
      <w:r w:rsidR="00FF635F" w:rsidRPr="00FF635F">
        <w:rPr>
          <w:rFonts w:ascii="Times New Roman" w:hAnsi="Times New Roman" w:cs="宋体" w:hint="eastAsia"/>
          <w:kern w:val="2"/>
          <w:szCs w:val="20"/>
          <w:lang w:bidi="ar"/>
        </w:rPr>
        <w:t>）</w:t>
      </w:r>
      <w:r w:rsidR="00FF635F">
        <w:rPr>
          <w:rFonts w:ascii="Times New Roman" w:hAnsi="Times New Roman" w:cs="宋体"/>
          <w:kern w:val="2"/>
          <w:szCs w:val="20"/>
          <w:lang w:bidi="ar"/>
        </w:rPr>
        <w:t>覆盖准则选择</w:t>
      </w:r>
      <w:r w:rsidR="00FF635F">
        <w:rPr>
          <w:rFonts w:ascii="Times New Roman" w:hAnsi="Times New Roman" w:cs="宋体" w:hint="eastAsia"/>
          <w:kern w:val="2"/>
          <w:szCs w:val="20"/>
          <w:lang w:bidi="ar"/>
        </w:rPr>
        <w:t>。</w:t>
      </w:r>
      <w:r w:rsidR="007F6B40">
        <w:rPr>
          <w:rFonts w:ascii="Times New Roman" w:hAnsi="Times New Roman" w:cs="宋体" w:hint="eastAsia"/>
          <w:kern w:val="2"/>
          <w:szCs w:val="20"/>
          <w:lang w:bidi="ar"/>
        </w:rPr>
        <w:t>用户选定</w:t>
      </w:r>
      <w:r w:rsidR="007F6B40">
        <w:rPr>
          <w:rFonts w:ascii="Times New Roman" w:hAnsi="Times New Roman" w:cs="宋体"/>
          <w:kern w:val="2"/>
          <w:szCs w:val="20"/>
          <w:lang w:bidi="ar"/>
        </w:rPr>
        <w:t>覆盖准则</w:t>
      </w:r>
      <w:r w:rsidR="007F6B40">
        <w:rPr>
          <w:rFonts w:ascii="Times New Roman" w:hAnsi="Times New Roman" w:cs="宋体" w:hint="eastAsia"/>
          <w:kern w:val="2"/>
          <w:szCs w:val="20"/>
          <w:lang w:bidi="ar"/>
        </w:rPr>
        <w:t>后</w:t>
      </w:r>
      <w:r w:rsidR="007F6B40">
        <w:rPr>
          <w:rFonts w:ascii="Times New Roman" w:hAnsi="Times New Roman" w:cs="宋体"/>
          <w:kern w:val="2"/>
          <w:szCs w:val="20"/>
          <w:lang w:bidi="ar"/>
        </w:rPr>
        <w:t>，点击</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Generation</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按钮，系统</w:t>
      </w:r>
      <w:r w:rsidR="007F6B40">
        <w:rPr>
          <w:rFonts w:ascii="Times New Roman" w:hAnsi="Times New Roman" w:cs="宋体"/>
          <w:kern w:val="2"/>
          <w:szCs w:val="20"/>
          <w:lang w:bidi="ar"/>
        </w:rPr>
        <w:t>依据测试序列</w:t>
      </w:r>
      <w:r w:rsidR="007F6B40">
        <w:rPr>
          <w:rFonts w:ascii="Times New Roman" w:hAnsi="Times New Roman" w:cs="宋体" w:hint="eastAsia"/>
          <w:kern w:val="2"/>
          <w:szCs w:val="20"/>
          <w:lang w:bidi="ar"/>
        </w:rPr>
        <w:t>生成算法</w:t>
      </w:r>
      <w:r w:rsidR="007F6B40">
        <w:rPr>
          <w:rFonts w:ascii="Times New Roman" w:hAnsi="Times New Roman" w:cs="宋体"/>
          <w:kern w:val="2"/>
          <w:szCs w:val="20"/>
          <w:lang w:bidi="ar"/>
        </w:rPr>
        <w:t>，生成</w:t>
      </w:r>
      <w:r w:rsidR="007F6B40">
        <w:rPr>
          <w:rFonts w:ascii="Times New Roman" w:hAnsi="Times New Roman" w:cs="宋体" w:hint="eastAsia"/>
          <w:kern w:val="2"/>
          <w:szCs w:val="20"/>
          <w:lang w:bidi="ar"/>
        </w:rPr>
        <w:t>满足</w:t>
      </w:r>
      <w:r w:rsidR="007F6B40">
        <w:rPr>
          <w:rFonts w:ascii="Times New Roman" w:hAnsi="Times New Roman" w:cs="宋体"/>
          <w:kern w:val="2"/>
          <w:szCs w:val="20"/>
          <w:lang w:bidi="ar"/>
        </w:rPr>
        <w:t>覆盖准则的测试序列。</w:t>
      </w:r>
      <w:r w:rsidR="007F6B40">
        <w:rPr>
          <w:rFonts w:ascii="Times New Roman" w:hAnsi="Times New Roman" w:cs="宋体"/>
          <w:kern w:val="2"/>
          <w:szCs w:val="20"/>
          <w:lang w:bidi="ar"/>
        </w:rPr>
        <w:t>[Test Sequences]</w:t>
      </w:r>
      <w:r w:rsidR="007F6B40">
        <w:rPr>
          <w:rFonts w:ascii="Times New Roman" w:hAnsi="Times New Roman" w:cs="宋体" w:hint="eastAsia"/>
          <w:kern w:val="2"/>
          <w:szCs w:val="20"/>
          <w:lang w:bidi="ar"/>
        </w:rPr>
        <w:t>框</w:t>
      </w:r>
      <w:r w:rsidR="007F6B40">
        <w:rPr>
          <w:rFonts w:ascii="Times New Roman" w:hAnsi="Times New Roman" w:cs="宋体"/>
          <w:kern w:val="2"/>
          <w:szCs w:val="20"/>
          <w:lang w:bidi="ar"/>
        </w:rPr>
        <w:t>用来显示生成的测试序列，包括序列编号（</w:t>
      </w:r>
      <w:r w:rsidR="007F6B40">
        <w:rPr>
          <w:rFonts w:ascii="Times New Roman" w:hAnsi="Times New Roman" w:cs="宋体" w:hint="eastAsia"/>
          <w:kern w:val="2"/>
          <w:szCs w:val="20"/>
          <w:lang w:bidi="ar"/>
        </w:rPr>
        <w:t>I</w:t>
      </w:r>
      <w:r w:rsidR="007F6B40">
        <w:rPr>
          <w:rFonts w:ascii="Times New Roman" w:hAnsi="Times New Roman" w:cs="宋体"/>
          <w:kern w:val="2"/>
          <w:szCs w:val="20"/>
          <w:lang w:bidi="ar"/>
        </w:rPr>
        <w:t>d</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、序列类型</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Type</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、序列</w:t>
      </w:r>
      <w:r w:rsidR="007F6B40">
        <w:rPr>
          <w:rFonts w:ascii="Times New Roman" w:hAnsi="Times New Roman" w:cs="宋体"/>
          <w:kern w:val="2"/>
          <w:szCs w:val="20"/>
          <w:lang w:bidi="ar"/>
        </w:rPr>
        <w:t>内容</w:t>
      </w:r>
      <w:r w:rsidR="007F6B40">
        <w:rPr>
          <w:rFonts w:ascii="Times New Roman" w:hAnsi="Times New Roman" w:cs="宋体" w:hint="eastAsia"/>
          <w:kern w:val="2"/>
          <w:szCs w:val="20"/>
          <w:lang w:bidi="ar"/>
        </w:rPr>
        <w:t>（</w:t>
      </w:r>
      <w:r w:rsidR="007F6B40">
        <w:rPr>
          <w:rFonts w:ascii="Times New Roman" w:hAnsi="Times New Roman" w:cs="宋体" w:hint="eastAsia"/>
          <w:kern w:val="2"/>
          <w:szCs w:val="20"/>
          <w:lang w:bidi="ar"/>
        </w:rPr>
        <w:t>Sequence</w:t>
      </w:r>
      <w:r w:rsidR="007F6B40">
        <w:rPr>
          <w:rFonts w:ascii="Times New Roman" w:hAnsi="Times New Roman" w:cs="宋体" w:hint="eastAsia"/>
          <w:kern w:val="2"/>
          <w:szCs w:val="20"/>
          <w:lang w:bidi="ar"/>
        </w:rPr>
        <w:t>）及</w:t>
      </w:r>
      <w:r w:rsidR="007F6B40">
        <w:rPr>
          <w:rFonts w:ascii="Times New Roman" w:hAnsi="Times New Roman" w:cs="宋体"/>
          <w:kern w:val="2"/>
          <w:szCs w:val="20"/>
          <w:lang w:bidi="ar"/>
        </w:rPr>
        <w:t>覆盖元素（</w:t>
      </w:r>
      <w:r w:rsidR="007F6B40">
        <w:rPr>
          <w:rFonts w:ascii="Times New Roman" w:hAnsi="Times New Roman" w:cs="宋体" w:hint="eastAsia"/>
          <w:kern w:val="2"/>
          <w:szCs w:val="20"/>
          <w:lang w:bidi="ar"/>
        </w:rPr>
        <w:t>Coverd Ele</w:t>
      </w:r>
      <w:r w:rsidR="007F6B40">
        <w:rPr>
          <w:rFonts w:ascii="Times New Roman" w:hAnsi="Times New Roman" w:cs="宋体"/>
          <w:kern w:val="2"/>
          <w:szCs w:val="20"/>
          <w:lang w:bidi="ar"/>
        </w:rPr>
        <w:t>m</w:t>
      </w:r>
      <w:r w:rsidR="007F6B40">
        <w:rPr>
          <w:rFonts w:ascii="Times New Roman" w:hAnsi="Times New Roman" w:cs="宋体" w:hint="eastAsia"/>
          <w:kern w:val="2"/>
          <w:szCs w:val="20"/>
          <w:lang w:bidi="ar"/>
        </w:rPr>
        <w:t>ents</w:t>
      </w:r>
      <w:r w:rsidR="007F6B40">
        <w:rPr>
          <w:rFonts w:ascii="Times New Roman" w:hAnsi="Times New Roman" w:cs="宋体"/>
          <w:kern w:val="2"/>
          <w:szCs w:val="20"/>
          <w:lang w:bidi="ar"/>
        </w:rPr>
        <w:t>）</w:t>
      </w:r>
      <w:r w:rsidR="007F6B40">
        <w:rPr>
          <w:rFonts w:ascii="Times New Roman" w:hAnsi="Times New Roman" w:cs="宋体" w:hint="eastAsia"/>
          <w:kern w:val="2"/>
          <w:szCs w:val="20"/>
          <w:lang w:bidi="ar"/>
        </w:rPr>
        <w:t>，</w:t>
      </w:r>
      <w:r w:rsidR="007F6B40">
        <w:rPr>
          <w:rFonts w:hint="eastAsia"/>
          <w:noProof/>
        </w:rPr>
        <w:t>使得</w:t>
      </w:r>
      <w:r w:rsidR="007F6B40">
        <w:rPr>
          <w:noProof/>
        </w:rPr>
        <w:t>用户能够更直观的了解到生成的测试序列，也可配合行为模型</w:t>
      </w:r>
      <w:r w:rsidR="007F6B40">
        <w:rPr>
          <w:rFonts w:hint="eastAsia"/>
          <w:noProof/>
        </w:rPr>
        <w:t>图</w:t>
      </w:r>
      <w:r w:rsidR="007F6B40">
        <w:rPr>
          <w:noProof/>
        </w:rPr>
        <w:t>进行校验</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图</w:t>
      </w:r>
      <w:r w:rsidR="007F6B40">
        <w:rPr>
          <w:rFonts w:ascii="Times New Roman" w:hAnsi="Times New Roman" w:cs="宋体" w:hint="eastAsia"/>
          <w:kern w:val="2"/>
          <w:szCs w:val="20"/>
          <w:lang w:bidi="ar"/>
        </w:rPr>
        <w:t>4</w:t>
      </w:r>
      <w:r w:rsidR="007F6B40">
        <w:rPr>
          <w:rFonts w:ascii="Times New Roman" w:hAnsi="Times New Roman" w:cs="宋体"/>
          <w:kern w:val="2"/>
          <w:szCs w:val="20"/>
          <w:lang w:bidi="ar"/>
        </w:rPr>
        <w:t>-</w:t>
      </w:r>
      <w:r w:rsidR="00C74B52">
        <w:rPr>
          <w:rFonts w:ascii="Times New Roman" w:hAnsi="Times New Roman" w:cs="宋体"/>
          <w:kern w:val="2"/>
          <w:szCs w:val="20"/>
          <w:lang w:bidi="ar"/>
        </w:rPr>
        <w:t>7</w:t>
      </w:r>
      <w:r w:rsidR="007F6B40">
        <w:rPr>
          <w:rFonts w:ascii="Times New Roman" w:hAnsi="Times New Roman" w:cs="宋体" w:hint="eastAsia"/>
          <w:kern w:val="2"/>
          <w:szCs w:val="20"/>
          <w:lang w:bidi="ar"/>
        </w:rPr>
        <w:t>展示</w:t>
      </w:r>
      <w:r w:rsidR="007F6B40">
        <w:rPr>
          <w:rFonts w:ascii="Times New Roman" w:hAnsi="Times New Roman" w:cs="宋体"/>
          <w:kern w:val="2"/>
          <w:szCs w:val="20"/>
          <w:lang w:bidi="ar"/>
        </w:rPr>
        <w:t>了</w:t>
      </w:r>
      <w:r w:rsidR="007F6B40">
        <w:rPr>
          <w:rFonts w:ascii="Times New Roman" w:hAnsi="Times New Roman" w:cs="宋体" w:hint="eastAsia"/>
          <w:kern w:val="2"/>
          <w:szCs w:val="20"/>
          <w:lang w:bidi="ar"/>
        </w:rPr>
        <w:t>针对</w:t>
      </w:r>
      <w:r w:rsidR="007F6B40">
        <w:rPr>
          <w:rFonts w:ascii="Times New Roman" w:hAnsi="Times New Roman" w:cs="宋体"/>
          <w:kern w:val="2"/>
          <w:szCs w:val="20"/>
          <w:lang w:bidi="ar"/>
        </w:rPr>
        <w:t>例</w:t>
      </w:r>
      <w:r w:rsidR="007F6B40">
        <w:rPr>
          <w:rFonts w:ascii="Times New Roman" w:hAnsi="Times New Roman" w:cs="宋体" w:hint="eastAsia"/>
          <w:kern w:val="2"/>
          <w:szCs w:val="20"/>
          <w:lang w:bidi="ar"/>
        </w:rPr>
        <w:t>3</w:t>
      </w:r>
      <w:r w:rsidR="007F6B40">
        <w:rPr>
          <w:rFonts w:ascii="Times New Roman" w:hAnsi="Times New Roman" w:cs="宋体"/>
          <w:kern w:val="2"/>
          <w:szCs w:val="20"/>
          <w:lang w:bidi="ar"/>
        </w:rPr>
        <w:t>-1</w:t>
      </w:r>
      <w:r w:rsidR="007F6B40">
        <w:rPr>
          <w:rFonts w:ascii="Times New Roman" w:hAnsi="Times New Roman" w:cs="宋体" w:hint="eastAsia"/>
          <w:kern w:val="2"/>
          <w:szCs w:val="20"/>
          <w:lang w:bidi="ar"/>
        </w:rPr>
        <w:t>，</w:t>
      </w:r>
      <w:r w:rsidR="007F6B40">
        <w:rPr>
          <w:rFonts w:ascii="Times New Roman" w:hAnsi="Times New Roman" w:cs="宋体"/>
          <w:kern w:val="2"/>
          <w:szCs w:val="20"/>
          <w:lang w:bidi="ar"/>
        </w:rPr>
        <w:t>使用边覆盖准则生成的</w:t>
      </w:r>
      <w:r w:rsidR="00955FF4">
        <w:rPr>
          <w:rFonts w:ascii="Times New Roman" w:hAnsi="Times New Roman" w:cs="宋体" w:hint="eastAsia"/>
          <w:kern w:val="2"/>
          <w:szCs w:val="20"/>
          <w:lang w:bidi="ar"/>
        </w:rPr>
        <w:t>测试</w:t>
      </w:r>
      <w:r w:rsidR="00955FF4">
        <w:rPr>
          <w:rFonts w:ascii="Times New Roman" w:hAnsi="Times New Roman" w:cs="宋体"/>
          <w:kern w:val="2"/>
          <w:szCs w:val="20"/>
          <w:lang w:bidi="ar"/>
        </w:rPr>
        <w:t>序列</w:t>
      </w:r>
      <w:r w:rsidR="007F6B40" w:rsidRPr="004E7C03">
        <w:rPr>
          <w:rFonts w:ascii="Times New Roman" w:hAnsi="Times New Roman" w:cs="宋体" w:hint="eastAsia"/>
          <w:kern w:val="2"/>
          <w:szCs w:val="20"/>
          <w:lang w:bidi="ar"/>
        </w:rPr>
        <w:t>。</w:t>
      </w:r>
    </w:p>
    <w:p w14:paraId="415B1364" w14:textId="77777777" w:rsidR="00EA0ADE" w:rsidRPr="0053782C" w:rsidRDefault="00EA0ADE" w:rsidP="00EA0ADE">
      <w:pPr>
        <w:pStyle w:val="aff6"/>
        <w:spacing w:beforeLines="10" w:before="24" w:line="312" w:lineRule="auto"/>
        <w:jc w:val="both"/>
        <w:rPr>
          <w:rFonts w:ascii="Times New Roman" w:hAnsi="Times New Roman" w:cs="宋体"/>
          <w:kern w:val="2"/>
          <w:szCs w:val="20"/>
          <w:lang w:bidi="ar"/>
        </w:rPr>
      </w:pPr>
      <w:r>
        <w:rPr>
          <w:noProof/>
        </w:rPr>
        <w:lastRenderedPageBreak/>
        <w:drawing>
          <wp:inline distT="0" distB="0" distL="0" distR="0" wp14:anchorId="5E434D8A" wp14:editId="57028FBB">
            <wp:extent cx="5039995" cy="3135630"/>
            <wp:effectExtent l="0" t="0" r="825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039995" cy="3135630"/>
                    </a:xfrm>
                    <a:prstGeom prst="rect">
                      <a:avLst/>
                    </a:prstGeom>
                  </pic:spPr>
                </pic:pic>
              </a:graphicData>
            </a:graphic>
          </wp:inline>
        </w:drawing>
      </w:r>
    </w:p>
    <w:p w14:paraId="5E03BFB7" w14:textId="77777777" w:rsidR="00955FF4" w:rsidRPr="00955FF4" w:rsidRDefault="00955FF4" w:rsidP="00955FF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C74B52">
        <w:rPr>
          <w:noProof/>
        </w:rPr>
        <w:t>7</w:t>
      </w:r>
      <w:r>
        <w:fldChar w:fldCharType="end"/>
      </w:r>
      <w:r>
        <w:t xml:space="preserve"> </w:t>
      </w:r>
      <w:r>
        <w:rPr>
          <w:rFonts w:hint="eastAsia"/>
        </w:rPr>
        <w:t>测试序列生成</w:t>
      </w:r>
      <w:r>
        <w:t>界面</w:t>
      </w:r>
    </w:p>
    <w:p w14:paraId="50DEA7E5" w14:textId="77777777" w:rsidR="006731E5" w:rsidRPr="006731E5" w:rsidRDefault="00955FF4" w:rsidP="006731E5">
      <w:pPr>
        <w:pStyle w:val="1c"/>
        <w:numPr>
          <w:ilvl w:val="0"/>
          <w:numId w:val="29"/>
        </w:numPr>
        <w:spacing w:beforeLines="10" w:before="24" w:afterLines="10" w:after="24" w:line="312" w:lineRule="auto"/>
        <w:ind w:firstLineChars="0"/>
        <w:rPr>
          <w:rFonts w:cs="宋体"/>
          <w:b/>
          <w:sz w:val="24"/>
          <w:szCs w:val="20"/>
        </w:rPr>
      </w:pPr>
      <w:r>
        <w:rPr>
          <w:rFonts w:cs="宋体" w:hint="eastAsia"/>
          <w:b/>
          <w:sz w:val="24"/>
          <w:szCs w:val="20"/>
        </w:rPr>
        <w:t>测试</w:t>
      </w:r>
      <w:r>
        <w:rPr>
          <w:rFonts w:cs="宋体"/>
          <w:b/>
          <w:sz w:val="24"/>
          <w:szCs w:val="20"/>
        </w:rPr>
        <w:t>用例生成演示</w:t>
      </w:r>
    </w:p>
    <w:p w14:paraId="08DBE2EC" w14:textId="77777777" w:rsidR="005A3851" w:rsidRDefault="0069507A" w:rsidP="00F66D3D">
      <w:pPr>
        <w:pStyle w:val="aff6"/>
        <w:widowControl w:val="0"/>
        <w:spacing w:beforeLines="10" w:before="24" w:beforeAutospacing="0" w:afterAutospacing="0" w:line="312" w:lineRule="auto"/>
        <w:ind w:firstLine="420"/>
        <w:jc w:val="both"/>
        <w:rPr>
          <w:rFonts w:ascii="Times New Roman" w:hAnsi="Times New Roman" w:cs="宋体"/>
          <w:kern w:val="2"/>
          <w:szCs w:val="20"/>
          <w:lang w:bidi="ar"/>
        </w:rPr>
      </w:pPr>
      <w:r w:rsidRPr="004E7C03">
        <w:rPr>
          <w:rFonts w:ascii="Times New Roman" w:hAnsi="Times New Roman" w:cs="宋体" w:hint="eastAsia"/>
          <w:kern w:val="2"/>
          <w:szCs w:val="20"/>
          <w:lang w:bidi="ar"/>
        </w:rPr>
        <w:t>在</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TestSequences</w:t>
      </w:r>
      <w:r w:rsidR="00955FF4">
        <w:rPr>
          <w:rFonts w:ascii="Times New Roman" w:hAnsi="Times New Roman" w:cs="宋体" w:hint="eastAsia"/>
          <w:kern w:val="2"/>
          <w:szCs w:val="20"/>
          <w:lang w:bidi="ar"/>
        </w:rPr>
        <w:t>]</w:t>
      </w:r>
      <w:r w:rsidR="00480552" w:rsidRPr="004E7C03">
        <w:rPr>
          <w:rFonts w:hint="eastAsia"/>
          <w:lang w:bidi="ar"/>
        </w:rPr>
        <w:t>标签页</w:t>
      </w:r>
      <w:r w:rsidRPr="004E7C03">
        <w:rPr>
          <w:rFonts w:ascii="Times New Roman" w:hAnsi="Times New Roman" w:cs="宋体" w:hint="eastAsia"/>
          <w:kern w:val="2"/>
          <w:szCs w:val="20"/>
          <w:lang w:bidi="ar"/>
        </w:rPr>
        <w:t>中点击</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TestCase Generate</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按钮</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系统</w:t>
      </w:r>
      <w:r w:rsidR="00955FF4">
        <w:rPr>
          <w:rFonts w:ascii="Times New Roman" w:hAnsi="Times New Roman" w:cs="宋体"/>
          <w:kern w:val="2"/>
          <w:szCs w:val="20"/>
          <w:lang w:bidi="ar"/>
        </w:rPr>
        <w:t>将</w:t>
      </w:r>
      <w:r w:rsidR="00955FF4">
        <w:rPr>
          <w:rFonts w:ascii="Times New Roman" w:hAnsi="Times New Roman" w:cs="宋体" w:hint="eastAsia"/>
          <w:kern w:val="2"/>
          <w:szCs w:val="20"/>
          <w:lang w:bidi="ar"/>
        </w:rPr>
        <w:t>调用</w:t>
      </w:r>
      <w:r w:rsidR="00955FF4">
        <w:rPr>
          <w:rFonts w:ascii="Times New Roman" w:hAnsi="Times New Roman" w:cs="宋体" w:hint="eastAsia"/>
          <w:kern w:val="2"/>
          <w:szCs w:val="20"/>
          <w:lang w:bidi="ar"/>
        </w:rPr>
        <w:t>z3</w:t>
      </w:r>
      <w:r w:rsidR="00955FF4">
        <w:rPr>
          <w:rFonts w:ascii="Times New Roman" w:hAnsi="Times New Roman" w:cs="宋体"/>
          <w:kern w:val="2"/>
          <w:szCs w:val="20"/>
          <w:lang w:bidi="ar"/>
        </w:rPr>
        <w:t>约束求解</w:t>
      </w:r>
      <w:r w:rsidR="00955FF4">
        <w:rPr>
          <w:rFonts w:ascii="Times New Roman" w:hAnsi="Times New Roman" w:cs="宋体" w:hint="eastAsia"/>
          <w:kern w:val="2"/>
          <w:szCs w:val="20"/>
          <w:lang w:bidi="ar"/>
        </w:rPr>
        <w:t>器针对</w:t>
      </w:r>
      <w:r w:rsidR="00955FF4">
        <w:rPr>
          <w:rFonts w:ascii="Times New Roman" w:hAnsi="Times New Roman" w:cs="宋体"/>
          <w:kern w:val="2"/>
          <w:szCs w:val="20"/>
          <w:lang w:bidi="ar"/>
        </w:rPr>
        <w:t>每个测试序列生成测试用例。</w:t>
      </w:r>
      <w:r w:rsidR="00955FF4">
        <w:rPr>
          <w:rFonts w:ascii="Times New Roman" w:hAnsi="Times New Roman" w:cs="宋体" w:hint="eastAsia"/>
          <w:kern w:val="2"/>
          <w:szCs w:val="20"/>
          <w:lang w:bidi="ar"/>
        </w:rPr>
        <w:t>此时进入</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Generate TestCase</w:t>
      </w:r>
      <w:r w:rsidR="00955FF4">
        <w:rPr>
          <w:rFonts w:ascii="Times New Roman" w:hAnsi="Times New Roman" w:cs="宋体" w:hint="eastAsia"/>
          <w:kern w:val="2"/>
          <w:szCs w:val="20"/>
          <w:lang w:bidi="ar"/>
        </w:rPr>
        <w:t>]</w:t>
      </w:r>
      <w:r w:rsidR="00480552" w:rsidRPr="00480552">
        <w:rPr>
          <w:rFonts w:ascii="Times New Roman" w:hAnsi="Times New Roman" w:cs="宋体" w:hint="eastAsia"/>
          <w:kern w:val="2"/>
          <w:szCs w:val="20"/>
          <w:lang w:bidi="ar"/>
        </w:rPr>
        <w:t>标签页</w:t>
      </w:r>
      <w:r w:rsidR="00955FF4">
        <w:rPr>
          <w:rFonts w:ascii="Times New Roman" w:hAnsi="Times New Roman" w:cs="宋体"/>
          <w:kern w:val="2"/>
          <w:szCs w:val="20"/>
          <w:lang w:bidi="ar"/>
        </w:rPr>
        <w:t>。</w:t>
      </w:r>
      <w:r w:rsidR="00955FF4">
        <w:rPr>
          <w:rFonts w:ascii="Times New Roman" w:hAnsi="Times New Roman" w:cs="宋体" w:hint="eastAsia"/>
          <w:kern w:val="2"/>
          <w:szCs w:val="20"/>
          <w:lang w:bidi="ar"/>
        </w:rPr>
        <w:t>[</w:t>
      </w:r>
      <w:r w:rsidR="00955FF4">
        <w:rPr>
          <w:rFonts w:ascii="Times New Roman" w:hAnsi="Times New Roman" w:cs="宋体"/>
          <w:kern w:val="2"/>
          <w:szCs w:val="20"/>
          <w:lang w:bidi="ar"/>
        </w:rPr>
        <w:t>Statistics</w:t>
      </w:r>
      <w:r w:rsidR="00955FF4">
        <w:rPr>
          <w:rFonts w:ascii="Times New Roman" w:hAnsi="Times New Roman" w:cs="宋体" w:hint="eastAsia"/>
          <w:kern w:val="2"/>
          <w:szCs w:val="20"/>
          <w:lang w:bidi="ar"/>
        </w:rPr>
        <w:t>]</w:t>
      </w:r>
      <w:r w:rsidR="00955FF4">
        <w:rPr>
          <w:rFonts w:ascii="Times New Roman" w:hAnsi="Times New Roman" w:cs="宋体" w:hint="eastAsia"/>
          <w:kern w:val="2"/>
          <w:szCs w:val="20"/>
          <w:lang w:bidi="ar"/>
        </w:rPr>
        <w:t>框提供</w:t>
      </w:r>
      <w:r w:rsidR="00955FF4">
        <w:rPr>
          <w:rFonts w:ascii="Times New Roman" w:hAnsi="Times New Roman" w:cs="宋体"/>
          <w:kern w:val="2"/>
          <w:szCs w:val="20"/>
          <w:lang w:bidi="ar"/>
        </w:rPr>
        <w:t>测试用例统计功能，显示针对</w:t>
      </w:r>
      <w:r w:rsidR="00955FF4">
        <w:rPr>
          <w:rFonts w:ascii="Times New Roman" w:hAnsi="Times New Roman" w:cs="宋体" w:hint="eastAsia"/>
          <w:kern w:val="2"/>
          <w:szCs w:val="20"/>
          <w:lang w:bidi="ar"/>
        </w:rPr>
        <w:t>每条</w:t>
      </w:r>
      <w:r w:rsidR="00955FF4">
        <w:rPr>
          <w:rFonts w:ascii="Times New Roman" w:hAnsi="Times New Roman" w:cs="宋体"/>
          <w:kern w:val="2"/>
          <w:szCs w:val="20"/>
          <w:lang w:bidi="ar"/>
        </w:rPr>
        <w:t>测试序列</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I</w:t>
      </w:r>
      <w:r w:rsidR="00A374DE">
        <w:rPr>
          <w:rFonts w:ascii="Times New Roman" w:hAnsi="Times New Roman" w:cs="宋体"/>
          <w:kern w:val="2"/>
          <w:szCs w:val="20"/>
          <w:lang w:bidi="ar"/>
        </w:rPr>
        <w:t>d</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，共生成多少测试用例</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N</w:t>
      </w:r>
      <w:r w:rsidR="00A374DE">
        <w:rPr>
          <w:rFonts w:ascii="Times New Roman" w:hAnsi="Times New Roman" w:cs="宋体"/>
          <w:kern w:val="2"/>
          <w:szCs w:val="20"/>
          <w:lang w:bidi="ar"/>
        </w:rPr>
        <w:t>muber</w:t>
      </w:r>
      <w:r w:rsidR="00A374DE">
        <w:rPr>
          <w:rFonts w:ascii="Times New Roman" w:hAnsi="Times New Roman" w:cs="宋体" w:hint="eastAsia"/>
          <w:kern w:val="2"/>
          <w:szCs w:val="20"/>
          <w:lang w:bidi="ar"/>
        </w:rPr>
        <w:t>）</w:t>
      </w:r>
      <w:r w:rsidR="00955FF4">
        <w:rPr>
          <w:rFonts w:ascii="Times New Roman" w:hAnsi="Times New Roman" w:cs="宋体"/>
          <w:kern w:val="2"/>
          <w:szCs w:val="20"/>
          <w:lang w:bidi="ar"/>
        </w:rPr>
        <w:t>。</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TC Show]</w:t>
      </w:r>
      <w:r w:rsidR="00A374DE">
        <w:rPr>
          <w:rFonts w:ascii="Times New Roman" w:hAnsi="Times New Roman" w:cs="宋体" w:hint="eastAsia"/>
          <w:kern w:val="2"/>
          <w:szCs w:val="20"/>
          <w:lang w:bidi="ar"/>
        </w:rPr>
        <w:t>提供</w:t>
      </w:r>
      <w:r w:rsidR="00A374DE">
        <w:rPr>
          <w:rFonts w:ascii="Times New Roman" w:hAnsi="Times New Roman" w:cs="宋体"/>
          <w:kern w:val="2"/>
          <w:szCs w:val="20"/>
          <w:lang w:bidi="ar"/>
        </w:rPr>
        <w:t>测试用例查看功能，使用下拉框选择所要查看的测试用例，</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TestCase</w:t>
      </w:r>
      <w:r w:rsidR="00A374DE">
        <w:rPr>
          <w:rFonts w:ascii="Times New Roman" w:hAnsi="Times New Roman" w:cs="宋体" w:hint="eastAsia"/>
          <w:kern w:val="2"/>
          <w:szCs w:val="20"/>
          <w:lang w:bidi="ar"/>
        </w:rPr>
        <w:t>]</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将会给出</w:t>
      </w:r>
      <w:r w:rsidR="00A374DE">
        <w:rPr>
          <w:rFonts w:ascii="Times New Roman" w:hAnsi="Times New Roman" w:cs="宋体" w:hint="eastAsia"/>
          <w:kern w:val="2"/>
          <w:szCs w:val="20"/>
          <w:lang w:bidi="ar"/>
        </w:rPr>
        <w:t>用户</w:t>
      </w:r>
      <w:r w:rsidR="00A374DE">
        <w:rPr>
          <w:rFonts w:ascii="Times New Roman" w:hAnsi="Times New Roman" w:cs="宋体"/>
          <w:kern w:val="2"/>
          <w:szCs w:val="20"/>
          <w:lang w:bidi="ar"/>
        </w:rPr>
        <w:t>所要查看的测试用例内容。</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Test Execution]</w:t>
      </w:r>
      <w:r w:rsidR="00A374DE">
        <w:rPr>
          <w:rFonts w:ascii="Times New Roman" w:hAnsi="Times New Roman" w:cs="宋体" w:hint="eastAsia"/>
          <w:kern w:val="2"/>
          <w:szCs w:val="20"/>
          <w:lang w:bidi="ar"/>
        </w:rPr>
        <w:t>框</w:t>
      </w:r>
      <w:r w:rsidR="00A374DE">
        <w:rPr>
          <w:rFonts w:ascii="Times New Roman" w:hAnsi="Times New Roman" w:cs="宋体"/>
          <w:kern w:val="2"/>
          <w:szCs w:val="20"/>
          <w:lang w:bidi="ar"/>
        </w:rPr>
        <w:t>提供测试用例执行功能，点击</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Execution</w:t>
      </w:r>
      <w:r w:rsidR="00A374DE">
        <w:rPr>
          <w:rFonts w:ascii="Times New Roman" w:hAnsi="Times New Roman" w:cs="宋体" w:hint="eastAsia"/>
          <w:kern w:val="2"/>
          <w:szCs w:val="20"/>
          <w:lang w:bidi="ar"/>
        </w:rPr>
        <w:t>]</w:t>
      </w:r>
      <w:r w:rsidR="00A374DE">
        <w:rPr>
          <w:rFonts w:ascii="Times New Roman" w:hAnsi="Times New Roman" w:cs="宋体"/>
          <w:kern w:val="2"/>
          <w:szCs w:val="20"/>
          <w:lang w:bidi="ar"/>
        </w:rPr>
        <w:t>按钮</w:t>
      </w:r>
      <w:r w:rsidR="00A374DE">
        <w:rPr>
          <w:rFonts w:ascii="Times New Roman" w:hAnsi="Times New Roman" w:cs="宋体" w:hint="eastAsia"/>
          <w:kern w:val="2"/>
          <w:szCs w:val="20"/>
          <w:lang w:bidi="ar"/>
        </w:rPr>
        <w:t>可进行</w:t>
      </w:r>
      <w:r w:rsidR="00A374DE">
        <w:rPr>
          <w:rFonts w:ascii="Times New Roman" w:hAnsi="Times New Roman" w:cs="宋体"/>
          <w:kern w:val="2"/>
          <w:szCs w:val="20"/>
          <w:lang w:bidi="ar"/>
        </w:rPr>
        <w:t>测试用例执行。</w:t>
      </w:r>
      <w:r w:rsidRPr="004E7C03">
        <w:rPr>
          <w:rFonts w:ascii="Times New Roman" w:hAnsi="Times New Roman" w:cs="宋体" w:hint="eastAsia"/>
          <w:kern w:val="2"/>
          <w:szCs w:val="20"/>
          <w:lang w:bidi="ar"/>
        </w:rPr>
        <w:t>如图</w:t>
      </w:r>
      <w:r w:rsidRPr="00753BEB">
        <w:rPr>
          <w:rFonts w:ascii="Times New Roman" w:hAnsi="Times New Roman"/>
          <w:kern w:val="2"/>
          <w:szCs w:val="20"/>
          <w:lang w:bidi="ar"/>
        </w:rPr>
        <w:t>4-</w:t>
      </w:r>
      <w:r w:rsidR="00C74B52">
        <w:rPr>
          <w:rFonts w:ascii="Times New Roman" w:hAnsi="Times New Roman"/>
          <w:kern w:val="2"/>
          <w:szCs w:val="20"/>
          <w:lang w:bidi="ar"/>
        </w:rPr>
        <w:t>8</w:t>
      </w:r>
      <w:r w:rsidRPr="00753BEB">
        <w:rPr>
          <w:rFonts w:ascii="Times New Roman" w:hAnsi="Times New Roman"/>
          <w:kern w:val="2"/>
          <w:szCs w:val="20"/>
          <w:lang w:bidi="ar"/>
        </w:rPr>
        <w:t>所</w:t>
      </w:r>
      <w:r w:rsidRPr="004E7C03">
        <w:rPr>
          <w:rFonts w:ascii="Times New Roman" w:hAnsi="Times New Roman" w:cs="宋体" w:hint="eastAsia"/>
          <w:kern w:val="2"/>
          <w:szCs w:val="20"/>
          <w:lang w:bidi="ar"/>
        </w:rPr>
        <w:t>示</w:t>
      </w:r>
      <w:r w:rsidR="00A374DE">
        <w:rPr>
          <w:rFonts w:ascii="Times New Roman" w:hAnsi="Times New Roman" w:cs="宋体" w:hint="eastAsia"/>
          <w:kern w:val="2"/>
          <w:szCs w:val="20"/>
          <w:lang w:bidi="ar"/>
        </w:rPr>
        <w:t>为</w:t>
      </w:r>
      <w:r w:rsidR="00A374DE">
        <w:rPr>
          <w:rFonts w:ascii="Times New Roman" w:hAnsi="Times New Roman" w:cs="宋体"/>
          <w:kern w:val="2"/>
          <w:szCs w:val="20"/>
          <w:lang w:bidi="ar"/>
        </w:rPr>
        <w:t>测试用例生成</w:t>
      </w:r>
      <w:r w:rsidR="00A374DE">
        <w:rPr>
          <w:rFonts w:ascii="Times New Roman" w:hAnsi="Times New Roman" w:cs="宋体" w:hint="eastAsia"/>
          <w:kern w:val="2"/>
          <w:szCs w:val="20"/>
          <w:lang w:bidi="ar"/>
        </w:rPr>
        <w:t>界面</w:t>
      </w:r>
      <w:r w:rsidRPr="004E7C03">
        <w:rPr>
          <w:rFonts w:ascii="Times New Roman" w:hAnsi="Times New Roman" w:cs="宋体" w:hint="eastAsia"/>
          <w:kern w:val="2"/>
          <w:szCs w:val="20"/>
          <w:lang w:bidi="ar"/>
        </w:rPr>
        <w:t>。</w:t>
      </w:r>
    </w:p>
    <w:p w14:paraId="769D2C55" w14:textId="77777777" w:rsidR="005A3851" w:rsidRPr="00A374DE" w:rsidRDefault="000E03FB" w:rsidP="00A374DE">
      <w:pPr>
        <w:pStyle w:val="aff6"/>
        <w:widowControl w:val="0"/>
        <w:spacing w:beforeLines="10" w:before="24" w:beforeAutospacing="0" w:afterAutospacing="0" w:line="312" w:lineRule="auto"/>
        <w:jc w:val="both"/>
        <w:rPr>
          <w:rFonts w:ascii="Times New Roman" w:hAnsi="Times New Roman" w:cs="宋体"/>
          <w:kern w:val="2"/>
          <w:szCs w:val="20"/>
          <w:lang w:bidi="ar"/>
        </w:rPr>
      </w:pPr>
      <w:r>
        <w:rPr>
          <w:noProof/>
        </w:rPr>
        <w:lastRenderedPageBreak/>
        <w:drawing>
          <wp:inline distT="0" distB="0" distL="0" distR="0" wp14:anchorId="1850E8A8" wp14:editId="26EC0F30">
            <wp:extent cx="4929452" cy="3051328"/>
            <wp:effectExtent l="0" t="0" r="508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002270" cy="3096402"/>
                    </a:xfrm>
                    <a:prstGeom prst="rect">
                      <a:avLst/>
                    </a:prstGeom>
                  </pic:spPr>
                </pic:pic>
              </a:graphicData>
            </a:graphic>
          </wp:inline>
        </w:drawing>
      </w:r>
    </w:p>
    <w:p w14:paraId="06BAA65A" w14:textId="77777777" w:rsidR="005A3851" w:rsidRPr="004E7C03" w:rsidRDefault="0069507A">
      <w:pPr>
        <w:pStyle w:val="ub"/>
        <w:spacing w:before="120" w:after="360"/>
      </w:pPr>
      <w:r w:rsidRPr="004E7C03">
        <w:t>图</w:t>
      </w:r>
      <w:r w:rsidRPr="004E7C03">
        <w:t>4</w:t>
      </w:r>
      <w:r w:rsidRPr="004E7C03">
        <w:rPr>
          <w:rFonts w:hint="eastAsia"/>
        </w:rPr>
        <w:t>-</w:t>
      </w:r>
      <w:r w:rsidRPr="004E7C03">
        <w:fldChar w:fldCharType="begin"/>
      </w:r>
      <w:r w:rsidRPr="004E7C03">
        <w:instrText xml:space="preserve"> SEQ </w:instrText>
      </w:r>
      <w:r w:rsidRPr="004E7C03">
        <w:instrText>图</w:instrText>
      </w:r>
      <w:r w:rsidRPr="004E7C03">
        <w:instrText xml:space="preserve">4- \* ARABIC </w:instrText>
      </w:r>
      <w:r w:rsidRPr="004E7C03">
        <w:fldChar w:fldCharType="separate"/>
      </w:r>
      <w:r w:rsidR="00C74B52">
        <w:rPr>
          <w:noProof/>
        </w:rPr>
        <w:t>8</w:t>
      </w:r>
      <w:r w:rsidRPr="004E7C03">
        <w:fldChar w:fldCharType="end"/>
      </w:r>
      <w:r w:rsidR="00A374DE">
        <w:rPr>
          <w:rFonts w:hint="eastAsia"/>
        </w:rPr>
        <w:t>测试用例</w:t>
      </w:r>
      <w:r w:rsidR="00A374DE">
        <w:t>生成</w:t>
      </w:r>
      <w:r w:rsidRPr="004E7C03">
        <w:rPr>
          <w:rFonts w:hint="eastAsia"/>
        </w:rPr>
        <w:t>界面</w:t>
      </w:r>
    </w:p>
    <w:p w14:paraId="418C8CB5" w14:textId="77777777" w:rsidR="005A3851" w:rsidRPr="004E7C03" w:rsidRDefault="00A374DE" w:rsidP="00A374DE">
      <w:pPr>
        <w:pStyle w:val="1c"/>
        <w:numPr>
          <w:ilvl w:val="0"/>
          <w:numId w:val="29"/>
        </w:numPr>
        <w:spacing w:beforeLines="10" w:before="24" w:afterLines="10" w:after="24" w:line="312" w:lineRule="auto"/>
        <w:ind w:firstLineChars="0"/>
        <w:rPr>
          <w:rFonts w:cs="宋体"/>
          <w:b/>
          <w:sz w:val="24"/>
          <w:szCs w:val="20"/>
        </w:rPr>
      </w:pPr>
      <w:r w:rsidRPr="00A374DE">
        <w:rPr>
          <w:rFonts w:cs="宋体" w:hint="eastAsia"/>
          <w:b/>
          <w:sz w:val="24"/>
          <w:szCs w:val="20"/>
        </w:rPr>
        <w:t>测试用例执行分析</w:t>
      </w:r>
      <w:r w:rsidR="0069507A" w:rsidRPr="004E7C03">
        <w:rPr>
          <w:rFonts w:cs="宋体" w:hint="eastAsia"/>
          <w:b/>
          <w:sz w:val="24"/>
          <w:szCs w:val="20"/>
        </w:rPr>
        <w:t>演示</w:t>
      </w:r>
    </w:p>
    <w:p w14:paraId="47FED691" w14:textId="77777777" w:rsidR="00CC10F2" w:rsidRDefault="00A374DE">
      <w:pPr>
        <w:pStyle w:val="aff6"/>
        <w:widowControl w:val="0"/>
        <w:spacing w:beforeLines="10" w:before="24" w:beforeAutospacing="0" w:afterAutospacing="0" w:line="312" w:lineRule="auto"/>
        <w:ind w:firstLineChars="200" w:firstLine="480"/>
        <w:jc w:val="both"/>
        <w:rPr>
          <w:rFonts w:ascii="Times New Roman" w:hAnsi="Times New Roman"/>
          <w:kern w:val="2"/>
          <w:szCs w:val="20"/>
          <w:lang w:bidi="ar"/>
        </w:rPr>
      </w:pPr>
      <w:r w:rsidRPr="004E7C03">
        <w:rPr>
          <w:rFonts w:hint="eastAsia"/>
          <w:lang w:bidi="ar"/>
        </w:rPr>
        <w:t>通过以上步骤，得到</w:t>
      </w:r>
      <w:r>
        <w:rPr>
          <w:rFonts w:hint="eastAsia"/>
          <w:lang w:bidi="ar"/>
        </w:rPr>
        <w:t>行为</w:t>
      </w:r>
      <w:r>
        <w:rPr>
          <w:lang w:bidi="ar"/>
        </w:rPr>
        <w:t>模型和</w:t>
      </w:r>
      <w:r w:rsidRPr="004E7C03">
        <w:rPr>
          <w:rFonts w:hint="eastAsia"/>
          <w:lang w:bidi="ar"/>
        </w:rPr>
        <w:t>测试用例集合</w:t>
      </w:r>
      <w:r>
        <w:rPr>
          <w:rFonts w:hint="eastAsia"/>
          <w:lang w:bidi="ar"/>
        </w:rPr>
        <w:t>后</w:t>
      </w:r>
      <w:r w:rsidRPr="004E7C03">
        <w:rPr>
          <w:rFonts w:hint="eastAsia"/>
          <w:lang w:bidi="ar"/>
        </w:rPr>
        <w:t>可以进行测试</w:t>
      </w:r>
      <w:r>
        <w:rPr>
          <w:rFonts w:hint="eastAsia"/>
          <w:lang w:bidi="ar"/>
        </w:rPr>
        <w:t>执行</w:t>
      </w:r>
      <w:r w:rsidRPr="004E7C03">
        <w:rPr>
          <w:rFonts w:hint="eastAsia"/>
          <w:lang w:bidi="ar"/>
        </w:rPr>
        <w:t>。通过</w:t>
      </w:r>
      <w:r>
        <w:rPr>
          <w:rFonts w:hint="eastAsia"/>
          <w:lang w:bidi="ar"/>
        </w:rPr>
        <w:t>点击</w:t>
      </w:r>
      <w:r w:rsidRPr="00A374DE">
        <w:rPr>
          <w:rFonts w:ascii="Times New Roman" w:hAnsi="Times New Roman"/>
          <w:kern w:val="2"/>
          <w:szCs w:val="20"/>
          <w:lang w:bidi="ar"/>
        </w:rPr>
        <w:t>[</w:t>
      </w:r>
      <w:r w:rsidR="00480552">
        <w:rPr>
          <w:rFonts w:ascii="Times New Roman" w:hAnsi="Times New Roman"/>
          <w:kern w:val="2"/>
          <w:szCs w:val="20"/>
          <w:lang w:bidi="ar"/>
        </w:rPr>
        <w:t>Generate TestCase</w:t>
      </w:r>
      <w:r w:rsidRPr="00A374DE">
        <w:rPr>
          <w:rFonts w:ascii="Times New Roman" w:hAnsi="Times New Roman"/>
          <w:kern w:val="2"/>
          <w:szCs w:val="20"/>
          <w:lang w:bidi="ar"/>
        </w:rPr>
        <w:t>]</w:t>
      </w:r>
      <w:r w:rsidRPr="004E7C03">
        <w:rPr>
          <w:rFonts w:hint="eastAsia"/>
          <w:lang w:bidi="ar"/>
        </w:rPr>
        <w:t>标签页</w:t>
      </w:r>
      <w:r w:rsidR="00480552">
        <w:rPr>
          <w:rFonts w:hint="eastAsia"/>
          <w:lang w:bidi="ar"/>
        </w:rPr>
        <w:t>的</w:t>
      </w:r>
      <w:r w:rsidR="00480552" w:rsidRPr="00480552">
        <w:rPr>
          <w:rFonts w:ascii="Times New Roman" w:hAnsi="Times New Roman" w:hint="eastAsia"/>
          <w:kern w:val="2"/>
          <w:szCs w:val="20"/>
          <w:lang w:bidi="ar"/>
        </w:rPr>
        <w:t>[</w:t>
      </w:r>
      <w:r w:rsidR="00480552">
        <w:rPr>
          <w:rFonts w:ascii="Times New Roman" w:hAnsi="Times New Roman"/>
          <w:kern w:val="2"/>
          <w:szCs w:val="20"/>
          <w:lang w:bidi="ar"/>
        </w:rPr>
        <w:t>Execution</w:t>
      </w:r>
      <w:r w:rsidR="00480552" w:rsidRPr="00480552">
        <w:rPr>
          <w:rFonts w:ascii="Times New Roman" w:hAnsi="Times New Roman" w:hint="eastAsia"/>
          <w:kern w:val="2"/>
          <w:szCs w:val="20"/>
          <w:lang w:bidi="ar"/>
        </w:rPr>
        <w:t>]</w:t>
      </w:r>
      <w:r w:rsidR="00480552">
        <w:rPr>
          <w:lang w:bidi="ar"/>
        </w:rPr>
        <w:t>按钮</w:t>
      </w:r>
      <w:r w:rsidR="00480552">
        <w:rPr>
          <w:rFonts w:hint="eastAsia"/>
          <w:lang w:bidi="ar"/>
        </w:rPr>
        <w:t>进行</w:t>
      </w:r>
      <w:r w:rsidR="00480552">
        <w:rPr>
          <w:lang w:bidi="ar"/>
        </w:rPr>
        <w:t>测试用例执行，</w:t>
      </w:r>
      <w:r w:rsidR="00480552">
        <w:rPr>
          <w:rFonts w:hint="eastAsia"/>
          <w:lang w:bidi="ar"/>
        </w:rPr>
        <w:t>系统</w:t>
      </w:r>
      <w:r w:rsidR="00480552" w:rsidRPr="004E7C03">
        <w:rPr>
          <w:rFonts w:hint="eastAsia"/>
          <w:lang w:bidi="ar"/>
        </w:rPr>
        <w:t>将会自动执行测试用例并将测试结果保存在文件中</w:t>
      </w:r>
      <w:r w:rsidR="00480552">
        <w:rPr>
          <w:rFonts w:hint="eastAsia"/>
          <w:lang w:bidi="ar"/>
        </w:rPr>
        <w:t>，</w:t>
      </w:r>
      <w:r w:rsidR="00CC10F2">
        <w:rPr>
          <w:rFonts w:hint="eastAsia"/>
          <w:lang w:bidi="ar"/>
        </w:rPr>
        <w:t>系统</w:t>
      </w:r>
      <w:r w:rsidR="00CC10F2">
        <w:rPr>
          <w:lang w:bidi="ar"/>
        </w:rPr>
        <w:t>监控测试执行</w:t>
      </w:r>
      <w:r w:rsidR="00CC10F2">
        <w:rPr>
          <w:rFonts w:hint="eastAsia"/>
          <w:lang w:bidi="ar"/>
        </w:rPr>
        <w:t>并将</w:t>
      </w:r>
      <w:r w:rsidR="00CC10F2">
        <w:rPr>
          <w:lang w:bidi="ar"/>
        </w:rPr>
        <w:t>执行错误信息输出到</w:t>
      </w:r>
      <w:r w:rsidR="00CC10F2" w:rsidRPr="00CC10F2">
        <w:rPr>
          <w:rFonts w:ascii="Times New Roman" w:hAnsi="Times New Roman" w:hint="eastAsia"/>
          <w:kern w:val="2"/>
          <w:szCs w:val="20"/>
          <w:lang w:bidi="ar"/>
        </w:rPr>
        <w:t>[</w:t>
      </w:r>
      <w:r w:rsidR="00480552" w:rsidRPr="00480552">
        <w:rPr>
          <w:rFonts w:ascii="Times New Roman" w:hAnsi="Times New Roman" w:hint="eastAsia"/>
          <w:kern w:val="2"/>
          <w:szCs w:val="20"/>
          <w:lang w:bidi="ar"/>
        </w:rPr>
        <w:t>C</w:t>
      </w:r>
      <w:r w:rsidR="00480552" w:rsidRPr="00480552">
        <w:rPr>
          <w:rFonts w:ascii="Times New Roman" w:hAnsi="Times New Roman"/>
          <w:kern w:val="2"/>
          <w:szCs w:val="20"/>
          <w:lang w:bidi="ar"/>
        </w:rPr>
        <w:t>onsole</w:t>
      </w:r>
      <w:r w:rsidR="00CC10F2">
        <w:rPr>
          <w:rFonts w:ascii="Times New Roman" w:hAnsi="Times New Roman"/>
          <w:kern w:val="2"/>
          <w:szCs w:val="20"/>
          <w:lang w:bidi="ar"/>
        </w:rPr>
        <w:t>]</w:t>
      </w:r>
      <w:r w:rsidR="00CC10F2">
        <w:rPr>
          <w:rFonts w:ascii="Times New Roman" w:hAnsi="Times New Roman" w:hint="eastAsia"/>
          <w:kern w:val="2"/>
          <w:szCs w:val="20"/>
          <w:lang w:bidi="ar"/>
        </w:rPr>
        <w:t>，</w:t>
      </w:r>
      <w:r w:rsidR="00CC10F2">
        <w:rPr>
          <w:rFonts w:ascii="Times New Roman" w:hAnsi="Times New Roman"/>
          <w:kern w:val="2"/>
          <w:szCs w:val="20"/>
          <w:lang w:bidi="ar"/>
        </w:rPr>
        <w:t>包括测试用例</w:t>
      </w:r>
      <w:r w:rsidR="00CC10F2">
        <w:rPr>
          <w:rFonts w:ascii="Times New Roman" w:hAnsi="Times New Roman" w:hint="eastAsia"/>
          <w:kern w:val="2"/>
          <w:szCs w:val="20"/>
          <w:lang w:bidi="ar"/>
        </w:rPr>
        <w:t>名称及错误</w:t>
      </w:r>
      <w:r w:rsidR="00CC10F2">
        <w:rPr>
          <w:rFonts w:ascii="Times New Roman" w:hAnsi="Times New Roman"/>
          <w:kern w:val="2"/>
          <w:szCs w:val="20"/>
          <w:lang w:bidi="ar"/>
        </w:rPr>
        <w:t>原因</w:t>
      </w:r>
      <w:r w:rsidR="00B53543">
        <w:rPr>
          <w:rFonts w:ascii="Times New Roman" w:hAnsi="Times New Roman" w:hint="eastAsia"/>
          <w:kern w:val="2"/>
          <w:szCs w:val="20"/>
          <w:lang w:bidi="ar"/>
        </w:rPr>
        <w:t>，</w:t>
      </w:r>
      <w:r w:rsidR="00B53543">
        <w:rPr>
          <w:rFonts w:ascii="Times New Roman" w:hAnsi="Times New Roman"/>
          <w:kern w:val="2"/>
          <w:szCs w:val="20"/>
          <w:lang w:bidi="ar"/>
        </w:rPr>
        <w:t>如图</w:t>
      </w:r>
      <w:r w:rsidR="00B53543">
        <w:rPr>
          <w:rFonts w:ascii="Times New Roman" w:hAnsi="Times New Roman" w:hint="eastAsia"/>
          <w:kern w:val="2"/>
          <w:szCs w:val="20"/>
          <w:lang w:bidi="ar"/>
        </w:rPr>
        <w:t>4</w:t>
      </w:r>
      <w:r w:rsidR="00B53543">
        <w:rPr>
          <w:rFonts w:ascii="Times New Roman" w:hAnsi="Times New Roman"/>
          <w:kern w:val="2"/>
          <w:szCs w:val="20"/>
          <w:lang w:bidi="ar"/>
        </w:rPr>
        <w:t>-</w:t>
      </w:r>
      <w:r w:rsidR="00C74B52">
        <w:rPr>
          <w:rFonts w:ascii="Times New Roman" w:hAnsi="Times New Roman"/>
          <w:kern w:val="2"/>
          <w:szCs w:val="20"/>
          <w:lang w:bidi="ar"/>
        </w:rPr>
        <w:t>9</w:t>
      </w:r>
      <w:r w:rsidR="00B53543">
        <w:rPr>
          <w:rFonts w:ascii="Times New Roman" w:hAnsi="Times New Roman" w:hint="eastAsia"/>
          <w:kern w:val="2"/>
          <w:szCs w:val="20"/>
          <w:lang w:bidi="ar"/>
        </w:rPr>
        <w:t>，</w:t>
      </w:r>
      <w:r w:rsidR="00B53543">
        <w:rPr>
          <w:rFonts w:ascii="Times New Roman" w:hAnsi="Times New Roman"/>
          <w:kern w:val="2"/>
          <w:szCs w:val="20"/>
          <w:lang w:bidi="ar"/>
        </w:rPr>
        <w:t>所示为系统执行测试用例过程的输出信息</w:t>
      </w:r>
      <w:r w:rsidR="00CC10F2">
        <w:rPr>
          <w:rFonts w:ascii="Times New Roman" w:hAnsi="Times New Roman"/>
          <w:kern w:val="2"/>
          <w:szCs w:val="20"/>
          <w:lang w:bidi="ar"/>
        </w:rPr>
        <w:t>。</w:t>
      </w:r>
    </w:p>
    <w:p w14:paraId="167A5836" w14:textId="77777777" w:rsidR="00B53543" w:rsidRDefault="00B53543" w:rsidP="00B53543">
      <w:pPr>
        <w:pStyle w:val="aff6"/>
        <w:widowControl w:val="0"/>
        <w:spacing w:beforeLines="10" w:before="24" w:beforeAutospacing="0" w:afterAutospacing="0" w:line="312" w:lineRule="auto"/>
        <w:jc w:val="center"/>
        <w:rPr>
          <w:rFonts w:ascii="Times New Roman" w:hAnsi="Times New Roman"/>
          <w:kern w:val="2"/>
          <w:szCs w:val="20"/>
          <w:lang w:bidi="ar"/>
        </w:rPr>
      </w:pPr>
      <w:r>
        <w:rPr>
          <w:noProof/>
        </w:rPr>
        <w:drawing>
          <wp:inline distT="0" distB="0" distL="0" distR="0" wp14:anchorId="00F1006A" wp14:editId="38A984C0">
            <wp:extent cx="5039995" cy="1645920"/>
            <wp:effectExtent l="0" t="0" r="8255"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39995" cy="1645920"/>
                    </a:xfrm>
                    <a:prstGeom prst="rect">
                      <a:avLst/>
                    </a:prstGeom>
                  </pic:spPr>
                </pic:pic>
              </a:graphicData>
            </a:graphic>
          </wp:inline>
        </w:drawing>
      </w:r>
    </w:p>
    <w:p w14:paraId="6E96D9CB" w14:textId="77777777" w:rsidR="00B53543" w:rsidRPr="005B6844"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C74B52">
        <w:rPr>
          <w:noProof/>
        </w:rPr>
        <w:t>9</w:t>
      </w:r>
      <w:r>
        <w:fldChar w:fldCharType="end"/>
      </w:r>
      <w:r>
        <w:t xml:space="preserve"> </w:t>
      </w:r>
      <w:r>
        <w:rPr>
          <w:rFonts w:hint="eastAsia"/>
        </w:rPr>
        <w:t>测试执行</w:t>
      </w:r>
      <w:r>
        <w:t>过程日志</w:t>
      </w:r>
    </w:p>
    <w:p w14:paraId="2C2E3A35" w14:textId="77777777" w:rsidR="005A3851" w:rsidRDefault="00CC10F2" w:rsidP="00B53543">
      <w:pPr>
        <w:pStyle w:val="aff6"/>
        <w:widowControl w:val="0"/>
        <w:spacing w:beforeLines="10" w:before="24" w:beforeAutospacing="0"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完成测试用例的执行</w:t>
      </w:r>
      <w:r>
        <w:rPr>
          <w:rFonts w:ascii="Times New Roman" w:hAnsi="Times New Roman" w:cs="宋体" w:hint="eastAsia"/>
          <w:kern w:val="2"/>
          <w:szCs w:val="20"/>
          <w:lang w:bidi="ar"/>
        </w:rPr>
        <w:t>后，系统自动</w:t>
      </w:r>
      <w:r>
        <w:rPr>
          <w:rFonts w:ascii="Times New Roman" w:hAnsi="Times New Roman" w:cs="宋体"/>
          <w:kern w:val="2"/>
          <w:szCs w:val="20"/>
          <w:lang w:bidi="ar"/>
        </w:rPr>
        <w:t>对</w:t>
      </w:r>
      <w:r w:rsidRPr="004E7C03">
        <w:rPr>
          <w:rFonts w:ascii="Times New Roman" w:hAnsi="Times New Roman" w:cs="宋体" w:hint="eastAsia"/>
          <w:kern w:val="2"/>
          <w:szCs w:val="20"/>
          <w:lang w:bidi="ar"/>
        </w:rPr>
        <w:t>测试结果进行统计</w:t>
      </w:r>
      <w:r>
        <w:rPr>
          <w:rFonts w:ascii="Times New Roman" w:hAnsi="Times New Roman" w:cs="宋体" w:hint="eastAsia"/>
          <w:kern w:val="2"/>
          <w:szCs w:val="20"/>
          <w:lang w:bidi="ar"/>
        </w:rPr>
        <w:t>分析</w:t>
      </w:r>
      <w:r w:rsidRPr="004E7C03">
        <w:rPr>
          <w:rFonts w:ascii="Times New Roman" w:hAnsi="Times New Roman" w:cs="宋体" w:hint="eastAsia"/>
          <w:kern w:val="2"/>
          <w:szCs w:val="20"/>
          <w:lang w:bidi="ar"/>
        </w:rPr>
        <w:t>。</w:t>
      </w:r>
      <w:r>
        <w:rPr>
          <w:rFonts w:ascii="Times New Roman" w:hAnsi="Times New Roman" w:cs="宋体" w:hint="eastAsia"/>
          <w:kern w:val="2"/>
          <w:szCs w:val="20"/>
          <w:lang w:bidi="ar"/>
        </w:rPr>
        <w:t>其中</w:t>
      </w:r>
      <w:r>
        <w:rPr>
          <w:rFonts w:ascii="Times New Roman" w:hAnsi="Times New Roman" w:cs="宋体"/>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Statistic Report</w:t>
      </w:r>
      <w:r>
        <w:rPr>
          <w:rFonts w:ascii="Times New Roman" w:hAnsi="Times New Roman" w:cs="宋体" w:hint="eastAsia"/>
          <w:kern w:val="2"/>
          <w:szCs w:val="20"/>
          <w:lang w:bidi="ar"/>
        </w:rPr>
        <w:t>]</w:t>
      </w:r>
      <w:r>
        <w:rPr>
          <w:rFonts w:ascii="Times New Roman" w:hAnsi="Times New Roman" w:cs="宋体" w:hint="eastAsia"/>
          <w:kern w:val="2"/>
          <w:szCs w:val="20"/>
          <w:lang w:bidi="ar"/>
        </w:rPr>
        <w:t>显示了</w:t>
      </w:r>
      <w:r>
        <w:rPr>
          <w:rFonts w:ascii="Times New Roman" w:hAnsi="Times New Roman" w:cs="宋体"/>
          <w:kern w:val="2"/>
          <w:szCs w:val="20"/>
          <w:lang w:bidi="ar"/>
        </w:rPr>
        <w:t>全部</w:t>
      </w:r>
      <w:r>
        <w:rPr>
          <w:rFonts w:ascii="Times New Roman" w:hAnsi="Times New Roman" w:cs="宋体" w:hint="eastAsia"/>
          <w:kern w:val="2"/>
          <w:szCs w:val="20"/>
          <w:lang w:bidi="ar"/>
        </w:rPr>
        <w:t>测试</w:t>
      </w:r>
      <w:r>
        <w:rPr>
          <w:rFonts w:ascii="Times New Roman" w:hAnsi="Times New Roman" w:cs="宋体"/>
          <w:kern w:val="2"/>
          <w:szCs w:val="20"/>
          <w:lang w:bidi="ar"/>
        </w:rPr>
        <w:t>用例</w:t>
      </w:r>
      <w:r>
        <w:rPr>
          <w:rFonts w:ascii="Times New Roman" w:hAnsi="Times New Roman" w:cs="宋体" w:hint="eastAsia"/>
          <w:kern w:val="2"/>
          <w:szCs w:val="20"/>
          <w:lang w:bidi="ar"/>
        </w:rPr>
        <w:t>、</w:t>
      </w:r>
      <w:r>
        <w:rPr>
          <w:rFonts w:ascii="Times New Roman" w:hAnsi="Times New Roman" w:cs="宋体"/>
          <w:kern w:val="2"/>
          <w:szCs w:val="20"/>
          <w:lang w:bidi="ar"/>
        </w:rPr>
        <w:t>合规测试用例及</w:t>
      </w:r>
      <w:r>
        <w:rPr>
          <w:rFonts w:ascii="Times New Roman" w:hAnsi="Times New Roman" w:cs="宋体" w:hint="eastAsia"/>
          <w:kern w:val="2"/>
          <w:szCs w:val="20"/>
          <w:lang w:bidi="ar"/>
        </w:rPr>
        <w:t>冲突</w:t>
      </w:r>
      <w:r>
        <w:rPr>
          <w:rFonts w:ascii="Times New Roman" w:hAnsi="Times New Roman" w:cs="宋体"/>
          <w:kern w:val="2"/>
          <w:szCs w:val="20"/>
          <w:lang w:bidi="ar"/>
        </w:rPr>
        <w:t>测试用例个数与所占比例</w:t>
      </w:r>
      <w:r>
        <w:rPr>
          <w:rFonts w:ascii="Times New Roman" w:hAnsi="Times New Roman" w:cs="宋体" w:hint="eastAsia"/>
          <w:kern w:val="2"/>
          <w:szCs w:val="20"/>
          <w:lang w:bidi="ar"/>
        </w:rPr>
        <w:t>。</w:t>
      </w:r>
      <w:r>
        <w:rPr>
          <w:rFonts w:ascii="Times New Roman" w:hAnsi="Times New Roman" w:cs="宋体" w:hint="eastAsia"/>
          <w:kern w:val="2"/>
          <w:szCs w:val="20"/>
          <w:lang w:bidi="ar"/>
        </w:rPr>
        <w:t>[</w:t>
      </w:r>
      <w:r>
        <w:rPr>
          <w:rFonts w:ascii="Times New Roman" w:hAnsi="Times New Roman" w:cs="宋体"/>
          <w:kern w:val="2"/>
          <w:szCs w:val="20"/>
          <w:lang w:bidi="ar"/>
        </w:rPr>
        <w:t>Detailed Information]</w:t>
      </w:r>
      <w:r>
        <w:rPr>
          <w:rFonts w:ascii="Times New Roman" w:hAnsi="Times New Roman" w:cs="宋体" w:hint="eastAsia"/>
          <w:kern w:val="2"/>
          <w:szCs w:val="20"/>
          <w:lang w:bidi="ar"/>
        </w:rPr>
        <w:t>显示了测试用例</w:t>
      </w:r>
      <w:r>
        <w:rPr>
          <w:rFonts w:ascii="Times New Roman" w:hAnsi="Times New Roman" w:cs="宋体"/>
          <w:kern w:val="2"/>
          <w:szCs w:val="20"/>
          <w:lang w:bidi="ar"/>
        </w:rPr>
        <w:t>违反约束</w:t>
      </w:r>
      <w:r>
        <w:rPr>
          <w:rFonts w:ascii="Times New Roman" w:hAnsi="Times New Roman" w:cs="宋体" w:hint="eastAsia"/>
          <w:kern w:val="2"/>
          <w:szCs w:val="20"/>
          <w:lang w:bidi="ar"/>
        </w:rPr>
        <w:t>的</w:t>
      </w:r>
      <w:r>
        <w:rPr>
          <w:rFonts w:ascii="Times New Roman" w:hAnsi="Times New Roman" w:cs="宋体"/>
          <w:kern w:val="2"/>
          <w:szCs w:val="20"/>
          <w:lang w:bidi="ar"/>
        </w:rPr>
        <w:t>情况，包括</w:t>
      </w:r>
      <w:r w:rsidR="00F30840">
        <w:rPr>
          <w:rFonts w:ascii="Times New Roman" w:hAnsi="Times New Roman" w:cs="宋体" w:hint="eastAsia"/>
          <w:kern w:val="2"/>
          <w:szCs w:val="20"/>
          <w:lang w:bidi="ar"/>
        </w:rPr>
        <w:t>违反</w:t>
      </w:r>
      <w:r w:rsidR="00F30840">
        <w:rPr>
          <w:rFonts w:ascii="Times New Roman" w:hAnsi="Times New Roman" w:cs="宋体"/>
          <w:kern w:val="2"/>
          <w:szCs w:val="20"/>
          <w:lang w:bidi="ar"/>
        </w:rPr>
        <w:t>各个约束的测试用例个数及其</w:t>
      </w:r>
      <w:r w:rsidR="00F30840">
        <w:rPr>
          <w:rFonts w:ascii="Times New Roman" w:hAnsi="Times New Roman" w:cs="宋体" w:hint="eastAsia"/>
          <w:kern w:val="2"/>
          <w:szCs w:val="20"/>
          <w:lang w:bidi="ar"/>
        </w:rPr>
        <w:t>所占</w:t>
      </w:r>
      <w:r w:rsidR="00F30840">
        <w:rPr>
          <w:rFonts w:ascii="Times New Roman" w:hAnsi="Times New Roman" w:cs="宋体"/>
          <w:kern w:val="2"/>
          <w:szCs w:val="20"/>
          <w:lang w:bidi="ar"/>
        </w:rPr>
        <w:t>比例</w:t>
      </w:r>
      <w:r w:rsidR="00B53543">
        <w:rPr>
          <w:rFonts w:ascii="Times New Roman" w:hAnsi="Times New Roman" w:cs="宋体" w:hint="eastAsia"/>
          <w:kern w:val="2"/>
          <w:szCs w:val="20"/>
          <w:lang w:bidi="ar"/>
        </w:rPr>
        <w:t>，本实例</w:t>
      </w:r>
      <w:r w:rsidR="00B53543">
        <w:rPr>
          <w:rFonts w:ascii="Times New Roman" w:hAnsi="Times New Roman" w:cs="宋体"/>
          <w:kern w:val="2"/>
          <w:szCs w:val="20"/>
          <w:lang w:bidi="ar"/>
        </w:rPr>
        <w:t>中，</w:t>
      </w:r>
      <w:r w:rsidR="00B53543">
        <w:rPr>
          <w:rFonts w:ascii="Times New Roman" w:hAnsi="Times New Roman" w:cs="宋体" w:hint="eastAsia"/>
          <w:kern w:val="2"/>
          <w:szCs w:val="20"/>
          <w:lang w:bidi="ar"/>
        </w:rPr>
        <w:t>共</w:t>
      </w:r>
      <w:r w:rsidR="00B53543">
        <w:rPr>
          <w:rFonts w:ascii="Times New Roman" w:hAnsi="Times New Roman" w:cs="宋体" w:hint="eastAsia"/>
          <w:kern w:val="2"/>
          <w:szCs w:val="20"/>
          <w:lang w:bidi="ar"/>
        </w:rPr>
        <w:t>7</w:t>
      </w:r>
      <w:r w:rsidR="00B53543">
        <w:rPr>
          <w:rFonts w:ascii="Times New Roman" w:hAnsi="Times New Roman" w:cs="宋体"/>
          <w:kern w:val="2"/>
          <w:szCs w:val="20"/>
          <w:lang w:bidi="ar"/>
        </w:rPr>
        <w:t>违反参数</w:t>
      </w:r>
      <w:r w:rsidR="00B53543">
        <w:rPr>
          <w:rFonts w:ascii="Times New Roman" w:hAnsi="Times New Roman" w:cs="宋体" w:hint="eastAsia"/>
          <w:kern w:val="2"/>
          <w:szCs w:val="20"/>
          <w:lang w:bidi="ar"/>
        </w:rPr>
        <w:t>范围</w:t>
      </w:r>
      <w:r w:rsidR="00B53543">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sidR="00B53543">
        <w:rPr>
          <w:rFonts w:ascii="Times New Roman" w:hAnsi="Times New Roman" w:cs="宋体" w:hint="eastAsia"/>
          <w:kern w:val="2"/>
          <w:szCs w:val="20"/>
          <w:lang w:bidi="ar"/>
        </w:rPr>
        <w:t>测试</w:t>
      </w:r>
      <w:r w:rsidR="00B53543">
        <w:rPr>
          <w:rFonts w:ascii="Times New Roman" w:hAnsi="Times New Roman" w:cs="宋体"/>
          <w:kern w:val="2"/>
          <w:szCs w:val="20"/>
          <w:lang w:bidi="ar"/>
        </w:rPr>
        <w:t>用例</w:t>
      </w:r>
      <w:r w:rsidR="00B53543">
        <w:rPr>
          <w:rFonts w:ascii="Times New Roman" w:hAnsi="Times New Roman" w:cs="宋体" w:hint="eastAsia"/>
          <w:kern w:val="2"/>
          <w:szCs w:val="20"/>
          <w:lang w:bidi="ar"/>
        </w:rPr>
        <w:t>、</w:t>
      </w:r>
      <w:r w:rsidR="00473B80">
        <w:rPr>
          <w:rFonts w:ascii="Times New Roman" w:hAnsi="Times New Roman" w:cs="宋体"/>
          <w:kern w:val="2"/>
          <w:szCs w:val="20"/>
          <w:lang w:bidi="ar"/>
        </w:rPr>
        <w:t>36</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w:t>
      </w:r>
      <w:r w:rsidR="00473B80">
        <w:rPr>
          <w:rFonts w:ascii="Times New Roman" w:hAnsi="Times New Roman" w:cs="宋体" w:hint="eastAsia"/>
          <w:kern w:val="2"/>
          <w:szCs w:val="20"/>
          <w:lang w:bidi="ar"/>
        </w:rPr>
        <w:t>顺序</w:t>
      </w:r>
      <w:r w:rsidR="00B53543">
        <w:rPr>
          <w:rFonts w:ascii="Times New Roman" w:hAnsi="Times New Roman" w:cs="宋体"/>
          <w:kern w:val="2"/>
          <w:szCs w:val="20"/>
          <w:lang w:bidi="ar"/>
        </w:rPr>
        <w:t>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w:t>
      </w:r>
      <w:r w:rsidR="00473B80">
        <w:rPr>
          <w:rFonts w:ascii="Times New Roman" w:hAnsi="Times New Roman" w:cs="宋体"/>
          <w:kern w:val="2"/>
          <w:szCs w:val="20"/>
          <w:lang w:bidi="ar"/>
        </w:rPr>
        <w:t>37</w:t>
      </w:r>
      <w:r w:rsidR="00B53543">
        <w:rPr>
          <w:rFonts w:ascii="Times New Roman" w:hAnsi="Times New Roman" w:cs="宋体" w:hint="eastAsia"/>
          <w:kern w:val="2"/>
          <w:szCs w:val="20"/>
          <w:lang w:bidi="ar"/>
        </w:rPr>
        <w:t>个</w:t>
      </w:r>
      <w:r w:rsidR="00B53543">
        <w:rPr>
          <w:rFonts w:ascii="Times New Roman" w:hAnsi="Times New Roman" w:cs="宋体"/>
          <w:kern w:val="2"/>
          <w:szCs w:val="20"/>
          <w:lang w:bidi="ar"/>
        </w:rPr>
        <w:t>违反</w:t>
      </w:r>
      <w:r w:rsidR="00B53543">
        <w:rPr>
          <w:rFonts w:ascii="Times New Roman" w:hAnsi="Times New Roman" w:cs="宋体" w:hint="eastAsia"/>
          <w:kern w:val="2"/>
          <w:szCs w:val="20"/>
          <w:lang w:bidi="ar"/>
        </w:rPr>
        <w:t>重复</w:t>
      </w:r>
      <w:r w:rsidR="00B53543">
        <w:rPr>
          <w:rFonts w:ascii="Times New Roman" w:hAnsi="Times New Roman" w:cs="宋体"/>
          <w:kern w:val="2"/>
          <w:szCs w:val="20"/>
          <w:lang w:bidi="ar"/>
        </w:rPr>
        <w:t>调用约束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w:t>
      </w:r>
      <w:r w:rsidR="00B53543">
        <w:rPr>
          <w:rFonts w:ascii="Times New Roman" w:hAnsi="Times New Roman" w:cs="宋体"/>
          <w:kern w:val="2"/>
          <w:szCs w:val="20"/>
          <w:lang w:bidi="ar"/>
        </w:rPr>
        <w:lastRenderedPageBreak/>
        <w:t>用例及</w:t>
      </w:r>
      <w:r w:rsidR="00473B80">
        <w:rPr>
          <w:rFonts w:ascii="Times New Roman" w:hAnsi="Times New Roman" w:cs="宋体" w:hint="eastAsia"/>
          <w:kern w:val="2"/>
          <w:szCs w:val="20"/>
          <w:lang w:bidi="ar"/>
        </w:rPr>
        <w:t>2</w:t>
      </w:r>
      <w:r w:rsidR="00B53543">
        <w:rPr>
          <w:rFonts w:ascii="Times New Roman" w:hAnsi="Times New Roman" w:cs="宋体"/>
          <w:kern w:val="2"/>
          <w:szCs w:val="20"/>
          <w:lang w:bidi="ar"/>
        </w:rPr>
        <w:t>个违反参数关系约束</w:t>
      </w:r>
      <w:r w:rsidR="005B6844">
        <w:rPr>
          <w:rFonts w:ascii="Times New Roman" w:hAnsi="Times New Roman" w:cs="宋体" w:hint="eastAsia"/>
          <w:kern w:val="2"/>
          <w:szCs w:val="20"/>
          <w:lang w:bidi="ar"/>
        </w:rPr>
        <w:t>的</w:t>
      </w:r>
      <w:r w:rsidR="00B53543">
        <w:rPr>
          <w:rFonts w:ascii="Times New Roman" w:hAnsi="Times New Roman" w:cs="宋体"/>
          <w:kern w:val="2"/>
          <w:szCs w:val="20"/>
          <w:lang w:bidi="ar"/>
        </w:rPr>
        <w:t>测试用例，分别</w:t>
      </w:r>
      <w:r w:rsidR="00B53543">
        <w:rPr>
          <w:rFonts w:ascii="Times New Roman" w:hAnsi="Times New Roman" w:cs="宋体" w:hint="eastAsia"/>
          <w:kern w:val="2"/>
          <w:szCs w:val="20"/>
          <w:lang w:bidi="ar"/>
        </w:rPr>
        <w:t>占</w:t>
      </w:r>
      <w:r w:rsidR="00B53543">
        <w:rPr>
          <w:rFonts w:ascii="Times New Roman" w:hAnsi="Times New Roman" w:cs="宋体"/>
          <w:kern w:val="2"/>
          <w:szCs w:val="20"/>
          <w:lang w:bidi="ar"/>
        </w:rPr>
        <w:t>全部</w:t>
      </w:r>
      <w:r w:rsidR="00B53543">
        <w:rPr>
          <w:rFonts w:ascii="Times New Roman" w:hAnsi="Times New Roman" w:cs="宋体" w:hint="eastAsia"/>
          <w:kern w:val="2"/>
          <w:szCs w:val="20"/>
          <w:lang w:bidi="ar"/>
        </w:rPr>
        <w:t>违反</w:t>
      </w:r>
      <w:r w:rsidR="00B53543">
        <w:rPr>
          <w:rFonts w:ascii="Times New Roman" w:hAnsi="Times New Roman" w:cs="宋体"/>
          <w:kern w:val="2"/>
          <w:szCs w:val="20"/>
          <w:lang w:bidi="ar"/>
        </w:rPr>
        <w:t>约束测试用例的</w:t>
      </w:r>
      <w:r w:rsidR="00B53543">
        <w:rPr>
          <w:rFonts w:ascii="Times New Roman" w:hAnsi="Times New Roman" w:cs="宋体"/>
          <w:kern w:val="2"/>
          <w:szCs w:val="20"/>
          <w:lang w:bidi="ar"/>
        </w:rPr>
        <w:t>8.54%</w:t>
      </w:r>
      <w:r w:rsidR="00B53543">
        <w:rPr>
          <w:rFonts w:ascii="Times New Roman" w:hAnsi="Times New Roman" w:cs="宋体"/>
          <w:kern w:val="2"/>
          <w:szCs w:val="20"/>
          <w:lang w:bidi="ar"/>
        </w:rPr>
        <w:t>、</w:t>
      </w:r>
      <w:r w:rsidR="00473B80">
        <w:rPr>
          <w:rFonts w:ascii="Times New Roman" w:hAnsi="Times New Roman" w:cs="宋体"/>
          <w:kern w:val="2"/>
          <w:szCs w:val="20"/>
          <w:lang w:bidi="ar"/>
        </w:rPr>
        <w:t>43.90</w:t>
      </w:r>
      <w:r w:rsidR="00B53543">
        <w:rPr>
          <w:rFonts w:ascii="Times New Roman" w:hAnsi="Times New Roman" w:cs="宋体"/>
          <w:kern w:val="2"/>
          <w:szCs w:val="20"/>
          <w:lang w:bidi="ar"/>
        </w:rPr>
        <w:t>%</w:t>
      </w:r>
      <w:r w:rsidR="00B53543">
        <w:rPr>
          <w:rFonts w:ascii="Times New Roman" w:hAnsi="Times New Roman" w:cs="宋体"/>
          <w:kern w:val="2"/>
          <w:szCs w:val="20"/>
          <w:lang w:bidi="ar"/>
        </w:rPr>
        <w:t>、</w:t>
      </w:r>
      <w:r w:rsidR="00473B80">
        <w:rPr>
          <w:rFonts w:ascii="Times New Roman" w:hAnsi="Times New Roman" w:cs="宋体"/>
          <w:kern w:val="2"/>
          <w:szCs w:val="20"/>
          <w:lang w:bidi="ar"/>
        </w:rPr>
        <w:t>45</w:t>
      </w:r>
      <w:r w:rsidR="00B53543">
        <w:rPr>
          <w:rFonts w:ascii="Times New Roman" w:hAnsi="Times New Roman" w:cs="宋体" w:hint="eastAsia"/>
          <w:kern w:val="2"/>
          <w:szCs w:val="20"/>
          <w:lang w:bidi="ar"/>
        </w:rPr>
        <w:t>.</w:t>
      </w:r>
      <w:r w:rsidR="00473B80">
        <w:rPr>
          <w:rFonts w:ascii="Times New Roman" w:hAnsi="Times New Roman" w:cs="宋体"/>
          <w:kern w:val="2"/>
          <w:szCs w:val="20"/>
          <w:lang w:bidi="ar"/>
        </w:rPr>
        <w:t>12</w:t>
      </w:r>
      <w:r w:rsidR="00B53543">
        <w:rPr>
          <w:rFonts w:ascii="Times New Roman" w:hAnsi="Times New Roman" w:cs="宋体"/>
          <w:kern w:val="2"/>
          <w:szCs w:val="20"/>
          <w:lang w:bidi="ar"/>
        </w:rPr>
        <w:t>%</w:t>
      </w:r>
      <w:r w:rsidR="00B53543">
        <w:rPr>
          <w:rFonts w:ascii="Times New Roman" w:hAnsi="Times New Roman" w:cs="宋体"/>
          <w:kern w:val="2"/>
          <w:szCs w:val="20"/>
          <w:lang w:bidi="ar"/>
        </w:rPr>
        <w:t>及</w:t>
      </w:r>
      <w:r w:rsidR="00B53543">
        <w:rPr>
          <w:rFonts w:ascii="Times New Roman" w:hAnsi="Times New Roman" w:cs="宋体" w:hint="eastAsia"/>
          <w:kern w:val="2"/>
          <w:szCs w:val="20"/>
          <w:lang w:bidi="ar"/>
        </w:rPr>
        <w:t>2.44</w:t>
      </w:r>
      <w:r w:rsidR="00B53543">
        <w:rPr>
          <w:rFonts w:ascii="Times New Roman" w:hAnsi="Times New Roman" w:cs="宋体"/>
          <w:kern w:val="2"/>
          <w:szCs w:val="20"/>
          <w:lang w:bidi="ar"/>
        </w:rPr>
        <w:t>%</w:t>
      </w:r>
      <w:r w:rsidR="00F30840">
        <w:rPr>
          <w:rFonts w:ascii="Times New Roman" w:hAnsi="Times New Roman" w:cs="宋体"/>
          <w:kern w:val="2"/>
          <w:szCs w:val="20"/>
          <w:lang w:bidi="ar"/>
        </w:rPr>
        <w:t>。</w:t>
      </w:r>
      <w:r w:rsidRPr="004E7C03">
        <w:rPr>
          <w:rFonts w:ascii="Times New Roman" w:hAnsi="Times New Roman" w:cs="宋体" w:hint="eastAsia"/>
          <w:kern w:val="2"/>
          <w:szCs w:val="20"/>
          <w:lang w:bidi="ar"/>
        </w:rPr>
        <w:t>通过</w:t>
      </w:r>
      <w:r w:rsidR="00F30840">
        <w:rPr>
          <w:rFonts w:ascii="Times New Roman" w:hAnsi="Times New Roman" w:cs="宋体" w:hint="eastAsia"/>
          <w:kern w:val="2"/>
          <w:szCs w:val="20"/>
          <w:lang w:bidi="ar"/>
        </w:rPr>
        <w:t>点击</w:t>
      </w:r>
      <w:r w:rsidRPr="004E7C03">
        <w:rPr>
          <w:rFonts w:ascii="Times New Roman" w:hAnsi="Times New Roman" w:cs="宋体"/>
          <w:kern w:val="2"/>
          <w:szCs w:val="20"/>
          <w:lang w:bidi="ar"/>
        </w:rPr>
        <w:t>[</w:t>
      </w:r>
      <w:r w:rsidR="00F30840">
        <w:rPr>
          <w:rFonts w:ascii="Times New Roman" w:hAnsi="Times New Roman" w:cs="宋体"/>
          <w:kern w:val="2"/>
          <w:szCs w:val="20"/>
          <w:lang w:bidi="ar"/>
        </w:rPr>
        <w:t>Detailed Information</w:t>
      </w:r>
      <w:r w:rsidRPr="004E7C03">
        <w:rPr>
          <w:rFonts w:ascii="Times New Roman" w:hAnsi="Times New Roman" w:cs="宋体"/>
          <w:kern w:val="2"/>
          <w:szCs w:val="20"/>
          <w:lang w:bidi="ar"/>
        </w:rPr>
        <w:t>]</w:t>
      </w:r>
      <w:r w:rsidR="00F30840">
        <w:rPr>
          <w:rFonts w:ascii="Times New Roman" w:hAnsi="Times New Roman" w:cs="宋体" w:hint="eastAsia"/>
          <w:kern w:val="2"/>
          <w:szCs w:val="20"/>
          <w:lang w:bidi="ar"/>
        </w:rPr>
        <w:t>表格</w:t>
      </w:r>
      <w:r w:rsidR="00F30840">
        <w:rPr>
          <w:rFonts w:ascii="Times New Roman" w:hAnsi="Times New Roman" w:cs="宋体"/>
          <w:kern w:val="2"/>
          <w:szCs w:val="20"/>
          <w:lang w:bidi="ar"/>
        </w:rPr>
        <w:t>内容</w:t>
      </w:r>
      <w:r w:rsidRPr="004E7C03">
        <w:rPr>
          <w:rFonts w:ascii="Times New Roman" w:hAnsi="Times New Roman" w:cs="宋体" w:hint="eastAsia"/>
          <w:kern w:val="2"/>
          <w:szCs w:val="20"/>
          <w:lang w:bidi="ar"/>
        </w:rPr>
        <w:t>进入结果</w:t>
      </w:r>
      <w:r w:rsidR="00F30840">
        <w:rPr>
          <w:rFonts w:ascii="Times New Roman" w:hAnsi="Times New Roman" w:cs="宋体" w:hint="eastAsia"/>
          <w:kern w:val="2"/>
          <w:szCs w:val="20"/>
          <w:lang w:bidi="ar"/>
        </w:rPr>
        <w:t>详细</w:t>
      </w:r>
      <w:r w:rsidRPr="004E7C03">
        <w:rPr>
          <w:rFonts w:ascii="Times New Roman" w:hAnsi="Times New Roman" w:cs="宋体" w:hint="eastAsia"/>
          <w:kern w:val="2"/>
          <w:szCs w:val="20"/>
          <w:lang w:bidi="ar"/>
        </w:rPr>
        <w:t>分析界面</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Pr="004E7C03">
        <w:rPr>
          <w:rFonts w:ascii="Times New Roman" w:hAnsi="Times New Roman" w:cs="宋体" w:hint="eastAsia"/>
          <w:kern w:val="2"/>
          <w:szCs w:val="20"/>
          <w:lang w:bidi="ar"/>
        </w:rPr>
        <w:t>。</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提供了</w:t>
      </w:r>
      <w:r w:rsidR="00F30840">
        <w:rPr>
          <w:rFonts w:ascii="Times New Roman" w:hAnsi="Times New Roman" w:cs="宋体"/>
          <w:kern w:val="2"/>
          <w:szCs w:val="20"/>
          <w:lang w:bidi="ar"/>
        </w:rPr>
        <w:t>详细的结果查看功能</w:t>
      </w:r>
      <w:r w:rsidR="00F30840">
        <w:rPr>
          <w:rFonts w:ascii="Times New Roman" w:hAnsi="Times New Roman" w:cs="宋体" w:hint="eastAsia"/>
          <w:kern w:val="2"/>
          <w:szCs w:val="20"/>
          <w:lang w:bidi="ar"/>
        </w:rPr>
        <w:t>，点击</w:t>
      </w:r>
      <w:r w:rsidR="00F30840">
        <w:rPr>
          <w:rFonts w:ascii="Times New Roman" w:hAnsi="Times New Roman" w:cs="宋体"/>
          <w:kern w:val="2"/>
          <w:szCs w:val="20"/>
          <w:lang w:bidi="ar"/>
        </w:rPr>
        <w:t>表格内容后，</w:t>
      </w:r>
      <w:r w:rsidR="00F30840">
        <w:rPr>
          <w:rFonts w:ascii="Times New Roman" w:hAnsi="Times New Roman" w:cs="宋体" w:hint="eastAsia"/>
          <w:kern w:val="2"/>
          <w:szCs w:val="20"/>
          <w:lang w:bidi="ar"/>
        </w:rPr>
        <w:t>[</w:t>
      </w:r>
      <w:r w:rsidR="00F30840">
        <w:rPr>
          <w:rFonts w:ascii="Times New Roman" w:hAnsi="Times New Roman" w:cs="宋体"/>
          <w:kern w:val="2"/>
          <w:szCs w:val="20"/>
          <w:lang w:bidi="ar"/>
        </w:rPr>
        <w:t>Detail</w:t>
      </w:r>
      <w:r w:rsidR="00F30840">
        <w:rPr>
          <w:rFonts w:ascii="Times New Roman" w:hAnsi="Times New Roman" w:cs="宋体" w:hint="eastAsia"/>
          <w:kern w:val="2"/>
          <w:szCs w:val="20"/>
          <w:lang w:bidi="ar"/>
        </w:rPr>
        <w:t>]</w:t>
      </w:r>
      <w:r w:rsidR="00F30840">
        <w:rPr>
          <w:rFonts w:ascii="Times New Roman" w:hAnsi="Times New Roman" w:cs="宋体" w:hint="eastAsia"/>
          <w:kern w:val="2"/>
          <w:szCs w:val="20"/>
          <w:lang w:bidi="ar"/>
        </w:rPr>
        <w:t>显示</w:t>
      </w:r>
      <w:r w:rsidR="00F30840">
        <w:rPr>
          <w:rFonts w:ascii="Times New Roman" w:hAnsi="Times New Roman" w:cs="宋体"/>
          <w:kern w:val="2"/>
          <w:szCs w:val="20"/>
          <w:lang w:bidi="ar"/>
        </w:rPr>
        <w:t>违反</w:t>
      </w:r>
      <w:r w:rsidR="00F30840">
        <w:rPr>
          <w:rFonts w:ascii="Times New Roman" w:hAnsi="Times New Roman" w:cs="宋体" w:hint="eastAsia"/>
          <w:kern w:val="2"/>
          <w:szCs w:val="20"/>
          <w:lang w:bidi="ar"/>
        </w:rPr>
        <w:t>目标</w:t>
      </w:r>
      <w:r w:rsidR="00F30840">
        <w:rPr>
          <w:rFonts w:ascii="Times New Roman" w:hAnsi="Times New Roman" w:cs="宋体"/>
          <w:kern w:val="2"/>
          <w:szCs w:val="20"/>
          <w:lang w:bidi="ar"/>
        </w:rPr>
        <w:t>约束的测试用例</w:t>
      </w:r>
      <w:r w:rsidR="00F30840">
        <w:rPr>
          <w:rFonts w:ascii="Times New Roman" w:hAnsi="Times New Roman" w:cs="宋体" w:hint="eastAsia"/>
          <w:kern w:val="2"/>
          <w:szCs w:val="20"/>
          <w:lang w:bidi="ar"/>
        </w:rPr>
        <w:t>列表</w:t>
      </w:r>
      <w:r w:rsidR="00F30840">
        <w:rPr>
          <w:rFonts w:ascii="Times New Roman" w:hAnsi="Times New Roman" w:cs="宋体"/>
          <w:kern w:val="2"/>
          <w:szCs w:val="20"/>
          <w:lang w:bidi="ar"/>
        </w:rPr>
        <w:t>，使用</w:t>
      </w:r>
      <w:r w:rsidR="00F30840">
        <w:rPr>
          <w:rFonts w:ascii="Times New Roman" w:hAnsi="Times New Roman" w:cs="宋体" w:hint="eastAsia"/>
          <w:kern w:val="2"/>
          <w:szCs w:val="20"/>
          <w:lang w:bidi="ar"/>
        </w:rPr>
        <w:t>下拉</w:t>
      </w:r>
      <w:r w:rsidR="00F30840">
        <w:rPr>
          <w:rFonts w:ascii="Times New Roman" w:hAnsi="Times New Roman" w:cs="宋体"/>
          <w:kern w:val="2"/>
          <w:szCs w:val="20"/>
          <w:lang w:bidi="ar"/>
        </w:rPr>
        <w:t>菜单选择查看的测试用例后，</w:t>
      </w:r>
      <w:r w:rsidR="00F30840">
        <w:rPr>
          <w:rFonts w:ascii="Times New Roman" w:hAnsi="Times New Roman" w:cs="宋体" w:hint="eastAsia"/>
          <w:kern w:val="2"/>
          <w:szCs w:val="20"/>
          <w:lang w:bidi="ar"/>
        </w:rPr>
        <w:t>系统</w:t>
      </w:r>
      <w:r w:rsidR="00B53543">
        <w:rPr>
          <w:rFonts w:ascii="Times New Roman" w:hAnsi="Times New Roman" w:cs="宋体" w:hint="eastAsia"/>
          <w:kern w:val="2"/>
          <w:szCs w:val="20"/>
          <w:lang w:bidi="ar"/>
        </w:rPr>
        <w:t>显示</w:t>
      </w:r>
      <w:r w:rsidR="00B53543">
        <w:rPr>
          <w:rFonts w:ascii="Times New Roman" w:hAnsi="Times New Roman" w:cs="宋体"/>
          <w:kern w:val="2"/>
          <w:szCs w:val="20"/>
          <w:lang w:bidi="ar"/>
        </w:rPr>
        <w:t>该测试用例执行后的输出结果以及错误信息。</w:t>
      </w:r>
      <w:r w:rsidR="00B53543">
        <w:rPr>
          <w:rFonts w:ascii="Times New Roman" w:hAnsi="Times New Roman" w:cs="宋体" w:hint="eastAsia"/>
          <w:kern w:val="2"/>
          <w:szCs w:val="20"/>
          <w:lang w:bidi="ar"/>
        </w:rPr>
        <w:t>图</w:t>
      </w:r>
      <w:r w:rsidR="00B53543">
        <w:rPr>
          <w:rFonts w:ascii="Times New Roman" w:hAnsi="Times New Roman" w:cs="宋体" w:hint="eastAsia"/>
          <w:kern w:val="2"/>
          <w:szCs w:val="20"/>
          <w:lang w:bidi="ar"/>
        </w:rPr>
        <w:t>4</w:t>
      </w:r>
      <w:r w:rsidR="00B53543">
        <w:rPr>
          <w:rFonts w:ascii="Times New Roman" w:hAnsi="Times New Roman" w:cs="宋体"/>
          <w:kern w:val="2"/>
          <w:szCs w:val="20"/>
          <w:lang w:bidi="ar"/>
        </w:rPr>
        <w:t>-1</w:t>
      </w:r>
      <w:r w:rsidR="00C74B52">
        <w:rPr>
          <w:rFonts w:ascii="Times New Roman" w:hAnsi="Times New Roman" w:cs="宋体"/>
          <w:kern w:val="2"/>
          <w:szCs w:val="20"/>
          <w:lang w:bidi="ar"/>
        </w:rPr>
        <w:t>0</w:t>
      </w:r>
      <w:r w:rsidR="00B53543">
        <w:rPr>
          <w:rFonts w:ascii="Times New Roman" w:hAnsi="Times New Roman" w:cs="宋体" w:hint="eastAsia"/>
          <w:kern w:val="2"/>
          <w:szCs w:val="20"/>
          <w:lang w:bidi="ar"/>
        </w:rPr>
        <w:t>显示了测试分析</w:t>
      </w:r>
      <w:r w:rsidR="00B53543">
        <w:rPr>
          <w:rFonts w:ascii="Times New Roman" w:hAnsi="Times New Roman" w:cs="宋体"/>
          <w:kern w:val="2"/>
          <w:szCs w:val="20"/>
          <w:lang w:bidi="ar"/>
        </w:rPr>
        <w:t>结果。</w:t>
      </w:r>
    </w:p>
    <w:p w14:paraId="047BC7AB" w14:textId="77777777" w:rsidR="00B53543" w:rsidRPr="00473B80" w:rsidRDefault="00473B80" w:rsidP="00473B80">
      <w:pPr>
        <w:pStyle w:val="aff6"/>
        <w:widowControl w:val="0"/>
        <w:spacing w:beforeLines="10" w:before="24" w:beforeAutospacing="0" w:afterAutospacing="0" w:line="312" w:lineRule="auto"/>
        <w:jc w:val="both"/>
        <w:rPr>
          <w:rFonts w:ascii="Times New Roman" w:hAnsi="Times New Roman" w:cs="宋体"/>
          <w:kern w:val="2"/>
          <w:szCs w:val="20"/>
          <w:lang w:bidi="ar"/>
        </w:rPr>
      </w:pPr>
      <w:r>
        <w:rPr>
          <w:noProof/>
        </w:rPr>
        <w:drawing>
          <wp:inline distT="0" distB="0" distL="0" distR="0" wp14:anchorId="5A5693F7" wp14:editId="46774458">
            <wp:extent cx="5039995" cy="3512185"/>
            <wp:effectExtent l="0" t="0" r="8255"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039995" cy="3512185"/>
                    </a:xfrm>
                    <a:prstGeom prst="rect">
                      <a:avLst/>
                    </a:prstGeom>
                  </pic:spPr>
                </pic:pic>
              </a:graphicData>
            </a:graphic>
          </wp:inline>
        </w:drawing>
      </w:r>
    </w:p>
    <w:p w14:paraId="1BA79861" w14:textId="77777777" w:rsidR="005B6844" w:rsidRPr="004E7C03" w:rsidRDefault="005B6844" w:rsidP="005B6844">
      <w:pPr>
        <w:pStyle w:val="ub"/>
        <w:spacing w:before="120" w:after="360"/>
      </w:pPr>
      <w:r>
        <w:t>图</w:t>
      </w:r>
      <w:r>
        <w:t>4-</w:t>
      </w:r>
      <w:r>
        <w:fldChar w:fldCharType="begin"/>
      </w:r>
      <w:r>
        <w:instrText xml:space="preserve"> SEQ </w:instrText>
      </w:r>
      <w:r>
        <w:instrText>图</w:instrText>
      </w:r>
      <w:r>
        <w:instrText xml:space="preserve">4- \* ARABIC </w:instrText>
      </w:r>
      <w:r>
        <w:fldChar w:fldCharType="separate"/>
      </w:r>
      <w:r w:rsidR="00C74B52">
        <w:rPr>
          <w:noProof/>
        </w:rPr>
        <w:t>10</w:t>
      </w:r>
      <w:r>
        <w:fldChar w:fldCharType="end"/>
      </w:r>
      <w:r>
        <w:t xml:space="preserve"> </w:t>
      </w:r>
      <w:r>
        <w:rPr>
          <w:rFonts w:hint="eastAsia"/>
        </w:rPr>
        <w:t>测试结果分析界面</w:t>
      </w:r>
    </w:p>
    <w:p w14:paraId="078D8FFE" w14:textId="77777777" w:rsidR="005A3851" w:rsidRPr="004E7C03" w:rsidRDefault="0069507A">
      <w:pPr>
        <w:pStyle w:val="u2"/>
      </w:pPr>
      <w:bookmarkStart w:id="217" w:name="_Toc466487187"/>
      <w:bookmarkStart w:id="218" w:name="_Toc438724361"/>
      <w:bookmarkStart w:id="219" w:name="_Toc498361758"/>
      <w:r w:rsidRPr="004E7C03">
        <w:rPr>
          <w:rFonts w:hint="eastAsia"/>
        </w:rPr>
        <w:t>小结</w:t>
      </w:r>
      <w:bookmarkEnd w:id="217"/>
      <w:bookmarkEnd w:id="218"/>
      <w:bookmarkEnd w:id="219"/>
    </w:p>
    <w:p w14:paraId="5CD9B314" w14:textId="77777777" w:rsidR="005A3851" w:rsidRPr="004E7C03" w:rsidRDefault="0069507A" w:rsidP="00D04BC7">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本章详细讨论了</w:t>
      </w:r>
      <w:r w:rsidR="003329CE" w:rsidRPr="003329CE">
        <w:rPr>
          <w:rFonts w:ascii="Times New Roman" w:hAnsi="Times New Roman" w:cs="宋体"/>
          <w:kern w:val="2"/>
          <w:szCs w:val="20"/>
          <w:lang w:bidi="ar"/>
        </w:rPr>
        <w:t>BMD_WSTCT</w:t>
      </w:r>
      <w:r w:rsidRPr="003329CE">
        <w:rPr>
          <w:rFonts w:ascii="Times New Roman" w:hAnsi="Times New Roman" w:cs="宋体" w:hint="eastAsia"/>
          <w:kern w:val="2"/>
          <w:szCs w:val="20"/>
          <w:lang w:bidi="ar"/>
        </w:rPr>
        <w:t>工具</w:t>
      </w:r>
      <w:r w:rsidRPr="004E7C03">
        <w:rPr>
          <w:rFonts w:ascii="Times New Roman" w:hAnsi="Times New Roman" w:cs="宋体" w:hint="eastAsia"/>
          <w:kern w:val="2"/>
          <w:szCs w:val="20"/>
          <w:lang w:bidi="ar"/>
        </w:rPr>
        <w:t>的设计与实现。</w:t>
      </w:r>
      <w:r w:rsidR="003329CE">
        <w:rPr>
          <w:rFonts w:ascii="Times New Roman" w:hAnsi="Times New Roman" w:cs="宋体" w:hint="eastAsia"/>
          <w:kern w:val="2"/>
          <w:szCs w:val="20"/>
          <w:lang w:bidi="ar"/>
        </w:rPr>
        <w:t>该工具</w:t>
      </w:r>
      <w:r w:rsidR="00CC6581" w:rsidRPr="004E7C03">
        <w:rPr>
          <w:rFonts w:hint="eastAsia"/>
        </w:rPr>
        <w:t>支持</w:t>
      </w:r>
      <w:r w:rsidR="00CC6581">
        <w:rPr>
          <w:rFonts w:hint="eastAsia"/>
        </w:rPr>
        <w:t>扩展后</w:t>
      </w:r>
      <w:r w:rsidR="00CC6581" w:rsidRPr="00CC6581">
        <w:rPr>
          <w:rFonts w:ascii="Times New Roman" w:hAnsi="Times New Roman"/>
        </w:rPr>
        <w:t>WSDL</w:t>
      </w:r>
      <w:r w:rsidR="00CC6581">
        <w:rPr>
          <w:rFonts w:hint="eastAsia"/>
        </w:rPr>
        <w:t>解析、行为</w:t>
      </w:r>
      <w:r w:rsidR="00CC6581">
        <w:t>模型</w:t>
      </w:r>
      <w:r w:rsidR="00CC6581">
        <w:rPr>
          <w:rFonts w:hint="eastAsia"/>
        </w:rPr>
        <w:t>的生成、测试序列</w:t>
      </w:r>
      <w:r w:rsidR="00CC6581">
        <w:t>生成、</w:t>
      </w:r>
      <w:r w:rsidR="00CC6581">
        <w:rPr>
          <w:rFonts w:hint="eastAsia"/>
        </w:rPr>
        <w:t>测试用例生成</w:t>
      </w:r>
      <w:r w:rsidR="00CC6581">
        <w:t>、</w:t>
      </w:r>
      <w:r w:rsidR="00CC6581">
        <w:rPr>
          <w:rFonts w:hint="eastAsia"/>
        </w:rPr>
        <w:t>执行和测试结果验证</w:t>
      </w:r>
      <w:r w:rsidR="00CC6581" w:rsidRPr="004E7C03">
        <w:rPr>
          <w:rFonts w:hint="eastAsia"/>
        </w:rPr>
        <w:t>。</w:t>
      </w:r>
      <w:r w:rsidRPr="004E7C03">
        <w:rPr>
          <w:rFonts w:ascii="Times New Roman" w:hAnsi="Times New Roman" w:cs="宋体" w:hint="eastAsia"/>
          <w:kern w:val="2"/>
          <w:szCs w:val="20"/>
          <w:lang w:bidi="ar"/>
        </w:rPr>
        <w:t>有助于</w:t>
      </w:r>
      <w:r w:rsidR="00CC6581">
        <w:rPr>
          <w:rFonts w:ascii="Times New Roman" w:hAnsi="Times New Roman" w:cs="宋体" w:hint="eastAsia"/>
          <w:kern w:val="2"/>
          <w:szCs w:val="20"/>
          <w:lang w:bidi="ar"/>
        </w:rPr>
        <w:t>提高所提</w:t>
      </w:r>
      <w:r w:rsidR="00CC6581">
        <w:rPr>
          <w:rFonts w:ascii="Times New Roman" w:hAnsi="Times New Roman" w:cs="宋体"/>
          <w:kern w:val="2"/>
          <w:szCs w:val="20"/>
          <w:lang w:bidi="ar"/>
        </w:rPr>
        <w:t>技术的</w:t>
      </w:r>
      <w:r w:rsidR="00CC6581">
        <w:rPr>
          <w:rFonts w:ascii="Times New Roman" w:hAnsi="Times New Roman" w:cs="宋体" w:hint="eastAsia"/>
          <w:kern w:val="2"/>
          <w:szCs w:val="20"/>
          <w:lang w:bidi="ar"/>
        </w:rPr>
        <w:t>自动化</w:t>
      </w:r>
      <w:r w:rsidR="00593599">
        <w:rPr>
          <w:rFonts w:ascii="Times New Roman" w:hAnsi="Times New Roman" w:cs="宋体" w:hint="eastAsia"/>
          <w:kern w:val="2"/>
          <w:szCs w:val="20"/>
          <w:lang w:bidi="ar"/>
        </w:rPr>
        <w:t>程度</w:t>
      </w:r>
      <w:r w:rsidRPr="004E7C03">
        <w:rPr>
          <w:rFonts w:ascii="Times New Roman" w:hAnsi="Times New Roman" w:cs="宋体" w:hint="eastAsia"/>
          <w:kern w:val="2"/>
          <w:szCs w:val="20"/>
          <w:lang w:bidi="ar"/>
        </w:rPr>
        <w:t>。</w:t>
      </w:r>
    </w:p>
    <w:p w14:paraId="26B7DBC3" w14:textId="77777777" w:rsidR="005A3851" w:rsidRPr="004E7C03" w:rsidRDefault="00CC6581">
      <w:pPr>
        <w:pStyle w:val="u1"/>
      </w:pPr>
      <w:bookmarkStart w:id="220" w:name="_Toc498361759"/>
      <w:r>
        <w:rPr>
          <w:rFonts w:hint="eastAsia"/>
        </w:rPr>
        <w:lastRenderedPageBreak/>
        <w:t>实例</w:t>
      </w:r>
      <w:r w:rsidR="0069507A" w:rsidRPr="004E7C03">
        <w:rPr>
          <w:rFonts w:hint="eastAsia"/>
        </w:rPr>
        <w:t>研究</w:t>
      </w:r>
      <w:bookmarkEnd w:id="220"/>
    </w:p>
    <w:p w14:paraId="767684FA" w14:textId="77777777" w:rsidR="00072FE9" w:rsidRPr="004E7C03" w:rsidRDefault="00505D85" w:rsidP="002B5000">
      <w:pPr>
        <w:pStyle w:val="u5"/>
        <w:spacing w:before="24" w:after="24"/>
        <w:ind w:firstLine="480"/>
      </w:pPr>
      <w:r>
        <w:rPr>
          <w:rFonts w:hint="eastAsia"/>
        </w:rPr>
        <w:t>为评估</w:t>
      </w:r>
      <w:r w:rsidR="002070D7" w:rsidRPr="002070D7">
        <w:rPr>
          <w:rFonts w:hint="eastAsia"/>
        </w:rPr>
        <w:t>行为模型驱动的</w:t>
      </w:r>
      <w:r w:rsidR="002070D7" w:rsidRPr="002070D7">
        <w:rPr>
          <w:rFonts w:hint="eastAsia"/>
        </w:rPr>
        <w:t>Web</w:t>
      </w:r>
      <w:r w:rsidR="002070D7" w:rsidRPr="002070D7">
        <w:rPr>
          <w:rFonts w:hint="eastAsia"/>
        </w:rPr>
        <w:t>服务组合测试用例生成技术</w:t>
      </w:r>
      <w:r>
        <w:t>的有效性及</w:t>
      </w:r>
      <w:r w:rsidR="006469BA">
        <w:rPr>
          <w:rFonts w:hint="eastAsia"/>
        </w:rPr>
        <w:t>支持</w:t>
      </w:r>
      <w:r>
        <w:t>工具</w:t>
      </w:r>
      <w:r>
        <w:rPr>
          <w:rFonts w:hint="eastAsia"/>
        </w:rPr>
        <w:t>的</w:t>
      </w:r>
      <w:r>
        <w:t>实用性，</w:t>
      </w:r>
      <w:r w:rsidR="00012938">
        <w:rPr>
          <w:rFonts w:hint="eastAsia"/>
        </w:rPr>
        <w:t>本章</w:t>
      </w:r>
      <w:r w:rsidR="00012938">
        <w:t>选择</w:t>
      </w:r>
      <w:r w:rsidR="006469BA">
        <w:rPr>
          <w:rFonts w:hint="eastAsia"/>
        </w:rPr>
        <w:t>两个</w:t>
      </w:r>
      <w:r w:rsidR="00012938">
        <w:rPr>
          <w:rFonts w:hint="eastAsia"/>
        </w:rPr>
        <w:t>W</w:t>
      </w:r>
      <w:r w:rsidR="00012938">
        <w:t>eb</w:t>
      </w:r>
      <w:r w:rsidR="00012938">
        <w:rPr>
          <w:rFonts w:hint="eastAsia"/>
        </w:rPr>
        <w:t>服务</w:t>
      </w:r>
      <w:r w:rsidR="000C676B">
        <w:rPr>
          <w:rFonts w:hint="eastAsia"/>
        </w:rPr>
        <w:t>进行</w:t>
      </w:r>
      <w:r w:rsidR="000C676B">
        <w:t>实例研究</w:t>
      </w:r>
      <w:r>
        <w:rPr>
          <w:rFonts w:hint="eastAsia"/>
        </w:rPr>
        <w:t>。</w:t>
      </w:r>
      <w:r w:rsidR="006469BA">
        <w:rPr>
          <w:rFonts w:hint="eastAsia"/>
        </w:rPr>
        <w:t>两</w:t>
      </w:r>
      <w:r>
        <w:t>个</w:t>
      </w:r>
      <w:r>
        <w:rPr>
          <w:rFonts w:hint="eastAsia"/>
        </w:rPr>
        <w:t>实例程序</w:t>
      </w:r>
      <w:r>
        <w:t>均根据真实</w:t>
      </w:r>
      <w:r>
        <w:rPr>
          <w:rFonts w:hint="eastAsia"/>
        </w:rPr>
        <w:t>规格</w:t>
      </w:r>
      <w:r>
        <w:t>说明</w:t>
      </w:r>
      <w:r>
        <w:rPr>
          <w:rFonts w:hint="eastAsia"/>
        </w:rPr>
        <w:t>开发</w:t>
      </w:r>
      <w:r>
        <w:t>。</w:t>
      </w:r>
    </w:p>
    <w:p w14:paraId="3BD8736A" w14:textId="77777777" w:rsidR="005A3851" w:rsidRPr="00E97229" w:rsidRDefault="0069507A" w:rsidP="00E97229">
      <w:pPr>
        <w:pStyle w:val="u2"/>
      </w:pPr>
      <w:bookmarkStart w:id="221" w:name="_Toc498361760"/>
      <w:r w:rsidRPr="004E7C03">
        <w:rPr>
          <w:rFonts w:hint="eastAsia"/>
        </w:rPr>
        <w:t>实验对象</w:t>
      </w:r>
      <w:bookmarkEnd w:id="221"/>
    </w:p>
    <w:p w14:paraId="79D08870" w14:textId="07F7C7C3" w:rsidR="00505D85" w:rsidRDefault="00695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4E7C03">
        <w:rPr>
          <w:rFonts w:ascii="Times New Roman" w:hAnsi="Times New Roman" w:cs="宋体" w:hint="eastAsia"/>
          <w:kern w:val="2"/>
          <w:szCs w:val="20"/>
          <w:lang w:bidi="ar"/>
        </w:rPr>
        <w:t>本文实验对象共包括</w:t>
      </w:r>
      <w:r w:rsidR="00083BBB">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505D85">
        <w:rPr>
          <w:rFonts w:ascii="Times New Roman" w:hAnsi="Times New Roman" w:cs="宋体"/>
          <w:kern w:val="2"/>
          <w:szCs w:val="20"/>
          <w:lang w:bidi="ar"/>
        </w:rPr>
        <w:t>Web</w:t>
      </w:r>
      <w:r w:rsidR="00505D85">
        <w:rPr>
          <w:rFonts w:ascii="Times New Roman" w:hAnsi="Times New Roman" w:cs="宋体"/>
          <w:kern w:val="2"/>
          <w:szCs w:val="20"/>
          <w:lang w:bidi="ar"/>
        </w:rPr>
        <w:t>服务</w:t>
      </w:r>
      <w:r w:rsidRPr="004E7C03">
        <w:rPr>
          <w:rFonts w:ascii="Times New Roman" w:hAnsi="Times New Roman" w:cs="宋体" w:hint="eastAsia"/>
          <w:kern w:val="2"/>
          <w:szCs w:val="20"/>
          <w:lang w:bidi="ar"/>
        </w:rPr>
        <w:t>实例</w:t>
      </w:r>
      <w:ins w:id="222" w:author="a41255065@163.com" w:date="2017-11-14T10:37:00Z">
        <w:r w:rsidR="005E6188">
          <w:rPr>
            <w:rFonts w:ascii="Times New Roman" w:hAnsi="Times New Roman" w:cs="宋体" w:hint="eastAsia"/>
            <w:kern w:val="2"/>
            <w:szCs w:val="20"/>
            <w:lang w:bidi="ar"/>
          </w:rPr>
          <w:t>：</w:t>
        </w:r>
      </w:ins>
      <w:del w:id="223" w:author="a41255065@163.com" w:date="2017-11-14T10:37:00Z">
        <w:r w:rsidRPr="004E7C03" w:rsidDel="005E6188">
          <w:rPr>
            <w:rFonts w:ascii="Times New Roman" w:hAnsi="Times New Roman" w:cs="宋体" w:hint="eastAsia"/>
            <w:kern w:val="2"/>
            <w:szCs w:val="20"/>
            <w:lang w:bidi="ar"/>
          </w:rPr>
          <w:delText>。</w:delText>
        </w:r>
      </w:del>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ParkingFeeCalculator</w:t>
      </w:r>
      <w:r w:rsidR="00E97229">
        <w:rPr>
          <w:rFonts w:ascii="Times New Roman" w:hAnsi="Times New Roman" w:cs="宋体" w:hint="eastAsia"/>
          <w:kern w:val="2"/>
          <w:szCs w:val="20"/>
          <w:lang w:bidi="ar"/>
        </w:rPr>
        <w:t>）</w:t>
      </w:r>
      <w:r w:rsidR="00083BBB">
        <w:rPr>
          <w:rFonts w:ascii="Times New Roman" w:hAnsi="Times New Roman" w:cs="宋体" w:hint="eastAsia"/>
          <w:kern w:val="2"/>
          <w:szCs w:val="20"/>
          <w:lang w:bidi="ar"/>
        </w:rPr>
        <w:t>及</w:t>
      </w:r>
      <w:r w:rsidR="00E97229">
        <w:rPr>
          <w:rFonts w:ascii="Times New Roman" w:hAnsi="Times New Roman" w:cs="宋体" w:hint="eastAsia"/>
          <w:kern w:val="2"/>
          <w:szCs w:val="20"/>
          <w:lang w:bidi="ar"/>
        </w:rPr>
        <w:t>费用</w:t>
      </w:r>
      <w:r w:rsidR="00870BEF">
        <w:rPr>
          <w:rFonts w:ascii="Times New Roman" w:hAnsi="Times New Roman" w:cs="宋体" w:hint="eastAsia"/>
          <w:kern w:val="2"/>
          <w:szCs w:val="20"/>
          <w:lang w:bidi="ar"/>
        </w:rPr>
        <w:t>补偿</w:t>
      </w:r>
      <w:r w:rsidR="00A44D25">
        <w:rPr>
          <w:rFonts w:ascii="Times New Roman" w:hAnsi="Times New Roman" w:cs="宋体"/>
          <w:kern w:val="2"/>
          <w:szCs w:val="20"/>
          <w:lang w:bidi="ar"/>
        </w:rPr>
        <w:t>服务</w:t>
      </w:r>
      <w:r w:rsidR="00E97229">
        <w:rPr>
          <w:rFonts w:ascii="Times New Roman" w:hAnsi="Times New Roman" w:cs="宋体" w:hint="eastAsia"/>
          <w:kern w:val="2"/>
          <w:szCs w:val="20"/>
          <w:lang w:bidi="ar"/>
        </w:rPr>
        <w:t>（</w:t>
      </w:r>
      <w:r w:rsidR="00E97229" w:rsidRPr="00E97229">
        <w:rPr>
          <w:rFonts w:ascii="Times New Roman" w:hAnsi="Times New Roman" w:cs="宋体"/>
          <w:kern w:val="2"/>
          <w:szCs w:val="20"/>
          <w:lang w:bidi="ar"/>
        </w:rPr>
        <w:t>ExpenseReimbursementSystem</w:t>
      </w:r>
      <w:r w:rsidR="00E97229">
        <w:rPr>
          <w:rFonts w:ascii="Times New Roman" w:hAnsi="Times New Roman" w:cs="宋体" w:hint="eastAsia"/>
          <w:kern w:val="2"/>
          <w:szCs w:val="20"/>
          <w:lang w:bidi="ar"/>
        </w:rPr>
        <w:t>）</w:t>
      </w:r>
      <w:r w:rsidR="00A44D25">
        <w:rPr>
          <w:rFonts w:ascii="Times New Roman" w:hAnsi="Times New Roman" w:cs="宋体"/>
          <w:kern w:val="2"/>
          <w:szCs w:val="20"/>
          <w:lang w:bidi="ar"/>
        </w:rPr>
        <w:t>。其中</w:t>
      </w:r>
      <w:r w:rsidR="00A44D25">
        <w:rPr>
          <w:rFonts w:ascii="Times New Roman" w:hAnsi="Times New Roman" w:cs="宋体" w:hint="eastAsia"/>
          <w:kern w:val="2"/>
          <w:szCs w:val="20"/>
          <w:lang w:bidi="ar"/>
        </w:rPr>
        <w:t>停车</w:t>
      </w:r>
      <w:r w:rsidR="00A44D25">
        <w:rPr>
          <w:rFonts w:ascii="Times New Roman" w:hAnsi="Times New Roman" w:cs="宋体"/>
          <w:kern w:val="2"/>
          <w:szCs w:val="20"/>
          <w:lang w:bidi="ar"/>
        </w:rPr>
        <w:t>计费服务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w:t>
      </w:r>
      <w:r w:rsidR="00A44D25">
        <w:rPr>
          <w:rFonts w:ascii="Times New Roman" w:hAnsi="Times New Roman" w:cs="宋体" w:hint="eastAsia"/>
          <w:kern w:val="2"/>
          <w:szCs w:val="20"/>
          <w:lang w:bidi="ar"/>
        </w:rPr>
        <w:t>与</w:t>
      </w:r>
      <w:r w:rsidR="00870BEF">
        <w:rPr>
          <w:rFonts w:ascii="Times New Roman" w:hAnsi="Times New Roman" w:cs="宋体" w:hint="eastAsia"/>
          <w:kern w:val="2"/>
          <w:szCs w:val="20"/>
          <w:lang w:bidi="ar"/>
        </w:rPr>
        <w:t>费用补偿</w:t>
      </w:r>
      <w:r w:rsidR="00A44D25">
        <w:rPr>
          <w:rFonts w:ascii="Times New Roman" w:hAnsi="Times New Roman" w:cs="宋体"/>
          <w:kern w:val="2"/>
          <w:szCs w:val="20"/>
          <w:lang w:bidi="ar"/>
        </w:rPr>
        <w:t>服务</w:t>
      </w:r>
      <w:r w:rsidR="006C4DEB">
        <w:rPr>
          <w:rFonts w:ascii="Times New Roman" w:hAnsi="Times New Roman" w:cs="宋体" w:hint="eastAsia"/>
          <w:kern w:val="2"/>
          <w:szCs w:val="20"/>
          <w:lang w:bidi="ar"/>
        </w:rPr>
        <w:t>（记为</w:t>
      </w:r>
      <w:r w:rsidR="006C4DEB">
        <w:rPr>
          <w:rFonts w:ascii="Times New Roman" w:hAnsi="Times New Roman" w:cs="宋体" w:hint="eastAsia"/>
          <w:kern w:val="2"/>
          <w:szCs w:val="20"/>
          <w:lang w:bidi="ar"/>
        </w:rPr>
        <w:t>E</w:t>
      </w:r>
      <w:r w:rsidR="00870BEF">
        <w:rPr>
          <w:rFonts w:ascii="Times New Roman" w:hAnsi="Times New Roman" w:cs="宋体"/>
          <w:kern w:val="2"/>
          <w:szCs w:val="20"/>
          <w:lang w:bidi="ar"/>
        </w:rPr>
        <w:t>XP</w:t>
      </w:r>
      <w:r w:rsidR="006C4DEB">
        <w:rPr>
          <w:rFonts w:ascii="Times New Roman" w:hAnsi="Times New Roman" w:cs="宋体" w:hint="eastAsia"/>
          <w:kern w:val="2"/>
          <w:szCs w:val="20"/>
          <w:lang w:bidi="ar"/>
        </w:rPr>
        <w:t>）</w:t>
      </w:r>
      <w:r w:rsidR="00FF6AD4">
        <w:rPr>
          <w:rFonts w:ascii="Times New Roman" w:hAnsi="Times New Roman" w:cs="宋体" w:hint="eastAsia"/>
          <w:kern w:val="2"/>
          <w:szCs w:val="20"/>
          <w:lang w:bidi="ar"/>
        </w:rPr>
        <w:t>各有</w:t>
      </w:r>
      <w:r w:rsidR="00FF6AD4" w:rsidRPr="00F12019">
        <w:rPr>
          <w:rFonts w:ascii="Times New Roman" w:hAnsi="Times New Roman" w:cs="宋体"/>
          <w:b/>
          <w:kern w:val="2"/>
          <w:szCs w:val="20"/>
          <w:lang w:bidi="ar"/>
        </w:rPr>
        <w:t>两个实现版本</w:t>
      </w:r>
      <w:r w:rsidR="00FF6AD4">
        <w:rPr>
          <w:rFonts w:ascii="Times New Roman" w:hAnsi="Times New Roman" w:cs="宋体"/>
          <w:kern w:val="2"/>
          <w:szCs w:val="20"/>
          <w:lang w:bidi="ar"/>
        </w:rPr>
        <w:t>。</w:t>
      </w:r>
    </w:p>
    <w:p w14:paraId="500F3636" w14:textId="77777777" w:rsidR="00FF6AD4" w:rsidRPr="001774FE" w:rsidRDefault="00E97229"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停车</w:t>
      </w:r>
      <w:r w:rsidRPr="001774FE">
        <w:rPr>
          <w:rFonts w:ascii="Times New Roman" w:hAnsi="Times New Roman" w:cs="宋体"/>
          <w:b/>
          <w:kern w:val="2"/>
          <w:szCs w:val="20"/>
          <w:lang w:bidi="ar"/>
        </w:rPr>
        <w:t>计费服务</w:t>
      </w:r>
      <w:r w:rsidR="006C4DEB" w:rsidRPr="001774FE">
        <w:rPr>
          <w:rFonts w:ascii="Times New Roman" w:hAnsi="Times New Roman" w:cs="宋体" w:hint="eastAsia"/>
          <w:b/>
          <w:kern w:val="2"/>
          <w:szCs w:val="20"/>
          <w:lang w:bidi="ar"/>
        </w:rPr>
        <w:t>PFC</w:t>
      </w:r>
    </w:p>
    <w:p w14:paraId="729F8377" w14:textId="77777777" w:rsidR="00E97229" w:rsidRDefault="00E97229" w:rsidP="003D6988">
      <w:pPr>
        <w:pStyle w:val="aff6"/>
        <w:widowControl w:val="0"/>
        <w:spacing w:beforeAutospacing="0" w:afterAutospacing="0" w:line="312" w:lineRule="auto"/>
        <w:ind w:firstLineChars="200" w:firstLine="480"/>
        <w:jc w:val="both"/>
        <w:rPr>
          <w:rFonts w:ascii="Times New Roman" w:hAnsi="Times New Roman" w:cs="宋体"/>
          <w:kern w:val="2"/>
          <w:szCs w:val="20"/>
          <w:lang w:bidi="ar"/>
        </w:rPr>
        <w:pPrChange w:id="224" w:author="a41255065@163.com" w:date="2017-11-14T10:47:00Z">
          <w:pPr>
            <w:pStyle w:val="aff6"/>
            <w:widowControl w:val="0"/>
            <w:spacing w:beforeLines="10" w:before="24" w:beforeAutospacing="0" w:afterLines="10" w:after="24" w:afterAutospacing="0" w:line="312" w:lineRule="auto"/>
            <w:ind w:firstLineChars="200" w:firstLine="480"/>
            <w:jc w:val="both"/>
          </w:pPr>
        </w:pPrChange>
      </w:pPr>
      <w:r w:rsidRPr="00E97229">
        <w:rPr>
          <w:rFonts w:ascii="Times New Roman" w:hAnsi="Times New Roman" w:cs="宋体" w:hint="eastAsia"/>
          <w:kern w:val="2"/>
          <w:szCs w:val="20"/>
          <w:lang w:bidi="ar"/>
        </w:rPr>
        <w:t>停车计费</w:t>
      </w:r>
      <w:r>
        <w:rPr>
          <w:rFonts w:ascii="Times New Roman" w:hAnsi="Times New Roman" w:cs="宋体" w:hint="eastAsia"/>
          <w:kern w:val="2"/>
          <w:szCs w:val="20"/>
          <w:lang w:bidi="ar"/>
        </w:rPr>
        <w:t>服务</w:t>
      </w:r>
      <w:r w:rsidR="00034FED">
        <w:rPr>
          <w:rFonts w:ascii="Times New Roman" w:hAnsi="Times New Roman" w:cs="宋体" w:hint="eastAsia"/>
          <w:kern w:val="2"/>
          <w:szCs w:val="20"/>
          <w:lang w:bidi="ar"/>
        </w:rPr>
        <w:t>依据</w:t>
      </w:r>
      <w:r w:rsidRPr="00E97229">
        <w:rPr>
          <w:rFonts w:ascii="Times New Roman" w:hAnsi="Times New Roman" w:cs="宋体" w:hint="eastAsia"/>
          <w:kern w:val="2"/>
          <w:szCs w:val="20"/>
          <w:lang w:bidi="ar"/>
        </w:rPr>
        <w:t>司机的车辆类型（摩托车</w:t>
      </w:r>
      <w:r>
        <w:rPr>
          <w:rFonts w:ascii="Times New Roman" w:hAnsi="Times New Roman" w:cs="宋体" w:hint="eastAsia"/>
          <w:kern w:val="2"/>
          <w:szCs w:val="20"/>
          <w:lang w:bidi="ar"/>
        </w:rPr>
        <w:t>、</w:t>
      </w:r>
      <w:r w:rsidRPr="00E97229">
        <w:rPr>
          <w:rFonts w:ascii="Times New Roman" w:hAnsi="Times New Roman" w:cs="宋体" w:hint="eastAsia"/>
          <w:kern w:val="2"/>
          <w:szCs w:val="20"/>
          <w:lang w:bidi="ar"/>
        </w:rPr>
        <w:t>跑车或轿车），停车日期（工作日或周末），折扣券和停车时间计算停车费用</w:t>
      </w:r>
      <w:r>
        <w:rPr>
          <w:rFonts w:ascii="Times New Roman" w:hAnsi="Times New Roman" w:cs="宋体" w:hint="eastAsia"/>
          <w:kern w:val="2"/>
          <w:szCs w:val="20"/>
          <w:lang w:bidi="ar"/>
        </w:rPr>
        <w:t>，提供</w:t>
      </w:r>
      <w:r w:rsidRPr="00E97229">
        <w:rPr>
          <w:rFonts w:ascii="Times New Roman" w:hAnsi="Times New Roman" w:cs="宋体" w:hint="eastAsia"/>
          <w:kern w:val="2"/>
          <w:szCs w:val="20"/>
          <w:lang w:bidi="ar"/>
        </w:rPr>
        <w:t>入库（</w:t>
      </w:r>
      <w:r w:rsidRPr="00E97229">
        <w:rPr>
          <w:rFonts w:ascii="Times New Roman" w:hAnsi="Times New Roman" w:cs="宋体" w:hint="eastAsia"/>
          <w:kern w:val="2"/>
          <w:szCs w:val="20"/>
          <w:lang w:bidi="ar"/>
        </w:rPr>
        <w:t>login</w:t>
      </w:r>
      <w:r w:rsidRPr="00E97229">
        <w:rPr>
          <w:rFonts w:ascii="Times New Roman" w:hAnsi="Times New Roman" w:cs="宋体" w:hint="eastAsia"/>
          <w:kern w:val="2"/>
          <w:szCs w:val="20"/>
          <w:lang w:bidi="ar"/>
        </w:rPr>
        <w:t>）及出库计费（</w:t>
      </w:r>
      <w:r w:rsidRPr="00E97229">
        <w:rPr>
          <w:rFonts w:ascii="Times New Roman" w:hAnsi="Times New Roman" w:cs="宋体" w:hint="eastAsia"/>
          <w:kern w:val="2"/>
          <w:szCs w:val="20"/>
          <w:lang w:bidi="ar"/>
        </w:rPr>
        <w:t>feeCalculate</w:t>
      </w:r>
      <w:r w:rsidRPr="00E97229">
        <w:rPr>
          <w:rFonts w:ascii="Times New Roman" w:hAnsi="Times New Roman" w:cs="宋体" w:hint="eastAsia"/>
          <w:kern w:val="2"/>
          <w:szCs w:val="20"/>
          <w:lang w:bidi="ar"/>
        </w:rPr>
        <w:t>）操作，</w:t>
      </w:r>
      <w:r w:rsidRPr="006C4DEB">
        <w:rPr>
          <w:rFonts w:ascii="Times New Roman" w:hAnsi="Times New Roman" w:cs="宋体" w:hint="eastAsia"/>
          <w:b/>
          <w:kern w:val="2"/>
          <w:szCs w:val="20"/>
          <w:lang w:bidi="ar"/>
        </w:rPr>
        <w:t>车辆</w:t>
      </w:r>
      <w:r w:rsidRPr="006C4DEB">
        <w:rPr>
          <w:rFonts w:ascii="Times New Roman" w:hAnsi="Times New Roman" w:cs="宋体"/>
          <w:b/>
          <w:kern w:val="2"/>
          <w:szCs w:val="20"/>
          <w:lang w:bidi="ar"/>
        </w:rPr>
        <w:t>入库时调用入库</w:t>
      </w:r>
      <w:r w:rsidRPr="006C4DEB">
        <w:rPr>
          <w:rFonts w:ascii="Times New Roman" w:hAnsi="Times New Roman" w:cs="宋体" w:hint="eastAsia"/>
          <w:b/>
          <w:kern w:val="2"/>
          <w:szCs w:val="20"/>
          <w:lang w:bidi="ar"/>
        </w:rPr>
        <w:t>操作</w:t>
      </w:r>
      <w:r w:rsidRPr="006C4DEB">
        <w:rPr>
          <w:rFonts w:ascii="Times New Roman" w:hAnsi="Times New Roman" w:cs="宋体"/>
          <w:b/>
          <w:kern w:val="2"/>
          <w:szCs w:val="20"/>
          <w:lang w:bidi="ar"/>
        </w:rPr>
        <w:t>，出库时调用计费</w:t>
      </w:r>
      <w:r w:rsidRPr="006C4DEB">
        <w:rPr>
          <w:rFonts w:ascii="Times New Roman" w:hAnsi="Times New Roman" w:cs="宋体" w:hint="eastAsia"/>
          <w:b/>
          <w:kern w:val="2"/>
          <w:szCs w:val="20"/>
          <w:lang w:bidi="ar"/>
        </w:rPr>
        <w:t>操作</w:t>
      </w:r>
      <w:r>
        <w:rPr>
          <w:rFonts w:ascii="Times New Roman" w:hAnsi="Times New Roman" w:cs="宋体" w:hint="eastAsia"/>
          <w:kern w:val="2"/>
          <w:szCs w:val="20"/>
          <w:lang w:bidi="ar"/>
        </w:rPr>
        <w:t>，</w:t>
      </w:r>
      <w:r>
        <w:rPr>
          <w:rFonts w:ascii="Times New Roman" w:hAnsi="Times New Roman" w:cs="宋体"/>
          <w:kern w:val="2"/>
          <w:szCs w:val="20"/>
          <w:lang w:bidi="ar"/>
        </w:rPr>
        <w:t>出库及计费操作</w:t>
      </w:r>
      <w:r>
        <w:rPr>
          <w:rFonts w:ascii="Times New Roman" w:hAnsi="Times New Roman" w:cs="宋体" w:hint="eastAsia"/>
          <w:kern w:val="2"/>
          <w:szCs w:val="20"/>
          <w:lang w:bidi="ar"/>
        </w:rPr>
        <w:t>输入规格</w:t>
      </w:r>
      <w:r>
        <w:rPr>
          <w:rFonts w:ascii="Times New Roman" w:hAnsi="Times New Roman" w:cs="宋体"/>
          <w:kern w:val="2"/>
          <w:szCs w:val="20"/>
          <w:lang w:bidi="ar"/>
        </w:rPr>
        <w:t>说明</w:t>
      </w:r>
      <w:r>
        <w:rPr>
          <w:rFonts w:ascii="Times New Roman" w:hAnsi="Times New Roman" w:cs="宋体" w:hint="eastAsia"/>
          <w:kern w:val="2"/>
          <w:szCs w:val="20"/>
          <w:lang w:bidi="ar"/>
        </w:rPr>
        <w:t>分别</w:t>
      </w:r>
      <w:r>
        <w:rPr>
          <w:rFonts w:ascii="Times New Roman" w:hAnsi="Times New Roman" w:cs="宋体"/>
          <w:kern w:val="2"/>
          <w:szCs w:val="20"/>
          <w:lang w:bidi="ar"/>
        </w:rPr>
        <w:t>如表</w:t>
      </w:r>
      <w:r>
        <w:rPr>
          <w:rFonts w:ascii="Times New Roman" w:hAnsi="Times New Roman" w:cs="宋体" w:hint="eastAsia"/>
          <w:kern w:val="2"/>
          <w:szCs w:val="20"/>
          <w:lang w:bidi="ar"/>
        </w:rPr>
        <w:t>5</w:t>
      </w:r>
      <w:r>
        <w:rPr>
          <w:rFonts w:ascii="Times New Roman" w:hAnsi="Times New Roman" w:cs="宋体"/>
          <w:kern w:val="2"/>
          <w:szCs w:val="20"/>
          <w:lang w:bidi="ar"/>
        </w:rPr>
        <w:t>-1</w:t>
      </w:r>
      <w:r>
        <w:rPr>
          <w:rFonts w:ascii="Times New Roman" w:hAnsi="Times New Roman" w:cs="宋体" w:hint="eastAsia"/>
          <w:kern w:val="2"/>
          <w:szCs w:val="20"/>
          <w:lang w:bidi="ar"/>
        </w:rPr>
        <w:t>及</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所示</w:t>
      </w:r>
      <w:r w:rsidRPr="00E97229">
        <w:rPr>
          <w:rFonts w:ascii="Times New Roman" w:hAnsi="Times New Roman" w:cs="宋体" w:hint="eastAsia"/>
          <w:kern w:val="2"/>
          <w:szCs w:val="20"/>
          <w:lang w:bidi="ar"/>
        </w:rPr>
        <w:t>。</w:t>
      </w:r>
    </w:p>
    <w:p w14:paraId="6C8361DE" w14:textId="77777777" w:rsidR="00E97229" w:rsidRDefault="00E97229" w:rsidP="005E6188">
      <w:pPr>
        <w:pStyle w:val="ub"/>
        <w:spacing w:beforeLines="150" w:before="360" w:afterLines="50" w:after="120"/>
        <w:rPr>
          <w:szCs w:val="21"/>
        </w:rPr>
        <w:pPrChange w:id="225" w:author="a41255065@163.com" w:date="2017-11-14T10:44:00Z">
          <w:pPr>
            <w:pStyle w:val="ub"/>
            <w:spacing w:before="120" w:after="360"/>
          </w:pPr>
        </w:pPrChange>
      </w:pPr>
      <w:r w:rsidRPr="00E97229">
        <w:rPr>
          <w:szCs w:val="21"/>
        </w:rPr>
        <w:t>表</w:t>
      </w:r>
      <w:r w:rsidRPr="00E97229">
        <w:rPr>
          <w:szCs w:val="21"/>
        </w:rPr>
        <w:t>5-</w:t>
      </w:r>
      <w:r w:rsidRPr="00E97229">
        <w:rPr>
          <w:szCs w:val="21"/>
        </w:rPr>
        <w:fldChar w:fldCharType="begin"/>
      </w:r>
      <w:r w:rsidRPr="00E97229">
        <w:rPr>
          <w:szCs w:val="21"/>
        </w:rPr>
        <w:instrText xml:space="preserve"> SEQ </w:instrText>
      </w:r>
      <w:r w:rsidRPr="00E97229">
        <w:rPr>
          <w:szCs w:val="21"/>
        </w:rPr>
        <w:instrText>表</w:instrText>
      </w:r>
      <w:r w:rsidRPr="00E97229">
        <w:rPr>
          <w:szCs w:val="21"/>
        </w:rPr>
        <w:instrText xml:space="preserve">5- \* ARABIC </w:instrText>
      </w:r>
      <w:r w:rsidRPr="00E97229">
        <w:rPr>
          <w:szCs w:val="21"/>
        </w:rPr>
        <w:fldChar w:fldCharType="separate"/>
      </w:r>
      <w:r w:rsidR="00A55FB8">
        <w:rPr>
          <w:noProof/>
          <w:szCs w:val="21"/>
        </w:rPr>
        <w:t>1</w:t>
      </w:r>
      <w:r w:rsidRPr="00E97229">
        <w:rPr>
          <w:szCs w:val="21"/>
        </w:rPr>
        <w:fldChar w:fldCharType="end"/>
      </w:r>
      <w:r>
        <w:rPr>
          <w:szCs w:val="21"/>
        </w:rPr>
        <w:t xml:space="preserve"> </w:t>
      </w:r>
      <w:r>
        <w:rPr>
          <w:rFonts w:hint="eastAsia"/>
          <w:szCs w:val="21"/>
        </w:rPr>
        <w:t>入库</w:t>
      </w:r>
      <w:r>
        <w:rPr>
          <w:szCs w:val="21"/>
        </w:rPr>
        <w:t>操作输入规格说明</w:t>
      </w:r>
    </w:p>
    <w:tbl>
      <w:tblPr>
        <w:tblStyle w:val="afff1"/>
        <w:tblW w:w="0" w:type="auto"/>
        <w:jc w:val="center"/>
        <w:tblLook w:val="04A0" w:firstRow="1" w:lastRow="0" w:firstColumn="1" w:lastColumn="0" w:noHBand="0" w:noVBand="1"/>
        <w:tblPrChange w:id="226" w:author="a41255065@163.com" w:date="2017-11-14T10:46:00Z">
          <w:tblPr>
            <w:tblStyle w:val="afff1"/>
            <w:tblW w:w="0" w:type="auto"/>
            <w:jc w:val="center"/>
            <w:tblLook w:val="04A0" w:firstRow="1" w:lastRow="0" w:firstColumn="1" w:lastColumn="0" w:noHBand="0" w:noVBand="1"/>
          </w:tblPr>
        </w:tblPrChange>
      </w:tblPr>
      <w:tblGrid>
        <w:gridCol w:w="2104"/>
        <w:gridCol w:w="1559"/>
        <w:gridCol w:w="1985"/>
        <w:tblGridChange w:id="227">
          <w:tblGrid>
            <w:gridCol w:w="2717"/>
            <w:gridCol w:w="2718"/>
            <w:gridCol w:w="2718"/>
          </w:tblGrid>
        </w:tblGridChange>
      </w:tblGrid>
      <w:tr w:rsidR="003148B0" w:rsidRPr="005E6188" w14:paraId="13E8E997" w14:textId="77777777" w:rsidTr="005E6188">
        <w:trPr>
          <w:jc w:val="center"/>
          <w:trPrChange w:id="228" w:author="a41255065@163.com" w:date="2017-11-14T10:46:00Z">
            <w:trPr>
              <w:jc w:val="center"/>
            </w:trPr>
          </w:trPrChange>
        </w:trPr>
        <w:tc>
          <w:tcPr>
            <w:tcW w:w="2104" w:type="dxa"/>
            <w:tcPrChange w:id="229" w:author="a41255065@163.com" w:date="2017-11-14T10:46:00Z">
              <w:tcPr>
                <w:tcW w:w="2717" w:type="dxa"/>
              </w:tcPr>
            </w:tcPrChange>
          </w:tcPr>
          <w:p w14:paraId="074E6262" w14:textId="77777777" w:rsidR="003148B0" w:rsidRPr="005E6188" w:rsidRDefault="003148B0" w:rsidP="005E6188">
            <w:pPr>
              <w:pStyle w:val="u5"/>
              <w:spacing w:before="24" w:after="24" w:line="240" w:lineRule="auto"/>
              <w:ind w:firstLineChars="0" w:firstLine="0"/>
              <w:rPr>
                <w:sz w:val="21"/>
                <w:szCs w:val="21"/>
                <w:rPrChange w:id="230" w:author="a41255065@163.com" w:date="2017-11-14T10:46:00Z">
                  <w:rPr/>
                </w:rPrChange>
              </w:rPr>
              <w:pPrChange w:id="231" w:author="a41255065@163.com" w:date="2017-11-14T10:45:00Z">
                <w:pPr>
                  <w:pStyle w:val="u5"/>
                  <w:spacing w:before="24" w:after="24"/>
                  <w:ind w:firstLineChars="0" w:firstLine="0"/>
                </w:pPr>
              </w:pPrChange>
            </w:pPr>
            <w:r w:rsidRPr="005E6188">
              <w:rPr>
                <w:sz w:val="21"/>
                <w:szCs w:val="21"/>
                <w:rPrChange w:id="232" w:author="a41255065@163.com" w:date="2017-11-14T10:46:00Z">
                  <w:rPr/>
                </w:rPrChange>
              </w:rPr>
              <w:t>Input parameters</w:t>
            </w:r>
          </w:p>
        </w:tc>
        <w:tc>
          <w:tcPr>
            <w:tcW w:w="1559" w:type="dxa"/>
            <w:tcPrChange w:id="233" w:author="a41255065@163.com" w:date="2017-11-14T10:46:00Z">
              <w:tcPr>
                <w:tcW w:w="2718" w:type="dxa"/>
              </w:tcPr>
            </w:tcPrChange>
          </w:tcPr>
          <w:p w14:paraId="65211042" w14:textId="77777777" w:rsidR="003148B0" w:rsidRPr="005E6188" w:rsidRDefault="003148B0" w:rsidP="005E6188">
            <w:pPr>
              <w:pStyle w:val="u5"/>
              <w:spacing w:before="24" w:after="24" w:line="240" w:lineRule="auto"/>
              <w:ind w:firstLineChars="0" w:firstLine="0"/>
              <w:rPr>
                <w:sz w:val="21"/>
                <w:szCs w:val="21"/>
                <w:rPrChange w:id="234" w:author="a41255065@163.com" w:date="2017-11-14T10:46:00Z">
                  <w:rPr/>
                </w:rPrChange>
              </w:rPr>
              <w:pPrChange w:id="235" w:author="a41255065@163.com" w:date="2017-11-14T10:45:00Z">
                <w:pPr>
                  <w:pStyle w:val="u5"/>
                  <w:spacing w:before="24" w:after="24"/>
                  <w:ind w:firstLineChars="0" w:firstLine="0"/>
                </w:pPr>
              </w:pPrChange>
            </w:pPr>
            <w:r w:rsidRPr="005E6188">
              <w:rPr>
                <w:bCs/>
                <w:sz w:val="21"/>
                <w:szCs w:val="21"/>
                <w:rPrChange w:id="236" w:author="a41255065@163.com" w:date="2017-11-14T10:46:00Z">
                  <w:rPr>
                    <w:bCs/>
                  </w:rPr>
                </w:rPrChange>
              </w:rPr>
              <w:t>Type</w:t>
            </w:r>
          </w:p>
        </w:tc>
        <w:tc>
          <w:tcPr>
            <w:tcW w:w="1985" w:type="dxa"/>
            <w:tcPrChange w:id="237" w:author="a41255065@163.com" w:date="2017-11-14T10:46:00Z">
              <w:tcPr>
                <w:tcW w:w="2718" w:type="dxa"/>
              </w:tcPr>
            </w:tcPrChange>
          </w:tcPr>
          <w:p w14:paraId="407998D5" w14:textId="77777777" w:rsidR="003148B0" w:rsidRPr="005E6188" w:rsidRDefault="003148B0" w:rsidP="005E6188">
            <w:pPr>
              <w:pStyle w:val="u5"/>
              <w:spacing w:before="24" w:after="24" w:line="240" w:lineRule="auto"/>
              <w:ind w:firstLineChars="0" w:firstLine="0"/>
              <w:rPr>
                <w:sz w:val="21"/>
                <w:szCs w:val="21"/>
                <w:rPrChange w:id="238" w:author="a41255065@163.com" w:date="2017-11-14T10:46:00Z">
                  <w:rPr/>
                </w:rPrChange>
              </w:rPr>
              <w:pPrChange w:id="239" w:author="a41255065@163.com" w:date="2017-11-14T10:45:00Z">
                <w:pPr>
                  <w:pStyle w:val="u5"/>
                  <w:spacing w:before="24" w:after="24"/>
                  <w:ind w:firstLineChars="0" w:firstLine="0"/>
                </w:pPr>
              </w:pPrChange>
            </w:pPr>
            <w:r w:rsidRPr="005E6188">
              <w:rPr>
                <w:sz w:val="21"/>
                <w:szCs w:val="21"/>
                <w:rPrChange w:id="240" w:author="a41255065@163.com" w:date="2017-11-14T10:46:00Z">
                  <w:rPr/>
                </w:rPrChange>
              </w:rPr>
              <w:t>Constraint</w:t>
            </w:r>
          </w:p>
        </w:tc>
      </w:tr>
      <w:tr w:rsidR="003148B0" w:rsidRPr="005E6188" w14:paraId="59D026BD" w14:textId="77777777" w:rsidTr="005E6188">
        <w:trPr>
          <w:jc w:val="center"/>
          <w:trPrChange w:id="241" w:author="a41255065@163.com" w:date="2017-11-14T10:46:00Z">
            <w:trPr>
              <w:jc w:val="center"/>
            </w:trPr>
          </w:trPrChange>
        </w:trPr>
        <w:tc>
          <w:tcPr>
            <w:tcW w:w="2104" w:type="dxa"/>
            <w:tcPrChange w:id="242" w:author="a41255065@163.com" w:date="2017-11-14T10:46:00Z">
              <w:tcPr>
                <w:tcW w:w="2717" w:type="dxa"/>
              </w:tcPr>
            </w:tcPrChange>
          </w:tcPr>
          <w:p w14:paraId="695600E6" w14:textId="77777777" w:rsidR="003148B0" w:rsidRPr="005E6188" w:rsidRDefault="003148B0" w:rsidP="005E6188">
            <w:pPr>
              <w:pStyle w:val="u5"/>
              <w:spacing w:before="24" w:after="24" w:line="240" w:lineRule="auto"/>
              <w:ind w:firstLineChars="0" w:firstLine="0"/>
              <w:rPr>
                <w:sz w:val="21"/>
                <w:szCs w:val="21"/>
                <w:rPrChange w:id="243" w:author="a41255065@163.com" w:date="2017-11-14T10:46:00Z">
                  <w:rPr/>
                </w:rPrChange>
              </w:rPr>
              <w:pPrChange w:id="244" w:author="a41255065@163.com" w:date="2017-11-14T10:45:00Z">
                <w:pPr>
                  <w:pStyle w:val="u5"/>
                  <w:spacing w:before="24" w:after="24"/>
                  <w:ind w:firstLineChars="0" w:firstLine="0"/>
                </w:pPr>
              </w:pPrChange>
            </w:pPr>
            <w:r w:rsidRPr="005E6188">
              <w:rPr>
                <w:sz w:val="21"/>
                <w:szCs w:val="21"/>
                <w:rPrChange w:id="245" w:author="a41255065@163.com" w:date="2017-11-14T10:46:00Z">
                  <w:rPr/>
                </w:rPrChange>
              </w:rPr>
              <w:t>License</w:t>
            </w:r>
          </w:p>
        </w:tc>
        <w:tc>
          <w:tcPr>
            <w:tcW w:w="1559" w:type="dxa"/>
            <w:tcPrChange w:id="246" w:author="a41255065@163.com" w:date="2017-11-14T10:46:00Z">
              <w:tcPr>
                <w:tcW w:w="2718" w:type="dxa"/>
              </w:tcPr>
            </w:tcPrChange>
          </w:tcPr>
          <w:p w14:paraId="236D567E" w14:textId="77777777" w:rsidR="003148B0" w:rsidRPr="005E6188" w:rsidRDefault="003148B0" w:rsidP="005E6188">
            <w:pPr>
              <w:pStyle w:val="u5"/>
              <w:spacing w:before="24" w:after="24" w:line="240" w:lineRule="auto"/>
              <w:ind w:firstLineChars="0" w:firstLine="0"/>
              <w:rPr>
                <w:sz w:val="21"/>
                <w:szCs w:val="21"/>
                <w:rPrChange w:id="247" w:author="a41255065@163.com" w:date="2017-11-14T10:46:00Z">
                  <w:rPr/>
                </w:rPrChange>
              </w:rPr>
              <w:pPrChange w:id="248" w:author="a41255065@163.com" w:date="2017-11-14T10:45:00Z">
                <w:pPr>
                  <w:pStyle w:val="u5"/>
                  <w:spacing w:before="24" w:after="24"/>
                  <w:ind w:firstLineChars="0" w:firstLine="0"/>
                </w:pPr>
              </w:pPrChange>
            </w:pPr>
            <w:r w:rsidRPr="005E6188">
              <w:rPr>
                <w:sz w:val="21"/>
                <w:szCs w:val="21"/>
                <w:rPrChange w:id="249" w:author="a41255065@163.com" w:date="2017-11-14T10:46:00Z">
                  <w:rPr/>
                </w:rPrChange>
              </w:rPr>
              <w:t>String</w:t>
            </w:r>
          </w:p>
        </w:tc>
        <w:tc>
          <w:tcPr>
            <w:tcW w:w="1985" w:type="dxa"/>
            <w:tcPrChange w:id="250" w:author="a41255065@163.com" w:date="2017-11-14T10:46:00Z">
              <w:tcPr>
                <w:tcW w:w="2718" w:type="dxa"/>
              </w:tcPr>
            </w:tcPrChange>
          </w:tcPr>
          <w:p w14:paraId="349BD892" w14:textId="77777777" w:rsidR="003148B0" w:rsidRPr="005E6188" w:rsidRDefault="003148B0" w:rsidP="005E6188">
            <w:pPr>
              <w:pStyle w:val="u5"/>
              <w:spacing w:before="24" w:after="24" w:line="240" w:lineRule="auto"/>
              <w:ind w:firstLineChars="0" w:firstLine="0"/>
              <w:rPr>
                <w:sz w:val="21"/>
                <w:szCs w:val="21"/>
                <w:rPrChange w:id="251" w:author="a41255065@163.com" w:date="2017-11-14T10:46:00Z">
                  <w:rPr/>
                </w:rPrChange>
              </w:rPr>
              <w:pPrChange w:id="252" w:author="a41255065@163.com" w:date="2017-11-14T10:45:00Z">
                <w:pPr>
                  <w:pStyle w:val="u5"/>
                  <w:spacing w:before="24" w:after="24"/>
                  <w:ind w:firstLineChars="0" w:firstLine="0"/>
                </w:pPr>
              </w:pPrChange>
            </w:pPr>
            <w:r w:rsidRPr="005E6188">
              <w:rPr>
                <w:rFonts w:hint="eastAsia"/>
                <w:sz w:val="21"/>
                <w:szCs w:val="21"/>
                <w:rPrChange w:id="253" w:author="a41255065@163.com" w:date="2017-11-14T10:46:00Z">
                  <w:rPr>
                    <w:rFonts w:hint="eastAsia"/>
                  </w:rPr>
                </w:rPrChange>
              </w:rPr>
              <w:t>[B</w:t>
            </w:r>
            <w:r w:rsidRPr="005E6188">
              <w:rPr>
                <w:sz w:val="21"/>
                <w:szCs w:val="21"/>
                <w:rPrChange w:id="254" w:author="a41255065@163.com" w:date="2017-11-14T10:46:00Z">
                  <w:rPr/>
                </w:rPrChange>
              </w:rPr>
              <w:t>J</w:t>
            </w:r>
            <w:r w:rsidRPr="005E6188">
              <w:rPr>
                <w:rFonts w:hint="eastAsia"/>
                <w:sz w:val="21"/>
                <w:szCs w:val="21"/>
                <w:rPrChange w:id="255" w:author="a41255065@163.com" w:date="2017-11-14T10:46:00Z">
                  <w:rPr>
                    <w:rFonts w:hint="eastAsia"/>
                  </w:rPr>
                </w:rPrChange>
              </w:rPr>
              <w:t>][A-Y][0-9]{5}</w:t>
            </w:r>
          </w:p>
        </w:tc>
      </w:tr>
      <w:tr w:rsidR="003148B0" w:rsidRPr="005E6188" w14:paraId="6A9E159C" w14:textId="77777777" w:rsidTr="005E6188">
        <w:trPr>
          <w:jc w:val="center"/>
          <w:trPrChange w:id="256" w:author="a41255065@163.com" w:date="2017-11-14T10:46:00Z">
            <w:trPr>
              <w:jc w:val="center"/>
            </w:trPr>
          </w:trPrChange>
        </w:trPr>
        <w:tc>
          <w:tcPr>
            <w:tcW w:w="2104" w:type="dxa"/>
            <w:tcPrChange w:id="257" w:author="a41255065@163.com" w:date="2017-11-14T10:46:00Z">
              <w:tcPr>
                <w:tcW w:w="2717" w:type="dxa"/>
              </w:tcPr>
            </w:tcPrChange>
          </w:tcPr>
          <w:p w14:paraId="216B085D" w14:textId="77777777" w:rsidR="003148B0" w:rsidRPr="005E6188" w:rsidRDefault="003148B0" w:rsidP="005E6188">
            <w:pPr>
              <w:pStyle w:val="u5"/>
              <w:spacing w:before="24" w:after="24" w:line="240" w:lineRule="auto"/>
              <w:ind w:firstLineChars="0" w:firstLine="0"/>
              <w:rPr>
                <w:sz w:val="21"/>
                <w:szCs w:val="21"/>
                <w:rPrChange w:id="258" w:author="a41255065@163.com" w:date="2017-11-14T10:46:00Z">
                  <w:rPr/>
                </w:rPrChange>
              </w:rPr>
              <w:pPrChange w:id="259" w:author="a41255065@163.com" w:date="2017-11-14T10:45:00Z">
                <w:pPr>
                  <w:pStyle w:val="u5"/>
                  <w:spacing w:before="24" w:after="24"/>
                  <w:ind w:firstLineChars="0" w:firstLine="0"/>
                </w:pPr>
              </w:pPrChange>
            </w:pPr>
            <w:r w:rsidRPr="005E6188">
              <w:rPr>
                <w:sz w:val="21"/>
                <w:szCs w:val="21"/>
                <w:rPrChange w:id="260" w:author="a41255065@163.com" w:date="2017-11-14T10:46:00Z">
                  <w:rPr/>
                </w:rPrChange>
              </w:rPr>
              <w:t>loginTime</w:t>
            </w:r>
          </w:p>
        </w:tc>
        <w:tc>
          <w:tcPr>
            <w:tcW w:w="1559" w:type="dxa"/>
            <w:tcPrChange w:id="261" w:author="a41255065@163.com" w:date="2017-11-14T10:46:00Z">
              <w:tcPr>
                <w:tcW w:w="2718" w:type="dxa"/>
              </w:tcPr>
            </w:tcPrChange>
          </w:tcPr>
          <w:p w14:paraId="222C9A40" w14:textId="77777777" w:rsidR="003148B0" w:rsidRPr="005E6188" w:rsidRDefault="003148B0" w:rsidP="005E6188">
            <w:pPr>
              <w:pStyle w:val="u5"/>
              <w:spacing w:before="24" w:after="24" w:line="240" w:lineRule="auto"/>
              <w:ind w:firstLineChars="0" w:firstLine="0"/>
              <w:rPr>
                <w:sz w:val="21"/>
                <w:szCs w:val="21"/>
                <w:rPrChange w:id="262" w:author="a41255065@163.com" w:date="2017-11-14T10:46:00Z">
                  <w:rPr/>
                </w:rPrChange>
              </w:rPr>
              <w:pPrChange w:id="263" w:author="a41255065@163.com" w:date="2017-11-14T10:45:00Z">
                <w:pPr>
                  <w:pStyle w:val="u5"/>
                  <w:spacing w:before="24" w:after="24"/>
                  <w:ind w:firstLineChars="0" w:firstLine="0"/>
                </w:pPr>
              </w:pPrChange>
            </w:pPr>
            <w:r w:rsidRPr="005E6188">
              <w:rPr>
                <w:sz w:val="21"/>
                <w:szCs w:val="21"/>
                <w:rPrChange w:id="264" w:author="a41255065@163.com" w:date="2017-11-14T10:46:00Z">
                  <w:rPr/>
                </w:rPrChange>
              </w:rPr>
              <w:t>Int</w:t>
            </w:r>
          </w:p>
        </w:tc>
        <w:tc>
          <w:tcPr>
            <w:tcW w:w="1985" w:type="dxa"/>
            <w:tcPrChange w:id="265" w:author="a41255065@163.com" w:date="2017-11-14T10:46:00Z">
              <w:tcPr>
                <w:tcW w:w="2718" w:type="dxa"/>
              </w:tcPr>
            </w:tcPrChange>
          </w:tcPr>
          <w:p w14:paraId="24264126" w14:textId="77777777" w:rsidR="003148B0" w:rsidRPr="005E6188" w:rsidRDefault="003148B0" w:rsidP="005E6188">
            <w:pPr>
              <w:pStyle w:val="u5"/>
              <w:spacing w:before="24" w:after="24" w:line="240" w:lineRule="auto"/>
              <w:ind w:firstLineChars="0" w:firstLine="0"/>
              <w:rPr>
                <w:sz w:val="21"/>
                <w:szCs w:val="21"/>
                <w:rPrChange w:id="266" w:author="a41255065@163.com" w:date="2017-11-14T10:46:00Z">
                  <w:rPr/>
                </w:rPrChange>
              </w:rPr>
              <w:pPrChange w:id="267" w:author="a41255065@163.com" w:date="2017-11-14T10:45:00Z">
                <w:pPr>
                  <w:pStyle w:val="u5"/>
                  <w:spacing w:before="24" w:after="24"/>
                  <w:ind w:firstLineChars="0" w:firstLine="0"/>
                </w:pPr>
              </w:pPrChange>
            </w:pPr>
            <w:r w:rsidRPr="005E6188">
              <w:rPr>
                <w:sz w:val="21"/>
                <w:szCs w:val="21"/>
                <w:rPrChange w:id="268" w:author="a41255065@163.com" w:date="2017-11-14T10:46:00Z">
                  <w:rPr/>
                </w:rPrChange>
              </w:rPr>
              <w:t>[0,24]</w:t>
            </w:r>
          </w:p>
        </w:tc>
      </w:tr>
    </w:tbl>
    <w:p w14:paraId="4DAFF476" w14:textId="77777777" w:rsidR="003148B0" w:rsidRPr="003148B0" w:rsidRDefault="003148B0" w:rsidP="003D6988">
      <w:pPr>
        <w:pStyle w:val="aff6"/>
        <w:widowControl w:val="0"/>
        <w:spacing w:beforeLines="50" w:before="120" w:beforeAutospacing="0" w:afterLines="10" w:after="24" w:afterAutospacing="0" w:line="312" w:lineRule="auto"/>
        <w:ind w:firstLineChars="200" w:firstLine="480"/>
        <w:jc w:val="both"/>
        <w:rPr>
          <w:rFonts w:ascii="Times New Roman" w:hAnsi="Times New Roman" w:cs="宋体"/>
          <w:kern w:val="2"/>
          <w:szCs w:val="20"/>
          <w:lang w:bidi="ar"/>
        </w:rPr>
        <w:pPrChange w:id="269" w:author="a41255065@163.com" w:date="2017-11-14T10:47:00Z">
          <w:pPr>
            <w:pStyle w:val="aff6"/>
            <w:widowControl w:val="0"/>
            <w:spacing w:beforeLines="10" w:before="24" w:beforeAutospacing="0" w:afterLines="10" w:after="24" w:afterAutospacing="0" w:line="312" w:lineRule="auto"/>
            <w:ind w:firstLineChars="200" w:firstLine="480"/>
            <w:jc w:val="both"/>
          </w:pPr>
        </w:pPrChange>
      </w:pPr>
      <w:r w:rsidRPr="003148B0">
        <w:rPr>
          <w:rFonts w:ascii="Times New Roman" w:hAnsi="Times New Roman" w:cs="宋体" w:hint="eastAsia"/>
          <w:kern w:val="2"/>
          <w:szCs w:val="20"/>
          <w:lang w:bidi="ar"/>
        </w:rPr>
        <w:t>说明</w:t>
      </w:r>
      <w:r w:rsidRPr="003148B0">
        <w:rPr>
          <w:rFonts w:ascii="Times New Roman" w:hAnsi="Times New Roman" w:cs="宋体"/>
          <w:kern w:val="2"/>
          <w:szCs w:val="20"/>
          <w:lang w:bidi="ar"/>
        </w:rPr>
        <w:t>：在表</w:t>
      </w:r>
      <w:r w:rsidRPr="003148B0">
        <w:rPr>
          <w:rFonts w:ascii="Times New Roman" w:hAnsi="Times New Roman" w:cs="宋体"/>
          <w:kern w:val="2"/>
          <w:szCs w:val="20"/>
          <w:lang w:bidi="ar"/>
        </w:rPr>
        <w:t>5-1</w:t>
      </w:r>
      <w:r w:rsidRPr="003148B0">
        <w:rPr>
          <w:rFonts w:ascii="Times New Roman" w:hAnsi="Times New Roman" w:cs="宋体"/>
          <w:kern w:val="2"/>
          <w:szCs w:val="20"/>
          <w:lang w:bidi="ar"/>
        </w:rPr>
        <w:t>中，</w:t>
      </w:r>
      <w:r>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Pr>
          <w:rFonts w:ascii="Times New Roman" w:hAnsi="Times New Roman" w:cs="宋体" w:hint="eastAsia"/>
          <w:kern w:val="2"/>
          <w:szCs w:val="20"/>
          <w:lang w:bidi="ar"/>
        </w:rPr>
        <w:t>”</w:t>
      </w:r>
      <w:r w:rsidRPr="003148B0">
        <w:rPr>
          <w:rFonts w:ascii="Times New Roman" w:hAnsi="Times New Roman" w:cs="宋体" w:hint="eastAsia"/>
          <w:kern w:val="2"/>
          <w:szCs w:val="20"/>
          <w:lang w:bidi="ar"/>
        </w:rPr>
        <w:t>代表</w:t>
      </w:r>
      <w:r>
        <w:rPr>
          <w:rFonts w:ascii="Times New Roman" w:hAnsi="Times New Roman" w:cs="宋体" w:hint="eastAsia"/>
          <w:kern w:val="2"/>
          <w:szCs w:val="20"/>
          <w:lang w:bidi="ar"/>
        </w:rPr>
        <w:t>车辆</w:t>
      </w:r>
      <w:r>
        <w:rPr>
          <w:rFonts w:ascii="Times New Roman" w:hAnsi="Times New Roman" w:cs="宋体"/>
          <w:kern w:val="2"/>
          <w:szCs w:val="20"/>
          <w:lang w:bidi="ar"/>
        </w:rPr>
        <w:t>车牌号，</w:t>
      </w:r>
      <w:r>
        <w:rPr>
          <w:rFonts w:ascii="Times New Roman" w:hAnsi="Times New Roman" w:cs="宋体" w:hint="eastAsia"/>
          <w:kern w:val="2"/>
          <w:szCs w:val="20"/>
          <w:lang w:bidi="ar"/>
        </w:rPr>
        <w:t>使用</w:t>
      </w:r>
      <w:r>
        <w:rPr>
          <w:rFonts w:ascii="Times New Roman" w:hAnsi="Times New Roman" w:cs="宋体" w:hint="eastAsia"/>
          <w:kern w:val="2"/>
          <w:szCs w:val="20"/>
          <w:lang w:bidi="ar"/>
        </w:rPr>
        <w:t>BJA-BJY</w:t>
      </w:r>
      <w:r>
        <w:rPr>
          <w:rFonts w:ascii="Times New Roman" w:hAnsi="Times New Roman" w:cs="宋体" w:hint="eastAsia"/>
          <w:kern w:val="2"/>
          <w:szCs w:val="20"/>
          <w:lang w:bidi="ar"/>
        </w:rPr>
        <w:t>开头</w:t>
      </w:r>
      <w:r>
        <w:rPr>
          <w:rFonts w:ascii="Times New Roman" w:hAnsi="Times New Roman" w:cs="宋体"/>
          <w:kern w:val="2"/>
          <w:szCs w:val="20"/>
          <w:lang w:bidi="ar"/>
        </w:rPr>
        <w:t>，</w:t>
      </w:r>
      <w:r>
        <w:rPr>
          <w:rFonts w:ascii="Times New Roman" w:hAnsi="Times New Roman" w:cs="宋体" w:hint="eastAsia"/>
          <w:kern w:val="2"/>
          <w:szCs w:val="20"/>
          <w:lang w:bidi="ar"/>
        </w:rPr>
        <w:t>五位数字</w:t>
      </w:r>
      <w:r>
        <w:rPr>
          <w:rFonts w:ascii="Times New Roman" w:hAnsi="Times New Roman" w:cs="宋体"/>
          <w:kern w:val="2"/>
          <w:szCs w:val="20"/>
          <w:lang w:bidi="ar"/>
        </w:rPr>
        <w:t>结尾的字符串</w:t>
      </w:r>
      <w:r>
        <w:rPr>
          <w:rFonts w:ascii="Times New Roman" w:hAnsi="Times New Roman" w:cs="宋体" w:hint="eastAsia"/>
          <w:kern w:val="2"/>
          <w:szCs w:val="20"/>
          <w:lang w:bidi="ar"/>
        </w:rPr>
        <w:t>，“</w:t>
      </w:r>
      <w:r>
        <w:rPr>
          <w:rFonts w:ascii="Times New Roman" w:hAnsi="Times New Roman" w:cs="宋体" w:hint="eastAsia"/>
          <w:kern w:val="2"/>
          <w:szCs w:val="20"/>
          <w:lang w:bidi="ar"/>
        </w:rPr>
        <w:t>L</w:t>
      </w:r>
      <w:r>
        <w:rPr>
          <w:rFonts w:ascii="Times New Roman" w:hAnsi="Times New Roman" w:cs="宋体"/>
          <w:kern w:val="2"/>
          <w:szCs w:val="20"/>
          <w:lang w:bidi="ar"/>
        </w:rPr>
        <w:t>oginTime</w:t>
      </w:r>
      <w:r>
        <w:rPr>
          <w:rFonts w:ascii="Times New Roman" w:hAnsi="Times New Roman" w:cs="宋体" w:hint="eastAsia"/>
          <w:kern w:val="2"/>
          <w:szCs w:val="20"/>
          <w:lang w:bidi="ar"/>
        </w:rPr>
        <w:t>”代表</w:t>
      </w:r>
      <w:r>
        <w:rPr>
          <w:rFonts w:ascii="Times New Roman" w:hAnsi="Times New Roman" w:cs="宋体"/>
          <w:kern w:val="2"/>
          <w:szCs w:val="20"/>
          <w:lang w:bidi="ar"/>
        </w:rPr>
        <w:t>车辆入库时间</w:t>
      </w:r>
      <w:r>
        <w:rPr>
          <w:rFonts w:ascii="Times New Roman" w:hAnsi="Times New Roman" w:cs="宋体" w:hint="eastAsia"/>
          <w:kern w:val="2"/>
          <w:szCs w:val="20"/>
          <w:lang w:bidi="ar"/>
        </w:rPr>
        <w:t>，为</w:t>
      </w:r>
      <w:r>
        <w:rPr>
          <w:rFonts w:ascii="Times New Roman" w:hAnsi="Times New Roman" w:cs="宋体" w:hint="eastAsia"/>
          <w:kern w:val="2"/>
          <w:szCs w:val="20"/>
          <w:lang w:bidi="ar"/>
        </w:rPr>
        <w:t>0</w:t>
      </w:r>
      <w:r>
        <w:rPr>
          <w:rFonts w:ascii="Times New Roman" w:hAnsi="Times New Roman" w:cs="宋体" w:hint="eastAsia"/>
          <w:kern w:val="2"/>
          <w:szCs w:val="20"/>
          <w:lang w:bidi="ar"/>
        </w:rPr>
        <w:t>到</w:t>
      </w:r>
      <w:r>
        <w:rPr>
          <w:rFonts w:ascii="Times New Roman" w:hAnsi="Times New Roman" w:cs="宋体" w:hint="eastAsia"/>
          <w:kern w:val="2"/>
          <w:szCs w:val="20"/>
          <w:lang w:bidi="ar"/>
        </w:rPr>
        <w:t>24</w:t>
      </w:r>
      <w:r>
        <w:rPr>
          <w:rFonts w:ascii="Times New Roman" w:hAnsi="Times New Roman" w:cs="宋体" w:hint="eastAsia"/>
          <w:kern w:val="2"/>
          <w:szCs w:val="20"/>
          <w:lang w:bidi="ar"/>
        </w:rPr>
        <w:t>中</w:t>
      </w:r>
      <w:r>
        <w:rPr>
          <w:rFonts w:ascii="Times New Roman" w:hAnsi="Times New Roman" w:cs="宋体"/>
          <w:kern w:val="2"/>
          <w:szCs w:val="20"/>
          <w:lang w:bidi="ar"/>
        </w:rPr>
        <w:t>的任意</w:t>
      </w:r>
      <w:r>
        <w:rPr>
          <w:rFonts w:ascii="Times New Roman" w:hAnsi="Times New Roman" w:cs="宋体" w:hint="eastAsia"/>
          <w:kern w:val="2"/>
          <w:szCs w:val="20"/>
          <w:lang w:bidi="ar"/>
        </w:rPr>
        <w:t>时刻。</w:t>
      </w:r>
    </w:p>
    <w:p w14:paraId="72423732" w14:textId="77777777" w:rsidR="003148B0" w:rsidRDefault="00E97229" w:rsidP="003148B0">
      <w:pPr>
        <w:pStyle w:val="ub"/>
        <w:spacing w:before="120" w:after="360"/>
        <w:rPr>
          <w:szCs w:val="21"/>
        </w:rPr>
      </w:pPr>
      <w:r w:rsidRPr="00E97229">
        <w:rPr>
          <w:rFonts w:hint="eastAsia"/>
          <w:szCs w:val="21"/>
        </w:rPr>
        <w:t>表</w:t>
      </w:r>
      <w:r>
        <w:rPr>
          <w:rFonts w:hint="eastAsia"/>
          <w:szCs w:val="21"/>
        </w:rPr>
        <w:t>5-</w:t>
      </w:r>
      <w:r w:rsidRPr="00E97229">
        <w:rPr>
          <w:szCs w:val="21"/>
        </w:rPr>
        <w:fldChar w:fldCharType="begin"/>
      </w:r>
      <w:r w:rsidRPr="00E97229">
        <w:rPr>
          <w:szCs w:val="21"/>
        </w:rPr>
        <w:instrText xml:space="preserve"> </w:instrText>
      </w:r>
      <w:r w:rsidRPr="00E97229">
        <w:rPr>
          <w:rFonts w:hint="eastAsia"/>
          <w:szCs w:val="21"/>
        </w:rPr>
        <w:instrText xml:space="preserve">SEQ </w:instrText>
      </w:r>
      <w:r w:rsidRPr="00E97229">
        <w:rPr>
          <w:rFonts w:hint="eastAsia"/>
          <w:szCs w:val="21"/>
        </w:rPr>
        <w:instrText>表</w:instrText>
      </w:r>
      <w:r w:rsidRPr="00E97229">
        <w:rPr>
          <w:rFonts w:hint="eastAsia"/>
          <w:szCs w:val="21"/>
        </w:rPr>
        <w:instrText>5- \* ARABIC</w:instrText>
      </w:r>
      <w:r w:rsidRPr="00E97229">
        <w:rPr>
          <w:szCs w:val="21"/>
        </w:rPr>
        <w:instrText xml:space="preserve"> </w:instrText>
      </w:r>
      <w:r w:rsidRPr="00E97229">
        <w:rPr>
          <w:szCs w:val="21"/>
        </w:rPr>
        <w:fldChar w:fldCharType="separate"/>
      </w:r>
      <w:r w:rsidR="00A55FB8">
        <w:rPr>
          <w:noProof/>
          <w:szCs w:val="21"/>
        </w:rPr>
        <w:t>2</w:t>
      </w:r>
      <w:r w:rsidRPr="00E97229">
        <w:rPr>
          <w:szCs w:val="21"/>
        </w:rPr>
        <w:fldChar w:fldCharType="end"/>
      </w:r>
      <w:r>
        <w:rPr>
          <w:szCs w:val="21"/>
        </w:rPr>
        <w:t xml:space="preserve"> </w:t>
      </w:r>
      <w:r>
        <w:rPr>
          <w:rFonts w:hint="eastAsia"/>
          <w:szCs w:val="21"/>
        </w:rPr>
        <w:t>出库</w:t>
      </w:r>
      <w:r>
        <w:rPr>
          <w:szCs w:val="21"/>
        </w:rPr>
        <w:t>计费操作</w:t>
      </w:r>
      <w:r>
        <w:rPr>
          <w:rFonts w:hint="eastAsia"/>
          <w:szCs w:val="21"/>
        </w:rPr>
        <w:t>输入规格</w:t>
      </w:r>
      <w:r>
        <w:rPr>
          <w:szCs w:val="21"/>
        </w:rPr>
        <w:t>说明</w:t>
      </w:r>
    </w:p>
    <w:tbl>
      <w:tblPr>
        <w:tblStyle w:val="afff1"/>
        <w:tblW w:w="0" w:type="auto"/>
        <w:jc w:val="center"/>
        <w:tblLook w:val="04A0" w:firstRow="1" w:lastRow="0" w:firstColumn="1" w:lastColumn="0" w:noHBand="0" w:noVBand="1"/>
      </w:tblPr>
      <w:tblGrid>
        <w:gridCol w:w="2467"/>
        <w:gridCol w:w="2249"/>
        <w:gridCol w:w="2494"/>
      </w:tblGrid>
      <w:tr w:rsidR="003148B0" w14:paraId="6DFD1CC7" w14:textId="77777777" w:rsidTr="003148B0">
        <w:trPr>
          <w:jc w:val="center"/>
        </w:trPr>
        <w:tc>
          <w:tcPr>
            <w:tcW w:w="2467" w:type="dxa"/>
          </w:tcPr>
          <w:p w14:paraId="714C5B51" w14:textId="77777777" w:rsidR="003148B0" w:rsidRPr="00E555F0" w:rsidRDefault="003148B0" w:rsidP="003148B0">
            <w:pPr>
              <w:pStyle w:val="u5"/>
              <w:spacing w:before="24" w:after="24"/>
              <w:ind w:firstLineChars="0" w:firstLine="0"/>
            </w:pPr>
            <w:r w:rsidRPr="00E555F0">
              <w:t>Input parameters</w:t>
            </w:r>
          </w:p>
        </w:tc>
        <w:tc>
          <w:tcPr>
            <w:tcW w:w="2249" w:type="dxa"/>
          </w:tcPr>
          <w:p w14:paraId="195830D5" w14:textId="77777777" w:rsidR="003148B0" w:rsidRPr="00E555F0" w:rsidRDefault="003148B0" w:rsidP="003148B0">
            <w:pPr>
              <w:pStyle w:val="u5"/>
              <w:spacing w:before="24" w:after="24"/>
              <w:ind w:firstLineChars="0" w:firstLine="0"/>
            </w:pPr>
            <w:r w:rsidRPr="00E555F0">
              <w:rPr>
                <w:bCs/>
              </w:rPr>
              <w:t>Type</w:t>
            </w:r>
          </w:p>
        </w:tc>
        <w:tc>
          <w:tcPr>
            <w:tcW w:w="2494" w:type="dxa"/>
          </w:tcPr>
          <w:p w14:paraId="67561F56" w14:textId="77777777" w:rsidR="003148B0" w:rsidRPr="00E555F0" w:rsidRDefault="003148B0" w:rsidP="003148B0">
            <w:pPr>
              <w:pStyle w:val="u5"/>
              <w:spacing w:before="24" w:after="24"/>
              <w:ind w:firstLineChars="0" w:firstLine="0"/>
            </w:pPr>
            <w:r w:rsidRPr="00E555F0">
              <w:t>Constraint</w:t>
            </w:r>
          </w:p>
        </w:tc>
      </w:tr>
      <w:tr w:rsidR="003148B0" w14:paraId="14F27310" w14:textId="77777777" w:rsidTr="003148B0">
        <w:trPr>
          <w:jc w:val="center"/>
        </w:trPr>
        <w:tc>
          <w:tcPr>
            <w:tcW w:w="2467" w:type="dxa"/>
          </w:tcPr>
          <w:p w14:paraId="2245E5C5" w14:textId="77777777" w:rsidR="003148B0" w:rsidRDefault="003148B0" w:rsidP="003148B0">
            <w:pPr>
              <w:pStyle w:val="u5"/>
              <w:spacing w:before="24" w:after="24"/>
              <w:ind w:firstLineChars="0" w:firstLine="0"/>
            </w:pPr>
            <w:r w:rsidRPr="00E555F0">
              <w:t>License</w:t>
            </w:r>
          </w:p>
        </w:tc>
        <w:tc>
          <w:tcPr>
            <w:tcW w:w="2249" w:type="dxa"/>
          </w:tcPr>
          <w:p w14:paraId="6E8C8A8F" w14:textId="77777777" w:rsidR="003148B0" w:rsidRDefault="003148B0" w:rsidP="003148B0">
            <w:pPr>
              <w:pStyle w:val="u5"/>
              <w:spacing w:before="24" w:after="24"/>
              <w:ind w:firstLineChars="0" w:firstLine="0"/>
            </w:pPr>
            <w:r w:rsidRPr="00E555F0">
              <w:t>String</w:t>
            </w:r>
          </w:p>
        </w:tc>
        <w:tc>
          <w:tcPr>
            <w:tcW w:w="2494" w:type="dxa"/>
          </w:tcPr>
          <w:p w14:paraId="20AC818B" w14:textId="77777777" w:rsidR="003148B0" w:rsidRDefault="003148B0" w:rsidP="003148B0">
            <w:pPr>
              <w:pStyle w:val="u5"/>
              <w:spacing w:before="24" w:after="24"/>
              <w:ind w:firstLineChars="0" w:firstLine="0"/>
            </w:pPr>
            <w:r w:rsidRPr="00E555F0">
              <w:rPr>
                <w:rFonts w:hint="eastAsia"/>
              </w:rPr>
              <w:t>[</w:t>
            </w:r>
            <w:r>
              <w:rPr>
                <w:rFonts w:hint="eastAsia"/>
              </w:rPr>
              <w:t>B</w:t>
            </w:r>
            <w:r>
              <w:t>J</w:t>
            </w:r>
            <w:r w:rsidRPr="00E555F0">
              <w:rPr>
                <w:rFonts w:hint="eastAsia"/>
              </w:rPr>
              <w:t>][A-Y][0-9]{5}</w:t>
            </w:r>
          </w:p>
        </w:tc>
      </w:tr>
      <w:tr w:rsidR="003148B0" w14:paraId="1297165B" w14:textId="77777777" w:rsidTr="003148B0">
        <w:trPr>
          <w:jc w:val="center"/>
        </w:trPr>
        <w:tc>
          <w:tcPr>
            <w:tcW w:w="2467" w:type="dxa"/>
          </w:tcPr>
          <w:p w14:paraId="3434DDD1" w14:textId="77777777" w:rsidR="003148B0" w:rsidRDefault="003148B0" w:rsidP="003148B0">
            <w:pPr>
              <w:pStyle w:val="u5"/>
              <w:spacing w:before="24" w:after="24"/>
              <w:ind w:firstLineChars="0" w:firstLine="0"/>
            </w:pPr>
            <w:r>
              <w:t>t</w:t>
            </w:r>
            <w:r w:rsidRPr="009B5B37">
              <w:t>ype</w:t>
            </w:r>
          </w:p>
        </w:tc>
        <w:tc>
          <w:tcPr>
            <w:tcW w:w="2249" w:type="dxa"/>
          </w:tcPr>
          <w:p w14:paraId="6B2E6CD2" w14:textId="77777777" w:rsidR="003148B0" w:rsidRDefault="003148B0" w:rsidP="003148B0">
            <w:pPr>
              <w:pStyle w:val="u5"/>
              <w:spacing w:before="24" w:after="24"/>
              <w:ind w:firstLineChars="0" w:firstLine="0"/>
            </w:pPr>
            <w:r w:rsidRPr="00E555F0">
              <w:t>Int</w:t>
            </w:r>
          </w:p>
        </w:tc>
        <w:tc>
          <w:tcPr>
            <w:tcW w:w="2494" w:type="dxa"/>
          </w:tcPr>
          <w:p w14:paraId="6F11A295" w14:textId="77777777" w:rsidR="003148B0" w:rsidRDefault="003148B0" w:rsidP="003148B0">
            <w:pPr>
              <w:pStyle w:val="u5"/>
              <w:spacing w:before="24" w:after="24"/>
              <w:ind w:firstLineChars="0" w:firstLine="0"/>
            </w:pPr>
            <w:r>
              <w:t>{0</w:t>
            </w:r>
            <w:r>
              <w:rPr>
                <w:rFonts w:hint="eastAsia"/>
              </w:rPr>
              <w:t>,1,2</w:t>
            </w:r>
            <w:r>
              <w:t>}</w:t>
            </w:r>
          </w:p>
        </w:tc>
      </w:tr>
      <w:tr w:rsidR="003148B0" w14:paraId="48C46F4B" w14:textId="77777777" w:rsidTr="00C74B52">
        <w:trPr>
          <w:jc w:val="center"/>
        </w:trPr>
        <w:tc>
          <w:tcPr>
            <w:tcW w:w="2467" w:type="dxa"/>
          </w:tcPr>
          <w:p w14:paraId="49416E02" w14:textId="77777777" w:rsidR="003148B0" w:rsidRPr="009B5B37" w:rsidRDefault="003148B0" w:rsidP="003148B0">
            <w:pPr>
              <w:pStyle w:val="u5"/>
              <w:spacing w:before="24" w:after="24"/>
              <w:ind w:firstLineChars="0" w:firstLine="0"/>
            </w:pPr>
            <w:r>
              <w:t>t</w:t>
            </w:r>
            <w:r w:rsidRPr="009B5B37">
              <w:t>imeout</w:t>
            </w:r>
          </w:p>
        </w:tc>
        <w:tc>
          <w:tcPr>
            <w:tcW w:w="2249" w:type="dxa"/>
          </w:tcPr>
          <w:p w14:paraId="6E263178" w14:textId="77777777" w:rsidR="003148B0" w:rsidRPr="00E555F0" w:rsidRDefault="003148B0" w:rsidP="003148B0">
            <w:pPr>
              <w:pStyle w:val="u5"/>
              <w:spacing w:before="24" w:after="24"/>
              <w:ind w:firstLineChars="0" w:firstLine="0"/>
            </w:pPr>
            <w:r>
              <w:t>I</w:t>
            </w:r>
            <w:r>
              <w:rPr>
                <w:rFonts w:hint="eastAsia"/>
              </w:rPr>
              <w:t>nt</w:t>
            </w:r>
          </w:p>
        </w:tc>
        <w:tc>
          <w:tcPr>
            <w:tcW w:w="2494" w:type="dxa"/>
            <w:tcBorders>
              <w:bottom w:val="single" w:sz="4" w:space="0" w:color="auto"/>
            </w:tcBorders>
          </w:tcPr>
          <w:p w14:paraId="4A44B444" w14:textId="77777777" w:rsidR="003148B0" w:rsidRDefault="003148B0" w:rsidP="003148B0">
            <w:pPr>
              <w:pStyle w:val="u5"/>
              <w:spacing w:before="24" w:after="24"/>
              <w:ind w:firstLineChars="0" w:firstLine="0"/>
            </w:pPr>
            <w:r w:rsidRPr="009B5B37">
              <w:t>[0,24]</w:t>
            </w:r>
          </w:p>
        </w:tc>
      </w:tr>
      <w:tr w:rsidR="003148B0" w14:paraId="7254E504" w14:textId="77777777" w:rsidTr="00C74B52">
        <w:trPr>
          <w:jc w:val="center"/>
        </w:trPr>
        <w:tc>
          <w:tcPr>
            <w:tcW w:w="2467" w:type="dxa"/>
          </w:tcPr>
          <w:p w14:paraId="32EE5AE0" w14:textId="77777777" w:rsidR="003148B0" w:rsidRPr="009B5B37" w:rsidRDefault="003148B0" w:rsidP="003148B0">
            <w:pPr>
              <w:pStyle w:val="u5"/>
              <w:spacing w:before="24" w:after="24"/>
              <w:ind w:firstLineChars="0" w:firstLine="0"/>
            </w:pPr>
            <w:r w:rsidRPr="00AE04F5">
              <w:t>dayOfWeek</w:t>
            </w:r>
          </w:p>
        </w:tc>
        <w:tc>
          <w:tcPr>
            <w:tcW w:w="2249" w:type="dxa"/>
          </w:tcPr>
          <w:p w14:paraId="7D2119EA" w14:textId="77777777" w:rsidR="003148B0" w:rsidRDefault="003148B0" w:rsidP="003148B0">
            <w:pPr>
              <w:pStyle w:val="u5"/>
              <w:spacing w:before="24" w:after="24"/>
              <w:ind w:firstLineChars="0" w:firstLine="0"/>
            </w:pPr>
            <w:r w:rsidRPr="00AE04F5">
              <w:t>boolean</w:t>
            </w:r>
          </w:p>
        </w:tc>
        <w:tc>
          <w:tcPr>
            <w:tcW w:w="2494" w:type="dxa"/>
            <w:tcBorders>
              <w:bottom w:val="single" w:sz="4" w:space="0" w:color="auto"/>
              <w:tl2br w:val="nil"/>
            </w:tcBorders>
          </w:tcPr>
          <w:p w14:paraId="79EC1E57" w14:textId="77777777" w:rsidR="003148B0" w:rsidRPr="009B5B37" w:rsidRDefault="00C74B52" w:rsidP="003148B0">
            <w:pPr>
              <w:pStyle w:val="u5"/>
              <w:spacing w:before="24" w:after="24"/>
              <w:ind w:firstLineChars="0" w:firstLine="0"/>
            </w:pPr>
            <w:r>
              <w:rPr>
                <w:rFonts w:hint="eastAsia"/>
              </w:rPr>
              <w:t>NA</w:t>
            </w:r>
          </w:p>
        </w:tc>
      </w:tr>
      <w:tr w:rsidR="003148B0" w14:paraId="24A1F4A7" w14:textId="77777777" w:rsidTr="00C74B52">
        <w:trPr>
          <w:jc w:val="center"/>
        </w:trPr>
        <w:tc>
          <w:tcPr>
            <w:tcW w:w="2467" w:type="dxa"/>
          </w:tcPr>
          <w:p w14:paraId="3DE2BC92" w14:textId="77777777" w:rsidR="003148B0" w:rsidRPr="00AE04F5" w:rsidRDefault="003148B0" w:rsidP="003148B0">
            <w:pPr>
              <w:pStyle w:val="u5"/>
              <w:spacing w:before="24" w:after="24"/>
              <w:ind w:firstLineChars="0" w:firstLine="0"/>
            </w:pPr>
            <w:r w:rsidRPr="00AE04F5">
              <w:t>discountCoupon</w:t>
            </w:r>
          </w:p>
        </w:tc>
        <w:tc>
          <w:tcPr>
            <w:tcW w:w="2249" w:type="dxa"/>
          </w:tcPr>
          <w:p w14:paraId="3E68F917" w14:textId="77777777" w:rsidR="003148B0" w:rsidRDefault="003148B0" w:rsidP="003148B0">
            <w:pPr>
              <w:pStyle w:val="u5"/>
              <w:spacing w:before="24" w:after="24"/>
              <w:ind w:firstLineChars="0" w:firstLine="0"/>
            </w:pPr>
            <w:r w:rsidRPr="00AE04F5">
              <w:t>boolean</w:t>
            </w:r>
          </w:p>
        </w:tc>
        <w:tc>
          <w:tcPr>
            <w:tcW w:w="2494" w:type="dxa"/>
            <w:tcBorders>
              <w:tl2br w:val="nil"/>
            </w:tcBorders>
          </w:tcPr>
          <w:p w14:paraId="5C28CF34" w14:textId="77777777" w:rsidR="003148B0" w:rsidRPr="009B5B37" w:rsidRDefault="00C74B52" w:rsidP="003148B0">
            <w:pPr>
              <w:pStyle w:val="u5"/>
              <w:spacing w:before="24" w:after="24"/>
              <w:ind w:firstLineChars="0" w:firstLine="0"/>
            </w:pPr>
            <w:r>
              <w:rPr>
                <w:rFonts w:hint="eastAsia"/>
              </w:rPr>
              <w:t>NA</w:t>
            </w:r>
          </w:p>
        </w:tc>
      </w:tr>
    </w:tbl>
    <w:p w14:paraId="743380AF" w14:textId="77777777" w:rsidR="003148B0" w:rsidRDefault="003148B0" w:rsidP="003148B0">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lastRenderedPageBreak/>
        <w:t>说明</w:t>
      </w:r>
      <w:r>
        <w:rPr>
          <w:rFonts w:ascii="Times New Roman" w:hAnsi="Times New Roman" w:cs="宋体"/>
          <w:kern w:val="2"/>
          <w:szCs w:val="20"/>
          <w:lang w:bidi="ar"/>
        </w:rPr>
        <w:t>：</w:t>
      </w:r>
      <w:r>
        <w:rPr>
          <w:rFonts w:ascii="Times New Roman" w:hAnsi="Times New Roman" w:cs="宋体" w:hint="eastAsia"/>
          <w:kern w:val="2"/>
          <w:szCs w:val="20"/>
          <w:lang w:bidi="ar"/>
        </w:rPr>
        <w:t>在</w:t>
      </w:r>
      <w:r>
        <w:rPr>
          <w:rFonts w:ascii="Times New Roman" w:hAnsi="Times New Roman" w:cs="宋体"/>
          <w:kern w:val="2"/>
          <w:szCs w:val="20"/>
          <w:lang w:bidi="ar"/>
        </w:rPr>
        <w:t>表</w:t>
      </w:r>
      <w:r>
        <w:rPr>
          <w:rFonts w:ascii="Times New Roman" w:hAnsi="Times New Roman" w:cs="宋体" w:hint="eastAsia"/>
          <w:kern w:val="2"/>
          <w:szCs w:val="20"/>
          <w:lang w:bidi="ar"/>
        </w:rPr>
        <w:t>5</w:t>
      </w:r>
      <w:r>
        <w:rPr>
          <w:rFonts w:ascii="Times New Roman" w:hAnsi="Times New Roman" w:cs="宋体"/>
          <w:kern w:val="2"/>
          <w:szCs w:val="20"/>
          <w:lang w:bidi="ar"/>
        </w:rPr>
        <w:t>-2</w:t>
      </w:r>
      <w:r>
        <w:rPr>
          <w:rFonts w:ascii="Times New Roman" w:hAnsi="Times New Roman" w:cs="宋体" w:hint="eastAsia"/>
          <w:kern w:val="2"/>
          <w:szCs w:val="20"/>
          <w:lang w:bidi="ar"/>
        </w:rPr>
        <w:t>中，</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License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出库计费车辆</w:t>
      </w:r>
      <w:r w:rsidRPr="003148B0">
        <w:rPr>
          <w:rFonts w:ascii="Times New Roman" w:hAnsi="Times New Roman" w:cs="宋体" w:hint="eastAsia"/>
          <w:kern w:val="2"/>
          <w:szCs w:val="20"/>
          <w:lang w:bidi="ar"/>
        </w:rPr>
        <w:t>车牌号</w:t>
      </w:r>
      <w:r w:rsidRPr="003148B0">
        <w:rPr>
          <w:rFonts w:ascii="Times New Roman" w:hAnsi="Times New Roman" w:cs="宋体"/>
          <w:kern w:val="2"/>
          <w:szCs w:val="20"/>
          <w:lang w:bidi="ar"/>
        </w:rPr>
        <w:t>，应该与</w:t>
      </w:r>
      <w:r w:rsidRPr="003148B0">
        <w:rPr>
          <w:rFonts w:ascii="Times New Roman" w:hAnsi="Times New Roman" w:cs="宋体"/>
          <w:b/>
          <w:kern w:val="2"/>
          <w:szCs w:val="20"/>
          <w:lang w:bidi="ar"/>
        </w:rPr>
        <w:t>入库时相同</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type</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车辆类型，由枚举值</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0</w:t>
      </w:r>
      <w:r w:rsidRPr="003148B0">
        <w:rPr>
          <w:rFonts w:ascii="Times New Roman" w:hAnsi="Times New Roman" w:cs="宋体" w:hint="eastAsia"/>
          <w:kern w:val="2"/>
          <w:szCs w:val="20"/>
          <w:lang w:bidi="ar"/>
        </w:rPr>
        <w:t>,1,2}</w:t>
      </w:r>
      <w:r w:rsidRPr="003148B0">
        <w:rPr>
          <w:rFonts w:ascii="Times New Roman" w:hAnsi="Times New Roman" w:cs="宋体" w:hint="eastAsia"/>
          <w:kern w:val="2"/>
          <w:szCs w:val="20"/>
          <w:lang w:bidi="ar"/>
        </w:rPr>
        <w:t>分别</w:t>
      </w:r>
      <w:r w:rsidRPr="003148B0">
        <w:rPr>
          <w:rFonts w:ascii="Times New Roman" w:hAnsi="Times New Roman" w:cs="宋体"/>
          <w:kern w:val="2"/>
          <w:szCs w:val="20"/>
          <w:lang w:bidi="ar"/>
        </w:rPr>
        <w:t>代表</w:t>
      </w:r>
      <w:r w:rsidR="00051763">
        <w:rPr>
          <w:rFonts w:ascii="Times New Roman" w:hAnsi="Times New Roman" w:cs="宋体" w:hint="eastAsia"/>
          <w:kern w:val="2"/>
          <w:szCs w:val="20"/>
          <w:lang w:bidi="ar"/>
        </w:rPr>
        <w:t>摩托车、</w:t>
      </w:r>
      <w:r w:rsidR="00051763">
        <w:rPr>
          <w:rFonts w:ascii="Times New Roman" w:hAnsi="Times New Roman" w:cs="宋体"/>
          <w:kern w:val="2"/>
          <w:szCs w:val="20"/>
          <w:lang w:bidi="ar"/>
        </w:rPr>
        <w:t>跑车及轿车</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timeout</w:t>
      </w:r>
      <w:r w:rsidRPr="003148B0">
        <w:rPr>
          <w:rFonts w:ascii="Times New Roman" w:hAnsi="Times New Roman" w:cs="宋体" w:hint="eastAsia"/>
          <w:kern w:val="2"/>
          <w:szCs w:val="20"/>
          <w:lang w:bidi="ar"/>
        </w:rPr>
        <w:t>”代表车辆</w:t>
      </w:r>
      <w:r w:rsidRPr="003148B0">
        <w:rPr>
          <w:rFonts w:ascii="Times New Roman" w:hAnsi="Times New Roman" w:cs="宋体"/>
          <w:kern w:val="2"/>
          <w:szCs w:val="20"/>
          <w:lang w:bidi="ar"/>
        </w:rPr>
        <w:t>出库</w:t>
      </w:r>
      <w:r w:rsidRPr="003148B0">
        <w:rPr>
          <w:rFonts w:ascii="Times New Roman" w:hAnsi="Times New Roman" w:cs="宋体" w:hint="eastAsia"/>
          <w:kern w:val="2"/>
          <w:szCs w:val="20"/>
          <w:lang w:bidi="ar"/>
        </w:rPr>
        <w:t>时间</w:t>
      </w:r>
      <w:r w:rsidRPr="003148B0">
        <w:rPr>
          <w:rFonts w:ascii="Times New Roman" w:hAnsi="Times New Roman" w:cs="宋体"/>
          <w:kern w:val="2"/>
          <w:szCs w:val="20"/>
          <w:lang w:bidi="ar"/>
        </w:rPr>
        <w:t>，</w:t>
      </w:r>
      <w:r w:rsidRPr="003148B0">
        <w:rPr>
          <w:rFonts w:ascii="Times New Roman" w:hAnsi="Times New Roman" w:cs="宋体" w:hint="eastAsia"/>
          <w:kern w:val="2"/>
          <w:szCs w:val="20"/>
          <w:lang w:bidi="ar"/>
        </w:rPr>
        <w:t>停车</w:t>
      </w:r>
      <w:r w:rsidRPr="003148B0">
        <w:rPr>
          <w:rFonts w:ascii="Times New Roman" w:hAnsi="Times New Roman" w:cs="宋体"/>
          <w:kern w:val="2"/>
          <w:szCs w:val="20"/>
          <w:lang w:bidi="ar"/>
        </w:rPr>
        <w:t>时间为</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timeout-loginTime</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因此要求</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timeout</w:t>
      </w:r>
      <w:r w:rsidRPr="003148B0">
        <w:rPr>
          <w:rFonts w:ascii="Times New Roman" w:hAnsi="Times New Roman" w:cs="宋体" w:hint="eastAsia"/>
          <w:b/>
          <w:kern w:val="2"/>
          <w:szCs w:val="20"/>
          <w:lang w:bidi="ar"/>
        </w:rPr>
        <w:t>”大于</w:t>
      </w:r>
      <w:r w:rsidRPr="003148B0">
        <w:rPr>
          <w:rFonts w:ascii="Times New Roman" w:hAnsi="Times New Roman" w:cs="宋体"/>
          <w:b/>
          <w:kern w:val="2"/>
          <w:szCs w:val="20"/>
          <w:lang w:bidi="ar"/>
        </w:rPr>
        <w:t>等于</w:t>
      </w:r>
      <w:r w:rsidRPr="003148B0">
        <w:rPr>
          <w:rFonts w:ascii="Times New Roman" w:hAnsi="Times New Roman" w:cs="宋体" w:hint="eastAsia"/>
          <w:b/>
          <w:kern w:val="2"/>
          <w:szCs w:val="20"/>
          <w:lang w:bidi="ar"/>
        </w:rPr>
        <w:t>“</w:t>
      </w:r>
      <w:r w:rsidRPr="003148B0">
        <w:rPr>
          <w:rFonts w:ascii="Times New Roman" w:hAnsi="Times New Roman" w:cs="宋体"/>
          <w:b/>
          <w:kern w:val="2"/>
          <w:szCs w:val="20"/>
          <w:lang w:bidi="ar"/>
        </w:rPr>
        <w:t>loginTime</w:t>
      </w:r>
      <w:r w:rsidRPr="003148B0">
        <w:rPr>
          <w:rFonts w:ascii="Times New Roman" w:hAnsi="Times New Roman" w:cs="宋体" w:hint="eastAsia"/>
          <w:b/>
          <w:kern w:val="2"/>
          <w:szCs w:val="20"/>
          <w:lang w:bidi="ar"/>
        </w:rPr>
        <w:t>”</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dayOfWeek</w:t>
      </w:r>
      <w:r w:rsidRPr="003148B0">
        <w:rPr>
          <w:rFonts w:ascii="Times New Roman" w:hAnsi="Times New Roman" w:cs="宋体" w:hint="eastAsia"/>
          <w:kern w:val="2"/>
          <w:szCs w:val="20"/>
          <w:lang w:bidi="ar"/>
        </w:rPr>
        <w:t>”代表</w:t>
      </w:r>
      <w:r w:rsidRPr="003148B0">
        <w:rPr>
          <w:rFonts w:ascii="Times New Roman" w:hAnsi="Times New Roman" w:cs="宋体"/>
          <w:kern w:val="2"/>
          <w:szCs w:val="20"/>
          <w:lang w:bidi="ar"/>
        </w:rPr>
        <w:t>停车日是否为工作日；</w:t>
      </w:r>
      <w:r w:rsidRPr="003148B0">
        <w:rPr>
          <w:rFonts w:ascii="Times New Roman" w:hAnsi="Times New Roman" w:cs="宋体" w:hint="eastAsia"/>
          <w:kern w:val="2"/>
          <w:szCs w:val="20"/>
          <w:lang w:bidi="ar"/>
        </w:rPr>
        <w:t>“</w:t>
      </w:r>
      <w:r w:rsidRPr="003148B0">
        <w:rPr>
          <w:rFonts w:ascii="Times New Roman" w:hAnsi="Times New Roman" w:cs="宋体"/>
          <w:kern w:val="2"/>
          <w:szCs w:val="20"/>
          <w:lang w:bidi="ar"/>
        </w:rPr>
        <w:t>discountCoupon</w:t>
      </w:r>
      <w:r w:rsidRPr="003148B0">
        <w:rPr>
          <w:rFonts w:ascii="Times New Roman" w:hAnsi="Times New Roman" w:cs="宋体" w:hint="eastAsia"/>
          <w:kern w:val="2"/>
          <w:szCs w:val="20"/>
          <w:lang w:bidi="ar"/>
        </w:rPr>
        <w:t>”表示</w:t>
      </w:r>
      <w:r>
        <w:rPr>
          <w:rFonts w:ascii="Times New Roman" w:hAnsi="Times New Roman" w:cs="宋体" w:hint="eastAsia"/>
          <w:kern w:val="2"/>
          <w:szCs w:val="20"/>
          <w:lang w:bidi="ar"/>
        </w:rPr>
        <w:t>车主</w:t>
      </w:r>
      <w:r w:rsidRPr="003148B0">
        <w:rPr>
          <w:rFonts w:ascii="Times New Roman" w:hAnsi="Times New Roman" w:cs="宋体" w:hint="eastAsia"/>
          <w:kern w:val="2"/>
          <w:szCs w:val="20"/>
          <w:lang w:bidi="ar"/>
        </w:rPr>
        <w:t>是否使用优惠券。</w:t>
      </w:r>
    </w:p>
    <w:p w14:paraId="76DCA77E" w14:textId="77777777" w:rsidR="003148B0" w:rsidRDefault="003148B0"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3148B0">
        <w:rPr>
          <w:rFonts w:ascii="Times New Roman" w:hAnsi="Times New Roman" w:cs="宋体" w:hint="eastAsia"/>
          <w:kern w:val="2"/>
          <w:szCs w:val="20"/>
          <w:lang w:bidi="ar"/>
        </w:rPr>
        <w:t>当输入符合</w:t>
      </w:r>
      <w:r>
        <w:rPr>
          <w:rFonts w:ascii="Times New Roman" w:hAnsi="Times New Roman" w:cs="宋体" w:hint="eastAsia"/>
          <w:kern w:val="2"/>
          <w:szCs w:val="20"/>
          <w:lang w:bidi="ar"/>
        </w:rPr>
        <w:t>服务</w:t>
      </w:r>
      <w:r w:rsidRPr="003148B0">
        <w:rPr>
          <w:rFonts w:ascii="Times New Roman" w:hAnsi="Times New Roman" w:cs="宋体" w:hint="eastAsia"/>
          <w:kern w:val="2"/>
          <w:szCs w:val="20"/>
          <w:lang w:bidi="ar"/>
        </w:rPr>
        <w:t>规格说明时，根据停车时间，是否享受折扣，停车单价计算出最终的停车费用。停车单价计算方式如</w:t>
      </w:r>
      <w:r w:rsidR="006C4447">
        <w:rPr>
          <w:rFonts w:ascii="Times New Roman" w:hAnsi="Times New Roman" w:cs="宋体" w:hint="eastAsia"/>
          <w:kern w:val="2"/>
          <w:szCs w:val="20"/>
          <w:lang w:bidi="ar"/>
        </w:rPr>
        <w:t>表</w:t>
      </w:r>
      <w:r w:rsidR="006C4447">
        <w:rPr>
          <w:rFonts w:ascii="Times New Roman" w:hAnsi="Times New Roman" w:cs="宋体" w:hint="eastAsia"/>
          <w:kern w:val="2"/>
          <w:szCs w:val="20"/>
          <w:lang w:bidi="ar"/>
        </w:rPr>
        <w:t>5</w:t>
      </w:r>
      <w:r w:rsidR="006C4447">
        <w:rPr>
          <w:rFonts w:ascii="Times New Roman" w:hAnsi="Times New Roman" w:cs="宋体"/>
          <w:kern w:val="2"/>
          <w:szCs w:val="20"/>
          <w:lang w:bidi="ar"/>
        </w:rPr>
        <w:t>-3</w:t>
      </w:r>
      <w:r w:rsidRPr="003148B0">
        <w:rPr>
          <w:rFonts w:ascii="Times New Roman" w:hAnsi="Times New Roman" w:cs="宋体" w:hint="eastAsia"/>
          <w:kern w:val="2"/>
          <w:szCs w:val="20"/>
          <w:lang w:bidi="ar"/>
        </w:rPr>
        <w:t>所示。</w:t>
      </w:r>
    </w:p>
    <w:p w14:paraId="0A127899" w14:textId="77777777" w:rsidR="00051763" w:rsidRPr="00051763" w:rsidRDefault="00051763" w:rsidP="00051763">
      <w:pPr>
        <w:pStyle w:val="ub"/>
        <w:spacing w:before="120" w:after="360"/>
        <w:rPr>
          <w:szCs w:val="21"/>
        </w:rPr>
      </w:pPr>
      <w:r w:rsidRPr="00051763">
        <w:rPr>
          <w:szCs w:val="21"/>
        </w:rPr>
        <w:t>表</w:t>
      </w:r>
      <w:r>
        <w:rPr>
          <w:szCs w:val="21"/>
        </w:rPr>
        <w:t>5-</w:t>
      </w:r>
      <w:r w:rsidRPr="00051763">
        <w:rPr>
          <w:szCs w:val="21"/>
        </w:rPr>
        <w:fldChar w:fldCharType="begin"/>
      </w:r>
      <w:r w:rsidRPr="00051763">
        <w:rPr>
          <w:szCs w:val="21"/>
        </w:rPr>
        <w:instrText xml:space="preserve"> SEQ </w:instrText>
      </w:r>
      <w:r w:rsidRPr="00051763">
        <w:rPr>
          <w:szCs w:val="21"/>
        </w:rPr>
        <w:instrText>表</w:instrText>
      </w:r>
      <w:r w:rsidRPr="00051763">
        <w:rPr>
          <w:szCs w:val="21"/>
        </w:rPr>
        <w:instrText xml:space="preserve">5- \* ARABIC </w:instrText>
      </w:r>
      <w:r w:rsidRPr="00051763">
        <w:rPr>
          <w:szCs w:val="21"/>
        </w:rPr>
        <w:fldChar w:fldCharType="separate"/>
      </w:r>
      <w:r w:rsidR="00A55FB8">
        <w:rPr>
          <w:noProof/>
          <w:szCs w:val="21"/>
        </w:rPr>
        <w:t>3</w:t>
      </w:r>
      <w:r w:rsidRPr="00051763">
        <w:rPr>
          <w:szCs w:val="21"/>
        </w:rPr>
        <w:fldChar w:fldCharType="end"/>
      </w:r>
      <w:r>
        <w:rPr>
          <w:szCs w:val="21"/>
        </w:rPr>
        <w:t xml:space="preserve"> </w:t>
      </w:r>
      <w:r>
        <w:rPr>
          <w:rFonts w:hint="eastAsia"/>
        </w:rPr>
        <w:t>停车计费单价计算规则</w:t>
      </w:r>
    </w:p>
    <w:tbl>
      <w:tblPr>
        <w:tblW w:w="78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194"/>
        <w:gridCol w:w="1110"/>
        <w:gridCol w:w="1101"/>
        <w:gridCol w:w="1101"/>
        <w:gridCol w:w="1102"/>
        <w:gridCol w:w="1102"/>
        <w:gridCol w:w="1104"/>
      </w:tblGrid>
      <w:tr w:rsidR="00051763" w:rsidRPr="00EA460A" w14:paraId="5DEC7F39" w14:textId="77777777" w:rsidTr="003A51A5">
        <w:trPr>
          <w:trHeight w:val="339"/>
          <w:jc w:val="center"/>
        </w:trPr>
        <w:tc>
          <w:tcPr>
            <w:tcW w:w="1194" w:type="dxa"/>
            <w:vMerge w:val="restart"/>
          </w:tcPr>
          <w:p w14:paraId="01A947BF" w14:textId="77777777" w:rsidR="00051763" w:rsidRPr="00EA460A" w:rsidRDefault="00051763" w:rsidP="003A51A5">
            <w:pPr>
              <w:rPr>
                <w:sz w:val="24"/>
              </w:rPr>
            </w:pPr>
            <w:r w:rsidRPr="00EA460A">
              <w:rPr>
                <w:rFonts w:hint="eastAsia"/>
                <w:sz w:val="24"/>
              </w:rPr>
              <w:t>停车时间</w:t>
            </w:r>
            <w:r w:rsidRPr="00EA460A">
              <w:rPr>
                <w:sz w:val="24"/>
              </w:rPr>
              <w:t>(</w:t>
            </w:r>
            <w:r w:rsidRPr="00EA460A">
              <w:rPr>
                <w:rFonts w:hint="eastAsia"/>
                <w:sz w:val="24"/>
              </w:rPr>
              <w:t>单位：小时</w:t>
            </w:r>
            <w:r w:rsidRPr="00EA460A">
              <w:rPr>
                <w:sz w:val="24"/>
              </w:rPr>
              <w:t>)</w:t>
            </w:r>
          </w:p>
        </w:tc>
        <w:tc>
          <w:tcPr>
            <w:tcW w:w="6618" w:type="dxa"/>
            <w:gridSpan w:val="6"/>
          </w:tcPr>
          <w:p w14:paraId="56322CC6" w14:textId="77777777" w:rsidR="00051763" w:rsidRPr="00EA460A" w:rsidRDefault="00051763" w:rsidP="003A51A5">
            <w:pPr>
              <w:jc w:val="center"/>
              <w:rPr>
                <w:sz w:val="24"/>
              </w:rPr>
            </w:pPr>
            <w:r w:rsidRPr="00EA460A">
              <w:rPr>
                <w:rFonts w:hint="eastAsia"/>
                <w:sz w:val="24"/>
              </w:rPr>
              <w:t>停车单价</w:t>
            </w:r>
            <w:r w:rsidRPr="00EA460A">
              <w:rPr>
                <w:sz w:val="24"/>
              </w:rPr>
              <w:t>(</w:t>
            </w:r>
            <w:r w:rsidRPr="00EA460A">
              <w:rPr>
                <w:rFonts w:hint="eastAsia"/>
                <w:sz w:val="24"/>
              </w:rPr>
              <w:t>单位：元</w:t>
            </w:r>
            <w:r w:rsidRPr="00EA460A">
              <w:rPr>
                <w:sz w:val="24"/>
              </w:rPr>
              <w:t>)</w:t>
            </w:r>
          </w:p>
        </w:tc>
      </w:tr>
      <w:tr w:rsidR="00051763" w:rsidRPr="00EA460A" w14:paraId="20FFD802" w14:textId="77777777" w:rsidTr="003A51A5">
        <w:trPr>
          <w:trHeight w:val="349"/>
          <w:jc w:val="center"/>
        </w:trPr>
        <w:tc>
          <w:tcPr>
            <w:tcW w:w="1194" w:type="dxa"/>
            <w:vMerge/>
          </w:tcPr>
          <w:p w14:paraId="54D98419" w14:textId="77777777" w:rsidR="00051763" w:rsidRPr="00EA460A" w:rsidRDefault="00051763" w:rsidP="003A51A5">
            <w:pPr>
              <w:jc w:val="center"/>
              <w:rPr>
                <w:sz w:val="24"/>
              </w:rPr>
            </w:pPr>
          </w:p>
        </w:tc>
        <w:tc>
          <w:tcPr>
            <w:tcW w:w="3311" w:type="dxa"/>
            <w:gridSpan w:val="3"/>
          </w:tcPr>
          <w:p w14:paraId="37AD9D7B" w14:textId="77777777" w:rsidR="00051763" w:rsidRPr="00EA460A" w:rsidRDefault="00051763" w:rsidP="003A51A5">
            <w:pPr>
              <w:jc w:val="center"/>
              <w:rPr>
                <w:sz w:val="24"/>
              </w:rPr>
            </w:pPr>
            <w:r w:rsidRPr="00EA460A">
              <w:rPr>
                <w:rFonts w:hint="eastAsia"/>
                <w:sz w:val="24"/>
              </w:rPr>
              <w:t>工作日</w:t>
            </w:r>
          </w:p>
        </w:tc>
        <w:tc>
          <w:tcPr>
            <w:tcW w:w="3307" w:type="dxa"/>
            <w:gridSpan w:val="3"/>
          </w:tcPr>
          <w:p w14:paraId="1A7F4ED4" w14:textId="77777777" w:rsidR="00051763" w:rsidRPr="00EA460A" w:rsidRDefault="00051763" w:rsidP="003A51A5">
            <w:pPr>
              <w:jc w:val="center"/>
              <w:rPr>
                <w:sz w:val="24"/>
              </w:rPr>
            </w:pPr>
            <w:r w:rsidRPr="00EA460A">
              <w:rPr>
                <w:rFonts w:hint="eastAsia"/>
                <w:sz w:val="24"/>
              </w:rPr>
              <w:t>周末</w:t>
            </w:r>
          </w:p>
        </w:tc>
      </w:tr>
      <w:tr w:rsidR="00051763" w:rsidRPr="00EA460A" w14:paraId="2709F211" w14:textId="77777777" w:rsidTr="003A51A5">
        <w:trPr>
          <w:trHeight w:val="339"/>
          <w:jc w:val="center"/>
        </w:trPr>
        <w:tc>
          <w:tcPr>
            <w:tcW w:w="1194" w:type="dxa"/>
            <w:vMerge/>
          </w:tcPr>
          <w:p w14:paraId="120E9906" w14:textId="77777777" w:rsidR="00051763" w:rsidRPr="00EA460A" w:rsidRDefault="00051763" w:rsidP="003A51A5">
            <w:pPr>
              <w:jc w:val="center"/>
              <w:rPr>
                <w:sz w:val="24"/>
              </w:rPr>
            </w:pPr>
          </w:p>
        </w:tc>
        <w:tc>
          <w:tcPr>
            <w:tcW w:w="1110" w:type="dxa"/>
          </w:tcPr>
          <w:p w14:paraId="55113BEB" w14:textId="77777777" w:rsidR="00051763" w:rsidRPr="00EA460A" w:rsidRDefault="00051763" w:rsidP="003A51A5">
            <w:pPr>
              <w:jc w:val="center"/>
              <w:rPr>
                <w:sz w:val="24"/>
              </w:rPr>
            </w:pPr>
            <w:r w:rsidRPr="00EA460A">
              <w:rPr>
                <w:rFonts w:hint="eastAsia"/>
                <w:sz w:val="24"/>
              </w:rPr>
              <w:t>摩托车</w:t>
            </w:r>
          </w:p>
        </w:tc>
        <w:tc>
          <w:tcPr>
            <w:tcW w:w="1101" w:type="dxa"/>
          </w:tcPr>
          <w:p w14:paraId="11347DD1" w14:textId="77777777" w:rsidR="00051763" w:rsidRPr="00EA460A" w:rsidRDefault="00051763" w:rsidP="003A51A5">
            <w:pPr>
              <w:jc w:val="center"/>
              <w:rPr>
                <w:sz w:val="24"/>
              </w:rPr>
            </w:pPr>
            <w:r w:rsidRPr="00EA460A">
              <w:rPr>
                <w:rFonts w:hint="eastAsia"/>
                <w:sz w:val="24"/>
              </w:rPr>
              <w:t>跑车</w:t>
            </w:r>
          </w:p>
        </w:tc>
        <w:tc>
          <w:tcPr>
            <w:tcW w:w="1101" w:type="dxa"/>
          </w:tcPr>
          <w:p w14:paraId="25CB6D6E" w14:textId="77777777" w:rsidR="00051763" w:rsidRPr="00EA460A" w:rsidRDefault="00051763" w:rsidP="003A51A5">
            <w:pPr>
              <w:jc w:val="center"/>
              <w:rPr>
                <w:sz w:val="24"/>
              </w:rPr>
            </w:pPr>
            <w:r w:rsidRPr="00EA460A">
              <w:rPr>
                <w:rFonts w:hint="eastAsia"/>
                <w:sz w:val="24"/>
              </w:rPr>
              <w:t>轿车</w:t>
            </w:r>
          </w:p>
        </w:tc>
        <w:tc>
          <w:tcPr>
            <w:tcW w:w="1102" w:type="dxa"/>
          </w:tcPr>
          <w:p w14:paraId="0831D8C6" w14:textId="77777777" w:rsidR="00051763" w:rsidRPr="00EA460A" w:rsidRDefault="00051763" w:rsidP="003A51A5">
            <w:pPr>
              <w:jc w:val="center"/>
              <w:rPr>
                <w:sz w:val="24"/>
              </w:rPr>
            </w:pPr>
            <w:r w:rsidRPr="00EA460A">
              <w:rPr>
                <w:rFonts w:hint="eastAsia"/>
                <w:sz w:val="24"/>
              </w:rPr>
              <w:t>摩托车</w:t>
            </w:r>
          </w:p>
        </w:tc>
        <w:tc>
          <w:tcPr>
            <w:tcW w:w="1102" w:type="dxa"/>
          </w:tcPr>
          <w:p w14:paraId="7B55E62A" w14:textId="77777777" w:rsidR="00051763" w:rsidRPr="00EA460A" w:rsidRDefault="00051763" w:rsidP="003A51A5">
            <w:pPr>
              <w:jc w:val="center"/>
              <w:rPr>
                <w:sz w:val="24"/>
              </w:rPr>
            </w:pPr>
            <w:r w:rsidRPr="00EA460A">
              <w:rPr>
                <w:rFonts w:hint="eastAsia"/>
                <w:sz w:val="24"/>
              </w:rPr>
              <w:t>跑车</w:t>
            </w:r>
          </w:p>
        </w:tc>
        <w:tc>
          <w:tcPr>
            <w:tcW w:w="1104" w:type="dxa"/>
          </w:tcPr>
          <w:p w14:paraId="296BC8FA" w14:textId="77777777" w:rsidR="00051763" w:rsidRPr="00EA460A" w:rsidRDefault="00051763" w:rsidP="003A51A5">
            <w:pPr>
              <w:jc w:val="center"/>
              <w:rPr>
                <w:sz w:val="24"/>
              </w:rPr>
            </w:pPr>
            <w:r w:rsidRPr="00EA460A">
              <w:rPr>
                <w:rFonts w:hint="eastAsia"/>
                <w:sz w:val="24"/>
              </w:rPr>
              <w:t>轿车</w:t>
            </w:r>
          </w:p>
        </w:tc>
      </w:tr>
      <w:tr w:rsidR="00051763" w:rsidRPr="00EA460A" w14:paraId="4B7D9448" w14:textId="77777777" w:rsidTr="003A51A5">
        <w:trPr>
          <w:trHeight w:val="339"/>
          <w:jc w:val="center"/>
        </w:trPr>
        <w:tc>
          <w:tcPr>
            <w:tcW w:w="1194" w:type="dxa"/>
          </w:tcPr>
          <w:p w14:paraId="43984872" w14:textId="77777777" w:rsidR="00051763" w:rsidRPr="00EA460A" w:rsidRDefault="00051763" w:rsidP="003A51A5">
            <w:pPr>
              <w:jc w:val="center"/>
              <w:rPr>
                <w:sz w:val="24"/>
              </w:rPr>
            </w:pPr>
            <w:r w:rsidRPr="00EA460A">
              <w:rPr>
                <w:sz w:val="24"/>
              </w:rPr>
              <w:t>(0.0,2.0]</w:t>
            </w:r>
          </w:p>
        </w:tc>
        <w:tc>
          <w:tcPr>
            <w:tcW w:w="1110" w:type="dxa"/>
          </w:tcPr>
          <w:p w14:paraId="44202830" w14:textId="77777777" w:rsidR="00051763" w:rsidRPr="00EA460A" w:rsidRDefault="00051763" w:rsidP="003A51A5">
            <w:pPr>
              <w:jc w:val="center"/>
              <w:rPr>
                <w:sz w:val="24"/>
              </w:rPr>
            </w:pPr>
            <w:r w:rsidRPr="00EA460A">
              <w:rPr>
                <w:sz w:val="24"/>
              </w:rPr>
              <w:t>4.00</w:t>
            </w:r>
          </w:p>
        </w:tc>
        <w:tc>
          <w:tcPr>
            <w:tcW w:w="1101" w:type="dxa"/>
          </w:tcPr>
          <w:p w14:paraId="20B28D0F" w14:textId="77777777" w:rsidR="00051763" w:rsidRPr="00EA460A" w:rsidRDefault="00051763" w:rsidP="003A51A5">
            <w:pPr>
              <w:jc w:val="center"/>
              <w:rPr>
                <w:sz w:val="24"/>
              </w:rPr>
            </w:pPr>
            <w:r w:rsidRPr="00EA460A">
              <w:rPr>
                <w:sz w:val="24"/>
              </w:rPr>
              <w:t>4.50</w:t>
            </w:r>
          </w:p>
        </w:tc>
        <w:tc>
          <w:tcPr>
            <w:tcW w:w="1101" w:type="dxa"/>
          </w:tcPr>
          <w:p w14:paraId="7CDA4732" w14:textId="77777777" w:rsidR="00051763" w:rsidRPr="00EA460A" w:rsidRDefault="00051763" w:rsidP="003A51A5">
            <w:pPr>
              <w:jc w:val="center"/>
              <w:rPr>
                <w:sz w:val="24"/>
              </w:rPr>
            </w:pPr>
            <w:r w:rsidRPr="00EA460A">
              <w:rPr>
                <w:sz w:val="24"/>
              </w:rPr>
              <w:t>5.00</w:t>
            </w:r>
          </w:p>
        </w:tc>
        <w:tc>
          <w:tcPr>
            <w:tcW w:w="1102" w:type="dxa"/>
          </w:tcPr>
          <w:p w14:paraId="5CEA45B2" w14:textId="77777777" w:rsidR="00051763" w:rsidRPr="00EA460A" w:rsidRDefault="00051763" w:rsidP="003A51A5">
            <w:pPr>
              <w:jc w:val="center"/>
              <w:rPr>
                <w:sz w:val="24"/>
              </w:rPr>
            </w:pPr>
            <w:r w:rsidRPr="00EA460A">
              <w:rPr>
                <w:sz w:val="24"/>
              </w:rPr>
              <w:t>5.00</w:t>
            </w:r>
          </w:p>
        </w:tc>
        <w:tc>
          <w:tcPr>
            <w:tcW w:w="1102" w:type="dxa"/>
          </w:tcPr>
          <w:p w14:paraId="2280934F" w14:textId="77777777" w:rsidR="00051763" w:rsidRPr="00EA460A" w:rsidRDefault="00051763" w:rsidP="003A51A5">
            <w:pPr>
              <w:jc w:val="center"/>
              <w:rPr>
                <w:sz w:val="24"/>
              </w:rPr>
            </w:pPr>
            <w:r w:rsidRPr="00EA460A">
              <w:rPr>
                <w:sz w:val="24"/>
              </w:rPr>
              <w:t>6.00</w:t>
            </w:r>
          </w:p>
        </w:tc>
        <w:tc>
          <w:tcPr>
            <w:tcW w:w="1104" w:type="dxa"/>
          </w:tcPr>
          <w:p w14:paraId="39A008C7" w14:textId="77777777" w:rsidR="00051763" w:rsidRPr="00EA460A" w:rsidRDefault="00051763" w:rsidP="003A51A5">
            <w:pPr>
              <w:jc w:val="center"/>
              <w:rPr>
                <w:sz w:val="24"/>
              </w:rPr>
            </w:pPr>
            <w:r w:rsidRPr="00EA460A">
              <w:rPr>
                <w:sz w:val="24"/>
              </w:rPr>
              <w:t>7.00</w:t>
            </w:r>
          </w:p>
        </w:tc>
      </w:tr>
      <w:tr w:rsidR="00051763" w:rsidRPr="00EA460A" w14:paraId="2B8D6968" w14:textId="77777777" w:rsidTr="003A51A5">
        <w:trPr>
          <w:trHeight w:val="339"/>
          <w:jc w:val="center"/>
        </w:trPr>
        <w:tc>
          <w:tcPr>
            <w:tcW w:w="1194" w:type="dxa"/>
          </w:tcPr>
          <w:p w14:paraId="2BAE6DC4" w14:textId="77777777" w:rsidR="00051763" w:rsidRPr="00EA460A" w:rsidRDefault="00051763" w:rsidP="003A51A5">
            <w:pPr>
              <w:jc w:val="center"/>
              <w:rPr>
                <w:sz w:val="24"/>
              </w:rPr>
            </w:pPr>
            <w:r w:rsidRPr="00EA460A">
              <w:rPr>
                <w:sz w:val="24"/>
              </w:rPr>
              <w:t>(2.0,4.0]</w:t>
            </w:r>
          </w:p>
        </w:tc>
        <w:tc>
          <w:tcPr>
            <w:tcW w:w="1110" w:type="dxa"/>
          </w:tcPr>
          <w:p w14:paraId="5DB5C959" w14:textId="77777777" w:rsidR="00051763" w:rsidRPr="00EA460A" w:rsidRDefault="00051763" w:rsidP="003A51A5">
            <w:pPr>
              <w:jc w:val="center"/>
              <w:rPr>
                <w:sz w:val="24"/>
              </w:rPr>
            </w:pPr>
            <w:r w:rsidRPr="00EA460A">
              <w:rPr>
                <w:sz w:val="24"/>
              </w:rPr>
              <w:t>5.00</w:t>
            </w:r>
          </w:p>
        </w:tc>
        <w:tc>
          <w:tcPr>
            <w:tcW w:w="1101" w:type="dxa"/>
          </w:tcPr>
          <w:p w14:paraId="21FA50AC" w14:textId="77777777" w:rsidR="00051763" w:rsidRPr="00EA460A" w:rsidRDefault="00051763" w:rsidP="003A51A5">
            <w:pPr>
              <w:jc w:val="center"/>
              <w:rPr>
                <w:sz w:val="24"/>
              </w:rPr>
            </w:pPr>
            <w:r w:rsidRPr="00EA460A">
              <w:rPr>
                <w:sz w:val="24"/>
              </w:rPr>
              <w:t>5.50</w:t>
            </w:r>
          </w:p>
        </w:tc>
        <w:tc>
          <w:tcPr>
            <w:tcW w:w="1101" w:type="dxa"/>
          </w:tcPr>
          <w:p w14:paraId="1AF59B32" w14:textId="77777777" w:rsidR="00051763" w:rsidRPr="00EA460A" w:rsidRDefault="00051763" w:rsidP="003A51A5">
            <w:pPr>
              <w:jc w:val="center"/>
              <w:rPr>
                <w:sz w:val="24"/>
              </w:rPr>
            </w:pPr>
            <w:r w:rsidRPr="00EA460A">
              <w:rPr>
                <w:sz w:val="24"/>
              </w:rPr>
              <w:t>6.00</w:t>
            </w:r>
          </w:p>
        </w:tc>
        <w:tc>
          <w:tcPr>
            <w:tcW w:w="1102" w:type="dxa"/>
          </w:tcPr>
          <w:p w14:paraId="5B4F964B" w14:textId="77777777" w:rsidR="00051763" w:rsidRPr="00EA460A" w:rsidRDefault="00051763" w:rsidP="003A51A5">
            <w:pPr>
              <w:jc w:val="center"/>
              <w:rPr>
                <w:sz w:val="24"/>
              </w:rPr>
            </w:pPr>
            <w:r w:rsidRPr="00EA460A">
              <w:rPr>
                <w:sz w:val="24"/>
              </w:rPr>
              <w:t>6.50</w:t>
            </w:r>
          </w:p>
        </w:tc>
        <w:tc>
          <w:tcPr>
            <w:tcW w:w="1102" w:type="dxa"/>
          </w:tcPr>
          <w:p w14:paraId="17459FE1" w14:textId="77777777" w:rsidR="00051763" w:rsidRPr="00EA460A" w:rsidRDefault="00051763" w:rsidP="003A51A5">
            <w:pPr>
              <w:jc w:val="center"/>
              <w:rPr>
                <w:sz w:val="24"/>
              </w:rPr>
            </w:pPr>
            <w:r w:rsidRPr="00EA460A">
              <w:rPr>
                <w:sz w:val="24"/>
              </w:rPr>
              <w:t>7.50</w:t>
            </w:r>
          </w:p>
        </w:tc>
        <w:tc>
          <w:tcPr>
            <w:tcW w:w="1104" w:type="dxa"/>
          </w:tcPr>
          <w:p w14:paraId="65132C0A" w14:textId="77777777" w:rsidR="00051763" w:rsidRPr="00EA460A" w:rsidRDefault="00051763" w:rsidP="003A51A5">
            <w:pPr>
              <w:jc w:val="center"/>
              <w:rPr>
                <w:sz w:val="24"/>
              </w:rPr>
            </w:pPr>
            <w:r w:rsidRPr="00EA460A">
              <w:rPr>
                <w:sz w:val="24"/>
              </w:rPr>
              <w:t>8.50</w:t>
            </w:r>
          </w:p>
        </w:tc>
      </w:tr>
      <w:tr w:rsidR="00051763" w:rsidRPr="00EA460A" w14:paraId="0909A6BB" w14:textId="77777777" w:rsidTr="003A51A5">
        <w:trPr>
          <w:trHeight w:val="349"/>
          <w:jc w:val="center"/>
        </w:trPr>
        <w:tc>
          <w:tcPr>
            <w:tcW w:w="1194" w:type="dxa"/>
          </w:tcPr>
          <w:p w14:paraId="6B11723A" w14:textId="77777777" w:rsidR="00051763" w:rsidRPr="00EA460A" w:rsidRDefault="00051763" w:rsidP="003A51A5">
            <w:pPr>
              <w:jc w:val="center"/>
              <w:rPr>
                <w:sz w:val="24"/>
              </w:rPr>
            </w:pPr>
            <w:r w:rsidRPr="00EA460A">
              <w:rPr>
                <w:sz w:val="24"/>
              </w:rPr>
              <w:t>(4.0,24.0]</w:t>
            </w:r>
          </w:p>
        </w:tc>
        <w:tc>
          <w:tcPr>
            <w:tcW w:w="1110" w:type="dxa"/>
          </w:tcPr>
          <w:p w14:paraId="175804CC" w14:textId="77777777" w:rsidR="00051763" w:rsidRPr="00EA460A" w:rsidRDefault="00051763" w:rsidP="003A51A5">
            <w:pPr>
              <w:jc w:val="center"/>
              <w:rPr>
                <w:sz w:val="24"/>
              </w:rPr>
            </w:pPr>
            <w:r w:rsidRPr="00EA460A">
              <w:rPr>
                <w:sz w:val="24"/>
              </w:rPr>
              <w:t>6.00</w:t>
            </w:r>
          </w:p>
        </w:tc>
        <w:tc>
          <w:tcPr>
            <w:tcW w:w="1101" w:type="dxa"/>
          </w:tcPr>
          <w:p w14:paraId="26BCC4FA" w14:textId="77777777" w:rsidR="00051763" w:rsidRPr="00EA460A" w:rsidRDefault="00051763" w:rsidP="003A51A5">
            <w:pPr>
              <w:jc w:val="center"/>
              <w:rPr>
                <w:sz w:val="24"/>
              </w:rPr>
            </w:pPr>
            <w:r w:rsidRPr="00EA460A">
              <w:rPr>
                <w:sz w:val="24"/>
              </w:rPr>
              <w:t>6.50</w:t>
            </w:r>
          </w:p>
        </w:tc>
        <w:tc>
          <w:tcPr>
            <w:tcW w:w="1101" w:type="dxa"/>
          </w:tcPr>
          <w:p w14:paraId="32DD6D82" w14:textId="77777777" w:rsidR="00051763" w:rsidRPr="00EA460A" w:rsidRDefault="00051763" w:rsidP="003A51A5">
            <w:pPr>
              <w:jc w:val="center"/>
              <w:rPr>
                <w:sz w:val="24"/>
              </w:rPr>
            </w:pPr>
            <w:r w:rsidRPr="00EA460A">
              <w:rPr>
                <w:sz w:val="24"/>
              </w:rPr>
              <w:t>7.00</w:t>
            </w:r>
          </w:p>
        </w:tc>
        <w:tc>
          <w:tcPr>
            <w:tcW w:w="1102" w:type="dxa"/>
          </w:tcPr>
          <w:p w14:paraId="73BEE106" w14:textId="77777777" w:rsidR="00051763" w:rsidRPr="00EA460A" w:rsidRDefault="00051763" w:rsidP="003A51A5">
            <w:pPr>
              <w:jc w:val="center"/>
              <w:rPr>
                <w:sz w:val="24"/>
              </w:rPr>
            </w:pPr>
            <w:r w:rsidRPr="00EA460A">
              <w:rPr>
                <w:sz w:val="24"/>
              </w:rPr>
              <w:t>8.00</w:t>
            </w:r>
          </w:p>
        </w:tc>
        <w:tc>
          <w:tcPr>
            <w:tcW w:w="1102" w:type="dxa"/>
          </w:tcPr>
          <w:p w14:paraId="7CCBAA59" w14:textId="77777777" w:rsidR="00051763" w:rsidRPr="00EA460A" w:rsidRDefault="00051763" w:rsidP="003A51A5">
            <w:pPr>
              <w:jc w:val="center"/>
              <w:rPr>
                <w:sz w:val="24"/>
              </w:rPr>
            </w:pPr>
            <w:r w:rsidRPr="00EA460A">
              <w:rPr>
                <w:sz w:val="24"/>
              </w:rPr>
              <w:t>9.00</w:t>
            </w:r>
          </w:p>
        </w:tc>
        <w:tc>
          <w:tcPr>
            <w:tcW w:w="1104" w:type="dxa"/>
          </w:tcPr>
          <w:p w14:paraId="2C530C3F" w14:textId="77777777" w:rsidR="00051763" w:rsidRPr="00EA460A" w:rsidRDefault="00051763" w:rsidP="003A51A5">
            <w:pPr>
              <w:jc w:val="center"/>
              <w:rPr>
                <w:sz w:val="24"/>
              </w:rPr>
            </w:pPr>
            <w:r w:rsidRPr="00EA460A">
              <w:rPr>
                <w:sz w:val="24"/>
              </w:rPr>
              <w:t>10.00</w:t>
            </w:r>
          </w:p>
        </w:tc>
      </w:tr>
    </w:tbl>
    <w:p w14:paraId="524DFF3E" w14:textId="77777777" w:rsidR="00051763" w:rsidRDefault="00A52816" w:rsidP="003148B0">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b/>
          <w:kern w:val="2"/>
          <w:szCs w:val="20"/>
          <w:lang w:bidi="ar"/>
        </w:rPr>
      </w:pPr>
      <w:r>
        <w:rPr>
          <w:rFonts w:hint="eastAsia"/>
        </w:rPr>
        <w:t>根据</w:t>
      </w:r>
      <w:r w:rsidR="006C4DEB">
        <w:t>上述描述可知</w:t>
      </w:r>
      <w:r w:rsidR="006C4DEB">
        <w:rPr>
          <w:rFonts w:ascii="Times New Roman" w:hAnsi="Times New Roman" w:cs="宋体" w:hint="eastAsia"/>
          <w:kern w:val="2"/>
          <w:szCs w:val="20"/>
          <w:lang w:bidi="ar"/>
        </w:rPr>
        <w:t>PFC</w:t>
      </w:r>
      <w:r w:rsidR="006C4DEB">
        <w:rPr>
          <w:rFonts w:ascii="Times New Roman" w:hAnsi="Times New Roman" w:cs="宋体" w:hint="eastAsia"/>
          <w:kern w:val="2"/>
          <w:szCs w:val="20"/>
          <w:lang w:bidi="ar"/>
        </w:rPr>
        <w:t>服务具有</w:t>
      </w:r>
      <w:r w:rsidR="006C4DEB" w:rsidRPr="006C4DEB">
        <w:rPr>
          <w:rFonts w:ascii="Times New Roman" w:hAnsi="Times New Roman" w:cs="宋体"/>
          <w:b/>
          <w:kern w:val="2"/>
          <w:szCs w:val="20"/>
          <w:lang w:bidi="ar"/>
        </w:rPr>
        <w:t>参数</w:t>
      </w:r>
      <w:r w:rsidR="006C4DEB" w:rsidRPr="006C4DEB">
        <w:rPr>
          <w:rFonts w:ascii="Times New Roman" w:hAnsi="Times New Roman" w:cs="宋体" w:hint="eastAsia"/>
          <w:b/>
          <w:kern w:val="2"/>
          <w:szCs w:val="20"/>
          <w:lang w:bidi="ar"/>
        </w:rPr>
        <w:t>范围约束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表</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-1</w:t>
      </w:r>
      <w:r w:rsidR="006C4DEB" w:rsidRPr="00C74B52">
        <w:rPr>
          <w:rFonts w:ascii="Times New Roman" w:hAnsi="Times New Roman" w:cs="宋体" w:hint="eastAsia"/>
          <w:kern w:val="2"/>
          <w:szCs w:val="20"/>
          <w:lang w:bidi="ar"/>
        </w:rPr>
        <w:t>、</w:t>
      </w:r>
      <w:r w:rsidR="006C4DEB" w:rsidRPr="00C74B52">
        <w:rPr>
          <w:rFonts w:ascii="Times New Roman" w:hAnsi="Times New Roman" w:cs="宋体" w:hint="eastAsia"/>
          <w:kern w:val="2"/>
          <w:szCs w:val="20"/>
          <w:lang w:bidi="ar"/>
        </w:rPr>
        <w:t>5</w:t>
      </w:r>
      <w:r w:rsidR="006C4DEB" w:rsidRPr="00C74B52">
        <w:rPr>
          <w:rFonts w:ascii="Times New Roman" w:hAnsi="Times New Roman" w:cs="宋体"/>
          <w:kern w:val="2"/>
          <w:szCs w:val="20"/>
          <w:lang w:bidi="ar"/>
        </w:rPr>
        <w:t>-2</w:t>
      </w:r>
      <w:r w:rsidR="006C4DEB" w:rsidRPr="00C74B52">
        <w:rPr>
          <w:rFonts w:ascii="Times New Roman" w:hAnsi="Times New Roman" w:cs="宋体" w:hint="eastAsia"/>
          <w:kern w:val="2"/>
          <w:szCs w:val="20"/>
          <w:lang w:bidi="ar"/>
        </w:rPr>
        <w:t>中</w:t>
      </w:r>
      <w:r w:rsidR="006C4DEB" w:rsidRPr="00C74B52">
        <w:rPr>
          <w:rFonts w:ascii="Times New Roman" w:hAnsi="Times New Roman" w:cs="宋体"/>
          <w:kern w:val="2"/>
          <w:szCs w:val="20"/>
          <w:lang w:bidi="ar"/>
        </w:rPr>
        <w:t>约束）</w:t>
      </w:r>
      <w:r w:rsidR="006C4DEB" w:rsidRPr="006C4DEB">
        <w:rPr>
          <w:rFonts w:ascii="Times New Roman" w:hAnsi="Times New Roman" w:cs="宋体" w:hint="eastAsia"/>
          <w:b/>
          <w:kern w:val="2"/>
          <w:szCs w:val="20"/>
          <w:lang w:bidi="ar"/>
        </w:rPr>
        <w:t>、</w:t>
      </w:r>
      <w:r w:rsidR="006C4DEB" w:rsidRPr="006C4DEB">
        <w:rPr>
          <w:rFonts w:ascii="Times New Roman" w:hAnsi="Times New Roman" w:cs="宋体"/>
          <w:b/>
          <w:kern w:val="2"/>
          <w:szCs w:val="20"/>
          <w:lang w:bidi="ar"/>
        </w:rPr>
        <w:t>参数关系约束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24086B" w:rsidRPr="00C74B52">
        <w:rPr>
          <w:rFonts w:ascii="Times New Roman" w:hAnsi="Times New Roman" w:cs="宋体"/>
          <w:kern w:val="2"/>
          <w:szCs w:val="20"/>
          <w:lang w:bidi="ar"/>
        </w:rPr>
        <w:t>与出库操作的车牌</w:t>
      </w:r>
      <w:r w:rsidR="0024086B" w:rsidRPr="00C74B52">
        <w:rPr>
          <w:rFonts w:ascii="Times New Roman" w:hAnsi="Times New Roman" w:cs="宋体" w:hint="eastAsia"/>
          <w:kern w:val="2"/>
          <w:szCs w:val="20"/>
          <w:lang w:bidi="ar"/>
        </w:rPr>
        <w:t>号相同、</w:t>
      </w:r>
      <w:r w:rsidR="006C4DEB" w:rsidRPr="00C74B52">
        <w:rPr>
          <w:rFonts w:ascii="Times New Roman" w:hAnsi="Times New Roman" w:cs="宋体" w:hint="eastAsia"/>
          <w:kern w:val="2"/>
          <w:szCs w:val="20"/>
          <w:lang w:bidi="ar"/>
        </w:rPr>
        <w:t>车辆</w:t>
      </w:r>
      <w:r w:rsidR="006C4DEB" w:rsidRPr="00C74B52">
        <w:rPr>
          <w:rFonts w:ascii="Times New Roman" w:hAnsi="Times New Roman" w:cs="宋体"/>
          <w:kern w:val="2"/>
          <w:szCs w:val="20"/>
          <w:lang w:bidi="ar"/>
        </w:rPr>
        <w:t>出库时间大于等于入库时间）</w:t>
      </w:r>
      <w:r w:rsidR="006C4DEB" w:rsidRPr="00C74B52">
        <w:rPr>
          <w:rFonts w:ascii="Times New Roman" w:hAnsi="Times New Roman" w:cs="宋体" w:hint="eastAsia"/>
          <w:kern w:val="2"/>
          <w:szCs w:val="20"/>
          <w:lang w:bidi="ar"/>
        </w:rPr>
        <w:t>、</w:t>
      </w:r>
      <w:r w:rsidR="006C4DEB" w:rsidRPr="006C4DEB">
        <w:rPr>
          <w:rFonts w:ascii="Times New Roman" w:hAnsi="Times New Roman" w:cs="宋体" w:hint="eastAsia"/>
          <w:b/>
          <w:kern w:val="2"/>
          <w:szCs w:val="20"/>
          <w:lang w:bidi="ar"/>
        </w:rPr>
        <w:t>序列</w:t>
      </w:r>
      <w:r w:rsidR="006C4DEB" w:rsidRPr="006C4DEB">
        <w:rPr>
          <w:rFonts w:ascii="Times New Roman" w:hAnsi="Times New Roman" w:cs="宋体"/>
          <w:b/>
          <w:kern w:val="2"/>
          <w:szCs w:val="20"/>
          <w:lang w:bidi="ar"/>
        </w:rPr>
        <w:t>约束</w:t>
      </w:r>
      <w:r w:rsidR="006C4DEB" w:rsidRPr="00C74B52">
        <w:rPr>
          <w:rFonts w:ascii="Times New Roman" w:hAnsi="Times New Roman" w:cs="宋体"/>
          <w:kern w:val="2"/>
          <w:szCs w:val="20"/>
          <w:lang w:bidi="ar"/>
        </w:rPr>
        <w:t>（</w:t>
      </w:r>
      <w:r w:rsidR="006C4DEB" w:rsidRPr="00C74B52">
        <w:rPr>
          <w:rFonts w:ascii="Times New Roman" w:hAnsi="Times New Roman" w:cs="宋体" w:hint="eastAsia"/>
          <w:kern w:val="2"/>
          <w:szCs w:val="20"/>
          <w:lang w:bidi="ar"/>
        </w:rPr>
        <w:t>入库</w:t>
      </w:r>
      <w:r w:rsidR="006C4DEB" w:rsidRPr="00C74B52">
        <w:rPr>
          <w:rFonts w:ascii="Times New Roman" w:hAnsi="Times New Roman" w:cs="宋体"/>
          <w:kern w:val="2"/>
          <w:szCs w:val="20"/>
          <w:lang w:bidi="ar"/>
        </w:rPr>
        <w:t>成功后可调用</w:t>
      </w:r>
      <w:r w:rsidR="006C4DEB" w:rsidRPr="00C74B52">
        <w:rPr>
          <w:rFonts w:ascii="Times New Roman" w:hAnsi="Times New Roman" w:cs="宋体" w:hint="eastAsia"/>
          <w:kern w:val="2"/>
          <w:szCs w:val="20"/>
          <w:lang w:bidi="ar"/>
        </w:rPr>
        <w:t>出库</w:t>
      </w:r>
      <w:r w:rsidR="006C4DEB" w:rsidRPr="00C74B52">
        <w:rPr>
          <w:rFonts w:ascii="Times New Roman" w:hAnsi="Times New Roman" w:cs="宋体"/>
          <w:kern w:val="2"/>
          <w:szCs w:val="20"/>
          <w:lang w:bidi="ar"/>
        </w:rPr>
        <w:t>操作</w:t>
      </w:r>
      <w:r w:rsidR="006C4DEB" w:rsidRPr="00C74B52">
        <w:rPr>
          <w:rFonts w:ascii="Times New Roman" w:hAnsi="Times New Roman" w:cs="宋体" w:hint="eastAsia"/>
          <w:kern w:val="2"/>
          <w:szCs w:val="20"/>
          <w:lang w:bidi="ar"/>
        </w:rPr>
        <w:t>、</w:t>
      </w:r>
      <w:r w:rsidR="006C4DEB" w:rsidRPr="00C74B52">
        <w:rPr>
          <w:rFonts w:ascii="Times New Roman" w:hAnsi="Times New Roman" w:cs="宋体"/>
          <w:kern w:val="2"/>
          <w:szCs w:val="20"/>
          <w:lang w:bidi="ar"/>
        </w:rPr>
        <w:t>入库成功后不可重复调用入库操作）</w:t>
      </w:r>
      <w:r w:rsidR="006C4DEB" w:rsidRPr="00C74B52">
        <w:rPr>
          <w:rFonts w:ascii="Times New Roman" w:hAnsi="Times New Roman" w:cs="宋体" w:hint="eastAsia"/>
          <w:kern w:val="2"/>
          <w:szCs w:val="20"/>
          <w:lang w:bidi="ar"/>
        </w:rPr>
        <w:t>。</w:t>
      </w:r>
    </w:p>
    <w:p w14:paraId="1545C6EA" w14:textId="77777777" w:rsidR="001316CE" w:rsidRPr="00910655" w:rsidRDefault="001316CE" w:rsidP="00910655">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Pr>
          <w:rFonts w:hint="eastAsia"/>
        </w:rPr>
        <w:t>本文</w:t>
      </w:r>
      <w:r w:rsidR="000578BF">
        <w:rPr>
          <w:rFonts w:hint="eastAsia"/>
        </w:rPr>
        <w:t>在</w:t>
      </w:r>
      <w:r>
        <w:rPr>
          <w:rFonts w:ascii="Times New Roman" w:hAnsi="Times New Roman" w:cs="宋体" w:hint="eastAsia"/>
          <w:kern w:val="2"/>
          <w:szCs w:val="20"/>
          <w:lang w:bidi="ar"/>
        </w:rPr>
        <w:t>PFC</w:t>
      </w:r>
      <w:r>
        <w:rPr>
          <w:rFonts w:ascii="Times New Roman" w:hAnsi="Times New Roman" w:cs="宋体" w:hint="eastAsia"/>
          <w:kern w:val="2"/>
          <w:szCs w:val="20"/>
          <w:lang w:bidi="ar"/>
        </w:rPr>
        <w:t>服务</w:t>
      </w:r>
      <w:r w:rsidR="000578BF">
        <w:rPr>
          <w:rFonts w:ascii="Times New Roman" w:hAnsi="Times New Roman" w:cs="宋体" w:hint="eastAsia"/>
          <w:kern w:val="2"/>
          <w:szCs w:val="20"/>
          <w:lang w:bidi="ar"/>
        </w:rPr>
        <w:t>中</w:t>
      </w:r>
      <w:r>
        <w:rPr>
          <w:rFonts w:ascii="Times New Roman" w:hAnsi="Times New Roman" w:cs="宋体" w:hint="eastAsia"/>
          <w:kern w:val="2"/>
          <w:szCs w:val="20"/>
          <w:lang w:bidi="ar"/>
        </w:rPr>
        <w:t>考虑</w:t>
      </w:r>
      <w:r>
        <w:rPr>
          <w:rFonts w:ascii="Times New Roman" w:hAnsi="Times New Roman" w:cs="宋体"/>
          <w:kern w:val="2"/>
          <w:szCs w:val="20"/>
          <w:lang w:bidi="ar"/>
        </w:rPr>
        <w:t>时效约束</w:t>
      </w:r>
      <w:r>
        <w:rPr>
          <w:rFonts w:ascii="Times New Roman" w:hAnsi="Times New Roman" w:cs="宋体" w:hint="eastAsia"/>
          <w:kern w:val="2"/>
          <w:szCs w:val="20"/>
          <w:lang w:bidi="ar"/>
        </w:rPr>
        <w:t>生成</w:t>
      </w:r>
      <w:r>
        <w:rPr>
          <w:rFonts w:ascii="Times New Roman" w:hAnsi="Times New Roman" w:cs="宋体"/>
          <w:kern w:val="2"/>
          <w:szCs w:val="20"/>
          <w:lang w:bidi="ar"/>
        </w:rPr>
        <w:t>了</w:t>
      </w:r>
      <w:r>
        <w:rPr>
          <w:rFonts w:ascii="Times New Roman" w:hAnsi="Times New Roman" w:cs="宋体" w:hint="eastAsia"/>
          <w:kern w:val="2"/>
          <w:szCs w:val="20"/>
          <w:lang w:bidi="ar"/>
        </w:rPr>
        <w:t>PFC</w:t>
      </w:r>
      <w:r>
        <w:rPr>
          <w:rFonts w:ascii="Times New Roman" w:hAnsi="Times New Roman" w:cs="宋体"/>
          <w:kern w:val="2"/>
          <w:szCs w:val="20"/>
          <w:lang w:bidi="ar"/>
        </w:rPr>
        <w:t>2</w:t>
      </w:r>
      <w:r>
        <w:rPr>
          <w:rFonts w:ascii="Times New Roman" w:hAnsi="Times New Roman" w:cs="宋体" w:hint="eastAsia"/>
          <w:kern w:val="2"/>
          <w:szCs w:val="20"/>
          <w:lang w:bidi="ar"/>
        </w:rPr>
        <w:t>，</w:t>
      </w:r>
      <w:r w:rsidRPr="000578BF">
        <w:rPr>
          <w:rFonts w:ascii="Times New Roman" w:hAnsi="Times New Roman" w:cs="宋体" w:hint="eastAsia"/>
          <w:b/>
          <w:kern w:val="2"/>
          <w:szCs w:val="20"/>
          <w:lang w:bidi="ar"/>
        </w:rPr>
        <w:t>程序</w:t>
      </w:r>
      <w:r w:rsidRPr="000578BF">
        <w:rPr>
          <w:rFonts w:ascii="Times New Roman" w:hAnsi="Times New Roman" w:cs="宋体"/>
          <w:b/>
          <w:kern w:val="2"/>
          <w:szCs w:val="20"/>
          <w:lang w:bidi="ar"/>
        </w:rPr>
        <w:t>实现过程中删除出库操作功能，但并未对</w:t>
      </w:r>
      <w:r w:rsidRPr="000578BF">
        <w:rPr>
          <w:rFonts w:ascii="Times New Roman" w:hAnsi="Times New Roman" w:cs="宋体" w:hint="eastAsia"/>
          <w:b/>
          <w:kern w:val="2"/>
          <w:szCs w:val="20"/>
          <w:lang w:bidi="ar"/>
        </w:rPr>
        <w:t>PFC</w:t>
      </w:r>
      <w:r w:rsidRPr="000578BF">
        <w:rPr>
          <w:rFonts w:ascii="Times New Roman" w:hAnsi="Times New Roman" w:cs="宋体"/>
          <w:b/>
          <w:kern w:val="2"/>
          <w:szCs w:val="20"/>
          <w:lang w:bidi="ar"/>
        </w:rPr>
        <w:t>2</w:t>
      </w:r>
      <w:r w:rsidRPr="000578BF">
        <w:rPr>
          <w:rFonts w:ascii="Times New Roman" w:hAnsi="Times New Roman" w:cs="宋体" w:hint="eastAsia"/>
          <w:b/>
          <w:kern w:val="2"/>
          <w:szCs w:val="20"/>
          <w:lang w:bidi="ar"/>
        </w:rPr>
        <w:t>的</w:t>
      </w:r>
      <w:r w:rsidRPr="000578BF">
        <w:rPr>
          <w:rFonts w:ascii="Times New Roman" w:hAnsi="Times New Roman" w:cs="宋体" w:hint="eastAsia"/>
          <w:b/>
          <w:kern w:val="2"/>
          <w:szCs w:val="20"/>
          <w:lang w:bidi="ar"/>
        </w:rPr>
        <w:t>WSDL</w:t>
      </w:r>
      <w:r w:rsidRPr="000578BF">
        <w:rPr>
          <w:rFonts w:ascii="Times New Roman" w:hAnsi="Times New Roman" w:cs="宋体" w:hint="eastAsia"/>
          <w:b/>
          <w:kern w:val="2"/>
          <w:szCs w:val="20"/>
          <w:lang w:bidi="ar"/>
        </w:rPr>
        <w:t>接口</w:t>
      </w:r>
      <w:r w:rsidRPr="000578BF">
        <w:rPr>
          <w:rFonts w:ascii="Times New Roman" w:hAnsi="Times New Roman" w:cs="宋体"/>
          <w:b/>
          <w:kern w:val="2"/>
          <w:szCs w:val="20"/>
          <w:lang w:bidi="ar"/>
        </w:rPr>
        <w:t>进行修改</w:t>
      </w:r>
      <w:r>
        <w:rPr>
          <w:rFonts w:ascii="Times New Roman" w:hAnsi="Times New Roman" w:cs="宋体" w:hint="eastAsia"/>
          <w:kern w:val="2"/>
          <w:szCs w:val="20"/>
          <w:lang w:bidi="ar"/>
        </w:rPr>
        <w:t>，</w:t>
      </w:r>
      <w:r>
        <w:rPr>
          <w:rFonts w:ascii="Times New Roman" w:hAnsi="Times New Roman" w:cs="宋体"/>
          <w:kern w:val="2"/>
          <w:szCs w:val="20"/>
          <w:lang w:bidi="ar"/>
        </w:rPr>
        <w:t>用以</w:t>
      </w:r>
      <w:r>
        <w:rPr>
          <w:rFonts w:ascii="Times New Roman" w:hAnsi="Times New Roman" w:cs="宋体" w:hint="eastAsia"/>
          <w:kern w:val="2"/>
          <w:szCs w:val="20"/>
          <w:lang w:bidi="ar"/>
        </w:rPr>
        <w:t>模仿</w:t>
      </w:r>
      <w:r w:rsidR="00327C71">
        <w:rPr>
          <w:rFonts w:ascii="Times New Roman" w:hAnsi="Times New Roman" w:cs="宋体" w:hint="eastAsia"/>
          <w:kern w:val="2"/>
          <w:szCs w:val="20"/>
          <w:lang w:bidi="ar"/>
        </w:rPr>
        <w:t>由于</w:t>
      </w:r>
      <w:r w:rsidR="00327C71">
        <w:rPr>
          <w:rFonts w:ascii="Times New Roman" w:hAnsi="Times New Roman" w:cs="宋体"/>
          <w:kern w:val="2"/>
          <w:szCs w:val="20"/>
          <w:lang w:bidi="ar"/>
        </w:rPr>
        <w:t>服务</w:t>
      </w:r>
      <w:r w:rsidR="00327C71">
        <w:rPr>
          <w:rFonts w:ascii="Times New Roman" w:hAnsi="Times New Roman" w:cs="宋体" w:hint="eastAsia"/>
          <w:kern w:val="2"/>
          <w:szCs w:val="20"/>
          <w:lang w:bidi="ar"/>
        </w:rPr>
        <w:t>实现</w:t>
      </w:r>
      <w:r w:rsidR="00327C71">
        <w:rPr>
          <w:rFonts w:ascii="Times New Roman" w:hAnsi="Times New Roman" w:cs="宋体"/>
          <w:kern w:val="2"/>
          <w:szCs w:val="20"/>
          <w:lang w:bidi="ar"/>
        </w:rPr>
        <w:t>修改后带来的</w:t>
      </w:r>
      <w:r w:rsidR="00327C71">
        <w:rPr>
          <w:rFonts w:ascii="Times New Roman" w:hAnsi="Times New Roman" w:cs="宋体" w:hint="eastAsia"/>
          <w:kern w:val="2"/>
          <w:szCs w:val="20"/>
          <w:lang w:bidi="ar"/>
        </w:rPr>
        <w:t>操作</w:t>
      </w:r>
      <w:r w:rsidR="00327C71">
        <w:rPr>
          <w:rFonts w:ascii="Times New Roman" w:hAnsi="Times New Roman" w:cs="宋体"/>
          <w:kern w:val="2"/>
          <w:szCs w:val="20"/>
          <w:lang w:bidi="ar"/>
        </w:rPr>
        <w:t>不可用问题</w:t>
      </w:r>
      <w:r>
        <w:rPr>
          <w:rFonts w:ascii="Times New Roman" w:hAnsi="Times New Roman" w:cs="宋体"/>
          <w:kern w:val="2"/>
          <w:szCs w:val="20"/>
          <w:lang w:bidi="ar"/>
        </w:rPr>
        <w:t>。</w:t>
      </w:r>
    </w:p>
    <w:p w14:paraId="30ECCD3C" w14:textId="77777777" w:rsidR="00E97229" w:rsidRPr="001774FE" w:rsidRDefault="00910655" w:rsidP="00136D40">
      <w:pPr>
        <w:pStyle w:val="aff6"/>
        <w:widowControl w:val="0"/>
        <w:numPr>
          <w:ilvl w:val="1"/>
          <w:numId w:val="66"/>
        </w:numPr>
        <w:spacing w:beforeLines="10" w:before="24" w:beforeAutospacing="0" w:afterLines="10" w:after="24" w:afterAutospacing="0" w:line="312" w:lineRule="auto"/>
        <w:jc w:val="both"/>
        <w:rPr>
          <w:rFonts w:ascii="Times New Roman" w:hAnsi="Times New Roman" w:cs="宋体"/>
          <w:b/>
          <w:kern w:val="2"/>
          <w:szCs w:val="20"/>
          <w:lang w:bidi="ar"/>
        </w:rPr>
      </w:pPr>
      <w:r w:rsidRPr="001774FE">
        <w:rPr>
          <w:rFonts w:ascii="Times New Roman" w:hAnsi="Times New Roman" w:cs="宋体" w:hint="eastAsia"/>
          <w:b/>
          <w:kern w:val="2"/>
          <w:szCs w:val="20"/>
          <w:lang w:bidi="ar"/>
        </w:rPr>
        <w:t>费用</w:t>
      </w:r>
      <w:r w:rsidR="00D80E45" w:rsidRPr="001774FE">
        <w:rPr>
          <w:rFonts w:ascii="Times New Roman" w:hAnsi="Times New Roman" w:cs="宋体" w:hint="eastAsia"/>
          <w:b/>
          <w:kern w:val="2"/>
          <w:szCs w:val="20"/>
          <w:lang w:bidi="ar"/>
        </w:rPr>
        <w:t>补偿</w:t>
      </w:r>
      <w:r w:rsidRPr="001774FE">
        <w:rPr>
          <w:rFonts w:ascii="Times New Roman" w:hAnsi="Times New Roman" w:cs="宋体"/>
          <w:b/>
          <w:kern w:val="2"/>
          <w:szCs w:val="20"/>
          <w:lang w:bidi="ar"/>
        </w:rPr>
        <w:t>服务</w:t>
      </w:r>
      <w:r w:rsidRPr="001774FE">
        <w:rPr>
          <w:rFonts w:ascii="Times New Roman" w:hAnsi="Times New Roman" w:cs="宋体" w:hint="eastAsia"/>
          <w:b/>
          <w:kern w:val="2"/>
          <w:szCs w:val="20"/>
          <w:lang w:bidi="ar"/>
        </w:rPr>
        <w:t>E</w:t>
      </w:r>
      <w:r w:rsidR="00870BEF" w:rsidRPr="001774FE">
        <w:rPr>
          <w:rFonts w:ascii="Times New Roman" w:hAnsi="Times New Roman" w:cs="宋体"/>
          <w:b/>
          <w:kern w:val="2"/>
          <w:szCs w:val="20"/>
          <w:lang w:bidi="ar"/>
        </w:rPr>
        <w:t>XP</w:t>
      </w:r>
    </w:p>
    <w:p w14:paraId="078A428E" w14:textId="77777777" w:rsidR="00910655" w:rsidRDefault="00F12019" w:rsidP="00F12019">
      <w:pPr>
        <w:pStyle w:val="aff6"/>
        <w:widowControl w:val="0"/>
        <w:spacing w:beforeLines="10" w:before="24" w:beforeAutospacing="0" w:afterLines="10" w:after="24" w:afterAutospacing="0" w:line="312" w:lineRule="auto"/>
        <w:ind w:firstLineChars="200" w:firstLine="480"/>
        <w:jc w:val="both"/>
      </w:pPr>
      <w:r w:rsidRPr="00F12019">
        <w:rPr>
          <w:rFonts w:hint="eastAsia"/>
        </w:rPr>
        <w:t>费用补偿系统协助公司销售总监：（1）确定每个高级销售经理和销售经理因使用公司车辆产生的“过度”英里数而应向公司补偿的费用（2）处理高级销售经理、销售经理和销售主管有关机票、酒店住宿、吃饭和电话等各种类型的补偿请求。</w:t>
      </w:r>
      <w:r w:rsidR="00CC1740" w:rsidRPr="00CC1740">
        <w:rPr>
          <w:rFonts w:hint="eastAsia"/>
          <w:b/>
        </w:rPr>
        <w:t>该</w:t>
      </w:r>
      <w:r w:rsidR="00CC1740" w:rsidRPr="00CC1740">
        <w:rPr>
          <w:b/>
        </w:rPr>
        <w:t>服务</w:t>
      </w:r>
      <w:r w:rsidR="00CC1740" w:rsidRPr="00CC1740">
        <w:rPr>
          <w:rFonts w:hint="eastAsia"/>
          <w:b/>
        </w:rPr>
        <w:t>仅</w:t>
      </w:r>
      <w:r w:rsidR="00CC1740" w:rsidRPr="00CC1740">
        <w:rPr>
          <w:b/>
        </w:rPr>
        <w:t>针对公司内部系统提供，支持</w:t>
      </w:r>
      <w:r w:rsidR="00CC1740" w:rsidRPr="00CC1740">
        <w:rPr>
          <w:rFonts w:hint="eastAsia"/>
          <w:b/>
        </w:rPr>
        <w:t>高级销售经理、销售经理和销售主管的费用</w:t>
      </w:r>
      <w:r w:rsidR="00CC1740" w:rsidRPr="00CC1740">
        <w:rPr>
          <w:b/>
        </w:rPr>
        <w:t>报销计算</w:t>
      </w:r>
      <w:r w:rsidR="00CC1740">
        <w:t>。</w:t>
      </w:r>
      <w:r w:rsidR="003D4259">
        <w:rPr>
          <w:rFonts w:hint="eastAsia"/>
        </w:rPr>
        <w:t>提供</w:t>
      </w:r>
      <w:r w:rsidR="001774FE">
        <w:rPr>
          <w:rFonts w:hint="eastAsia"/>
        </w:rPr>
        <w:t>车辆使用</w:t>
      </w:r>
      <w:r w:rsidR="001774FE">
        <w:t>费</w:t>
      </w:r>
      <w:r w:rsidR="00326142">
        <w:t>计算（</w:t>
      </w:r>
      <w:r w:rsidR="00326142" w:rsidRPr="00326142">
        <w:rPr>
          <w:rFonts w:ascii="Times New Roman" w:hAnsi="Times New Roman" w:cs="宋体"/>
          <w:kern w:val="2"/>
          <w:szCs w:val="20"/>
          <w:lang w:bidi="ar"/>
        </w:rPr>
        <w:t>calculateReimbursementAmount</w:t>
      </w:r>
      <w:r w:rsidR="00326142">
        <w:t>）</w:t>
      </w:r>
      <w:r w:rsidR="00326142">
        <w:rPr>
          <w:rFonts w:ascii="Times New Roman" w:hAnsi="Times New Roman" w:cs="宋体" w:hint="eastAsia"/>
          <w:kern w:val="2"/>
          <w:szCs w:val="20"/>
          <w:lang w:bidi="ar"/>
        </w:rPr>
        <w:t>机票</w:t>
      </w:r>
      <w:r w:rsidR="00326142">
        <w:rPr>
          <w:rFonts w:ascii="Times New Roman" w:hAnsi="Times New Roman" w:cs="宋体"/>
          <w:kern w:val="2"/>
          <w:szCs w:val="20"/>
          <w:lang w:bidi="ar"/>
        </w:rPr>
        <w:t>报销（</w:t>
      </w:r>
      <w:r w:rsidR="00326142" w:rsidRPr="00326142">
        <w:rPr>
          <w:rFonts w:ascii="Times New Roman" w:hAnsi="Times New Roman" w:cs="宋体"/>
          <w:kern w:val="2"/>
          <w:szCs w:val="20"/>
          <w:lang w:bidi="ar"/>
        </w:rPr>
        <w:t>airfareReimbursement</w:t>
      </w:r>
      <w:r w:rsidR="00326142">
        <w:rPr>
          <w:rFonts w:ascii="Times New Roman" w:hAnsi="Times New Roman" w:cs="宋体"/>
          <w:kern w:val="2"/>
          <w:szCs w:val="20"/>
          <w:lang w:bidi="ar"/>
        </w:rPr>
        <w:t>）</w:t>
      </w:r>
      <w:r w:rsidR="00326142">
        <w:rPr>
          <w:rFonts w:ascii="Times New Roman" w:hAnsi="Times New Roman" w:cs="宋体" w:hint="eastAsia"/>
          <w:kern w:val="2"/>
          <w:szCs w:val="20"/>
          <w:lang w:bidi="ar"/>
        </w:rPr>
        <w:t>及</w:t>
      </w:r>
      <w:r w:rsidR="00326142">
        <w:rPr>
          <w:rFonts w:ascii="Times New Roman" w:hAnsi="Times New Roman" w:cs="宋体"/>
          <w:kern w:val="2"/>
          <w:szCs w:val="20"/>
          <w:lang w:bidi="ar"/>
        </w:rPr>
        <w:t>总金额计算（</w:t>
      </w:r>
      <w:r w:rsidR="00326142" w:rsidRPr="00326142">
        <w:rPr>
          <w:rFonts w:ascii="Times New Roman" w:hAnsi="Times New Roman" w:cs="宋体"/>
          <w:kern w:val="2"/>
          <w:szCs w:val="20"/>
          <w:lang w:bidi="ar"/>
        </w:rPr>
        <w:t>totalAmount</w:t>
      </w:r>
      <w:r w:rsidR="00326142">
        <w:rPr>
          <w:rFonts w:ascii="Times New Roman" w:hAnsi="Times New Roman" w:cs="宋体"/>
          <w:kern w:val="2"/>
          <w:szCs w:val="20"/>
          <w:lang w:bidi="ar"/>
        </w:rPr>
        <w:t>）</w:t>
      </w:r>
      <w:r w:rsidR="003D4259" w:rsidRPr="00326142">
        <w:rPr>
          <w:rFonts w:ascii="Times New Roman" w:hAnsi="Times New Roman" w:cs="宋体"/>
          <w:kern w:val="2"/>
          <w:szCs w:val="20"/>
          <w:lang w:bidi="ar"/>
        </w:rPr>
        <w:t>三</w:t>
      </w:r>
      <w:r w:rsidR="003D4259">
        <w:t>个操作</w:t>
      </w:r>
      <w:r w:rsidR="00576CB9">
        <w:rPr>
          <w:rFonts w:hint="eastAsia"/>
        </w:rPr>
        <w:t>。</w:t>
      </w:r>
      <w:r w:rsidR="00B96599">
        <w:rPr>
          <w:rFonts w:hint="eastAsia"/>
        </w:rPr>
        <w:t>其中</w:t>
      </w:r>
      <w:r w:rsidR="00576CB9">
        <w:rPr>
          <w:rFonts w:hint="eastAsia"/>
        </w:rPr>
        <w:t>，</w:t>
      </w:r>
      <w:r w:rsidR="00B96599">
        <w:rPr>
          <w:rFonts w:hint="eastAsia"/>
        </w:rPr>
        <w:t>车辆使用</w:t>
      </w:r>
      <w:r w:rsidR="00B96599">
        <w:t>费计算</w:t>
      </w:r>
      <w:r w:rsidR="00B96599">
        <w:rPr>
          <w:rFonts w:hint="eastAsia"/>
        </w:rPr>
        <w:t>操作</w:t>
      </w:r>
      <w:r w:rsidR="00B96599">
        <w:t>根据</w:t>
      </w:r>
      <w:r w:rsidR="0093107E" w:rsidRPr="00F12019">
        <w:rPr>
          <w:rFonts w:hint="eastAsia"/>
        </w:rPr>
        <w:t>每个高级销售经理和销售经理因使用公司车辆产生的“过度”英里数</w:t>
      </w:r>
      <w:r w:rsidR="0093107E">
        <w:rPr>
          <w:rFonts w:hint="eastAsia"/>
        </w:rPr>
        <w:t>计算</w:t>
      </w:r>
      <w:r w:rsidR="0093107E">
        <w:t>应向公司</w:t>
      </w:r>
      <w:r w:rsidR="00576CB9">
        <w:rPr>
          <w:rFonts w:hint="eastAsia"/>
        </w:rPr>
        <w:t>支付</w:t>
      </w:r>
      <w:r w:rsidR="0093107E">
        <w:t>的费用</w:t>
      </w:r>
      <w:r w:rsidR="00576CB9">
        <w:rPr>
          <w:rFonts w:hint="eastAsia"/>
        </w:rPr>
        <w:t>，其</w:t>
      </w:r>
      <w:r w:rsidR="00326142">
        <w:t>输入规格说明如表</w:t>
      </w:r>
      <w:r w:rsidR="00326142" w:rsidRPr="00326142">
        <w:rPr>
          <w:rFonts w:ascii="Times New Roman" w:hAnsi="Times New Roman" w:cs="宋体" w:hint="eastAsia"/>
          <w:kern w:val="2"/>
          <w:szCs w:val="20"/>
          <w:lang w:bidi="ar"/>
        </w:rPr>
        <w:t>5</w:t>
      </w:r>
      <w:r w:rsidR="00326142" w:rsidRPr="00326142">
        <w:rPr>
          <w:rFonts w:ascii="Times New Roman" w:hAnsi="Times New Roman" w:cs="宋体"/>
          <w:kern w:val="2"/>
          <w:szCs w:val="20"/>
          <w:lang w:bidi="ar"/>
        </w:rPr>
        <w:t>-4</w:t>
      </w:r>
      <w:r w:rsidR="00326142">
        <w:rPr>
          <w:rFonts w:hint="eastAsia"/>
        </w:rPr>
        <w:t>所示</w:t>
      </w:r>
      <w:r w:rsidR="00576CB9">
        <w:rPr>
          <w:rFonts w:hint="eastAsia"/>
        </w:rPr>
        <w:t>；</w:t>
      </w:r>
      <w:r w:rsidR="00576CB9">
        <w:rPr>
          <w:rFonts w:ascii="Times New Roman" w:hAnsi="Times New Roman" w:cs="宋体" w:hint="eastAsia"/>
          <w:kern w:val="2"/>
          <w:szCs w:val="20"/>
          <w:lang w:bidi="ar"/>
        </w:rPr>
        <w:t>机票</w:t>
      </w:r>
      <w:r w:rsidR="00576CB9">
        <w:rPr>
          <w:rFonts w:ascii="Times New Roman" w:hAnsi="Times New Roman" w:cs="宋体"/>
          <w:kern w:val="2"/>
          <w:szCs w:val="20"/>
          <w:lang w:bidi="ar"/>
        </w:rPr>
        <w:t>报销</w:t>
      </w:r>
      <w:r w:rsidR="00576CB9">
        <w:rPr>
          <w:rFonts w:ascii="Times New Roman" w:hAnsi="Times New Roman" w:cs="宋体" w:hint="eastAsia"/>
          <w:kern w:val="2"/>
          <w:szCs w:val="20"/>
          <w:lang w:bidi="ar"/>
        </w:rPr>
        <w:t>操作</w:t>
      </w:r>
      <w:r w:rsidR="00576CB9">
        <w:rPr>
          <w:rFonts w:ascii="Times New Roman" w:hAnsi="Times New Roman" w:cs="宋体"/>
          <w:kern w:val="2"/>
          <w:szCs w:val="20"/>
          <w:lang w:bidi="ar"/>
        </w:rPr>
        <w:t>用以</w:t>
      </w:r>
      <w:r w:rsidR="00576CB9">
        <w:rPr>
          <w:rFonts w:ascii="Times New Roman" w:hAnsi="Times New Roman" w:cs="宋体" w:hint="eastAsia"/>
          <w:kern w:val="2"/>
          <w:szCs w:val="20"/>
          <w:lang w:bidi="ar"/>
        </w:rPr>
        <w:t>计算</w:t>
      </w:r>
      <w:r w:rsidR="00576CB9" w:rsidRPr="00F12019">
        <w:rPr>
          <w:rFonts w:hint="eastAsia"/>
        </w:rPr>
        <w:t>销售经理、销售经理和销售主管有关机票</w:t>
      </w:r>
      <w:r w:rsidR="00576CB9">
        <w:rPr>
          <w:rFonts w:hint="eastAsia"/>
        </w:rPr>
        <w:t>购买</w:t>
      </w:r>
      <w:r w:rsidR="00576CB9">
        <w:t>及其他出差</w:t>
      </w:r>
      <w:r w:rsidR="00576CB9">
        <w:rPr>
          <w:rFonts w:hint="eastAsia"/>
        </w:rPr>
        <w:t>事务</w:t>
      </w:r>
      <w:r w:rsidR="00576CB9">
        <w:t>所花费的</w:t>
      </w:r>
      <w:r w:rsidR="00576CB9">
        <w:rPr>
          <w:rFonts w:hint="eastAsia"/>
        </w:rPr>
        <w:t>费用，</w:t>
      </w:r>
      <w:r w:rsidR="00576CB9">
        <w:t>其输入规格说明如表</w:t>
      </w:r>
      <w:r w:rsidR="00576CB9" w:rsidRPr="0088680C">
        <w:rPr>
          <w:rFonts w:ascii="Times New Roman" w:hAnsi="Times New Roman" w:cs="宋体" w:hint="eastAsia"/>
          <w:kern w:val="2"/>
          <w:szCs w:val="20"/>
          <w:lang w:bidi="ar"/>
        </w:rPr>
        <w:t>5</w:t>
      </w:r>
      <w:r w:rsidR="00576CB9" w:rsidRPr="0088680C">
        <w:rPr>
          <w:rFonts w:ascii="Times New Roman" w:hAnsi="Times New Roman" w:cs="宋体"/>
          <w:kern w:val="2"/>
          <w:szCs w:val="20"/>
          <w:lang w:bidi="ar"/>
        </w:rPr>
        <w:t>-5</w:t>
      </w:r>
      <w:r w:rsidR="00576CB9" w:rsidRPr="0088680C">
        <w:rPr>
          <w:rFonts w:ascii="Times New Roman" w:hAnsi="Times New Roman" w:cs="宋体" w:hint="eastAsia"/>
          <w:kern w:val="2"/>
          <w:szCs w:val="20"/>
          <w:lang w:bidi="ar"/>
        </w:rPr>
        <w:t>所</w:t>
      </w:r>
      <w:r w:rsidR="00576CB9">
        <w:rPr>
          <w:rFonts w:hint="eastAsia"/>
        </w:rPr>
        <w:t>示；</w:t>
      </w:r>
      <w:r w:rsidR="00576CB9" w:rsidRPr="00576CB9">
        <w:rPr>
          <w:rFonts w:ascii="Times New Roman" w:hAnsi="Times New Roman" w:cs="宋体"/>
          <w:b/>
          <w:kern w:val="2"/>
          <w:szCs w:val="20"/>
          <w:lang w:bidi="ar"/>
        </w:rPr>
        <w:t>总金额计算</w:t>
      </w:r>
      <w:r w:rsidR="00576CB9" w:rsidRPr="00576CB9">
        <w:rPr>
          <w:rFonts w:ascii="Times New Roman" w:hAnsi="Times New Roman" w:cs="宋体" w:hint="eastAsia"/>
          <w:b/>
          <w:kern w:val="2"/>
          <w:szCs w:val="20"/>
          <w:lang w:bidi="ar"/>
        </w:rPr>
        <w:t>操作</w:t>
      </w:r>
      <w:r w:rsidR="00576CB9" w:rsidRPr="00576CB9">
        <w:rPr>
          <w:rFonts w:ascii="Times New Roman" w:hAnsi="Times New Roman" w:cs="宋体"/>
          <w:b/>
          <w:kern w:val="2"/>
          <w:szCs w:val="20"/>
          <w:lang w:bidi="ar"/>
        </w:rPr>
        <w:t>调用</w:t>
      </w:r>
      <w:r w:rsidR="00576CB9" w:rsidRPr="00576CB9">
        <w:rPr>
          <w:rFonts w:hint="eastAsia"/>
          <w:b/>
        </w:rPr>
        <w:t>车辆使用</w:t>
      </w:r>
      <w:r w:rsidR="00576CB9" w:rsidRPr="00576CB9">
        <w:rPr>
          <w:b/>
        </w:rPr>
        <w:t>费计算</w:t>
      </w:r>
      <w:r w:rsidR="00576CB9" w:rsidRPr="00576CB9">
        <w:rPr>
          <w:rFonts w:hint="eastAsia"/>
          <w:b/>
        </w:rPr>
        <w:t>操作及</w:t>
      </w:r>
      <w:r w:rsidR="00576CB9" w:rsidRPr="00576CB9">
        <w:rPr>
          <w:rFonts w:ascii="Times New Roman" w:hAnsi="Times New Roman" w:cs="宋体" w:hint="eastAsia"/>
          <w:b/>
          <w:kern w:val="2"/>
          <w:szCs w:val="20"/>
          <w:lang w:bidi="ar"/>
        </w:rPr>
        <w:t>机票</w:t>
      </w:r>
      <w:r w:rsidR="00576CB9" w:rsidRPr="00576CB9">
        <w:rPr>
          <w:rFonts w:ascii="Times New Roman" w:hAnsi="Times New Roman" w:cs="宋体"/>
          <w:b/>
          <w:kern w:val="2"/>
          <w:szCs w:val="20"/>
          <w:lang w:bidi="ar"/>
        </w:rPr>
        <w:t>报销</w:t>
      </w:r>
      <w:r w:rsidR="00576CB9" w:rsidRPr="00576CB9">
        <w:rPr>
          <w:rFonts w:ascii="Times New Roman" w:hAnsi="Times New Roman" w:cs="宋体" w:hint="eastAsia"/>
          <w:b/>
          <w:kern w:val="2"/>
          <w:szCs w:val="20"/>
          <w:lang w:bidi="ar"/>
        </w:rPr>
        <w:lastRenderedPageBreak/>
        <w:t>操作</w:t>
      </w:r>
      <w:r w:rsidR="00576CB9">
        <w:rPr>
          <w:rFonts w:ascii="Times New Roman" w:hAnsi="Times New Roman" w:cs="宋体" w:hint="eastAsia"/>
          <w:kern w:val="2"/>
          <w:szCs w:val="20"/>
          <w:lang w:bidi="ar"/>
        </w:rPr>
        <w:t>，</w:t>
      </w:r>
      <w:r w:rsidR="00684B54">
        <w:rPr>
          <w:rFonts w:ascii="Times New Roman" w:hAnsi="Times New Roman" w:cs="宋体" w:hint="eastAsia"/>
          <w:kern w:val="2"/>
          <w:szCs w:val="20"/>
          <w:lang w:bidi="ar"/>
        </w:rPr>
        <w:t>计算</w:t>
      </w:r>
      <w:r w:rsidR="00321D28">
        <w:rPr>
          <w:rFonts w:ascii="Times New Roman" w:hAnsi="Times New Roman" w:cs="宋体" w:hint="eastAsia"/>
          <w:kern w:val="2"/>
          <w:szCs w:val="20"/>
          <w:lang w:bidi="ar"/>
        </w:rPr>
        <w:t>最后</w:t>
      </w:r>
      <w:r w:rsidR="00321D28">
        <w:rPr>
          <w:rFonts w:ascii="Times New Roman" w:hAnsi="Times New Roman" w:cs="宋体"/>
          <w:kern w:val="2"/>
          <w:szCs w:val="20"/>
          <w:lang w:bidi="ar"/>
        </w:rPr>
        <w:t>应</w:t>
      </w:r>
      <w:r w:rsidR="00321D28">
        <w:rPr>
          <w:rFonts w:ascii="Times New Roman" w:hAnsi="Times New Roman" w:cs="宋体" w:hint="eastAsia"/>
          <w:kern w:val="2"/>
          <w:szCs w:val="20"/>
          <w:lang w:bidi="ar"/>
        </w:rPr>
        <w:t>为</w:t>
      </w:r>
      <w:r w:rsidR="00321D28" w:rsidRPr="00F12019">
        <w:rPr>
          <w:rFonts w:hint="eastAsia"/>
        </w:rPr>
        <w:t>高级销售经理、销售经理</w:t>
      </w:r>
      <w:r w:rsidR="00321D28">
        <w:rPr>
          <w:rFonts w:hint="eastAsia"/>
        </w:rPr>
        <w:t>或</w:t>
      </w:r>
      <w:r w:rsidR="00321D28" w:rsidRPr="00F12019">
        <w:rPr>
          <w:rFonts w:hint="eastAsia"/>
        </w:rPr>
        <w:t>销售主管</w:t>
      </w:r>
      <w:r w:rsidR="00321D28">
        <w:rPr>
          <w:rFonts w:hint="eastAsia"/>
        </w:rPr>
        <w:t>报销</w:t>
      </w:r>
      <w:r w:rsidR="00321D28">
        <w:t>的</w:t>
      </w:r>
      <w:r w:rsidR="00321D28">
        <w:rPr>
          <w:rFonts w:hint="eastAsia"/>
        </w:rPr>
        <w:t>总</w:t>
      </w:r>
      <w:r w:rsidR="00321D28">
        <w:t>费用</w:t>
      </w:r>
      <w:r w:rsidR="00321D28">
        <w:rPr>
          <w:rFonts w:hint="eastAsia"/>
        </w:rPr>
        <w:t>，</w:t>
      </w:r>
      <w:r w:rsidR="00321D28">
        <w:t>其输入规格说明如表</w:t>
      </w:r>
      <w:r w:rsidR="00321D28" w:rsidRPr="0088680C">
        <w:rPr>
          <w:rFonts w:ascii="Times New Roman" w:hAnsi="Times New Roman" w:cs="宋体" w:hint="eastAsia"/>
          <w:kern w:val="2"/>
          <w:szCs w:val="20"/>
          <w:lang w:bidi="ar"/>
        </w:rPr>
        <w:t>5</w:t>
      </w:r>
      <w:r w:rsidR="00321D28" w:rsidRPr="0088680C">
        <w:rPr>
          <w:rFonts w:ascii="Times New Roman" w:hAnsi="Times New Roman" w:cs="宋体"/>
          <w:kern w:val="2"/>
          <w:szCs w:val="20"/>
          <w:lang w:bidi="ar"/>
        </w:rPr>
        <w:t>-6</w:t>
      </w:r>
      <w:r w:rsidR="00321D28">
        <w:rPr>
          <w:rFonts w:hint="eastAsia"/>
        </w:rPr>
        <w:t>所示</w:t>
      </w:r>
      <w:r w:rsidR="00321D28">
        <w:t>。</w:t>
      </w:r>
    </w:p>
    <w:p w14:paraId="5E27E733" w14:textId="77777777" w:rsidR="00326142" w:rsidRDefault="00E7230B" w:rsidP="00E7230B">
      <w:pPr>
        <w:pStyle w:val="ub"/>
        <w:spacing w:before="120" w:after="360"/>
      </w:pPr>
      <w:r>
        <w:t>表</w:t>
      </w:r>
      <w:r>
        <w:t>5-</w:t>
      </w:r>
      <w:r>
        <w:fldChar w:fldCharType="begin"/>
      </w:r>
      <w:r>
        <w:instrText xml:space="preserve"> SEQ </w:instrText>
      </w:r>
      <w:r>
        <w:instrText>表</w:instrText>
      </w:r>
      <w:r>
        <w:instrText xml:space="preserve">5- \* ARABIC </w:instrText>
      </w:r>
      <w:r>
        <w:fldChar w:fldCharType="separate"/>
      </w:r>
      <w:r w:rsidR="00A55FB8">
        <w:rPr>
          <w:noProof/>
        </w:rPr>
        <w:t>4</w:t>
      </w:r>
      <w:r>
        <w:fldChar w:fldCharType="end"/>
      </w:r>
      <w:r>
        <w:t xml:space="preserve"> </w:t>
      </w:r>
      <w:r w:rsidR="005204CA">
        <w:rPr>
          <w:rFonts w:hint="eastAsia"/>
        </w:rPr>
        <w:t>车辆使用</w:t>
      </w:r>
      <w:r w:rsidR="005204CA">
        <w:t>费</w:t>
      </w:r>
      <w:r>
        <w:t>计算</w:t>
      </w:r>
      <w:r>
        <w:rPr>
          <w:rFonts w:hint="eastAsia"/>
        </w:rPr>
        <w:t>操作</w:t>
      </w:r>
      <w:r>
        <w:t>输入规格说明</w:t>
      </w:r>
    </w:p>
    <w:tbl>
      <w:tblPr>
        <w:tblStyle w:val="afff1"/>
        <w:tblW w:w="0" w:type="auto"/>
        <w:tblInd w:w="108" w:type="dxa"/>
        <w:tblLook w:val="04A0" w:firstRow="1" w:lastRow="0" w:firstColumn="1" w:lastColumn="0" w:noHBand="0" w:noVBand="1"/>
      </w:tblPr>
      <w:tblGrid>
        <w:gridCol w:w="2609"/>
        <w:gridCol w:w="2353"/>
        <w:gridCol w:w="2976"/>
      </w:tblGrid>
      <w:tr w:rsidR="00E7230B" w14:paraId="72512D7E" w14:textId="77777777" w:rsidTr="005204CA">
        <w:tc>
          <w:tcPr>
            <w:tcW w:w="2609" w:type="dxa"/>
          </w:tcPr>
          <w:p w14:paraId="3BDD7069" w14:textId="77777777" w:rsidR="00E7230B" w:rsidRPr="00E555F0" w:rsidRDefault="00E7230B" w:rsidP="00E7230B">
            <w:pPr>
              <w:pStyle w:val="u5"/>
              <w:spacing w:before="24" w:after="24"/>
              <w:ind w:firstLineChars="0" w:firstLine="0"/>
            </w:pPr>
            <w:r w:rsidRPr="00E555F0">
              <w:t>Input parameters</w:t>
            </w:r>
          </w:p>
        </w:tc>
        <w:tc>
          <w:tcPr>
            <w:tcW w:w="2353" w:type="dxa"/>
          </w:tcPr>
          <w:p w14:paraId="392E40AA" w14:textId="77777777" w:rsidR="00E7230B" w:rsidRPr="00E555F0" w:rsidRDefault="00E7230B" w:rsidP="00E7230B">
            <w:pPr>
              <w:pStyle w:val="u5"/>
              <w:spacing w:before="24" w:after="24"/>
              <w:ind w:firstLineChars="0" w:firstLine="0"/>
            </w:pPr>
            <w:r w:rsidRPr="00E555F0">
              <w:rPr>
                <w:bCs/>
              </w:rPr>
              <w:t>Type</w:t>
            </w:r>
          </w:p>
        </w:tc>
        <w:tc>
          <w:tcPr>
            <w:tcW w:w="2976" w:type="dxa"/>
          </w:tcPr>
          <w:p w14:paraId="3E738F67" w14:textId="77777777" w:rsidR="00E7230B" w:rsidRPr="00E555F0" w:rsidRDefault="00E7230B" w:rsidP="00E7230B">
            <w:pPr>
              <w:pStyle w:val="u5"/>
              <w:spacing w:before="24" w:after="24"/>
              <w:ind w:firstLineChars="0" w:firstLine="0"/>
            </w:pPr>
            <w:r w:rsidRPr="00E555F0">
              <w:t>Constraint</w:t>
            </w:r>
          </w:p>
        </w:tc>
      </w:tr>
      <w:tr w:rsidR="00E7230B" w14:paraId="51A5BCC7" w14:textId="77777777" w:rsidTr="005204CA">
        <w:tc>
          <w:tcPr>
            <w:tcW w:w="2609" w:type="dxa"/>
          </w:tcPr>
          <w:p w14:paraId="2F4B3B20" w14:textId="77777777" w:rsidR="00E7230B" w:rsidRDefault="00E7230B" w:rsidP="00E7230B">
            <w:pPr>
              <w:pStyle w:val="u5"/>
              <w:spacing w:before="24" w:after="24"/>
              <w:ind w:firstLineChars="0" w:firstLine="0"/>
            </w:pPr>
            <w:r w:rsidRPr="00E7230B">
              <w:t>stafflevel</w:t>
            </w:r>
          </w:p>
        </w:tc>
        <w:tc>
          <w:tcPr>
            <w:tcW w:w="2353" w:type="dxa"/>
          </w:tcPr>
          <w:p w14:paraId="74281A4E" w14:textId="77777777" w:rsidR="00E7230B" w:rsidRDefault="00E7230B" w:rsidP="00E7230B">
            <w:pPr>
              <w:pStyle w:val="u5"/>
              <w:spacing w:before="24" w:after="24"/>
              <w:ind w:firstLineChars="0" w:firstLine="0"/>
            </w:pPr>
            <w:r>
              <w:rPr>
                <w:rFonts w:hint="eastAsia"/>
              </w:rPr>
              <w:t>S</w:t>
            </w:r>
            <w:r>
              <w:t>tring</w:t>
            </w:r>
          </w:p>
        </w:tc>
        <w:tc>
          <w:tcPr>
            <w:tcW w:w="2976" w:type="dxa"/>
          </w:tcPr>
          <w:p w14:paraId="418620D1" w14:textId="77777777" w:rsidR="00E7230B" w:rsidRDefault="005204CA" w:rsidP="00E7230B">
            <w:pPr>
              <w:pStyle w:val="u5"/>
              <w:spacing w:before="24" w:after="24"/>
              <w:ind w:firstLineChars="0" w:firstLine="0"/>
            </w:pPr>
            <w:r w:rsidRPr="00FD43E4">
              <w:t>seniormanager</w:t>
            </w:r>
            <w:r>
              <w:t xml:space="preserve"> </w:t>
            </w:r>
            <w:r w:rsidRPr="005204CA">
              <w:rPr>
                <w:b/>
              </w:rPr>
              <w:t>|</w:t>
            </w:r>
            <w:r>
              <w:t xml:space="preserve"> </w:t>
            </w:r>
            <w:r w:rsidRPr="00FD43E4">
              <w:t>manager</w:t>
            </w:r>
          </w:p>
        </w:tc>
      </w:tr>
      <w:tr w:rsidR="00E7230B" w14:paraId="0A8343EB" w14:textId="77777777" w:rsidTr="005204CA">
        <w:tc>
          <w:tcPr>
            <w:tcW w:w="2609" w:type="dxa"/>
          </w:tcPr>
          <w:p w14:paraId="5E4809BD" w14:textId="77777777" w:rsidR="00E7230B" w:rsidRDefault="00E7230B" w:rsidP="00E7230B">
            <w:pPr>
              <w:pStyle w:val="u5"/>
              <w:spacing w:before="24" w:after="24"/>
              <w:ind w:firstLineChars="0" w:firstLine="0"/>
            </w:pPr>
            <w:r w:rsidRPr="00E7230B">
              <w:t>actualmonthlymileage</w:t>
            </w:r>
          </w:p>
        </w:tc>
        <w:tc>
          <w:tcPr>
            <w:tcW w:w="2353" w:type="dxa"/>
          </w:tcPr>
          <w:p w14:paraId="0CAA83A3" w14:textId="77777777" w:rsidR="00E7230B" w:rsidRDefault="00E7230B" w:rsidP="00E7230B">
            <w:pPr>
              <w:pStyle w:val="u5"/>
              <w:spacing w:before="24" w:after="24"/>
              <w:ind w:firstLineChars="0" w:firstLine="0"/>
            </w:pPr>
            <w:r>
              <w:rPr>
                <w:rFonts w:hint="eastAsia"/>
              </w:rPr>
              <w:t>double</w:t>
            </w:r>
          </w:p>
        </w:tc>
        <w:tc>
          <w:tcPr>
            <w:tcW w:w="2976" w:type="dxa"/>
          </w:tcPr>
          <w:p w14:paraId="0488ADE1" w14:textId="77777777" w:rsidR="00E7230B" w:rsidRDefault="00CC1740" w:rsidP="00E7230B">
            <w:pPr>
              <w:pStyle w:val="u5"/>
              <w:spacing w:before="24" w:after="24"/>
              <w:ind w:firstLineChars="0" w:firstLine="0"/>
            </w:pPr>
            <w:r>
              <w:rPr>
                <w:rFonts w:hint="eastAsia"/>
              </w:rPr>
              <w:t>[</w:t>
            </w:r>
            <w:r>
              <w:t>0.0,+</w:t>
            </w:r>
            <w:r>
              <w:rPr>
                <w:rFonts w:ascii="宋体" w:hAnsi="宋体" w:hint="eastAsia"/>
              </w:rPr>
              <w:t>∞</w:t>
            </w:r>
            <w:r>
              <w:rPr>
                <w:rFonts w:hint="eastAsia"/>
              </w:rPr>
              <w:t>]</w:t>
            </w:r>
          </w:p>
        </w:tc>
      </w:tr>
    </w:tbl>
    <w:p w14:paraId="68D1442B" w14:textId="77777777" w:rsidR="00E7230B" w:rsidRDefault="00B47EA2" w:rsidP="00E7230B">
      <w:pPr>
        <w:pStyle w:val="u5"/>
        <w:spacing w:before="24" w:after="24"/>
        <w:ind w:firstLine="480"/>
        <w:rPr>
          <w:lang w:bidi="ar"/>
        </w:rPr>
      </w:pPr>
      <w:r>
        <w:rPr>
          <w:rFonts w:hint="eastAsia"/>
        </w:rPr>
        <w:t>说明：</w:t>
      </w:r>
      <w:r w:rsidR="00CC1740">
        <w:rPr>
          <w:rFonts w:hint="eastAsia"/>
        </w:rPr>
        <w:t>其中</w:t>
      </w:r>
      <w:r w:rsidR="00CC1740">
        <w:t>，</w:t>
      </w:r>
      <w:r w:rsidR="001047F9">
        <w:rPr>
          <w:rFonts w:hint="eastAsia"/>
        </w:rPr>
        <w:t>“</w:t>
      </w:r>
      <w:r w:rsidR="001047F9" w:rsidRPr="00E7230B">
        <w:t>stafflevel</w:t>
      </w:r>
      <w:r w:rsidR="001047F9">
        <w:rPr>
          <w:rFonts w:hint="eastAsia"/>
        </w:rPr>
        <w:t>”</w:t>
      </w:r>
      <w:r w:rsidR="00CC1740">
        <w:rPr>
          <w:rFonts w:hint="eastAsia"/>
        </w:rPr>
        <w:t>代表</w:t>
      </w:r>
      <w:r w:rsidR="00CC1740">
        <w:t>员工</w:t>
      </w:r>
      <w:r w:rsidR="00CC1740">
        <w:rPr>
          <w:rFonts w:hint="eastAsia"/>
        </w:rPr>
        <w:t>等级</w:t>
      </w:r>
      <w:r w:rsidR="00CC1740">
        <w:t>，</w:t>
      </w:r>
      <w:r w:rsidR="00FD43E4">
        <w:rPr>
          <w:rFonts w:hint="eastAsia"/>
        </w:rPr>
        <w:t>该</w:t>
      </w:r>
      <w:r>
        <w:rPr>
          <w:rFonts w:hint="eastAsia"/>
        </w:rPr>
        <w:t>操作</w:t>
      </w:r>
      <w:r w:rsidR="00FD43E4">
        <w:t>仅支持针对</w:t>
      </w:r>
      <w:r w:rsidR="00CC1740">
        <w:t>高级销售经理（</w:t>
      </w:r>
      <w:r w:rsidR="00FD43E4" w:rsidRPr="00FD43E4">
        <w:t>seniormanager</w:t>
      </w:r>
      <w:r w:rsidR="00CC1740">
        <w:t>）</w:t>
      </w:r>
      <w:r w:rsidR="00CC1740">
        <w:rPr>
          <w:rFonts w:hint="eastAsia"/>
        </w:rPr>
        <w:t>、</w:t>
      </w:r>
      <w:r w:rsidR="00CC1740">
        <w:t>销售经理</w:t>
      </w:r>
      <w:r w:rsidR="00FD43E4">
        <w:rPr>
          <w:rFonts w:hint="eastAsia"/>
        </w:rPr>
        <w:t>（</w:t>
      </w:r>
      <w:r w:rsidR="00FD43E4" w:rsidRPr="00FD43E4">
        <w:t>manager</w:t>
      </w:r>
      <w:r w:rsidR="00FD43E4">
        <w:rPr>
          <w:rFonts w:hint="eastAsia"/>
        </w:rPr>
        <w:t>）的</w:t>
      </w:r>
      <w:r w:rsidR="00FD43E4">
        <w:t>车辆使用费</w:t>
      </w:r>
      <w:r w:rsidR="00FD43E4">
        <w:rPr>
          <w:rFonts w:hint="eastAsia"/>
        </w:rPr>
        <w:t>征收，</w:t>
      </w:r>
      <w:r w:rsidR="00FD43E4">
        <w:t>因此</w:t>
      </w:r>
      <w:r w:rsidR="001047F9">
        <w:rPr>
          <w:rFonts w:hint="eastAsia"/>
        </w:rPr>
        <w:t>“</w:t>
      </w:r>
      <w:r w:rsidR="001047F9" w:rsidRPr="00E7230B">
        <w:t>stafflevel</w:t>
      </w:r>
      <w:r w:rsidR="001047F9">
        <w:rPr>
          <w:rFonts w:hint="eastAsia"/>
        </w:rPr>
        <w:t>”</w:t>
      </w:r>
      <w:r w:rsidR="00FD43E4">
        <w:rPr>
          <w:rFonts w:hint="eastAsia"/>
        </w:rPr>
        <w:t>为</w:t>
      </w:r>
      <w:r w:rsidR="00FD43E4">
        <w:t>仅支持</w:t>
      </w:r>
      <w:r w:rsidR="00FD43E4">
        <w:rPr>
          <w:rFonts w:hint="eastAsia"/>
        </w:rPr>
        <w:t>“</w:t>
      </w:r>
      <w:r w:rsidR="00FD43E4" w:rsidRPr="00FD43E4">
        <w:t>seniormanager</w:t>
      </w:r>
      <w:r w:rsidR="00FD43E4">
        <w:rPr>
          <w:rFonts w:hint="eastAsia"/>
        </w:rPr>
        <w:t>”或“</w:t>
      </w:r>
      <w:r w:rsidR="00FD43E4" w:rsidRPr="00FD43E4">
        <w:t>manager</w:t>
      </w:r>
      <w:r w:rsidR="00FD43E4">
        <w:rPr>
          <w:rFonts w:hint="eastAsia"/>
        </w:rPr>
        <w:t>”的</w:t>
      </w:r>
      <w:r w:rsidR="00FD43E4">
        <w:t>枚举字符串</w:t>
      </w:r>
      <w:r w:rsidR="001047F9">
        <w:rPr>
          <w:rFonts w:hint="eastAsia"/>
        </w:rPr>
        <w:t>。</w:t>
      </w:r>
      <w:r w:rsidR="001047F9" w:rsidRPr="001047F9">
        <w:rPr>
          <w:rFonts w:asciiTheme="minorEastAsia" w:eastAsiaTheme="minorEastAsia" w:hAnsiTheme="minorEastAsia"/>
        </w:rPr>
        <w:t>“</w:t>
      </w:r>
      <w:r w:rsidR="001047F9" w:rsidRPr="00E7230B">
        <w:t>actualmonthlymileage</w:t>
      </w:r>
      <w:r w:rsidR="001047F9" w:rsidRPr="001047F9">
        <w:rPr>
          <w:rFonts w:asciiTheme="minorEastAsia" w:eastAsiaTheme="minorEastAsia" w:hAnsiTheme="minorEastAsia"/>
        </w:rPr>
        <w:t>”</w:t>
      </w:r>
      <w:r w:rsidR="001047F9">
        <w:t>表示当月实际英里数，即使用公司车辆的英里数</w:t>
      </w:r>
      <w:r w:rsidR="001047F9">
        <w:rPr>
          <w:rFonts w:hint="eastAsia"/>
        </w:rPr>
        <w:t>。</w:t>
      </w:r>
      <w:r w:rsidR="001047F9" w:rsidRPr="003148B0">
        <w:rPr>
          <w:rFonts w:hint="eastAsia"/>
          <w:lang w:bidi="ar"/>
        </w:rPr>
        <w:t>当输入符合</w:t>
      </w:r>
      <w:r w:rsidR="001047F9">
        <w:rPr>
          <w:rFonts w:hint="eastAsia"/>
          <w:lang w:bidi="ar"/>
        </w:rPr>
        <w:t>操作</w:t>
      </w:r>
      <w:r w:rsidR="001047F9" w:rsidRPr="003148B0">
        <w:rPr>
          <w:rFonts w:hint="eastAsia"/>
          <w:lang w:bidi="ar"/>
        </w:rPr>
        <w:t>规格说明时，根据</w:t>
      </w:r>
      <w:r w:rsidR="001047F9">
        <w:rPr>
          <w:rFonts w:hint="eastAsia"/>
          <w:lang w:bidi="ar"/>
        </w:rPr>
        <w:t>员工等级</w:t>
      </w:r>
      <w:r w:rsidR="001047F9" w:rsidRPr="003148B0">
        <w:rPr>
          <w:rFonts w:hint="eastAsia"/>
          <w:lang w:bidi="ar"/>
        </w:rPr>
        <w:t>，</w:t>
      </w:r>
      <w:r w:rsidR="001047F9">
        <w:rPr>
          <w:rFonts w:hint="eastAsia"/>
          <w:lang w:bidi="ar"/>
        </w:rPr>
        <w:t>公车使用英里</w:t>
      </w:r>
      <w:r w:rsidR="001047F9">
        <w:rPr>
          <w:lang w:bidi="ar"/>
        </w:rPr>
        <w:t>数</w:t>
      </w:r>
      <w:r w:rsidR="001047F9" w:rsidRPr="003148B0">
        <w:rPr>
          <w:rFonts w:hint="eastAsia"/>
          <w:lang w:bidi="ar"/>
        </w:rPr>
        <w:t>，计算出最终的</w:t>
      </w:r>
      <w:r w:rsidR="001047F9">
        <w:rPr>
          <w:rFonts w:hint="eastAsia"/>
          <w:lang w:bidi="ar"/>
        </w:rPr>
        <w:t>补偿</w:t>
      </w:r>
      <w:r w:rsidR="001047F9">
        <w:rPr>
          <w:lang w:bidi="ar"/>
        </w:rPr>
        <w:t>金额</w:t>
      </w:r>
      <w:r w:rsidR="001047F9" w:rsidRPr="003148B0">
        <w:rPr>
          <w:rFonts w:hint="eastAsia"/>
          <w:lang w:bidi="ar"/>
        </w:rPr>
        <w:t>。</w:t>
      </w:r>
      <w:r w:rsidR="001047F9">
        <w:rPr>
          <w:rFonts w:hint="eastAsia"/>
          <w:lang w:bidi="ar"/>
        </w:rPr>
        <w:t>补偿金额</w:t>
      </w:r>
      <w:r w:rsidR="001047F9" w:rsidRPr="003148B0">
        <w:rPr>
          <w:rFonts w:hint="eastAsia"/>
          <w:lang w:bidi="ar"/>
        </w:rPr>
        <w:t>计算方式如</w:t>
      </w:r>
      <w:r w:rsidR="001047F9">
        <w:rPr>
          <w:rFonts w:hint="eastAsia"/>
          <w:lang w:bidi="ar"/>
        </w:rPr>
        <w:t>表</w:t>
      </w:r>
      <w:r w:rsidR="001047F9">
        <w:rPr>
          <w:lang w:bidi="ar"/>
        </w:rPr>
        <w:t>5-</w:t>
      </w:r>
      <w:r w:rsidR="003A51A5">
        <w:rPr>
          <w:lang w:bidi="ar"/>
        </w:rPr>
        <w:t>7</w:t>
      </w:r>
      <w:r w:rsidR="001047F9" w:rsidRPr="003148B0">
        <w:rPr>
          <w:rFonts w:hint="eastAsia"/>
          <w:lang w:bidi="ar"/>
        </w:rPr>
        <w:t>所示。</w:t>
      </w:r>
    </w:p>
    <w:p w14:paraId="3F310F7F" w14:textId="77777777" w:rsidR="005A1999" w:rsidRDefault="007F7E9A" w:rsidP="007F7E9A">
      <w:pPr>
        <w:pStyle w:val="ub"/>
        <w:spacing w:before="120" w:after="36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55FB8">
        <w:rPr>
          <w:noProof/>
        </w:rPr>
        <w:t>5</w:t>
      </w:r>
      <w:r>
        <w:fldChar w:fldCharType="end"/>
      </w:r>
      <w:r>
        <w:t xml:space="preserve"> </w:t>
      </w:r>
      <w:r>
        <w:rPr>
          <w:rFonts w:cs="宋体" w:hint="eastAsia"/>
          <w:szCs w:val="20"/>
          <w:lang w:bidi="ar"/>
        </w:rPr>
        <w:t>机票</w:t>
      </w:r>
      <w:r>
        <w:rPr>
          <w:rFonts w:cs="宋体"/>
          <w:szCs w:val="20"/>
          <w:lang w:bidi="ar"/>
        </w:rPr>
        <w:t>报销</w:t>
      </w:r>
      <w:r>
        <w:rPr>
          <w:rFonts w:hint="eastAsia"/>
        </w:rPr>
        <w:t>操作</w:t>
      </w:r>
      <w:r>
        <w:t>输入规格说明</w:t>
      </w:r>
    </w:p>
    <w:tbl>
      <w:tblPr>
        <w:tblStyle w:val="afff1"/>
        <w:tblW w:w="0" w:type="auto"/>
        <w:tblInd w:w="108" w:type="dxa"/>
        <w:tblLook w:val="04A0" w:firstRow="1" w:lastRow="0" w:firstColumn="1" w:lastColumn="0" w:noHBand="0" w:noVBand="1"/>
      </w:tblPr>
      <w:tblGrid>
        <w:gridCol w:w="2609"/>
        <w:gridCol w:w="1360"/>
        <w:gridCol w:w="3969"/>
      </w:tblGrid>
      <w:tr w:rsidR="007F7E9A" w14:paraId="32516100" w14:textId="77777777" w:rsidTr="00DA3B36">
        <w:tc>
          <w:tcPr>
            <w:tcW w:w="2609" w:type="dxa"/>
          </w:tcPr>
          <w:p w14:paraId="582C47DD" w14:textId="77777777" w:rsidR="007F7E9A" w:rsidRPr="00E555F0" w:rsidRDefault="007F7E9A" w:rsidP="003A51A5">
            <w:pPr>
              <w:pStyle w:val="u5"/>
              <w:spacing w:before="24" w:after="24"/>
              <w:ind w:firstLineChars="0" w:firstLine="0"/>
            </w:pPr>
            <w:r w:rsidRPr="00E555F0">
              <w:t>Input parameters</w:t>
            </w:r>
          </w:p>
        </w:tc>
        <w:tc>
          <w:tcPr>
            <w:tcW w:w="1360" w:type="dxa"/>
          </w:tcPr>
          <w:p w14:paraId="35CDC320" w14:textId="77777777" w:rsidR="007F7E9A" w:rsidRPr="00E555F0" w:rsidRDefault="007F7E9A" w:rsidP="003A51A5">
            <w:pPr>
              <w:pStyle w:val="u5"/>
              <w:spacing w:before="24" w:after="24"/>
              <w:ind w:firstLineChars="0" w:firstLine="0"/>
            </w:pPr>
            <w:r w:rsidRPr="00E555F0">
              <w:rPr>
                <w:bCs/>
              </w:rPr>
              <w:t>Type</w:t>
            </w:r>
          </w:p>
        </w:tc>
        <w:tc>
          <w:tcPr>
            <w:tcW w:w="3969" w:type="dxa"/>
          </w:tcPr>
          <w:p w14:paraId="31C3744C" w14:textId="77777777" w:rsidR="007F7E9A" w:rsidRPr="00E555F0" w:rsidRDefault="007F7E9A" w:rsidP="003A51A5">
            <w:pPr>
              <w:pStyle w:val="u5"/>
              <w:spacing w:before="24" w:after="24"/>
              <w:ind w:firstLineChars="0" w:firstLine="0"/>
            </w:pPr>
            <w:r w:rsidRPr="00E555F0">
              <w:t>Constraint</w:t>
            </w:r>
          </w:p>
        </w:tc>
      </w:tr>
      <w:tr w:rsidR="007F7E9A" w14:paraId="7B17F63D" w14:textId="77777777" w:rsidTr="00DA3B36">
        <w:tc>
          <w:tcPr>
            <w:tcW w:w="2609" w:type="dxa"/>
          </w:tcPr>
          <w:p w14:paraId="77030B39" w14:textId="77777777" w:rsidR="007F7E9A" w:rsidRDefault="007F7E9A" w:rsidP="003A51A5">
            <w:pPr>
              <w:pStyle w:val="u5"/>
              <w:spacing w:before="24" w:after="24"/>
              <w:ind w:firstLineChars="0" w:firstLine="0"/>
            </w:pPr>
            <w:r w:rsidRPr="00E7230B">
              <w:t>stafflevel</w:t>
            </w:r>
          </w:p>
        </w:tc>
        <w:tc>
          <w:tcPr>
            <w:tcW w:w="1360" w:type="dxa"/>
          </w:tcPr>
          <w:p w14:paraId="4AD27BD3" w14:textId="77777777" w:rsidR="007F7E9A" w:rsidRDefault="007F7E9A" w:rsidP="003A51A5">
            <w:pPr>
              <w:pStyle w:val="u5"/>
              <w:spacing w:before="24" w:after="24"/>
              <w:ind w:firstLineChars="0" w:firstLine="0"/>
            </w:pPr>
            <w:r>
              <w:rPr>
                <w:rFonts w:hint="eastAsia"/>
              </w:rPr>
              <w:t>S</w:t>
            </w:r>
            <w:r>
              <w:t>tring</w:t>
            </w:r>
          </w:p>
        </w:tc>
        <w:tc>
          <w:tcPr>
            <w:tcW w:w="3969" w:type="dxa"/>
          </w:tcPr>
          <w:p w14:paraId="07E519B5" w14:textId="77777777" w:rsidR="007F7E9A" w:rsidRDefault="007F7E9A" w:rsidP="003A51A5">
            <w:pPr>
              <w:pStyle w:val="u5"/>
              <w:spacing w:before="24" w:after="24"/>
              <w:ind w:firstLineChars="0" w:firstLine="0"/>
            </w:pPr>
            <w:r w:rsidRPr="00FD43E4">
              <w:t>seniormanager</w:t>
            </w:r>
            <w:r>
              <w:t xml:space="preserve"> </w:t>
            </w:r>
            <w:r w:rsidRPr="005204CA">
              <w:rPr>
                <w:b/>
              </w:rPr>
              <w:t>|</w:t>
            </w:r>
            <w:r>
              <w:t xml:space="preserve"> </w:t>
            </w:r>
            <w:r w:rsidRPr="00FD43E4">
              <w:t>manager</w:t>
            </w:r>
            <w:r w:rsidR="00DA3B36">
              <w:t xml:space="preserve"> </w:t>
            </w:r>
            <w:r w:rsidR="00DA3B36" w:rsidRPr="00DA3B36">
              <w:rPr>
                <w:b/>
              </w:rPr>
              <w:t>|</w:t>
            </w:r>
            <w:r w:rsidR="00DA3B36" w:rsidRPr="00DA3B36">
              <w:t xml:space="preserve"> supervisor</w:t>
            </w:r>
          </w:p>
        </w:tc>
      </w:tr>
      <w:tr w:rsidR="007F7E9A" w14:paraId="2FEC5FC3" w14:textId="77777777" w:rsidTr="00DA3B36">
        <w:tc>
          <w:tcPr>
            <w:tcW w:w="2609" w:type="dxa"/>
          </w:tcPr>
          <w:p w14:paraId="614E78EB" w14:textId="77777777" w:rsidR="007F7E9A" w:rsidRDefault="00B47EA2" w:rsidP="003A51A5">
            <w:pPr>
              <w:pStyle w:val="u5"/>
              <w:spacing w:before="24" w:after="24"/>
              <w:ind w:firstLineChars="0" w:firstLine="0"/>
            </w:pPr>
            <w:r w:rsidRPr="00B47EA2">
              <w:t>monthlysalesamount</w:t>
            </w:r>
          </w:p>
        </w:tc>
        <w:tc>
          <w:tcPr>
            <w:tcW w:w="1360" w:type="dxa"/>
          </w:tcPr>
          <w:p w14:paraId="1A81CBD4" w14:textId="77777777" w:rsidR="007F7E9A" w:rsidRDefault="007F7E9A" w:rsidP="003A51A5">
            <w:pPr>
              <w:pStyle w:val="u5"/>
              <w:spacing w:before="24" w:after="24"/>
              <w:ind w:firstLineChars="0" w:firstLine="0"/>
            </w:pPr>
            <w:r>
              <w:rPr>
                <w:rFonts w:hint="eastAsia"/>
              </w:rPr>
              <w:t>double</w:t>
            </w:r>
          </w:p>
        </w:tc>
        <w:tc>
          <w:tcPr>
            <w:tcW w:w="3969" w:type="dxa"/>
          </w:tcPr>
          <w:p w14:paraId="0075528B" w14:textId="77777777" w:rsidR="007F7E9A" w:rsidRDefault="007F7E9A"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B47EA2" w14:paraId="4BB1B40F" w14:textId="77777777" w:rsidTr="00DA3B36">
        <w:tc>
          <w:tcPr>
            <w:tcW w:w="2609" w:type="dxa"/>
          </w:tcPr>
          <w:p w14:paraId="1A227756" w14:textId="77777777" w:rsidR="00B47EA2" w:rsidRPr="00B47EA2" w:rsidRDefault="00B47EA2" w:rsidP="003A51A5">
            <w:pPr>
              <w:pStyle w:val="u5"/>
              <w:spacing w:before="24" w:after="24"/>
              <w:ind w:firstLineChars="0" w:firstLine="0"/>
            </w:pPr>
            <w:r w:rsidRPr="00B47EA2">
              <w:t>airfareamount</w:t>
            </w:r>
          </w:p>
        </w:tc>
        <w:tc>
          <w:tcPr>
            <w:tcW w:w="1360" w:type="dxa"/>
          </w:tcPr>
          <w:p w14:paraId="3748E5C3" w14:textId="77777777" w:rsidR="00B47EA2" w:rsidRDefault="00B47EA2" w:rsidP="003A51A5">
            <w:pPr>
              <w:pStyle w:val="u5"/>
              <w:spacing w:before="24" w:after="24"/>
              <w:ind w:firstLineChars="0" w:firstLine="0"/>
            </w:pPr>
            <w:r>
              <w:rPr>
                <w:rFonts w:hint="eastAsia"/>
              </w:rPr>
              <w:t>double</w:t>
            </w:r>
          </w:p>
        </w:tc>
        <w:tc>
          <w:tcPr>
            <w:tcW w:w="3969" w:type="dxa"/>
          </w:tcPr>
          <w:p w14:paraId="02A33EED" w14:textId="77777777" w:rsidR="00B47EA2" w:rsidRDefault="00B47EA2"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B47EA2" w14:paraId="283F3D27" w14:textId="77777777" w:rsidTr="00DA3B36">
        <w:tc>
          <w:tcPr>
            <w:tcW w:w="2609" w:type="dxa"/>
          </w:tcPr>
          <w:p w14:paraId="7B55727F" w14:textId="77777777" w:rsidR="00B47EA2" w:rsidRPr="00B47EA2" w:rsidRDefault="00B47EA2" w:rsidP="003A51A5">
            <w:pPr>
              <w:pStyle w:val="u5"/>
              <w:spacing w:before="24" w:after="24"/>
              <w:ind w:firstLineChars="0" w:firstLine="0"/>
            </w:pPr>
            <w:r w:rsidRPr="00B47EA2">
              <w:t>otherexpensesamount</w:t>
            </w:r>
          </w:p>
        </w:tc>
        <w:tc>
          <w:tcPr>
            <w:tcW w:w="1360" w:type="dxa"/>
          </w:tcPr>
          <w:p w14:paraId="18167B2F" w14:textId="77777777" w:rsidR="00B47EA2" w:rsidRDefault="00B47EA2" w:rsidP="003A51A5">
            <w:pPr>
              <w:pStyle w:val="u5"/>
              <w:spacing w:before="24" w:after="24"/>
              <w:ind w:firstLineChars="0" w:firstLine="0"/>
            </w:pPr>
            <w:r>
              <w:rPr>
                <w:rFonts w:hint="eastAsia"/>
              </w:rPr>
              <w:t>double</w:t>
            </w:r>
          </w:p>
        </w:tc>
        <w:tc>
          <w:tcPr>
            <w:tcW w:w="3969" w:type="dxa"/>
          </w:tcPr>
          <w:p w14:paraId="31807618" w14:textId="77777777" w:rsidR="00B47EA2" w:rsidRDefault="00B47EA2"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bl>
    <w:p w14:paraId="1D19D11E" w14:textId="77777777" w:rsidR="007F7E9A" w:rsidRDefault="00B47EA2" w:rsidP="00B47EA2">
      <w:pPr>
        <w:pStyle w:val="u5"/>
        <w:spacing w:before="24" w:after="24"/>
        <w:ind w:firstLine="480"/>
        <w:rPr>
          <w:lang w:bidi="ar"/>
        </w:rPr>
      </w:pPr>
      <w:r>
        <w:rPr>
          <w:rFonts w:hint="eastAsia"/>
        </w:rPr>
        <w:t>说明：其中</w:t>
      </w:r>
      <w:r>
        <w:t>，</w:t>
      </w:r>
      <w:r>
        <w:rPr>
          <w:rFonts w:hint="eastAsia"/>
        </w:rPr>
        <w:t>“</w:t>
      </w:r>
      <w:r w:rsidRPr="00E7230B">
        <w:t>stafflevel</w:t>
      </w:r>
      <w:r>
        <w:rPr>
          <w:rFonts w:hint="eastAsia"/>
        </w:rPr>
        <w:t>”代表</w:t>
      </w:r>
      <w:r>
        <w:t>员工</w:t>
      </w:r>
      <w:r>
        <w:rPr>
          <w:rFonts w:hint="eastAsia"/>
        </w:rPr>
        <w:t>等级</w:t>
      </w:r>
      <w:r>
        <w:t>，</w:t>
      </w:r>
      <w:r>
        <w:rPr>
          <w:rFonts w:hint="eastAsia"/>
        </w:rPr>
        <w:t>该操作</w:t>
      </w:r>
      <w:r>
        <w:t>支持针对高级销售经理（</w:t>
      </w:r>
      <w:r w:rsidRPr="00FD43E4">
        <w:t>seniormanager</w:t>
      </w:r>
      <w:r>
        <w:t>）</w:t>
      </w:r>
      <w:r>
        <w:rPr>
          <w:rFonts w:hint="eastAsia"/>
        </w:rPr>
        <w:t>、</w:t>
      </w:r>
      <w:r>
        <w:t>销售经理</w:t>
      </w:r>
      <w:r>
        <w:rPr>
          <w:rFonts w:hint="eastAsia"/>
        </w:rPr>
        <w:t>（</w:t>
      </w:r>
      <w:r w:rsidRPr="00FD43E4">
        <w:t>manager</w:t>
      </w:r>
      <w:r>
        <w:rPr>
          <w:rFonts w:hint="eastAsia"/>
        </w:rPr>
        <w:t>）及</w:t>
      </w:r>
      <w:r w:rsidR="00DA3B36" w:rsidRPr="00F12019">
        <w:rPr>
          <w:rFonts w:ascii="宋体" w:hAnsi="宋体" w:cs="Times New Roman" w:hint="eastAsia"/>
          <w:kern w:val="0"/>
          <w:szCs w:val="24"/>
        </w:rPr>
        <w:t>销售主管</w:t>
      </w:r>
      <w:r w:rsidR="00DA3B36">
        <w:rPr>
          <w:rFonts w:ascii="宋体" w:hAnsi="宋体" w:cs="Times New Roman" w:hint="eastAsia"/>
          <w:kern w:val="0"/>
          <w:szCs w:val="24"/>
        </w:rPr>
        <w:t>（</w:t>
      </w:r>
      <w:r w:rsidR="00DA3B36" w:rsidRPr="00DA3B36">
        <w:t>supervisor</w:t>
      </w:r>
      <w:r w:rsidR="00DA3B36">
        <w:rPr>
          <w:rFonts w:ascii="宋体" w:hAnsi="宋体" w:cs="Times New Roman" w:hint="eastAsia"/>
          <w:kern w:val="0"/>
          <w:szCs w:val="24"/>
        </w:rPr>
        <w:t>）</w:t>
      </w:r>
      <w:r>
        <w:rPr>
          <w:rFonts w:hint="eastAsia"/>
        </w:rPr>
        <w:t>的</w:t>
      </w:r>
      <w:r>
        <w:t>车辆使用费</w:t>
      </w:r>
      <w:r>
        <w:rPr>
          <w:rFonts w:hint="eastAsia"/>
        </w:rPr>
        <w:t>征收，</w:t>
      </w:r>
      <w:r>
        <w:t>因此</w:t>
      </w:r>
      <w:r>
        <w:rPr>
          <w:rFonts w:hint="eastAsia"/>
        </w:rPr>
        <w:t>“</w:t>
      </w:r>
      <w:r w:rsidRPr="00E7230B">
        <w:t>stafflevel</w:t>
      </w:r>
      <w:r>
        <w:rPr>
          <w:rFonts w:hint="eastAsia"/>
        </w:rPr>
        <w:t>”为</w:t>
      </w:r>
      <w:r>
        <w:t>支持</w:t>
      </w:r>
      <w:r>
        <w:rPr>
          <w:rFonts w:hint="eastAsia"/>
        </w:rPr>
        <w:t>“</w:t>
      </w:r>
      <w:r w:rsidRPr="00FD43E4">
        <w:t>seniormanager</w:t>
      </w:r>
      <w:r>
        <w:rPr>
          <w:rFonts w:hint="eastAsia"/>
        </w:rPr>
        <w:t>”</w:t>
      </w:r>
      <w:r w:rsidR="00DA3B36">
        <w:rPr>
          <w:rFonts w:hint="eastAsia"/>
        </w:rPr>
        <w:t>、</w:t>
      </w:r>
      <w:r>
        <w:rPr>
          <w:rFonts w:hint="eastAsia"/>
        </w:rPr>
        <w:t>“</w:t>
      </w:r>
      <w:r w:rsidRPr="00FD43E4">
        <w:t>manager</w:t>
      </w:r>
      <w:r>
        <w:rPr>
          <w:rFonts w:hint="eastAsia"/>
        </w:rPr>
        <w:t>”</w:t>
      </w:r>
      <w:r w:rsidR="00DA3B36">
        <w:rPr>
          <w:rFonts w:hint="eastAsia"/>
        </w:rPr>
        <w:t>或</w:t>
      </w:r>
      <w:r w:rsidR="00DA3B36" w:rsidRPr="00DA3B36">
        <w:rPr>
          <w:rFonts w:ascii="宋体" w:hAnsi="宋体"/>
        </w:rPr>
        <w:t>“</w:t>
      </w:r>
      <w:r w:rsidR="00DA3B36" w:rsidRPr="00DA3B36">
        <w:t>supervisor</w:t>
      </w:r>
      <w:r w:rsidR="00DA3B36" w:rsidRPr="00DA3B36">
        <w:rPr>
          <w:rFonts w:ascii="宋体" w:hAnsi="宋体"/>
        </w:rPr>
        <w:t>”</w:t>
      </w:r>
      <w:r>
        <w:rPr>
          <w:rFonts w:hint="eastAsia"/>
        </w:rPr>
        <w:t>的</w:t>
      </w:r>
      <w:r>
        <w:t>枚举字符串</w:t>
      </w:r>
      <w:r>
        <w:rPr>
          <w:rFonts w:hint="eastAsia"/>
        </w:rPr>
        <w:t>。</w:t>
      </w:r>
      <w:r w:rsidRPr="001047F9">
        <w:rPr>
          <w:rFonts w:asciiTheme="minorEastAsia" w:eastAsiaTheme="minorEastAsia" w:hAnsiTheme="minorEastAsia"/>
        </w:rPr>
        <w:t>“</w:t>
      </w:r>
      <w:r w:rsidR="00DA3B36" w:rsidRPr="00B47EA2">
        <w:t>monthlysalesamount</w:t>
      </w:r>
      <w:r w:rsidRPr="001047F9">
        <w:rPr>
          <w:rFonts w:asciiTheme="minorEastAsia" w:eastAsiaTheme="minorEastAsia" w:hAnsiTheme="minorEastAsia"/>
        </w:rPr>
        <w:t>”</w:t>
      </w:r>
      <w:r>
        <w:t>表示</w:t>
      </w:r>
      <w:r w:rsidR="00B96599">
        <w:rPr>
          <w:rFonts w:hint="eastAsia"/>
        </w:rPr>
        <w:t>该员工</w:t>
      </w:r>
      <w:r>
        <w:t>当月</w:t>
      </w:r>
      <w:r w:rsidR="00B96599">
        <w:t>实际销售额</w:t>
      </w:r>
      <w:r>
        <w:rPr>
          <w:rFonts w:hint="eastAsia"/>
        </w:rPr>
        <w:t>。</w:t>
      </w:r>
      <w:r w:rsidR="00B96599">
        <w:rPr>
          <w:rFonts w:hint="eastAsia"/>
        </w:rPr>
        <w:t>“</w:t>
      </w:r>
      <w:r w:rsidR="00B96599" w:rsidRPr="00B47EA2">
        <w:t>airfareamount</w:t>
      </w:r>
      <w:r w:rsidR="00B96599">
        <w:rPr>
          <w:rFonts w:hint="eastAsia"/>
        </w:rPr>
        <w:t>”</w:t>
      </w:r>
      <w:r w:rsidR="00576CB9">
        <w:t>表示当月机票费</w:t>
      </w:r>
      <w:r w:rsidR="00576CB9">
        <w:rPr>
          <w:rFonts w:hint="eastAsia"/>
        </w:rPr>
        <w:t>。</w:t>
      </w:r>
      <w:r w:rsidR="00321D28">
        <w:rPr>
          <w:rFonts w:hint="eastAsia"/>
        </w:rPr>
        <w:t>“</w:t>
      </w:r>
      <w:r w:rsidR="00321D28" w:rsidRPr="00B47EA2">
        <w:t>otherexpensesamount</w:t>
      </w:r>
      <w:r w:rsidR="00321D28">
        <w:rPr>
          <w:rFonts w:hint="eastAsia"/>
        </w:rPr>
        <w:t>”</w:t>
      </w:r>
      <w:r w:rsidR="0088680C">
        <w:rPr>
          <w:rFonts w:hint="eastAsia"/>
        </w:rPr>
        <w:t>表示</w:t>
      </w:r>
      <w:r w:rsidR="0088680C">
        <w:t>当月其他</w:t>
      </w:r>
      <w:r w:rsidR="0088680C">
        <w:rPr>
          <w:rFonts w:hint="eastAsia"/>
        </w:rPr>
        <w:t>申请</w:t>
      </w:r>
      <w:r w:rsidR="0088680C">
        <w:t>报销的费用。</w:t>
      </w:r>
      <w:r w:rsidRPr="003148B0">
        <w:rPr>
          <w:rFonts w:hint="eastAsia"/>
          <w:lang w:bidi="ar"/>
        </w:rPr>
        <w:t>当输入符合</w:t>
      </w:r>
      <w:r>
        <w:rPr>
          <w:rFonts w:hint="eastAsia"/>
          <w:lang w:bidi="ar"/>
        </w:rPr>
        <w:t>操作</w:t>
      </w:r>
      <w:r w:rsidRPr="003148B0">
        <w:rPr>
          <w:rFonts w:hint="eastAsia"/>
          <w:lang w:bidi="ar"/>
        </w:rPr>
        <w:t>规格说明时，根据</w:t>
      </w:r>
      <w:r>
        <w:rPr>
          <w:rFonts w:hint="eastAsia"/>
          <w:lang w:bidi="ar"/>
        </w:rPr>
        <w:t>员工等级</w:t>
      </w:r>
      <w:r w:rsidR="003A51A5">
        <w:rPr>
          <w:rFonts w:hint="eastAsia"/>
          <w:lang w:bidi="ar"/>
        </w:rPr>
        <w:t>、月销售额、机票费用</w:t>
      </w:r>
      <w:r w:rsidR="003A51A5">
        <w:rPr>
          <w:lang w:bidi="ar"/>
        </w:rPr>
        <w:t>及其他申请报销费用</w:t>
      </w:r>
      <w:r w:rsidR="003A51A5">
        <w:rPr>
          <w:rFonts w:hint="eastAsia"/>
          <w:lang w:bidi="ar"/>
        </w:rPr>
        <w:t>计算出报销</w:t>
      </w:r>
      <w:r>
        <w:rPr>
          <w:lang w:bidi="ar"/>
        </w:rPr>
        <w:t>金额</w:t>
      </w:r>
      <w:r w:rsidRPr="003148B0">
        <w:rPr>
          <w:rFonts w:hint="eastAsia"/>
          <w:lang w:bidi="ar"/>
        </w:rPr>
        <w:t>。</w:t>
      </w:r>
      <w:r w:rsidR="003A51A5">
        <w:rPr>
          <w:lang w:bidi="ar"/>
        </w:rPr>
        <w:t>报销</w:t>
      </w:r>
      <w:r>
        <w:rPr>
          <w:rFonts w:hint="eastAsia"/>
          <w:lang w:bidi="ar"/>
        </w:rPr>
        <w:t>金额</w:t>
      </w:r>
      <w:r w:rsidRPr="003148B0">
        <w:rPr>
          <w:rFonts w:hint="eastAsia"/>
          <w:lang w:bidi="ar"/>
        </w:rPr>
        <w:t>计算方式如</w:t>
      </w:r>
      <w:r>
        <w:rPr>
          <w:rFonts w:hint="eastAsia"/>
          <w:lang w:bidi="ar"/>
        </w:rPr>
        <w:t>表</w:t>
      </w:r>
      <w:r w:rsidR="003A51A5">
        <w:rPr>
          <w:lang w:bidi="ar"/>
        </w:rPr>
        <w:t>5-8</w:t>
      </w:r>
      <w:r w:rsidRPr="003148B0">
        <w:rPr>
          <w:rFonts w:hint="eastAsia"/>
          <w:lang w:bidi="ar"/>
        </w:rPr>
        <w:t>所示。</w:t>
      </w:r>
    </w:p>
    <w:p w14:paraId="02783E79" w14:textId="77777777" w:rsidR="004D11B1" w:rsidRDefault="004D11B1" w:rsidP="00B47EA2">
      <w:pPr>
        <w:pStyle w:val="u5"/>
        <w:spacing w:before="24" w:after="24"/>
        <w:ind w:firstLine="480"/>
        <w:rPr>
          <w:lang w:bidi="ar"/>
        </w:rPr>
      </w:pPr>
    </w:p>
    <w:p w14:paraId="5A0161E0" w14:textId="77777777" w:rsidR="004D11B1" w:rsidRDefault="004D11B1" w:rsidP="00B47EA2">
      <w:pPr>
        <w:pStyle w:val="u5"/>
        <w:spacing w:before="24" w:after="24"/>
        <w:ind w:firstLine="480"/>
        <w:rPr>
          <w:lang w:bidi="ar"/>
        </w:rPr>
      </w:pPr>
    </w:p>
    <w:p w14:paraId="0214B7E1" w14:textId="77777777" w:rsidR="004D11B1" w:rsidRDefault="004D11B1" w:rsidP="00B47EA2">
      <w:pPr>
        <w:pStyle w:val="u5"/>
        <w:spacing w:before="24" w:after="24"/>
        <w:ind w:firstLine="480"/>
        <w:rPr>
          <w:lang w:bidi="ar"/>
        </w:rPr>
      </w:pPr>
    </w:p>
    <w:p w14:paraId="6FDEF3A0" w14:textId="77777777" w:rsidR="004D11B1" w:rsidRDefault="004D11B1" w:rsidP="00B47EA2">
      <w:pPr>
        <w:pStyle w:val="u5"/>
        <w:spacing w:before="24" w:after="24"/>
        <w:ind w:firstLine="480"/>
        <w:rPr>
          <w:lang w:bidi="ar"/>
        </w:rPr>
      </w:pPr>
    </w:p>
    <w:p w14:paraId="57352681" w14:textId="77777777" w:rsidR="004D11B1" w:rsidRDefault="004D11B1" w:rsidP="00B47EA2">
      <w:pPr>
        <w:pStyle w:val="u5"/>
        <w:spacing w:before="24" w:after="24"/>
        <w:ind w:firstLine="480"/>
        <w:rPr>
          <w:lang w:bidi="ar"/>
        </w:rPr>
      </w:pPr>
    </w:p>
    <w:p w14:paraId="2D130A7E" w14:textId="77777777" w:rsidR="0088680C" w:rsidRDefault="0088680C" w:rsidP="0088680C">
      <w:pPr>
        <w:pStyle w:val="ub"/>
        <w:spacing w:before="120" w:after="360"/>
      </w:pPr>
      <w:r w:rsidRPr="0088680C">
        <w:rPr>
          <w:rFonts w:cs="宋体" w:hint="eastAsia"/>
          <w:szCs w:val="20"/>
          <w:lang w:bidi="ar"/>
        </w:rPr>
        <w:lastRenderedPageBreak/>
        <w:t>表</w:t>
      </w:r>
      <w:r w:rsidRPr="0088680C">
        <w:rPr>
          <w:rFonts w:cs="宋体" w:hint="eastAsia"/>
          <w:szCs w:val="20"/>
          <w:lang w:bidi="ar"/>
        </w:rPr>
        <w:t>5-</w:t>
      </w:r>
      <w:r w:rsidRPr="0088680C">
        <w:rPr>
          <w:rFonts w:cs="宋体"/>
          <w:szCs w:val="20"/>
          <w:lang w:bidi="ar"/>
        </w:rPr>
        <w:fldChar w:fldCharType="begin"/>
      </w:r>
      <w:r w:rsidRPr="0088680C">
        <w:rPr>
          <w:rFonts w:cs="宋体"/>
          <w:szCs w:val="20"/>
          <w:lang w:bidi="ar"/>
        </w:rPr>
        <w:instrText xml:space="preserve"> </w:instrText>
      </w:r>
      <w:r w:rsidRPr="0088680C">
        <w:rPr>
          <w:rFonts w:cs="宋体" w:hint="eastAsia"/>
          <w:szCs w:val="20"/>
          <w:lang w:bidi="ar"/>
        </w:rPr>
        <w:instrText xml:space="preserve">SEQ </w:instrText>
      </w:r>
      <w:r w:rsidRPr="0088680C">
        <w:rPr>
          <w:rFonts w:cs="宋体" w:hint="eastAsia"/>
          <w:szCs w:val="20"/>
          <w:lang w:bidi="ar"/>
        </w:rPr>
        <w:instrText>表</w:instrText>
      </w:r>
      <w:r w:rsidRPr="0088680C">
        <w:rPr>
          <w:rFonts w:cs="宋体" w:hint="eastAsia"/>
          <w:szCs w:val="20"/>
          <w:lang w:bidi="ar"/>
        </w:rPr>
        <w:instrText>5- \* ARABIC</w:instrText>
      </w:r>
      <w:r w:rsidRPr="0088680C">
        <w:rPr>
          <w:rFonts w:cs="宋体"/>
          <w:szCs w:val="20"/>
          <w:lang w:bidi="ar"/>
        </w:rPr>
        <w:instrText xml:space="preserve"> </w:instrText>
      </w:r>
      <w:r w:rsidRPr="0088680C">
        <w:rPr>
          <w:rFonts w:cs="宋体"/>
          <w:szCs w:val="20"/>
          <w:lang w:bidi="ar"/>
        </w:rPr>
        <w:fldChar w:fldCharType="separate"/>
      </w:r>
      <w:r w:rsidR="00A55FB8">
        <w:rPr>
          <w:rFonts w:cs="宋体"/>
          <w:noProof/>
          <w:szCs w:val="20"/>
          <w:lang w:bidi="ar"/>
        </w:rPr>
        <w:t>6</w:t>
      </w:r>
      <w:r w:rsidRPr="0088680C">
        <w:rPr>
          <w:rFonts w:cs="宋体"/>
          <w:szCs w:val="20"/>
          <w:lang w:bidi="ar"/>
        </w:rPr>
        <w:fldChar w:fldCharType="end"/>
      </w:r>
      <w:r>
        <w:rPr>
          <w:rFonts w:cs="宋体"/>
          <w:szCs w:val="20"/>
          <w:lang w:bidi="ar"/>
        </w:rPr>
        <w:t xml:space="preserve"> </w:t>
      </w:r>
      <w:r w:rsidRPr="0088680C">
        <w:rPr>
          <w:rFonts w:cs="宋体" w:hint="eastAsia"/>
          <w:szCs w:val="20"/>
          <w:lang w:bidi="ar"/>
        </w:rPr>
        <w:t>总金额计算操作</w:t>
      </w:r>
      <w:r>
        <w:t>输入规格说明</w:t>
      </w:r>
    </w:p>
    <w:tbl>
      <w:tblPr>
        <w:tblStyle w:val="afff1"/>
        <w:tblW w:w="0" w:type="auto"/>
        <w:tblInd w:w="108" w:type="dxa"/>
        <w:tblLook w:val="04A0" w:firstRow="1" w:lastRow="0" w:firstColumn="1" w:lastColumn="0" w:noHBand="0" w:noVBand="1"/>
      </w:tblPr>
      <w:tblGrid>
        <w:gridCol w:w="2609"/>
        <w:gridCol w:w="1360"/>
        <w:gridCol w:w="3969"/>
      </w:tblGrid>
      <w:tr w:rsidR="0088680C" w14:paraId="249BD58C" w14:textId="77777777" w:rsidTr="003A51A5">
        <w:tc>
          <w:tcPr>
            <w:tcW w:w="2609" w:type="dxa"/>
          </w:tcPr>
          <w:p w14:paraId="4E863F44" w14:textId="77777777" w:rsidR="0088680C" w:rsidRPr="00E555F0" w:rsidRDefault="0088680C" w:rsidP="003A51A5">
            <w:pPr>
              <w:pStyle w:val="u5"/>
              <w:spacing w:before="24" w:after="24"/>
              <w:ind w:firstLineChars="0" w:firstLine="0"/>
            </w:pPr>
            <w:r w:rsidRPr="00E555F0">
              <w:t>Input parameters</w:t>
            </w:r>
          </w:p>
        </w:tc>
        <w:tc>
          <w:tcPr>
            <w:tcW w:w="1360" w:type="dxa"/>
          </w:tcPr>
          <w:p w14:paraId="0F35F616" w14:textId="77777777" w:rsidR="0088680C" w:rsidRPr="00E555F0" w:rsidRDefault="0088680C" w:rsidP="003A51A5">
            <w:pPr>
              <w:pStyle w:val="u5"/>
              <w:spacing w:before="24" w:after="24"/>
              <w:ind w:firstLineChars="0" w:firstLine="0"/>
            </w:pPr>
            <w:r w:rsidRPr="00E555F0">
              <w:rPr>
                <w:bCs/>
              </w:rPr>
              <w:t>Type</w:t>
            </w:r>
          </w:p>
        </w:tc>
        <w:tc>
          <w:tcPr>
            <w:tcW w:w="3969" w:type="dxa"/>
          </w:tcPr>
          <w:p w14:paraId="242E706D" w14:textId="77777777" w:rsidR="0088680C" w:rsidRPr="00E555F0" w:rsidRDefault="0088680C" w:rsidP="003A51A5">
            <w:pPr>
              <w:pStyle w:val="u5"/>
              <w:spacing w:before="24" w:after="24"/>
              <w:ind w:firstLineChars="0" w:firstLine="0"/>
            </w:pPr>
            <w:r w:rsidRPr="00E555F0">
              <w:t>Constraint</w:t>
            </w:r>
          </w:p>
        </w:tc>
      </w:tr>
      <w:tr w:rsidR="0088680C" w14:paraId="758CBC6D" w14:textId="77777777" w:rsidTr="003A51A5">
        <w:tc>
          <w:tcPr>
            <w:tcW w:w="2609" w:type="dxa"/>
          </w:tcPr>
          <w:p w14:paraId="095C2E6F" w14:textId="77777777" w:rsidR="0088680C" w:rsidRDefault="0088680C" w:rsidP="003A51A5">
            <w:pPr>
              <w:pStyle w:val="u5"/>
              <w:spacing w:before="24" w:after="24"/>
              <w:ind w:firstLineChars="0" w:firstLine="0"/>
            </w:pPr>
            <w:r w:rsidRPr="00E7230B">
              <w:t>stafflevel</w:t>
            </w:r>
          </w:p>
        </w:tc>
        <w:tc>
          <w:tcPr>
            <w:tcW w:w="1360" w:type="dxa"/>
          </w:tcPr>
          <w:p w14:paraId="306E123F" w14:textId="77777777" w:rsidR="0088680C" w:rsidRDefault="0088680C" w:rsidP="003A51A5">
            <w:pPr>
              <w:pStyle w:val="u5"/>
              <w:spacing w:before="24" w:after="24"/>
              <w:ind w:firstLineChars="0" w:firstLine="0"/>
            </w:pPr>
            <w:r>
              <w:rPr>
                <w:rFonts w:hint="eastAsia"/>
              </w:rPr>
              <w:t>S</w:t>
            </w:r>
            <w:r>
              <w:t>tring</w:t>
            </w:r>
          </w:p>
        </w:tc>
        <w:tc>
          <w:tcPr>
            <w:tcW w:w="3969" w:type="dxa"/>
          </w:tcPr>
          <w:p w14:paraId="09BEBE07" w14:textId="77777777" w:rsidR="0088680C" w:rsidRDefault="0088680C" w:rsidP="003A51A5">
            <w:pPr>
              <w:pStyle w:val="u5"/>
              <w:spacing w:before="24" w:after="24"/>
              <w:ind w:firstLineChars="0" w:firstLine="0"/>
            </w:pPr>
            <w:r w:rsidRPr="00FD43E4">
              <w:t>seniormanager</w:t>
            </w:r>
            <w:r>
              <w:t xml:space="preserve"> </w:t>
            </w:r>
            <w:r w:rsidRPr="005204CA">
              <w:rPr>
                <w:b/>
              </w:rPr>
              <w:t>|</w:t>
            </w:r>
            <w:r>
              <w:t xml:space="preserve"> </w:t>
            </w:r>
            <w:r w:rsidRPr="00FD43E4">
              <w:t>manager</w:t>
            </w:r>
            <w:r>
              <w:t xml:space="preserve"> </w:t>
            </w:r>
            <w:r w:rsidRPr="00DA3B36">
              <w:rPr>
                <w:b/>
              </w:rPr>
              <w:t>|</w:t>
            </w:r>
            <w:r w:rsidRPr="00DA3B36">
              <w:t xml:space="preserve"> supervisor</w:t>
            </w:r>
          </w:p>
        </w:tc>
      </w:tr>
      <w:tr w:rsidR="003A51A5" w14:paraId="032F2055" w14:textId="77777777" w:rsidTr="003A51A5">
        <w:tc>
          <w:tcPr>
            <w:tcW w:w="2609" w:type="dxa"/>
          </w:tcPr>
          <w:p w14:paraId="3325900B" w14:textId="77777777" w:rsidR="003A51A5" w:rsidRDefault="003A51A5" w:rsidP="003A51A5">
            <w:pPr>
              <w:pStyle w:val="u5"/>
              <w:spacing w:before="24" w:after="24"/>
              <w:ind w:firstLineChars="0" w:firstLine="0"/>
            </w:pPr>
            <w:r w:rsidRPr="00E7230B">
              <w:t>actualmonthlymileage</w:t>
            </w:r>
          </w:p>
        </w:tc>
        <w:tc>
          <w:tcPr>
            <w:tcW w:w="1360" w:type="dxa"/>
          </w:tcPr>
          <w:p w14:paraId="4313C5F2" w14:textId="77777777" w:rsidR="003A51A5" w:rsidRDefault="003A51A5" w:rsidP="003A51A5">
            <w:pPr>
              <w:pStyle w:val="u5"/>
              <w:spacing w:before="24" w:after="24"/>
              <w:ind w:firstLineChars="0" w:firstLine="0"/>
            </w:pPr>
            <w:r>
              <w:rPr>
                <w:rFonts w:hint="eastAsia"/>
              </w:rPr>
              <w:t>double</w:t>
            </w:r>
          </w:p>
        </w:tc>
        <w:tc>
          <w:tcPr>
            <w:tcW w:w="3969" w:type="dxa"/>
          </w:tcPr>
          <w:p w14:paraId="689DA77C" w14:textId="77777777" w:rsidR="003A51A5" w:rsidRDefault="003A51A5"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88680C" w14:paraId="608D980D" w14:textId="77777777" w:rsidTr="003A51A5">
        <w:tc>
          <w:tcPr>
            <w:tcW w:w="2609" w:type="dxa"/>
          </w:tcPr>
          <w:p w14:paraId="41F82004" w14:textId="77777777" w:rsidR="0088680C" w:rsidRDefault="0088680C" w:rsidP="003A51A5">
            <w:pPr>
              <w:pStyle w:val="u5"/>
              <w:spacing w:before="24" w:after="24"/>
              <w:ind w:firstLineChars="0" w:firstLine="0"/>
            </w:pPr>
            <w:r w:rsidRPr="00B47EA2">
              <w:t>monthlysalesamount</w:t>
            </w:r>
          </w:p>
        </w:tc>
        <w:tc>
          <w:tcPr>
            <w:tcW w:w="1360" w:type="dxa"/>
          </w:tcPr>
          <w:p w14:paraId="66F109B4" w14:textId="77777777" w:rsidR="0088680C" w:rsidRDefault="0088680C" w:rsidP="003A51A5">
            <w:pPr>
              <w:pStyle w:val="u5"/>
              <w:spacing w:before="24" w:after="24"/>
              <w:ind w:firstLineChars="0" w:firstLine="0"/>
            </w:pPr>
            <w:r>
              <w:rPr>
                <w:rFonts w:hint="eastAsia"/>
              </w:rPr>
              <w:t>double</w:t>
            </w:r>
          </w:p>
        </w:tc>
        <w:tc>
          <w:tcPr>
            <w:tcW w:w="3969" w:type="dxa"/>
          </w:tcPr>
          <w:p w14:paraId="480E1D79" w14:textId="77777777" w:rsidR="0088680C" w:rsidRDefault="0088680C"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88680C" w14:paraId="2B440314" w14:textId="77777777" w:rsidTr="003A51A5">
        <w:tc>
          <w:tcPr>
            <w:tcW w:w="2609" w:type="dxa"/>
          </w:tcPr>
          <w:p w14:paraId="330F168C" w14:textId="77777777" w:rsidR="0088680C" w:rsidRPr="00B47EA2" w:rsidRDefault="0088680C" w:rsidP="003A51A5">
            <w:pPr>
              <w:pStyle w:val="u5"/>
              <w:spacing w:before="24" w:after="24"/>
              <w:ind w:firstLineChars="0" w:firstLine="0"/>
            </w:pPr>
            <w:r w:rsidRPr="00B47EA2">
              <w:t>airfareamount</w:t>
            </w:r>
          </w:p>
        </w:tc>
        <w:tc>
          <w:tcPr>
            <w:tcW w:w="1360" w:type="dxa"/>
          </w:tcPr>
          <w:p w14:paraId="64E0BAF2" w14:textId="77777777" w:rsidR="0088680C" w:rsidRDefault="0088680C" w:rsidP="003A51A5">
            <w:pPr>
              <w:pStyle w:val="u5"/>
              <w:spacing w:before="24" w:after="24"/>
              <w:ind w:firstLineChars="0" w:firstLine="0"/>
            </w:pPr>
            <w:r>
              <w:rPr>
                <w:rFonts w:hint="eastAsia"/>
              </w:rPr>
              <w:t>double</w:t>
            </w:r>
          </w:p>
        </w:tc>
        <w:tc>
          <w:tcPr>
            <w:tcW w:w="3969" w:type="dxa"/>
          </w:tcPr>
          <w:p w14:paraId="1C70B7B3" w14:textId="77777777" w:rsidR="0088680C" w:rsidRDefault="0088680C"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r w:rsidR="0088680C" w14:paraId="634BDA81" w14:textId="77777777" w:rsidTr="003A51A5">
        <w:tc>
          <w:tcPr>
            <w:tcW w:w="2609" w:type="dxa"/>
          </w:tcPr>
          <w:p w14:paraId="6B36E0D1" w14:textId="77777777" w:rsidR="0088680C" w:rsidRPr="00B47EA2" w:rsidRDefault="0088680C" w:rsidP="003A51A5">
            <w:pPr>
              <w:pStyle w:val="u5"/>
              <w:spacing w:before="24" w:after="24"/>
              <w:ind w:firstLineChars="0" w:firstLine="0"/>
            </w:pPr>
            <w:r w:rsidRPr="00B47EA2">
              <w:t>otherexpensesamount</w:t>
            </w:r>
          </w:p>
        </w:tc>
        <w:tc>
          <w:tcPr>
            <w:tcW w:w="1360" w:type="dxa"/>
          </w:tcPr>
          <w:p w14:paraId="335BA7DD" w14:textId="77777777" w:rsidR="0088680C" w:rsidRDefault="0088680C" w:rsidP="003A51A5">
            <w:pPr>
              <w:pStyle w:val="u5"/>
              <w:spacing w:before="24" w:after="24"/>
              <w:ind w:firstLineChars="0" w:firstLine="0"/>
            </w:pPr>
            <w:r>
              <w:rPr>
                <w:rFonts w:hint="eastAsia"/>
              </w:rPr>
              <w:t>double</w:t>
            </w:r>
          </w:p>
        </w:tc>
        <w:tc>
          <w:tcPr>
            <w:tcW w:w="3969" w:type="dxa"/>
          </w:tcPr>
          <w:p w14:paraId="5E439F87" w14:textId="77777777" w:rsidR="0088680C" w:rsidRDefault="0088680C" w:rsidP="003A51A5">
            <w:pPr>
              <w:pStyle w:val="u5"/>
              <w:spacing w:before="24" w:after="24"/>
              <w:ind w:firstLineChars="0" w:firstLine="0"/>
            </w:pPr>
            <w:r>
              <w:rPr>
                <w:rFonts w:hint="eastAsia"/>
              </w:rPr>
              <w:t>[</w:t>
            </w:r>
            <w:r>
              <w:t>0.0,+</w:t>
            </w:r>
            <w:r>
              <w:rPr>
                <w:rFonts w:ascii="宋体" w:hAnsi="宋体" w:hint="eastAsia"/>
              </w:rPr>
              <w:t>∞</w:t>
            </w:r>
            <w:r>
              <w:rPr>
                <w:rFonts w:hint="eastAsia"/>
              </w:rPr>
              <w:t>]</w:t>
            </w:r>
          </w:p>
        </w:tc>
      </w:tr>
    </w:tbl>
    <w:p w14:paraId="700A663F" w14:textId="77777777" w:rsidR="0088680C" w:rsidRPr="0088680C" w:rsidRDefault="0088680C" w:rsidP="0088680C">
      <w:pPr>
        <w:pStyle w:val="u5"/>
        <w:spacing w:before="24" w:after="24"/>
        <w:ind w:firstLine="480"/>
        <w:rPr>
          <w:lang w:bidi="ar"/>
        </w:rPr>
      </w:pPr>
      <w:r>
        <w:rPr>
          <w:rFonts w:hint="eastAsia"/>
          <w:lang w:bidi="ar"/>
        </w:rPr>
        <w:t>说明</w:t>
      </w:r>
      <w:r>
        <w:rPr>
          <w:lang w:bidi="ar"/>
        </w:rPr>
        <w:t>：</w:t>
      </w:r>
      <w:r w:rsidR="003A51A5">
        <w:rPr>
          <w:rFonts w:hint="eastAsia"/>
        </w:rPr>
        <w:t>其中</w:t>
      </w:r>
      <w:r w:rsidR="003A51A5">
        <w:t>，</w:t>
      </w:r>
      <w:r w:rsidR="003A51A5">
        <w:rPr>
          <w:rFonts w:hint="eastAsia"/>
        </w:rPr>
        <w:t>“</w:t>
      </w:r>
      <w:r w:rsidR="003A51A5" w:rsidRPr="00E7230B">
        <w:t>stafflevel</w:t>
      </w:r>
      <w:r w:rsidR="003A51A5">
        <w:rPr>
          <w:rFonts w:hint="eastAsia"/>
        </w:rPr>
        <w:t>”代表</w:t>
      </w:r>
      <w:r w:rsidR="003A51A5">
        <w:t>员工</w:t>
      </w:r>
      <w:r w:rsidR="003A51A5">
        <w:rPr>
          <w:rFonts w:hint="eastAsia"/>
        </w:rPr>
        <w:t>等级</w:t>
      </w:r>
      <w:r w:rsidR="003A51A5">
        <w:rPr>
          <w:rFonts w:asciiTheme="minorEastAsia" w:eastAsiaTheme="minorEastAsia" w:hAnsiTheme="minorEastAsia" w:hint="eastAsia"/>
        </w:rPr>
        <w:t>；</w:t>
      </w:r>
      <w:r w:rsidR="003A51A5" w:rsidRPr="001047F9">
        <w:rPr>
          <w:rFonts w:asciiTheme="minorEastAsia" w:eastAsiaTheme="minorEastAsia" w:hAnsiTheme="minorEastAsia"/>
        </w:rPr>
        <w:t>“</w:t>
      </w:r>
      <w:r w:rsidR="003A51A5" w:rsidRPr="00E7230B">
        <w:t>actualmonthlymileage</w:t>
      </w:r>
      <w:r w:rsidR="003A51A5" w:rsidRPr="001047F9">
        <w:rPr>
          <w:rFonts w:asciiTheme="minorEastAsia" w:eastAsiaTheme="minorEastAsia" w:hAnsiTheme="minorEastAsia"/>
        </w:rPr>
        <w:t>”</w:t>
      </w:r>
      <w:r w:rsidR="003A51A5">
        <w:t>表示当月实际英里数，即使用公司车辆的英里数</w:t>
      </w:r>
      <w:r w:rsidR="003A51A5">
        <w:rPr>
          <w:rFonts w:hint="eastAsia"/>
        </w:rPr>
        <w:t>；</w:t>
      </w:r>
      <w:r w:rsidR="003A51A5" w:rsidRPr="001047F9">
        <w:rPr>
          <w:rFonts w:asciiTheme="minorEastAsia" w:eastAsiaTheme="minorEastAsia" w:hAnsiTheme="minorEastAsia"/>
        </w:rPr>
        <w:t>“</w:t>
      </w:r>
      <w:r w:rsidR="003A51A5" w:rsidRPr="00B47EA2">
        <w:t>monthlysalesamount</w:t>
      </w:r>
      <w:r w:rsidR="003A51A5" w:rsidRPr="001047F9">
        <w:rPr>
          <w:rFonts w:asciiTheme="minorEastAsia" w:eastAsiaTheme="minorEastAsia" w:hAnsiTheme="minorEastAsia"/>
        </w:rPr>
        <w:t>”</w:t>
      </w:r>
      <w:r w:rsidR="003A51A5">
        <w:t>表示</w:t>
      </w:r>
      <w:r w:rsidR="003A51A5">
        <w:rPr>
          <w:rFonts w:hint="eastAsia"/>
        </w:rPr>
        <w:t>该员工</w:t>
      </w:r>
      <w:r w:rsidR="003A51A5">
        <w:t>当月实际销售额</w:t>
      </w:r>
      <w:r w:rsidR="003A51A5">
        <w:rPr>
          <w:rFonts w:hint="eastAsia"/>
        </w:rPr>
        <w:t>；“</w:t>
      </w:r>
      <w:r w:rsidR="003A51A5" w:rsidRPr="00B47EA2">
        <w:t>airfareamount</w:t>
      </w:r>
      <w:r w:rsidR="003A51A5">
        <w:rPr>
          <w:rFonts w:hint="eastAsia"/>
        </w:rPr>
        <w:t>”</w:t>
      </w:r>
      <w:r w:rsidR="003A51A5">
        <w:t>表示当月机票费</w:t>
      </w:r>
      <w:r w:rsidR="003A51A5">
        <w:rPr>
          <w:rFonts w:hint="eastAsia"/>
        </w:rPr>
        <w:t>；“</w:t>
      </w:r>
      <w:r w:rsidR="003A51A5" w:rsidRPr="00B47EA2">
        <w:t>otherexpensesamount</w:t>
      </w:r>
      <w:r w:rsidR="003A51A5">
        <w:rPr>
          <w:rFonts w:hint="eastAsia"/>
        </w:rPr>
        <w:t>”表示</w:t>
      </w:r>
      <w:r w:rsidR="003A51A5">
        <w:t>当月其他</w:t>
      </w:r>
      <w:r w:rsidR="003A51A5">
        <w:rPr>
          <w:rFonts w:hint="eastAsia"/>
        </w:rPr>
        <w:t>申请</w:t>
      </w:r>
      <w:r w:rsidR="003A51A5">
        <w:t>报销的费用。</w:t>
      </w:r>
      <w:r w:rsidR="002D0495">
        <w:rPr>
          <w:rFonts w:hint="eastAsia"/>
          <w:lang w:bidi="ar"/>
        </w:rPr>
        <w:t>总金额</w:t>
      </w:r>
      <w:r w:rsidR="002D0495" w:rsidRPr="003148B0">
        <w:rPr>
          <w:rFonts w:hint="eastAsia"/>
          <w:lang w:bidi="ar"/>
        </w:rPr>
        <w:t>计算方式如</w:t>
      </w:r>
      <w:r w:rsidR="002D0495">
        <w:rPr>
          <w:rFonts w:hint="eastAsia"/>
          <w:lang w:bidi="ar"/>
        </w:rPr>
        <w:t>表</w:t>
      </w:r>
      <w:r w:rsidR="002D0495">
        <w:rPr>
          <w:lang w:bidi="ar"/>
        </w:rPr>
        <w:t>5-9</w:t>
      </w:r>
      <w:r w:rsidR="002D0495" w:rsidRPr="003148B0">
        <w:rPr>
          <w:rFonts w:hint="eastAsia"/>
          <w:lang w:bidi="ar"/>
        </w:rPr>
        <w:t>所示。</w:t>
      </w:r>
    </w:p>
    <w:p w14:paraId="5A01617E" w14:textId="77777777" w:rsidR="001047F9" w:rsidRDefault="001047F9" w:rsidP="001047F9">
      <w:pPr>
        <w:pStyle w:val="ub"/>
        <w:spacing w:before="120" w:after="360"/>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55FB8">
        <w:rPr>
          <w:noProof/>
        </w:rPr>
        <w:t>7</w:t>
      </w:r>
      <w:r>
        <w:fldChar w:fldCharType="end"/>
      </w:r>
      <w:r>
        <w:t xml:space="preserve"> </w:t>
      </w:r>
      <w:r w:rsidR="003130AE">
        <w:rPr>
          <w:rFonts w:hint="eastAsia"/>
        </w:rPr>
        <w:t>车辆使用</w:t>
      </w:r>
      <w:r w:rsidR="003130AE">
        <w:t>费</w:t>
      </w:r>
      <w:r>
        <w:t>计算方法</w:t>
      </w:r>
    </w:p>
    <w:tbl>
      <w:tblPr>
        <w:tblStyle w:val="afff1"/>
        <w:tblW w:w="0" w:type="auto"/>
        <w:tblLook w:val="04A0" w:firstRow="1" w:lastRow="0" w:firstColumn="1" w:lastColumn="0" w:noHBand="0" w:noVBand="1"/>
      </w:tblPr>
      <w:tblGrid>
        <w:gridCol w:w="2038"/>
        <w:gridCol w:w="1756"/>
        <w:gridCol w:w="2320"/>
        <w:gridCol w:w="2039"/>
      </w:tblGrid>
      <w:tr w:rsidR="003130AE" w14:paraId="505EBD8D" w14:textId="77777777" w:rsidTr="003130AE">
        <w:tc>
          <w:tcPr>
            <w:tcW w:w="2038" w:type="dxa"/>
          </w:tcPr>
          <w:p w14:paraId="0205FA1D" w14:textId="77777777" w:rsidR="003130AE" w:rsidRDefault="003130AE" w:rsidP="005204CA">
            <w:pPr>
              <w:pStyle w:val="u5"/>
              <w:spacing w:before="24" w:after="24"/>
              <w:ind w:firstLineChars="0" w:firstLine="0"/>
            </w:pPr>
            <w:r>
              <w:t>员工等级</w:t>
            </w:r>
          </w:p>
        </w:tc>
        <w:tc>
          <w:tcPr>
            <w:tcW w:w="1756" w:type="dxa"/>
          </w:tcPr>
          <w:p w14:paraId="3A58EE1F" w14:textId="77777777" w:rsidR="003130AE" w:rsidRDefault="003130AE" w:rsidP="005204CA">
            <w:pPr>
              <w:pStyle w:val="u5"/>
              <w:spacing w:before="24" w:after="24"/>
              <w:ind w:firstLineChars="0" w:firstLine="0"/>
            </w:pPr>
            <w:r>
              <w:t>每月限额</w:t>
            </w:r>
          </w:p>
        </w:tc>
        <w:tc>
          <w:tcPr>
            <w:tcW w:w="2320" w:type="dxa"/>
          </w:tcPr>
          <w:p w14:paraId="00B3EEF7" w14:textId="77777777" w:rsidR="003130AE" w:rsidRDefault="003130AE" w:rsidP="005204CA">
            <w:pPr>
              <w:pStyle w:val="u5"/>
              <w:spacing w:before="24" w:after="24"/>
              <w:ind w:firstLineChars="0" w:firstLine="0"/>
            </w:pPr>
            <w:r>
              <w:t>向公司偿付的费用</w:t>
            </w:r>
          </w:p>
        </w:tc>
        <w:tc>
          <w:tcPr>
            <w:tcW w:w="2039" w:type="dxa"/>
          </w:tcPr>
          <w:p w14:paraId="11E319BA" w14:textId="77777777" w:rsidR="003130AE" w:rsidRDefault="003130AE" w:rsidP="005204CA">
            <w:pPr>
              <w:pStyle w:val="u5"/>
              <w:spacing w:before="24" w:after="24"/>
              <w:ind w:firstLineChars="0" w:firstLine="0"/>
            </w:pPr>
            <w:r>
              <w:t>偿付条件</w:t>
            </w:r>
          </w:p>
        </w:tc>
      </w:tr>
      <w:tr w:rsidR="003130AE" w14:paraId="724AA581" w14:textId="77777777" w:rsidTr="003130AE">
        <w:tc>
          <w:tcPr>
            <w:tcW w:w="2038" w:type="dxa"/>
          </w:tcPr>
          <w:p w14:paraId="5D9AAC6A" w14:textId="77777777" w:rsidR="003130AE" w:rsidRDefault="003130AE" w:rsidP="005204CA">
            <w:pPr>
              <w:pStyle w:val="u5"/>
              <w:spacing w:before="24" w:after="24"/>
              <w:ind w:firstLineChars="0" w:firstLine="0"/>
            </w:pPr>
            <w:r w:rsidRPr="00FD43E4">
              <w:t>seniormanager</w:t>
            </w:r>
          </w:p>
        </w:tc>
        <w:tc>
          <w:tcPr>
            <w:tcW w:w="1756" w:type="dxa"/>
          </w:tcPr>
          <w:p w14:paraId="11D54D1B" w14:textId="77777777" w:rsidR="003130AE" w:rsidRDefault="003130AE" w:rsidP="005204CA">
            <w:pPr>
              <w:pStyle w:val="u5"/>
              <w:spacing w:before="24" w:after="24"/>
              <w:ind w:firstLineChars="0" w:firstLine="0"/>
            </w:pPr>
            <w:r>
              <w:rPr>
                <w:rFonts w:hint="eastAsia"/>
              </w:rPr>
              <w:t>4000</w:t>
            </w:r>
          </w:p>
        </w:tc>
        <w:tc>
          <w:tcPr>
            <w:tcW w:w="2320" w:type="dxa"/>
          </w:tcPr>
          <w:p w14:paraId="3EFBBC2E" w14:textId="77777777" w:rsidR="003130AE" w:rsidRDefault="003130AE" w:rsidP="005204CA">
            <w:pPr>
              <w:pStyle w:val="u5"/>
              <w:spacing w:before="24" w:after="24"/>
              <w:ind w:firstLineChars="0" w:firstLine="0"/>
            </w:pPr>
            <w:r>
              <w:t>5*(y-x)</w:t>
            </w:r>
          </w:p>
        </w:tc>
        <w:tc>
          <w:tcPr>
            <w:tcW w:w="2039" w:type="dxa"/>
          </w:tcPr>
          <w:p w14:paraId="5A6F1377" w14:textId="77777777" w:rsidR="003130AE" w:rsidRDefault="003130AE" w:rsidP="005204CA">
            <w:pPr>
              <w:pStyle w:val="u5"/>
              <w:spacing w:before="24" w:after="24"/>
              <w:ind w:firstLineChars="0" w:firstLine="0"/>
            </w:pPr>
            <w:r>
              <w:t>y&gt;x</w:t>
            </w:r>
          </w:p>
        </w:tc>
      </w:tr>
      <w:tr w:rsidR="003130AE" w14:paraId="4723F265" w14:textId="77777777" w:rsidTr="003130AE">
        <w:tc>
          <w:tcPr>
            <w:tcW w:w="2038" w:type="dxa"/>
          </w:tcPr>
          <w:p w14:paraId="34BC2792" w14:textId="77777777" w:rsidR="003130AE" w:rsidRDefault="003130AE" w:rsidP="005204CA">
            <w:pPr>
              <w:pStyle w:val="u5"/>
              <w:spacing w:before="24" w:after="24"/>
              <w:ind w:firstLineChars="0" w:firstLine="0"/>
            </w:pPr>
            <w:r w:rsidRPr="00FD43E4">
              <w:t>manager</w:t>
            </w:r>
          </w:p>
        </w:tc>
        <w:tc>
          <w:tcPr>
            <w:tcW w:w="1756" w:type="dxa"/>
          </w:tcPr>
          <w:p w14:paraId="3146E07C" w14:textId="77777777" w:rsidR="003130AE" w:rsidRDefault="003130AE" w:rsidP="005204CA">
            <w:pPr>
              <w:pStyle w:val="u5"/>
              <w:spacing w:before="24" w:after="24"/>
              <w:ind w:firstLineChars="0" w:firstLine="0"/>
            </w:pPr>
            <w:r>
              <w:rPr>
                <w:rFonts w:hint="eastAsia"/>
              </w:rPr>
              <w:t>3000</w:t>
            </w:r>
          </w:p>
        </w:tc>
        <w:tc>
          <w:tcPr>
            <w:tcW w:w="2320" w:type="dxa"/>
          </w:tcPr>
          <w:p w14:paraId="071EC3BA" w14:textId="77777777" w:rsidR="003130AE" w:rsidRDefault="003130AE" w:rsidP="005204CA">
            <w:pPr>
              <w:pStyle w:val="u5"/>
              <w:spacing w:before="24" w:after="24"/>
              <w:ind w:firstLineChars="0" w:firstLine="0"/>
            </w:pPr>
            <w:r>
              <w:t>8*(y-x)</w:t>
            </w:r>
          </w:p>
        </w:tc>
        <w:tc>
          <w:tcPr>
            <w:tcW w:w="2039" w:type="dxa"/>
          </w:tcPr>
          <w:p w14:paraId="42475F68" w14:textId="77777777" w:rsidR="003130AE" w:rsidRDefault="003130AE" w:rsidP="005204CA">
            <w:pPr>
              <w:pStyle w:val="u5"/>
              <w:spacing w:before="24" w:after="24"/>
              <w:ind w:firstLineChars="0" w:firstLine="0"/>
            </w:pPr>
            <w:r>
              <w:t>y&gt;x</w:t>
            </w:r>
          </w:p>
        </w:tc>
      </w:tr>
    </w:tbl>
    <w:p w14:paraId="4916EFD2" w14:textId="77777777" w:rsidR="001047F9" w:rsidRDefault="007F7E9A" w:rsidP="005A1999">
      <w:pPr>
        <w:pStyle w:val="u5"/>
        <w:spacing w:before="24" w:after="24"/>
        <w:ind w:firstLine="480"/>
      </w:pPr>
      <w:r>
        <w:rPr>
          <w:rFonts w:hint="eastAsia"/>
        </w:rPr>
        <w:t>说明</w:t>
      </w:r>
      <w:r>
        <w:t>：</w:t>
      </w:r>
      <w:r w:rsidR="005A1999">
        <w:rPr>
          <w:rFonts w:hint="eastAsia"/>
        </w:rPr>
        <w:t>车辆使用费</w:t>
      </w:r>
      <w:r w:rsidR="003130AE">
        <w:rPr>
          <w:rFonts w:hint="eastAsia"/>
        </w:rPr>
        <w:t>对于不同等级的员工有不同的计算方法。对于每一个高级销售经理和销售经理，每月有定量的公司车辆使用英里数限额（</w:t>
      </w:r>
      <w:r w:rsidR="005A1999">
        <w:rPr>
          <w:rFonts w:hint="eastAsia"/>
        </w:rPr>
        <w:t>x</w:t>
      </w:r>
      <w:r w:rsidR="003130AE">
        <w:rPr>
          <w:rFonts w:hint="eastAsia"/>
        </w:rPr>
        <w:t>公里），高级销售经理为</w:t>
      </w:r>
      <w:r w:rsidR="003130AE">
        <w:rPr>
          <w:rFonts w:hint="eastAsia"/>
        </w:rPr>
        <w:t>x=4000</w:t>
      </w:r>
      <w:r w:rsidR="003130AE">
        <w:rPr>
          <w:rFonts w:hint="eastAsia"/>
        </w:rPr>
        <w:t>，销售经理为</w:t>
      </w:r>
      <w:r w:rsidR="003130AE">
        <w:rPr>
          <w:rFonts w:hint="eastAsia"/>
        </w:rPr>
        <w:t>x=3000</w:t>
      </w:r>
      <w:r w:rsidR="003130AE">
        <w:rPr>
          <w:rFonts w:hint="eastAsia"/>
        </w:rPr>
        <w:t>。若一个员工当月实际车辆使用英里数（</w:t>
      </w:r>
      <w:r w:rsidR="005A1999">
        <w:rPr>
          <w:rFonts w:hint="eastAsia"/>
        </w:rPr>
        <w:t>y</w:t>
      </w:r>
      <w:r w:rsidR="003130AE">
        <w:rPr>
          <w:rFonts w:hint="eastAsia"/>
        </w:rPr>
        <w:t>公里）没有超过限额的话，那么他不</w:t>
      </w:r>
      <w:r w:rsidR="005A1999">
        <w:rPr>
          <w:rFonts w:hint="eastAsia"/>
        </w:rPr>
        <w:t>需要向公司偿付额外英里数费用；如果超过限额的话，那么需要根据</w:t>
      </w:r>
      <w:r w:rsidR="003130AE">
        <w:rPr>
          <w:rFonts w:hint="eastAsia"/>
        </w:rPr>
        <w:t>表</w:t>
      </w:r>
      <w:r w:rsidR="003130AE">
        <w:rPr>
          <w:rFonts w:hint="eastAsia"/>
        </w:rPr>
        <w:t>5-</w:t>
      </w:r>
      <w:r w:rsidR="002D0495">
        <w:t>7</w:t>
      </w:r>
      <w:r w:rsidR="005A1999">
        <w:rPr>
          <w:rFonts w:hint="eastAsia"/>
        </w:rPr>
        <w:t>计算向公司偿付的额外英里数费用。</w:t>
      </w:r>
    </w:p>
    <w:p w14:paraId="0FFB310C" w14:textId="77777777" w:rsidR="003A51A5" w:rsidRDefault="003A51A5" w:rsidP="003A51A5">
      <w:pPr>
        <w:pStyle w:val="ub"/>
        <w:spacing w:before="120" w:after="360"/>
        <w:rPr>
          <w:rFonts w:cs="宋体"/>
          <w:szCs w:val="20"/>
          <w:lang w:bidi="ar"/>
        </w:rPr>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55FB8">
        <w:rPr>
          <w:noProof/>
        </w:rPr>
        <w:t>8</w:t>
      </w:r>
      <w:r>
        <w:fldChar w:fldCharType="end"/>
      </w:r>
      <w:r>
        <w:t xml:space="preserve"> </w:t>
      </w:r>
      <w:r>
        <w:rPr>
          <w:lang w:bidi="ar"/>
        </w:rPr>
        <w:t>报销</w:t>
      </w:r>
      <w:r>
        <w:rPr>
          <w:rFonts w:hint="eastAsia"/>
          <w:lang w:bidi="ar"/>
        </w:rPr>
        <w:t>金额</w:t>
      </w:r>
      <w:r>
        <w:rPr>
          <w:rFonts w:cs="宋体" w:hint="eastAsia"/>
          <w:szCs w:val="20"/>
          <w:lang w:bidi="ar"/>
        </w:rPr>
        <w:t>计算方法</w:t>
      </w:r>
    </w:p>
    <w:tbl>
      <w:tblPr>
        <w:tblStyle w:val="afff1"/>
        <w:tblW w:w="8080" w:type="dxa"/>
        <w:jc w:val="center"/>
        <w:tblLayout w:type="fixed"/>
        <w:tblLook w:val="04A0" w:firstRow="1" w:lastRow="0" w:firstColumn="1" w:lastColumn="0" w:noHBand="0" w:noVBand="1"/>
      </w:tblPr>
      <w:tblGrid>
        <w:gridCol w:w="1701"/>
        <w:gridCol w:w="3119"/>
        <w:gridCol w:w="3260"/>
      </w:tblGrid>
      <w:tr w:rsidR="00CB755A" w14:paraId="22D3A950" w14:textId="77777777" w:rsidTr="00C74B52">
        <w:trPr>
          <w:jc w:val="center"/>
        </w:trPr>
        <w:tc>
          <w:tcPr>
            <w:tcW w:w="1701" w:type="dxa"/>
          </w:tcPr>
          <w:p w14:paraId="32954019" w14:textId="77777777" w:rsidR="00731255" w:rsidRDefault="00731255" w:rsidP="003A51A5">
            <w:pPr>
              <w:pStyle w:val="u5"/>
              <w:spacing w:before="24" w:after="24"/>
              <w:ind w:firstLineChars="0" w:firstLine="0"/>
              <w:rPr>
                <w:lang w:bidi="ar"/>
              </w:rPr>
            </w:pPr>
            <w:r w:rsidRPr="003A51A5">
              <w:rPr>
                <w:rFonts w:hint="eastAsia"/>
                <w:lang w:bidi="ar"/>
              </w:rPr>
              <w:t>员工等级</w:t>
            </w:r>
          </w:p>
        </w:tc>
        <w:tc>
          <w:tcPr>
            <w:tcW w:w="3119" w:type="dxa"/>
            <w:tcBorders>
              <w:bottom w:val="single" w:sz="4" w:space="0" w:color="auto"/>
            </w:tcBorders>
          </w:tcPr>
          <w:p w14:paraId="22C8D567" w14:textId="77777777" w:rsidR="00731255" w:rsidRDefault="00731255" w:rsidP="003A51A5">
            <w:pPr>
              <w:pStyle w:val="u5"/>
              <w:spacing w:before="24" w:after="24"/>
              <w:ind w:firstLineChars="0" w:firstLine="0"/>
              <w:rPr>
                <w:lang w:bidi="ar"/>
              </w:rPr>
            </w:pPr>
            <w:r>
              <w:rPr>
                <w:rFonts w:hint="eastAsia"/>
                <w:lang w:bidi="ar"/>
              </w:rPr>
              <w:t>机票报销</w:t>
            </w:r>
            <w:r w:rsidRPr="003A51A5">
              <w:rPr>
                <w:rFonts w:hint="eastAsia"/>
                <w:lang w:bidi="ar"/>
              </w:rPr>
              <w:t>条件</w:t>
            </w:r>
          </w:p>
        </w:tc>
        <w:tc>
          <w:tcPr>
            <w:tcW w:w="3260" w:type="dxa"/>
            <w:tcBorders>
              <w:bottom w:val="single" w:sz="4" w:space="0" w:color="auto"/>
            </w:tcBorders>
          </w:tcPr>
          <w:p w14:paraId="0DAF8D7D" w14:textId="77777777" w:rsidR="00731255" w:rsidRDefault="00731255" w:rsidP="00731255">
            <w:pPr>
              <w:pStyle w:val="u5"/>
              <w:spacing w:before="24" w:after="24"/>
              <w:ind w:firstLineChars="0" w:firstLine="0"/>
              <w:rPr>
                <w:lang w:bidi="ar"/>
              </w:rPr>
            </w:pPr>
            <w:r>
              <w:t>其他费用</w:t>
            </w:r>
            <w:r>
              <w:rPr>
                <w:rFonts w:hint="eastAsia"/>
                <w:lang w:bidi="ar"/>
              </w:rPr>
              <w:t>报销</w:t>
            </w:r>
            <w:r w:rsidRPr="003A51A5">
              <w:rPr>
                <w:rFonts w:hint="eastAsia"/>
                <w:lang w:bidi="ar"/>
              </w:rPr>
              <w:t>条件</w:t>
            </w:r>
          </w:p>
        </w:tc>
      </w:tr>
      <w:tr w:rsidR="00CB755A" w14:paraId="6B7CB008" w14:textId="77777777" w:rsidTr="00C74B52">
        <w:trPr>
          <w:jc w:val="center"/>
        </w:trPr>
        <w:tc>
          <w:tcPr>
            <w:tcW w:w="1701" w:type="dxa"/>
          </w:tcPr>
          <w:p w14:paraId="2D131EAE" w14:textId="77777777" w:rsidR="00731255" w:rsidRDefault="00CB755A" w:rsidP="00731255">
            <w:pPr>
              <w:pStyle w:val="u5"/>
              <w:spacing w:before="24" w:after="24"/>
              <w:ind w:firstLineChars="0" w:firstLine="0"/>
            </w:pPr>
            <w:r>
              <w:t>senior</w:t>
            </w:r>
            <w:r w:rsidR="00731255" w:rsidRPr="00FD43E4">
              <w:t>manager</w:t>
            </w:r>
          </w:p>
        </w:tc>
        <w:tc>
          <w:tcPr>
            <w:tcW w:w="3119" w:type="dxa"/>
            <w:tcBorders>
              <w:tl2br w:val="nil"/>
            </w:tcBorders>
          </w:tcPr>
          <w:p w14:paraId="518CD107" w14:textId="77777777" w:rsidR="00731255" w:rsidRDefault="00C74B52" w:rsidP="00731255">
            <w:pPr>
              <w:pStyle w:val="u5"/>
              <w:spacing w:before="24" w:after="24"/>
              <w:ind w:firstLineChars="0" w:firstLine="0"/>
              <w:rPr>
                <w:lang w:bidi="ar"/>
              </w:rPr>
            </w:pPr>
            <w:r>
              <w:rPr>
                <w:rFonts w:hint="eastAsia"/>
                <w:lang w:bidi="ar"/>
              </w:rPr>
              <w:t>NA</w:t>
            </w:r>
          </w:p>
        </w:tc>
        <w:tc>
          <w:tcPr>
            <w:tcW w:w="3260" w:type="dxa"/>
            <w:tcBorders>
              <w:tl2br w:val="nil"/>
            </w:tcBorders>
          </w:tcPr>
          <w:p w14:paraId="223BCEE3" w14:textId="77777777" w:rsidR="00731255" w:rsidRDefault="00731255" w:rsidP="00731255">
            <w:pPr>
              <w:pStyle w:val="u5"/>
              <w:spacing w:before="24" w:after="24"/>
              <w:ind w:firstLineChars="0" w:firstLine="0"/>
              <w:rPr>
                <w:lang w:bidi="ar"/>
              </w:rPr>
            </w:pPr>
            <w:r>
              <w:t>monthlysalesamount&gt;=10</w:t>
            </w:r>
            <w:r w:rsidR="00CB755A">
              <w:t>0</w:t>
            </w:r>
            <w:r>
              <w:t>000</w:t>
            </w:r>
          </w:p>
        </w:tc>
      </w:tr>
      <w:tr w:rsidR="00CB755A" w14:paraId="02E55A3D" w14:textId="77777777" w:rsidTr="00CB755A">
        <w:trPr>
          <w:jc w:val="center"/>
        </w:trPr>
        <w:tc>
          <w:tcPr>
            <w:tcW w:w="1701" w:type="dxa"/>
          </w:tcPr>
          <w:p w14:paraId="297A0D62" w14:textId="77777777" w:rsidR="00731255" w:rsidRDefault="00731255" w:rsidP="00731255">
            <w:pPr>
              <w:pStyle w:val="u5"/>
              <w:spacing w:before="24" w:after="24"/>
              <w:ind w:firstLineChars="0" w:firstLine="0"/>
              <w:rPr>
                <w:lang w:bidi="ar"/>
              </w:rPr>
            </w:pPr>
            <w:r w:rsidRPr="00FD43E4">
              <w:t>manager</w:t>
            </w:r>
          </w:p>
        </w:tc>
        <w:tc>
          <w:tcPr>
            <w:tcW w:w="3119" w:type="dxa"/>
          </w:tcPr>
          <w:p w14:paraId="4A60206C" w14:textId="77777777" w:rsidR="00731255" w:rsidRDefault="00731255" w:rsidP="00731255">
            <w:pPr>
              <w:pStyle w:val="u5"/>
              <w:spacing w:before="24" w:after="24"/>
              <w:ind w:firstLineChars="0" w:firstLine="0"/>
              <w:rPr>
                <w:lang w:bidi="ar"/>
              </w:rPr>
            </w:pPr>
            <w:r>
              <w:t>monthlysalesamount&gt;=</w:t>
            </w:r>
            <w:r w:rsidR="00CB755A">
              <w:t>50</w:t>
            </w:r>
            <w:r>
              <w:t>000</w:t>
            </w:r>
          </w:p>
        </w:tc>
        <w:tc>
          <w:tcPr>
            <w:tcW w:w="3260" w:type="dxa"/>
          </w:tcPr>
          <w:p w14:paraId="64C8B56F" w14:textId="77777777" w:rsidR="00731255" w:rsidRDefault="00731255" w:rsidP="00731255">
            <w:pPr>
              <w:pStyle w:val="u5"/>
              <w:spacing w:before="24" w:after="24"/>
              <w:ind w:firstLineChars="0" w:firstLine="0"/>
              <w:rPr>
                <w:lang w:bidi="ar"/>
              </w:rPr>
            </w:pPr>
            <w:r>
              <w:t>monthlysalesamount&gt;=10</w:t>
            </w:r>
            <w:r w:rsidR="00CB755A">
              <w:t>0</w:t>
            </w:r>
            <w:r>
              <w:t>000</w:t>
            </w:r>
          </w:p>
        </w:tc>
      </w:tr>
      <w:tr w:rsidR="00CB755A" w14:paraId="72900787" w14:textId="77777777" w:rsidTr="00CB755A">
        <w:trPr>
          <w:jc w:val="center"/>
        </w:trPr>
        <w:tc>
          <w:tcPr>
            <w:tcW w:w="1701" w:type="dxa"/>
          </w:tcPr>
          <w:p w14:paraId="33C393C1" w14:textId="77777777" w:rsidR="00731255" w:rsidRDefault="00731255" w:rsidP="00731255">
            <w:pPr>
              <w:pStyle w:val="u5"/>
              <w:spacing w:before="24" w:after="24"/>
              <w:ind w:firstLineChars="0" w:firstLine="0"/>
              <w:rPr>
                <w:lang w:bidi="ar"/>
              </w:rPr>
            </w:pPr>
            <w:r w:rsidRPr="00DA3B36">
              <w:t>supervisor</w:t>
            </w:r>
          </w:p>
        </w:tc>
        <w:tc>
          <w:tcPr>
            <w:tcW w:w="3119" w:type="dxa"/>
          </w:tcPr>
          <w:p w14:paraId="7108126D" w14:textId="77777777" w:rsidR="00731255" w:rsidRDefault="00731255" w:rsidP="00731255">
            <w:pPr>
              <w:pStyle w:val="u5"/>
              <w:spacing w:before="24" w:after="24"/>
              <w:ind w:firstLineChars="0" w:firstLine="0"/>
              <w:rPr>
                <w:lang w:bidi="ar"/>
              </w:rPr>
            </w:pPr>
            <w:r>
              <w:t>monthlysalesamount&gt;=8</w:t>
            </w:r>
            <w:r w:rsidR="00CB755A">
              <w:t>0</w:t>
            </w:r>
            <w:r>
              <w:t>000</w:t>
            </w:r>
          </w:p>
        </w:tc>
        <w:tc>
          <w:tcPr>
            <w:tcW w:w="3260" w:type="dxa"/>
          </w:tcPr>
          <w:p w14:paraId="5DB7E318" w14:textId="77777777" w:rsidR="00731255" w:rsidRDefault="00731255" w:rsidP="00731255">
            <w:pPr>
              <w:pStyle w:val="u5"/>
              <w:spacing w:before="24" w:after="24"/>
              <w:ind w:firstLineChars="0" w:firstLine="0"/>
              <w:rPr>
                <w:lang w:bidi="ar"/>
              </w:rPr>
            </w:pPr>
            <w:r>
              <w:t>monthlysalesamount&gt;=10</w:t>
            </w:r>
            <w:r w:rsidR="00CB755A">
              <w:t>0</w:t>
            </w:r>
            <w:r>
              <w:t>000</w:t>
            </w:r>
          </w:p>
        </w:tc>
      </w:tr>
    </w:tbl>
    <w:p w14:paraId="1A7DB0E5" w14:textId="77777777" w:rsidR="00A52816" w:rsidRDefault="003A51A5" w:rsidP="00A52816">
      <w:pPr>
        <w:pStyle w:val="u5"/>
        <w:spacing w:before="24" w:after="24"/>
        <w:ind w:firstLine="480"/>
      </w:pPr>
      <w:r>
        <w:rPr>
          <w:rFonts w:hint="eastAsia"/>
          <w:lang w:bidi="ar"/>
        </w:rPr>
        <w:t>说明</w:t>
      </w:r>
      <w:r>
        <w:rPr>
          <w:lang w:bidi="ar"/>
        </w:rPr>
        <w:t>：</w:t>
      </w:r>
      <w:r w:rsidR="00EA2122">
        <w:rPr>
          <w:lang w:bidi="ar"/>
        </w:rPr>
        <w:t>报销</w:t>
      </w:r>
      <w:r w:rsidR="00EA2122">
        <w:rPr>
          <w:rFonts w:hint="eastAsia"/>
          <w:lang w:bidi="ar"/>
        </w:rPr>
        <w:t>金额</w:t>
      </w:r>
      <w:r w:rsidR="00EA2122">
        <w:rPr>
          <w:rFonts w:hint="eastAsia"/>
        </w:rPr>
        <w:t>对于不同等级的员工有不同的计算方法。</w:t>
      </w:r>
      <w:r w:rsidR="00CB755A">
        <w:rPr>
          <w:rFonts w:hint="eastAsia"/>
        </w:rPr>
        <w:t>如</w:t>
      </w:r>
      <w:r w:rsidR="00CB755A">
        <w:t>表</w:t>
      </w:r>
      <w:r w:rsidR="00CB755A">
        <w:rPr>
          <w:rFonts w:hint="eastAsia"/>
        </w:rPr>
        <w:t>5</w:t>
      </w:r>
      <w:r w:rsidR="00CB755A">
        <w:t>-8</w:t>
      </w:r>
      <w:r w:rsidR="00CB755A">
        <w:rPr>
          <w:rFonts w:hint="eastAsia"/>
        </w:rPr>
        <w:t>所示</w:t>
      </w:r>
      <w:r w:rsidR="00CB755A">
        <w:t>，</w:t>
      </w:r>
      <w:r w:rsidR="00CB755A">
        <w:rPr>
          <w:rFonts w:hint="eastAsia"/>
        </w:rPr>
        <w:t>当</w:t>
      </w:r>
      <w:r w:rsidR="00526FD4">
        <w:rPr>
          <w:rFonts w:hint="eastAsia"/>
        </w:rPr>
        <w:t>销售经理</w:t>
      </w:r>
      <w:r w:rsidR="00CB755A">
        <w:t>月销售</w:t>
      </w:r>
      <w:r w:rsidR="00CB755A">
        <w:rPr>
          <w:rFonts w:hint="eastAsia"/>
        </w:rPr>
        <w:t>额</w:t>
      </w:r>
      <w:r w:rsidR="00CB755A">
        <w:t>达</w:t>
      </w:r>
      <w:r w:rsidR="00526FD4">
        <w:rPr>
          <w:rFonts w:hint="eastAsia"/>
        </w:rPr>
        <w:t>到</w:t>
      </w:r>
      <w:r w:rsidR="00526FD4">
        <w:rPr>
          <w:rFonts w:hint="eastAsia"/>
        </w:rPr>
        <w:t>50</w:t>
      </w:r>
      <w:r w:rsidR="00526FD4">
        <w:t>,</w:t>
      </w:r>
      <w:r w:rsidR="00526FD4">
        <w:rPr>
          <w:rFonts w:hint="eastAsia"/>
        </w:rPr>
        <w:t>000</w:t>
      </w:r>
      <w:r w:rsidR="00526FD4">
        <w:rPr>
          <w:rFonts w:hint="eastAsia"/>
        </w:rPr>
        <w:t>时</w:t>
      </w:r>
      <w:r w:rsidR="00526FD4" w:rsidRPr="00526FD4">
        <w:rPr>
          <w:rFonts w:ascii="宋体" w:hAnsi="宋体" w:cs="Times New Roman" w:hint="eastAsia"/>
          <w:kern w:val="0"/>
          <w:szCs w:val="24"/>
        </w:rPr>
        <w:t>可以享受飞机票</w:t>
      </w:r>
      <w:r w:rsidR="00526FD4">
        <w:t>报销</w:t>
      </w:r>
      <w:r w:rsidR="00526FD4">
        <w:rPr>
          <w:rFonts w:hint="eastAsia"/>
        </w:rPr>
        <w:t>、</w:t>
      </w:r>
      <w:r w:rsidR="00526FD4" w:rsidRPr="00F12019">
        <w:rPr>
          <w:rFonts w:ascii="宋体" w:hAnsi="宋体" w:cs="Times New Roman" w:hint="eastAsia"/>
          <w:kern w:val="0"/>
          <w:szCs w:val="24"/>
        </w:rPr>
        <w:t>销售主管</w:t>
      </w:r>
      <w:r w:rsidR="00526FD4">
        <w:rPr>
          <w:rFonts w:ascii="宋体" w:hAnsi="宋体" w:cs="Times New Roman" w:hint="eastAsia"/>
          <w:kern w:val="0"/>
          <w:szCs w:val="24"/>
        </w:rPr>
        <w:t>月销售</w:t>
      </w:r>
      <w:r w:rsidR="00526FD4">
        <w:rPr>
          <w:rFonts w:ascii="宋体" w:hAnsi="宋体" w:cs="Times New Roman"/>
          <w:kern w:val="0"/>
          <w:szCs w:val="24"/>
        </w:rPr>
        <w:t>额</w:t>
      </w:r>
      <w:r w:rsidR="00526FD4">
        <w:rPr>
          <w:rFonts w:ascii="宋体" w:hAnsi="宋体" w:cs="Times New Roman" w:hint="eastAsia"/>
          <w:kern w:val="0"/>
          <w:szCs w:val="24"/>
        </w:rPr>
        <w:lastRenderedPageBreak/>
        <w:t>达到80</w:t>
      </w:r>
      <w:r w:rsidR="00526FD4">
        <w:rPr>
          <w:rFonts w:ascii="宋体" w:hAnsi="宋体" w:cs="Times New Roman"/>
          <w:kern w:val="0"/>
          <w:szCs w:val="24"/>
        </w:rPr>
        <w:t>,</w:t>
      </w:r>
      <w:r w:rsidR="00526FD4">
        <w:rPr>
          <w:rFonts w:ascii="宋体" w:hAnsi="宋体" w:cs="Times New Roman" w:hint="eastAsia"/>
          <w:kern w:val="0"/>
          <w:szCs w:val="24"/>
        </w:rPr>
        <w:t>000时</w:t>
      </w:r>
      <w:r w:rsidR="00526FD4" w:rsidRPr="00526FD4">
        <w:rPr>
          <w:rFonts w:ascii="宋体" w:hAnsi="宋体" w:cs="Times New Roman" w:hint="eastAsia"/>
          <w:kern w:val="0"/>
          <w:szCs w:val="24"/>
        </w:rPr>
        <w:t>可以享受飞机票</w:t>
      </w:r>
      <w:r w:rsidR="00526FD4">
        <w:t>报销</w:t>
      </w:r>
      <w:r w:rsidR="00526FD4">
        <w:rPr>
          <w:rFonts w:ascii="宋体" w:hAnsi="宋体" w:cs="Times New Roman" w:hint="eastAsia"/>
          <w:kern w:val="0"/>
          <w:szCs w:val="24"/>
        </w:rPr>
        <w:t>。</w:t>
      </w:r>
      <w:r w:rsidR="00526FD4">
        <w:rPr>
          <w:rFonts w:ascii="宋体" w:hAnsi="宋体" w:cs="Times New Roman"/>
          <w:kern w:val="0"/>
          <w:szCs w:val="24"/>
        </w:rPr>
        <w:t>同时</w:t>
      </w:r>
      <w:r w:rsidR="00526FD4">
        <w:rPr>
          <w:rFonts w:ascii="宋体" w:hAnsi="宋体" w:cs="Times New Roman" w:hint="eastAsia"/>
          <w:kern w:val="0"/>
          <w:szCs w:val="24"/>
        </w:rPr>
        <w:t>若</w:t>
      </w:r>
      <w:r w:rsidR="00526FD4">
        <w:rPr>
          <w:rFonts w:ascii="宋体" w:hAnsi="宋体" w:cs="Times New Roman"/>
          <w:kern w:val="0"/>
          <w:szCs w:val="24"/>
        </w:rPr>
        <w:t>当月销售额不少于</w:t>
      </w:r>
      <w:r w:rsidR="00526FD4">
        <w:t>100</w:t>
      </w:r>
      <w:r w:rsidR="00526FD4">
        <w:rPr>
          <w:rFonts w:hint="eastAsia"/>
        </w:rPr>
        <w:t>,</w:t>
      </w:r>
      <w:r w:rsidR="00526FD4">
        <w:t>000</w:t>
      </w:r>
      <w:r w:rsidR="00526FD4">
        <w:rPr>
          <w:rFonts w:hint="eastAsia"/>
        </w:rPr>
        <w:t>，</w:t>
      </w:r>
      <w:r w:rsidR="00526FD4">
        <w:t>任何等级的员工都能销售其他费用报销</w:t>
      </w:r>
      <w:r w:rsidR="00A52816">
        <w:rPr>
          <w:rFonts w:hint="eastAsia"/>
        </w:rPr>
        <w:t>。</w:t>
      </w:r>
    </w:p>
    <w:p w14:paraId="62F7F591" w14:textId="77777777" w:rsidR="002D0495" w:rsidRDefault="002D0495" w:rsidP="002D0495">
      <w:pPr>
        <w:pStyle w:val="ub"/>
        <w:spacing w:before="120" w:after="360"/>
        <w:rPr>
          <w:rFonts w:cs="宋体"/>
          <w:szCs w:val="20"/>
          <w:lang w:bidi="ar"/>
        </w:rPr>
      </w:pPr>
      <w:r>
        <w:rPr>
          <w:rFonts w:hint="eastAsia"/>
        </w:rPr>
        <w:t>表</w:t>
      </w:r>
      <w:r>
        <w:rPr>
          <w:rFonts w:hint="eastAsia"/>
        </w:rPr>
        <w:t>5-</w:t>
      </w:r>
      <w:r>
        <w:fldChar w:fldCharType="begin"/>
      </w:r>
      <w:r>
        <w:instrText xml:space="preserve"> </w:instrText>
      </w:r>
      <w:r>
        <w:rPr>
          <w:rFonts w:hint="eastAsia"/>
        </w:rPr>
        <w:instrText xml:space="preserve">SEQ </w:instrText>
      </w:r>
      <w:r>
        <w:rPr>
          <w:rFonts w:hint="eastAsia"/>
        </w:rPr>
        <w:instrText>表</w:instrText>
      </w:r>
      <w:r>
        <w:rPr>
          <w:rFonts w:hint="eastAsia"/>
        </w:rPr>
        <w:instrText>5- \* ARABIC</w:instrText>
      </w:r>
      <w:r>
        <w:instrText xml:space="preserve"> </w:instrText>
      </w:r>
      <w:r>
        <w:fldChar w:fldCharType="separate"/>
      </w:r>
      <w:r w:rsidR="00A55FB8">
        <w:rPr>
          <w:noProof/>
        </w:rPr>
        <w:t>9</w:t>
      </w:r>
      <w:r>
        <w:fldChar w:fldCharType="end"/>
      </w:r>
      <w:r>
        <w:t xml:space="preserve"> </w:t>
      </w:r>
      <w:r>
        <w:rPr>
          <w:rFonts w:hint="eastAsia"/>
          <w:lang w:bidi="ar"/>
        </w:rPr>
        <w:t>总金额</w:t>
      </w:r>
      <w:r w:rsidRPr="003148B0">
        <w:rPr>
          <w:rFonts w:hint="eastAsia"/>
          <w:lang w:bidi="ar"/>
        </w:rPr>
        <w:t>计算</w:t>
      </w:r>
      <w:r>
        <w:rPr>
          <w:rFonts w:cs="宋体" w:hint="eastAsia"/>
          <w:szCs w:val="20"/>
          <w:lang w:bidi="ar"/>
        </w:rPr>
        <w:t>方法</w:t>
      </w:r>
    </w:p>
    <w:tbl>
      <w:tblPr>
        <w:tblStyle w:val="afff1"/>
        <w:tblW w:w="0" w:type="auto"/>
        <w:tblLook w:val="04A0" w:firstRow="1" w:lastRow="0" w:firstColumn="1" w:lastColumn="0" w:noHBand="0" w:noVBand="1"/>
      </w:tblPr>
      <w:tblGrid>
        <w:gridCol w:w="4076"/>
        <w:gridCol w:w="4077"/>
      </w:tblGrid>
      <w:tr w:rsidR="00556598" w14:paraId="50AF5D5F" w14:textId="77777777" w:rsidTr="00556598">
        <w:tc>
          <w:tcPr>
            <w:tcW w:w="4076" w:type="dxa"/>
          </w:tcPr>
          <w:p w14:paraId="5D94943D" w14:textId="77777777" w:rsidR="00556598" w:rsidRDefault="00556598" w:rsidP="00556598">
            <w:pPr>
              <w:pStyle w:val="u5"/>
              <w:spacing w:before="24" w:after="24"/>
              <w:ind w:firstLineChars="0" w:firstLine="0"/>
            </w:pPr>
            <w:r>
              <w:rPr>
                <w:rFonts w:hint="eastAsia"/>
              </w:rPr>
              <w:t>员工</w:t>
            </w:r>
            <w:r>
              <w:t>等级</w:t>
            </w:r>
          </w:p>
        </w:tc>
        <w:tc>
          <w:tcPr>
            <w:tcW w:w="4077" w:type="dxa"/>
          </w:tcPr>
          <w:p w14:paraId="2807DCD3" w14:textId="77777777" w:rsidR="00556598" w:rsidRDefault="00556598" w:rsidP="00556598">
            <w:pPr>
              <w:pStyle w:val="u5"/>
              <w:spacing w:before="24" w:after="24"/>
              <w:ind w:firstLineChars="0" w:firstLine="0"/>
            </w:pPr>
            <w:r>
              <w:rPr>
                <w:rFonts w:hint="eastAsia"/>
              </w:rPr>
              <w:t>计算</w:t>
            </w:r>
            <w:r>
              <w:t>方法</w:t>
            </w:r>
          </w:p>
        </w:tc>
      </w:tr>
      <w:tr w:rsidR="00556598" w14:paraId="72A4DEF2" w14:textId="77777777" w:rsidTr="00556598">
        <w:tc>
          <w:tcPr>
            <w:tcW w:w="4076" w:type="dxa"/>
          </w:tcPr>
          <w:p w14:paraId="729DF3BA" w14:textId="77777777" w:rsidR="00556598" w:rsidRDefault="00556598" w:rsidP="00556598">
            <w:pPr>
              <w:pStyle w:val="u5"/>
              <w:spacing w:before="24" w:after="24"/>
              <w:ind w:firstLineChars="0" w:firstLine="0"/>
            </w:pPr>
            <w:r>
              <w:t>seniormanager</w:t>
            </w:r>
            <w:r>
              <w:rPr>
                <w:rFonts w:hint="eastAsia"/>
              </w:rPr>
              <w:t>、</w:t>
            </w:r>
            <w:r w:rsidRPr="00FD43E4">
              <w:t>manager</w:t>
            </w:r>
          </w:p>
        </w:tc>
        <w:tc>
          <w:tcPr>
            <w:tcW w:w="4077" w:type="dxa"/>
          </w:tcPr>
          <w:p w14:paraId="309C2E31" w14:textId="77777777" w:rsidR="00556598" w:rsidRDefault="00556598" w:rsidP="00556598">
            <w:pPr>
              <w:pStyle w:val="u5"/>
              <w:spacing w:before="24" w:after="24"/>
              <w:ind w:firstLineChars="0" w:firstLine="0"/>
            </w:pPr>
            <w:r>
              <w:rPr>
                <w:rFonts w:hint="eastAsia"/>
              </w:rPr>
              <w:t>总金额</w:t>
            </w:r>
            <w:r>
              <w:rPr>
                <w:rFonts w:hint="eastAsia"/>
              </w:rPr>
              <w:t xml:space="preserve"> </w:t>
            </w:r>
            <w:r>
              <w:t xml:space="preserve">= </w:t>
            </w:r>
            <w:r>
              <w:rPr>
                <w:rFonts w:hint="eastAsia"/>
              </w:rPr>
              <w:t>报销金额</w:t>
            </w:r>
            <w:r>
              <w:t xml:space="preserve">- </w:t>
            </w:r>
            <w:r>
              <w:rPr>
                <w:rFonts w:hint="eastAsia"/>
              </w:rPr>
              <w:t>车辆使用</w:t>
            </w:r>
            <w:r>
              <w:t>费</w:t>
            </w:r>
          </w:p>
        </w:tc>
      </w:tr>
      <w:tr w:rsidR="00556598" w14:paraId="05FB4A07" w14:textId="77777777" w:rsidTr="00556598">
        <w:tc>
          <w:tcPr>
            <w:tcW w:w="4076" w:type="dxa"/>
          </w:tcPr>
          <w:p w14:paraId="3A09DF41" w14:textId="77777777" w:rsidR="00556598" w:rsidRDefault="00556598" w:rsidP="00556598">
            <w:pPr>
              <w:pStyle w:val="u5"/>
              <w:spacing w:before="24" w:after="24"/>
              <w:ind w:firstLineChars="0" w:firstLine="0"/>
            </w:pPr>
            <w:r w:rsidRPr="00DA3B36">
              <w:t>supervisor</w:t>
            </w:r>
          </w:p>
        </w:tc>
        <w:tc>
          <w:tcPr>
            <w:tcW w:w="4077" w:type="dxa"/>
          </w:tcPr>
          <w:p w14:paraId="27C68579" w14:textId="77777777" w:rsidR="00556598" w:rsidRDefault="00556598" w:rsidP="00556598">
            <w:pPr>
              <w:pStyle w:val="u5"/>
              <w:spacing w:before="24" w:after="24"/>
              <w:ind w:firstLineChars="0" w:firstLine="0"/>
            </w:pPr>
            <w:r>
              <w:rPr>
                <w:rFonts w:hint="eastAsia"/>
              </w:rPr>
              <w:t>总金额</w:t>
            </w:r>
            <w:r>
              <w:rPr>
                <w:rFonts w:hint="eastAsia"/>
              </w:rPr>
              <w:t xml:space="preserve"> </w:t>
            </w:r>
            <w:r>
              <w:t xml:space="preserve">= </w:t>
            </w:r>
            <w:r>
              <w:rPr>
                <w:rFonts w:hint="eastAsia"/>
              </w:rPr>
              <w:t>报销金额</w:t>
            </w:r>
          </w:p>
        </w:tc>
      </w:tr>
    </w:tbl>
    <w:p w14:paraId="1453A492" w14:textId="77777777" w:rsidR="00A52816" w:rsidRDefault="00DC647F" w:rsidP="00556598">
      <w:pPr>
        <w:pStyle w:val="u5"/>
        <w:spacing w:before="24" w:after="24"/>
        <w:ind w:firstLine="480"/>
        <w:rPr>
          <w:b/>
          <w:lang w:bidi="ar"/>
        </w:rPr>
      </w:pPr>
      <w:r>
        <w:rPr>
          <w:rFonts w:hint="eastAsia"/>
        </w:rPr>
        <w:t>根据</w:t>
      </w:r>
      <w:r>
        <w:t>上述描述可知</w:t>
      </w:r>
      <w:r w:rsidRPr="00DC647F">
        <w:rPr>
          <w:lang w:bidi="ar"/>
        </w:rPr>
        <w:t>EXP</w:t>
      </w:r>
      <w:r>
        <w:rPr>
          <w:rFonts w:hint="eastAsia"/>
          <w:lang w:bidi="ar"/>
        </w:rPr>
        <w:t>服务具有</w:t>
      </w:r>
      <w:r w:rsidRPr="006C4DEB">
        <w:rPr>
          <w:b/>
          <w:lang w:bidi="ar"/>
        </w:rPr>
        <w:t>参数</w:t>
      </w:r>
      <w:r w:rsidRPr="006C4DEB">
        <w:rPr>
          <w:rFonts w:hint="eastAsia"/>
          <w:b/>
          <w:lang w:bidi="ar"/>
        </w:rPr>
        <w:t>范围约束</w:t>
      </w:r>
      <w:r w:rsidRPr="00C74B52">
        <w:rPr>
          <w:lang w:bidi="ar"/>
        </w:rPr>
        <w:t>（</w:t>
      </w:r>
      <w:r w:rsidRPr="00C74B52">
        <w:rPr>
          <w:rFonts w:hint="eastAsia"/>
          <w:lang w:bidi="ar"/>
        </w:rPr>
        <w:t>表</w:t>
      </w:r>
      <w:r w:rsidRPr="00C74B52">
        <w:rPr>
          <w:rFonts w:hint="eastAsia"/>
          <w:lang w:bidi="ar"/>
        </w:rPr>
        <w:t>5</w:t>
      </w:r>
      <w:r w:rsidRPr="00C74B52">
        <w:rPr>
          <w:lang w:bidi="ar"/>
        </w:rPr>
        <w:t>-4</w:t>
      </w:r>
      <w:r w:rsidRPr="00C74B52">
        <w:rPr>
          <w:rFonts w:hint="eastAsia"/>
          <w:lang w:bidi="ar"/>
        </w:rPr>
        <w:t>、</w:t>
      </w:r>
      <w:r w:rsidRPr="00C74B52">
        <w:rPr>
          <w:rFonts w:hint="eastAsia"/>
          <w:lang w:bidi="ar"/>
        </w:rPr>
        <w:t>5</w:t>
      </w:r>
      <w:r w:rsidRPr="00C74B52">
        <w:rPr>
          <w:lang w:bidi="ar"/>
        </w:rPr>
        <w:t>-5</w:t>
      </w:r>
      <w:r w:rsidRPr="00C74B52">
        <w:rPr>
          <w:rFonts w:hint="eastAsia"/>
          <w:lang w:bidi="ar"/>
        </w:rPr>
        <w:t>、</w:t>
      </w:r>
      <w:r w:rsidRPr="00C74B52">
        <w:rPr>
          <w:rFonts w:hint="eastAsia"/>
          <w:lang w:bidi="ar"/>
        </w:rPr>
        <w:t>5</w:t>
      </w:r>
      <w:r w:rsidRPr="00C74B52">
        <w:rPr>
          <w:lang w:bidi="ar"/>
        </w:rPr>
        <w:t>-6</w:t>
      </w:r>
      <w:r w:rsidRPr="00C74B52">
        <w:rPr>
          <w:rFonts w:hint="eastAsia"/>
          <w:lang w:bidi="ar"/>
        </w:rPr>
        <w:t>中</w:t>
      </w:r>
      <w:r w:rsidRPr="00C74B52">
        <w:rPr>
          <w:lang w:bidi="ar"/>
        </w:rPr>
        <w:t>约束）</w:t>
      </w:r>
      <w:r w:rsidRPr="00C74B52">
        <w:rPr>
          <w:rFonts w:hint="eastAsia"/>
          <w:lang w:bidi="ar"/>
        </w:rPr>
        <w:t>、</w:t>
      </w:r>
      <w:r>
        <w:rPr>
          <w:rFonts w:hint="eastAsia"/>
          <w:b/>
          <w:lang w:bidi="ar"/>
        </w:rPr>
        <w:t>调用</w:t>
      </w:r>
      <w:r w:rsidRPr="006C4DEB">
        <w:rPr>
          <w:b/>
          <w:lang w:bidi="ar"/>
        </w:rPr>
        <w:t>约束</w:t>
      </w:r>
      <w:r w:rsidRPr="00C74B52">
        <w:rPr>
          <w:lang w:bidi="ar"/>
        </w:rPr>
        <w:t>（总金额计算</w:t>
      </w:r>
      <w:r w:rsidRPr="00C74B52">
        <w:rPr>
          <w:rFonts w:hint="eastAsia"/>
          <w:lang w:bidi="ar"/>
        </w:rPr>
        <w:t>操作</w:t>
      </w:r>
      <w:r w:rsidRPr="00C74B52">
        <w:rPr>
          <w:lang w:bidi="ar"/>
        </w:rPr>
        <w:t>调用</w:t>
      </w:r>
      <w:r w:rsidRPr="00C74B52">
        <w:rPr>
          <w:rFonts w:hint="eastAsia"/>
        </w:rPr>
        <w:t>车辆使用</w:t>
      </w:r>
      <w:r w:rsidRPr="00C74B52">
        <w:t>费计算</w:t>
      </w:r>
      <w:r w:rsidRPr="00C74B52">
        <w:rPr>
          <w:rFonts w:hint="eastAsia"/>
        </w:rPr>
        <w:t>操作及</w:t>
      </w:r>
      <w:r w:rsidRPr="00C74B52">
        <w:rPr>
          <w:rFonts w:hint="eastAsia"/>
          <w:lang w:bidi="ar"/>
        </w:rPr>
        <w:t>机票</w:t>
      </w:r>
      <w:r w:rsidRPr="00C74B52">
        <w:rPr>
          <w:lang w:bidi="ar"/>
        </w:rPr>
        <w:t>报销</w:t>
      </w:r>
      <w:r w:rsidRPr="00C74B52">
        <w:rPr>
          <w:rFonts w:hint="eastAsia"/>
          <w:lang w:bidi="ar"/>
        </w:rPr>
        <w:t>操作</w:t>
      </w:r>
      <w:r w:rsidR="002A0AF3" w:rsidRPr="00C74B52">
        <w:rPr>
          <w:rFonts w:hint="eastAsia"/>
          <w:lang w:bidi="ar"/>
        </w:rPr>
        <w:t>完成目标</w:t>
      </w:r>
      <w:r w:rsidR="002A0AF3" w:rsidRPr="00C74B52">
        <w:rPr>
          <w:lang w:bidi="ar"/>
        </w:rPr>
        <w:t>功能</w:t>
      </w:r>
      <w:r w:rsidRPr="00C74B52">
        <w:rPr>
          <w:lang w:bidi="ar"/>
        </w:rPr>
        <w:t>）</w:t>
      </w:r>
      <w:r w:rsidRPr="00C74B52">
        <w:rPr>
          <w:rFonts w:hint="eastAsia"/>
          <w:lang w:bidi="ar"/>
        </w:rPr>
        <w:t>及</w:t>
      </w:r>
      <w:r>
        <w:rPr>
          <w:rFonts w:hint="eastAsia"/>
          <w:b/>
          <w:lang w:bidi="ar"/>
        </w:rPr>
        <w:t>区域约束</w:t>
      </w:r>
      <w:r w:rsidRPr="00C74B52">
        <w:rPr>
          <w:lang w:bidi="ar"/>
        </w:rPr>
        <w:t>（</w:t>
      </w:r>
      <w:r w:rsidR="0043009C" w:rsidRPr="00C74B52">
        <w:rPr>
          <w:rFonts w:hint="eastAsia"/>
        </w:rPr>
        <w:t>该</w:t>
      </w:r>
      <w:r w:rsidR="0043009C" w:rsidRPr="00C74B52">
        <w:t>服务</w:t>
      </w:r>
      <w:r w:rsidR="009F4DCD" w:rsidRPr="00C74B52">
        <w:rPr>
          <w:rFonts w:hint="eastAsia"/>
        </w:rPr>
        <w:t>calculateReimbursementAmount</w:t>
      </w:r>
      <w:r w:rsidR="009F4DCD" w:rsidRPr="00C74B52">
        <w:rPr>
          <w:rFonts w:hint="eastAsia"/>
        </w:rPr>
        <w:t>操作</w:t>
      </w:r>
      <w:r w:rsidR="009F4DCD" w:rsidRPr="00C74B52">
        <w:t>及</w:t>
      </w:r>
      <w:r w:rsidR="009F4DCD" w:rsidRPr="00C74B52">
        <w:rPr>
          <w:rFonts w:hint="eastAsia"/>
        </w:rPr>
        <w:t>airfareReimbursement</w:t>
      </w:r>
      <w:r w:rsidR="009F4DCD" w:rsidRPr="00C74B52">
        <w:rPr>
          <w:rFonts w:hint="eastAsia"/>
        </w:rPr>
        <w:t>操作</w:t>
      </w:r>
      <w:r w:rsidR="0043009C" w:rsidRPr="00C74B52">
        <w:rPr>
          <w:rFonts w:hint="eastAsia"/>
        </w:rPr>
        <w:t>仅</w:t>
      </w:r>
      <w:r w:rsidR="0043009C" w:rsidRPr="00C74B52">
        <w:t>针对公司内部系统提供</w:t>
      </w:r>
      <w:r w:rsidRPr="00C74B52">
        <w:rPr>
          <w:lang w:bidi="ar"/>
        </w:rPr>
        <w:t>）</w:t>
      </w:r>
      <w:r w:rsidRPr="00C74B52">
        <w:rPr>
          <w:rFonts w:hint="eastAsia"/>
          <w:lang w:bidi="ar"/>
        </w:rPr>
        <w:t>。</w:t>
      </w:r>
    </w:p>
    <w:p w14:paraId="67DD2717" w14:textId="77777777" w:rsidR="00910655" w:rsidRPr="00FF6AD4" w:rsidRDefault="00C32952" w:rsidP="00CE53DD">
      <w:pPr>
        <w:pStyle w:val="u5"/>
        <w:spacing w:before="24" w:after="24"/>
        <w:ind w:firstLine="480"/>
      </w:pPr>
      <w:r>
        <w:rPr>
          <w:rFonts w:hint="eastAsia"/>
        </w:rPr>
        <w:t>由于</w:t>
      </w:r>
      <w:r>
        <w:t>存在区域约束，</w:t>
      </w:r>
      <w:r w:rsidR="00041AC8">
        <w:rPr>
          <w:rFonts w:hint="eastAsia"/>
        </w:rPr>
        <w:t>本文</w:t>
      </w:r>
      <w:r w:rsidR="00041AC8">
        <w:t>实验采用</w:t>
      </w:r>
      <w:r w:rsidR="00041AC8">
        <w:rPr>
          <w:rFonts w:hint="eastAsia"/>
        </w:rPr>
        <w:t>两个</w:t>
      </w:r>
      <w:r>
        <w:rPr>
          <w:rFonts w:hint="eastAsia"/>
        </w:rPr>
        <w:t>版本</w:t>
      </w:r>
      <w:r w:rsidR="00041AC8" w:rsidRPr="00DC647F">
        <w:rPr>
          <w:lang w:bidi="ar"/>
        </w:rPr>
        <w:t>EXP</w:t>
      </w:r>
      <w:r w:rsidR="00041AC8">
        <w:rPr>
          <w:rFonts w:hint="eastAsia"/>
          <w:lang w:bidi="ar"/>
        </w:rPr>
        <w:t>服务</w:t>
      </w:r>
      <w:r w:rsidR="00CA56B8">
        <w:rPr>
          <w:rFonts w:hint="eastAsia"/>
          <w:lang w:bidi="ar"/>
        </w:rPr>
        <w:t>，</w:t>
      </w:r>
      <w:r w:rsidR="00CA56B8">
        <w:rPr>
          <w:lang w:bidi="ar"/>
        </w:rPr>
        <w:t>分别</w:t>
      </w:r>
      <w:r w:rsidR="00CA56B8">
        <w:rPr>
          <w:rFonts w:hint="eastAsia"/>
          <w:lang w:bidi="ar"/>
        </w:rPr>
        <w:t>记为</w:t>
      </w:r>
      <w:r w:rsidR="00CA56B8">
        <w:rPr>
          <w:rFonts w:hint="eastAsia"/>
          <w:lang w:bidi="ar"/>
        </w:rPr>
        <w:t>EXP1</w:t>
      </w:r>
      <w:r w:rsidR="00CA56B8">
        <w:rPr>
          <w:rFonts w:hint="eastAsia"/>
          <w:lang w:bidi="ar"/>
        </w:rPr>
        <w:t>与</w:t>
      </w:r>
      <w:r w:rsidR="00CA56B8">
        <w:rPr>
          <w:rFonts w:hint="eastAsia"/>
          <w:lang w:bidi="ar"/>
        </w:rPr>
        <w:t>EXP2</w:t>
      </w:r>
      <w:r w:rsidR="00041AC8">
        <w:rPr>
          <w:lang w:bidi="ar"/>
        </w:rPr>
        <w:t>，</w:t>
      </w:r>
      <w:r>
        <w:rPr>
          <w:rFonts w:hint="eastAsia"/>
          <w:lang w:bidi="ar"/>
        </w:rPr>
        <w:t>两个</w:t>
      </w:r>
      <w:r>
        <w:rPr>
          <w:lang w:bidi="ar"/>
        </w:rPr>
        <w:t>版本</w:t>
      </w:r>
      <w:r>
        <w:rPr>
          <w:rFonts w:hint="eastAsia"/>
          <w:lang w:bidi="ar"/>
        </w:rPr>
        <w:t>除了区域约束</w:t>
      </w:r>
      <w:r>
        <w:rPr>
          <w:lang w:bidi="ar"/>
        </w:rPr>
        <w:t>范围</w:t>
      </w:r>
      <w:r>
        <w:rPr>
          <w:rFonts w:hint="eastAsia"/>
          <w:lang w:bidi="ar"/>
        </w:rPr>
        <w:t>不同</w:t>
      </w:r>
      <w:r>
        <w:rPr>
          <w:lang w:bidi="ar"/>
        </w:rPr>
        <w:t>，其余</w:t>
      </w:r>
      <w:r w:rsidR="00CA56B8">
        <w:rPr>
          <w:rFonts w:hint="eastAsia"/>
          <w:lang w:bidi="ar"/>
        </w:rPr>
        <w:t>服务</w:t>
      </w:r>
      <w:r w:rsidR="00CA56B8">
        <w:rPr>
          <w:lang w:bidi="ar"/>
        </w:rPr>
        <w:t>实现及描述</w:t>
      </w:r>
      <w:r w:rsidR="00CA56B8">
        <w:rPr>
          <w:rFonts w:hint="eastAsia"/>
          <w:lang w:bidi="ar"/>
        </w:rPr>
        <w:t>均</w:t>
      </w:r>
      <w:r>
        <w:rPr>
          <w:rFonts w:hint="eastAsia"/>
          <w:lang w:bidi="ar"/>
        </w:rPr>
        <w:t>相同</w:t>
      </w:r>
      <w:r w:rsidR="00CA56B8">
        <w:rPr>
          <w:rFonts w:hint="eastAsia"/>
          <w:lang w:bidi="ar"/>
        </w:rPr>
        <w:t>。</w:t>
      </w:r>
      <w:r w:rsidR="00337C25" w:rsidRPr="0062515C">
        <w:rPr>
          <w:rFonts w:hint="eastAsia"/>
          <w:b/>
          <w:lang w:bidi="ar"/>
        </w:rPr>
        <w:t>实验</w:t>
      </w:r>
      <w:r w:rsidR="00CE53DD">
        <w:rPr>
          <w:rFonts w:hint="eastAsia"/>
          <w:b/>
          <w:lang w:bidi="ar"/>
        </w:rPr>
        <w:t>环境</w:t>
      </w:r>
      <w:r w:rsidR="00337C25" w:rsidRPr="0062515C">
        <w:rPr>
          <w:rFonts w:hint="eastAsia"/>
          <w:b/>
          <w:lang w:bidi="ar"/>
        </w:rPr>
        <w:t>IP</w:t>
      </w:r>
      <w:r w:rsidR="00337C25" w:rsidRPr="0062515C">
        <w:rPr>
          <w:rFonts w:hint="eastAsia"/>
          <w:b/>
          <w:lang w:bidi="ar"/>
        </w:rPr>
        <w:t>地址</w:t>
      </w:r>
      <w:r w:rsidR="00B320AB">
        <w:rPr>
          <w:rFonts w:hint="eastAsia"/>
          <w:b/>
          <w:lang w:bidi="ar"/>
        </w:rPr>
        <w:t>不</w:t>
      </w:r>
      <w:r w:rsidR="00337C25" w:rsidRPr="0062515C">
        <w:rPr>
          <w:rFonts w:hint="eastAsia"/>
          <w:b/>
          <w:lang w:bidi="ar"/>
        </w:rPr>
        <w:t>符合</w:t>
      </w:r>
      <w:r w:rsidR="00337C25" w:rsidRPr="0062515C">
        <w:rPr>
          <w:rFonts w:hint="eastAsia"/>
          <w:b/>
          <w:lang w:bidi="ar"/>
        </w:rPr>
        <w:t>EXP1</w:t>
      </w:r>
      <w:r w:rsidR="00337C25" w:rsidRPr="0062515C">
        <w:rPr>
          <w:rFonts w:hint="eastAsia"/>
          <w:b/>
          <w:lang w:bidi="ar"/>
        </w:rPr>
        <w:t>区域约束，</w:t>
      </w:r>
      <w:r w:rsidR="00337C25" w:rsidRPr="0062515C">
        <w:rPr>
          <w:b/>
          <w:lang w:bidi="ar"/>
        </w:rPr>
        <w:t>但</w:t>
      </w:r>
      <w:r w:rsidR="00337C25" w:rsidRPr="0062515C">
        <w:rPr>
          <w:rFonts w:hint="eastAsia"/>
          <w:b/>
          <w:lang w:bidi="ar"/>
        </w:rPr>
        <w:t>符合</w:t>
      </w:r>
      <w:r w:rsidR="00337C25" w:rsidRPr="0062515C">
        <w:rPr>
          <w:rFonts w:hint="eastAsia"/>
          <w:b/>
          <w:lang w:bidi="ar"/>
        </w:rPr>
        <w:t>EXP2</w:t>
      </w:r>
      <w:r w:rsidR="00337C25" w:rsidRPr="0062515C">
        <w:rPr>
          <w:rFonts w:hint="eastAsia"/>
          <w:b/>
          <w:lang w:bidi="ar"/>
        </w:rPr>
        <w:t>区域</w:t>
      </w:r>
      <w:r w:rsidR="00337C25" w:rsidRPr="0062515C">
        <w:rPr>
          <w:b/>
          <w:lang w:bidi="ar"/>
        </w:rPr>
        <w:t>约束。</w:t>
      </w:r>
    </w:p>
    <w:p w14:paraId="2A318415" w14:textId="77777777" w:rsidR="005A3851" w:rsidRPr="004E7C03" w:rsidRDefault="0069507A">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表</w:t>
      </w:r>
      <w:r w:rsidRPr="004E7C03">
        <w:rPr>
          <w:rFonts w:ascii="Times New Roman" w:hAnsi="Times New Roman" w:cs="宋体"/>
          <w:kern w:val="2"/>
          <w:szCs w:val="20"/>
          <w:lang w:bidi="ar"/>
        </w:rPr>
        <w:t>5-</w:t>
      </w:r>
      <w:r w:rsidR="00B51595">
        <w:rPr>
          <w:rFonts w:ascii="Times New Roman" w:hAnsi="Times New Roman" w:cs="宋体"/>
          <w:kern w:val="2"/>
          <w:szCs w:val="20"/>
          <w:lang w:bidi="ar"/>
        </w:rPr>
        <w:t>10</w:t>
      </w:r>
      <w:r w:rsidRPr="004E7C03">
        <w:rPr>
          <w:rFonts w:ascii="Times New Roman" w:hAnsi="Times New Roman" w:cs="宋体" w:hint="eastAsia"/>
          <w:kern w:val="2"/>
          <w:szCs w:val="20"/>
          <w:lang w:bidi="ar"/>
        </w:rPr>
        <w:t>给出这些实例</w:t>
      </w:r>
      <w:r w:rsidR="00B51595">
        <w:rPr>
          <w:rFonts w:ascii="Times New Roman" w:hAnsi="Times New Roman" w:cs="宋体" w:hint="eastAsia"/>
          <w:kern w:val="2"/>
          <w:szCs w:val="20"/>
          <w:lang w:bidi="ar"/>
        </w:rPr>
        <w:t>的具体信息</w:t>
      </w:r>
      <w:r w:rsidRPr="004E7C03">
        <w:rPr>
          <w:rFonts w:ascii="Times New Roman" w:hAnsi="Times New Roman" w:cs="宋体" w:hint="eastAsia"/>
          <w:kern w:val="2"/>
          <w:szCs w:val="20"/>
          <w:lang w:bidi="ar"/>
        </w:rPr>
        <w:t>，包括实例的基本功能描述（</w:t>
      </w:r>
      <w:r w:rsidRPr="004E7C03">
        <w:rPr>
          <w:rFonts w:ascii="Times New Roman" w:hAnsi="Times New Roman" w:cs="宋体"/>
          <w:kern w:val="2"/>
          <w:szCs w:val="20"/>
          <w:lang w:bidi="ar"/>
        </w:rPr>
        <w:t>Basic functionality</w:t>
      </w:r>
      <w:r w:rsidRPr="004E7C03">
        <w:rPr>
          <w:rFonts w:ascii="Times New Roman" w:hAnsi="Times New Roman" w:cs="宋体" w:hint="eastAsia"/>
          <w:kern w:val="2"/>
          <w:szCs w:val="20"/>
          <w:lang w:bidi="ar"/>
        </w:rPr>
        <w:t>）、</w:t>
      </w:r>
      <w:r w:rsidR="00B51595">
        <w:rPr>
          <w:rFonts w:ascii="Times New Roman" w:hAnsi="Times New Roman" w:cs="宋体" w:hint="eastAsia"/>
          <w:kern w:val="2"/>
          <w:szCs w:val="20"/>
          <w:lang w:bidi="ar"/>
        </w:rPr>
        <w:t>实例</w:t>
      </w:r>
      <w:r w:rsidR="00B51595">
        <w:rPr>
          <w:rFonts w:ascii="Times New Roman" w:hAnsi="Times New Roman" w:cs="宋体"/>
          <w:kern w:val="2"/>
          <w:szCs w:val="20"/>
          <w:lang w:bidi="ar"/>
        </w:rPr>
        <w:t>包含的</w:t>
      </w:r>
      <w:r w:rsidR="00B51595">
        <w:rPr>
          <w:rFonts w:ascii="Times New Roman" w:hAnsi="Times New Roman" w:cs="宋体" w:hint="eastAsia"/>
          <w:kern w:val="2"/>
          <w:szCs w:val="20"/>
          <w:lang w:bidi="ar"/>
        </w:rPr>
        <w:t>约束（</w:t>
      </w:r>
      <w:r w:rsidR="00B51595" w:rsidRPr="00B51595">
        <w:rPr>
          <w:rFonts w:ascii="Times New Roman" w:hAnsi="Times New Roman" w:cs="宋体"/>
          <w:kern w:val="2"/>
          <w:szCs w:val="20"/>
          <w:lang w:bidi="ar"/>
        </w:rPr>
        <w:t>Contained constraints</w:t>
      </w:r>
      <w:r w:rsidR="00B51595">
        <w:rPr>
          <w:rFonts w:ascii="Times New Roman" w:hAnsi="Times New Roman" w:cs="宋体" w:hint="eastAsia"/>
          <w:kern w:val="2"/>
          <w:szCs w:val="20"/>
          <w:lang w:bidi="ar"/>
        </w:rPr>
        <w:t>）。</w:t>
      </w:r>
    </w:p>
    <w:p w14:paraId="48A4F497" w14:textId="77777777" w:rsidR="005A3851" w:rsidRPr="004E7C03" w:rsidRDefault="0069507A">
      <w:pPr>
        <w:pStyle w:val="ua"/>
        <w:spacing w:before="360" w:after="120"/>
      </w:pPr>
      <w:r w:rsidRPr="004E7C03">
        <w:t>表</w:t>
      </w:r>
      <w:r w:rsidRPr="004E7C03">
        <w:t>5-</w:t>
      </w:r>
      <w:r w:rsidRPr="004E7C03">
        <w:fldChar w:fldCharType="begin"/>
      </w:r>
      <w:r w:rsidRPr="004E7C03">
        <w:instrText xml:space="preserve"> SEQ </w:instrText>
      </w:r>
      <w:r w:rsidRPr="004E7C03">
        <w:instrText>表</w:instrText>
      </w:r>
      <w:r w:rsidRPr="004E7C03">
        <w:instrText xml:space="preserve">5- \* ARABIC </w:instrText>
      </w:r>
      <w:r w:rsidRPr="004E7C03">
        <w:fldChar w:fldCharType="separate"/>
      </w:r>
      <w:r w:rsidR="00A55FB8">
        <w:rPr>
          <w:noProof/>
        </w:rPr>
        <w:t>10</w:t>
      </w:r>
      <w:r w:rsidRPr="004E7C03">
        <w:fldChar w:fldCharType="end"/>
      </w:r>
      <w:r w:rsidRPr="004E7C03">
        <w:rPr>
          <w:rFonts w:hint="eastAsia"/>
        </w:rPr>
        <w:t>实例程序基本信息</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3118"/>
        <w:gridCol w:w="3969"/>
      </w:tblGrid>
      <w:tr w:rsidR="00B51595" w:rsidRPr="004E7C03" w14:paraId="1B60FA34" w14:textId="77777777" w:rsidTr="00BB5A0E">
        <w:trPr>
          <w:trHeight w:val="90"/>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B483253" w14:textId="77777777" w:rsidR="00B51595" w:rsidRPr="004E7C03" w:rsidRDefault="00B51595">
            <w:pPr>
              <w:jc w:val="center"/>
              <w:rPr>
                <w:b/>
                <w:kern w:val="0"/>
                <w:szCs w:val="21"/>
              </w:rPr>
            </w:pPr>
            <w:r w:rsidRPr="004E7C03">
              <w:rPr>
                <w:b/>
                <w:kern w:val="0"/>
                <w:szCs w:val="21"/>
                <w:lang w:bidi="ar"/>
              </w:rPr>
              <w:t>Program</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1BBF8274" w14:textId="77777777" w:rsidR="00B51595" w:rsidRPr="004E7C03" w:rsidRDefault="00B51595">
            <w:pPr>
              <w:jc w:val="center"/>
              <w:rPr>
                <w:b/>
                <w:kern w:val="0"/>
                <w:szCs w:val="21"/>
              </w:rPr>
            </w:pPr>
            <w:r w:rsidRPr="004E7C03">
              <w:rPr>
                <w:b/>
                <w:kern w:val="0"/>
                <w:szCs w:val="21"/>
                <w:lang w:bidi="ar"/>
              </w:rPr>
              <w:t>Basic functionality</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14:paraId="1CFC6FFD" w14:textId="77777777" w:rsidR="00B51595" w:rsidRPr="004E7C03" w:rsidRDefault="00B51595">
            <w:pPr>
              <w:jc w:val="center"/>
              <w:rPr>
                <w:b/>
                <w:kern w:val="0"/>
                <w:szCs w:val="21"/>
              </w:rPr>
            </w:pPr>
            <w:r w:rsidRPr="00B51595">
              <w:rPr>
                <w:b/>
                <w:kern w:val="0"/>
                <w:szCs w:val="21"/>
                <w:lang w:bidi="ar"/>
              </w:rPr>
              <w:t>Contained constraints</w:t>
            </w:r>
          </w:p>
        </w:tc>
      </w:tr>
      <w:tr w:rsidR="00B51595" w:rsidRPr="004E7C03" w14:paraId="7897EF73" w14:textId="77777777"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26B66B1" w14:textId="77777777" w:rsidR="00B51595" w:rsidRPr="004E7C03" w:rsidRDefault="00B51595">
            <w:pPr>
              <w:jc w:val="center"/>
              <w:textAlignment w:val="top"/>
              <w:rPr>
                <w:kern w:val="0"/>
                <w:szCs w:val="21"/>
              </w:rPr>
            </w:pPr>
            <w:r w:rsidRPr="00B51595">
              <w:rPr>
                <w:spacing w:val="-5"/>
                <w:kern w:val="0"/>
                <w:lang w:bidi="ar"/>
              </w:rPr>
              <w:t>PFC</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1D4F9149" w14:textId="77777777" w:rsidR="00B51595" w:rsidRPr="004E7C03" w:rsidRDefault="004B582B" w:rsidP="004B582B">
            <w:pPr>
              <w:rPr>
                <w:kern w:val="0"/>
                <w:szCs w:val="21"/>
                <w:lang w:bidi="ar"/>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14:paraId="10855019" w14:textId="77777777" w:rsidR="00BB5A0E" w:rsidRDefault="0008459D" w:rsidP="00BB5A0E">
            <w:pPr>
              <w:jc w:val="center"/>
              <w:rPr>
                <w:kern w:val="0"/>
                <w:szCs w:val="21"/>
              </w:rPr>
            </w:pPr>
            <w:r w:rsidRPr="0008459D">
              <w:rPr>
                <w:kern w:val="0"/>
                <w:szCs w:val="21"/>
              </w:rPr>
              <w:t>paraRestriction Constraint</w:t>
            </w:r>
          </w:p>
          <w:p w14:paraId="655E99DC" w14:textId="77777777" w:rsidR="0008459D" w:rsidRPr="00BB5A0E" w:rsidRDefault="0008459D" w:rsidP="00BB5A0E">
            <w:pPr>
              <w:jc w:val="center"/>
              <w:rPr>
                <w:kern w:val="0"/>
                <w:szCs w:val="21"/>
              </w:rPr>
            </w:pPr>
            <w:r w:rsidRPr="00131006">
              <w:t>paraRelation Constraint</w:t>
            </w:r>
          </w:p>
          <w:p w14:paraId="79417166" w14:textId="77777777" w:rsidR="0008459D" w:rsidRDefault="0008459D">
            <w:pPr>
              <w:jc w:val="center"/>
              <w:rPr>
                <w:kern w:val="0"/>
                <w:szCs w:val="21"/>
              </w:rPr>
            </w:pPr>
            <w:r w:rsidRPr="0008459D">
              <w:rPr>
                <w:kern w:val="0"/>
                <w:szCs w:val="21"/>
              </w:rPr>
              <w:t>preOp Constraint</w:t>
            </w:r>
          </w:p>
          <w:p w14:paraId="5EA84625" w14:textId="77777777" w:rsidR="0008459D" w:rsidRPr="004E7C03" w:rsidRDefault="0008459D">
            <w:pPr>
              <w:jc w:val="center"/>
              <w:rPr>
                <w:kern w:val="0"/>
                <w:szCs w:val="21"/>
              </w:rPr>
            </w:pPr>
            <w:r w:rsidRPr="0008459D">
              <w:rPr>
                <w:kern w:val="0"/>
                <w:szCs w:val="21"/>
              </w:rPr>
              <w:t>Iteration Constraint</w:t>
            </w:r>
          </w:p>
        </w:tc>
      </w:tr>
      <w:tr w:rsidR="00B51595" w:rsidRPr="004E7C03" w14:paraId="1B0B1295" w14:textId="77777777"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77CA1233" w14:textId="77777777" w:rsidR="00B51595" w:rsidRPr="004E7C03" w:rsidRDefault="00B51595">
            <w:pPr>
              <w:jc w:val="center"/>
              <w:textAlignment w:val="top"/>
              <w:rPr>
                <w:kern w:val="0"/>
                <w:szCs w:val="21"/>
              </w:rPr>
            </w:pPr>
            <w:r w:rsidRPr="00B51595">
              <w:rPr>
                <w:spacing w:val="-5"/>
                <w:kern w:val="0"/>
                <w:lang w:bidi="ar"/>
              </w:rPr>
              <w:t>PFC</w:t>
            </w:r>
            <w:r>
              <w:rPr>
                <w:spacing w:val="-5"/>
                <w:kern w:val="0"/>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1E291F72" w14:textId="77777777" w:rsidR="00B51595" w:rsidRPr="004E7C03" w:rsidRDefault="004B582B">
            <w:pPr>
              <w:rPr>
                <w:kern w:val="0"/>
                <w:szCs w:val="21"/>
              </w:rPr>
            </w:pPr>
            <w:r w:rsidRPr="004B582B">
              <w:rPr>
                <w:kern w:val="0"/>
                <w:szCs w:val="21"/>
                <w:lang w:bidi="ar"/>
              </w:rPr>
              <w:t>Parking</w:t>
            </w:r>
            <w:r>
              <w:rPr>
                <w:kern w:val="0"/>
                <w:szCs w:val="21"/>
                <w:lang w:bidi="ar"/>
              </w:rPr>
              <w:t xml:space="preserve"> </w:t>
            </w:r>
            <w:r w:rsidRPr="004B582B">
              <w:rPr>
                <w:kern w:val="0"/>
                <w:szCs w:val="21"/>
                <w:lang w:bidi="ar"/>
              </w:rPr>
              <w:t>Fee</w:t>
            </w:r>
            <w:r>
              <w:rPr>
                <w:kern w:val="0"/>
                <w:szCs w:val="21"/>
                <w:lang w:bidi="ar"/>
              </w:rPr>
              <w:t xml:space="preserve"> </w:t>
            </w:r>
            <w:r w:rsidRPr="004B582B">
              <w:rPr>
                <w:kern w:val="0"/>
                <w:szCs w:val="21"/>
                <w:lang w:bidi="ar"/>
              </w:rPr>
              <w:t>Calculator</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14:paraId="2AA82811" w14:textId="77777777" w:rsidR="0008459D" w:rsidRPr="0008459D" w:rsidRDefault="0008459D" w:rsidP="0008459D">
            <w:pPr>
              <w:jc w:val="center"/>
              <w:rPr>
                <w:kern w:val="0"/>
                <w:szCs w:val="21"/>
              </w:rPr>
            </w:pPr>
            <w:r w:rsidRPr="0008459D">
              <w:rPr>
                <w:kern w:val="0"/>
                <w:szCs w:val="21"/>
              </w:rPr>
              <w:t>paraRestriction Constraint</w:t>
            </w:r>
          </w:p>
          <w:p w14:paraId="1015CAE0" w14:textId="77777777" w:rsidR="0008459D" w:rsidRDefault="0008459D" w:rsidP="0008459D">
            <w:pPr>
              <w:jc w:val="center"/>
              <w:rPr>
                <w:kern w:val="0"/>
                <w:szCs w:val="21"/>
              </w:rPr>
            </w:pPr>
            <w:r w:rsidRPr="0008459D">
              <w:rPr>
                <w:kern w:val="0"/>
                <w:szCs w:val="21"/>
              </w:rPr>
              <w:t>preOp Constraint</w:t>
            </w:r>
          </w:p>
          <w:p w14:paraId="2F14BDC8" w14:textId="77777777" w:rsidR="00B51595" w:rsidRDefault="0008459D" w:rsidP="0008459D">
            <w:pPr>
              <w:jc w:val="center"/>
              <w:rPr>
                <w:kern w:val="0"/>
                <w:szCs w:val="21"/>
              </w:rPr>
            </w:pPr>
            <w:r w:rsidRPr="0008459D">
              <w:rPr>
                <w:kern w:val="0"/>
                <w:szCs w:val="21"/>
              </w:rPr>
              <w:t>Iteration Constraint</w:t>
            </w:r>
          </w:p>
          <w:p w14:paraId="49C1634B" w14:textId="77777777" w:rsidR="0008459D" w:rsidRPr="004E7C03" w:rsidRDefault="0008459D" w:rsidP="0008459D">
            <w:pPr>
              <w:jc w:val="center"/>
              <w:rPr>
                <w:kern w:val="0"/>
                <w:szCs w:val="21"/>
              </w:rPr>
            </w:pPr>
            <w:r w:rsidRPr="0008459D">
              <w:rPr>
                <w:kern w:val="0"/>
                <w:szCs w:val="21"/>
              </w:rPr>
              <w:t>eTime Constraint</w:t>
            </w:r>
          </w:p>
        </w:tc>
      </w:tr>
      <w:tr w:rsidR="00B51595" w:rsidRPr="004E7C03" w14:paraId="7DA451A8" w14:textId="77777777"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12D4ABE8" w14:textId="77777777" w:rsidR="00B51595" w:rsidRPr="004E7C03" w:rsidRDefault="00B51595">
            <w:pPr>
              <w:jc w:val="center"/>
              <w:textAlignment w:val="top"/>
              <w:rPr>
                <w:kern w:val="0"/>
                <w:szCs w:val="21"/>
              </w:rPr>
            </w:pPr>
            <w:r w:rsidRPr="00B51595">
              <w:rPr>
                <w:spacing w:val="-5"/>
                <w:kern w:val="0"/>
                <w:lang w:bidi="ar"/>
              </w:rPr>
              <w:t>EXP</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03D3AB97" w14:textId="77777777" w:rsidR="00B51595" w:rsidRPr="004E7C03" w:rsidRDefault="004B582B">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14:paraId="6A6A7E32" w14:textId="77777777" w:rsidR="00B51595" w:rsidRDefault="0008459D" w:rsidP="003F72C2">
            <w:pPr>
              <w:jc w:val="center"/>
              <w:rPr>
                <w:kern w:val="0"/>
                <w:szCs w:val="21"/>
              </w:rPr>
            </w:pPr>
            <w:r w:rsidRPr="0008459D">
              <w:rPr>
                <w:kern w:val="0"/>
                <w:szCs w:val="21"/>
              </w:rPr>
              <w:t>paraRestriction Constraint</w:t>
            </w:r>
          </w:p>
          <w:p w14:paraId="127822CD" w14:textId="77777777" w:rsidR="00B320AB" w:rsidRDefault="00B320AB" w:rsidP="00B320AB">
            <w:pPr>
              <w:jc w:val="center"/>
            </w:pPr>
            <w:r w:rsidRPr="0008459D">
              <w:t>invokeOp Constraint</w:t>
            </w:r>
          </w:p>
          <w:p w14:paraId="25DBD5C3" w14:textId="77777777" w:rsidR="00B320AB" w:rsidRPr="003F72C2" w:rsidRDefault="00B320AB" w:rsidP="00B320AB">
            <w:pPr>
              <w:jc w:val="center"/>
              <w:rPr>
                <w:kern w:val="0"/>
                <w:szCs w:val="21"/>
              </w:rPr>
            </w:pPr>
            <w:r w:rsidRPr="0008459D">
              <w:rPr>
                <w:kern w:val="0"/>
                <w:szCs w:val="21"/>
              </w:rPr>
              <w:t>ipRegion</w:t>
            </w:r>
            <w:r>
              <w:rPr>
                <w:kern w:val="0"/>
                <w:szCs w:val="21"/>
              </w:rPr>
              <w:t xml:space="preserve"> </w:t>
            </w:r>
            <w:r w:rsidRPr="0008459D">
              <w:t>Constraint</w:t>
            </w:r>
          </w:p>
        </w:tc>
      </w:tr>
      <w:tr w:rsidR="00B51595" w:rsidRPr="004E7C03" w14:paraId="5C782DA4" w14:textId="77777777" w:rsidTr="00BB5A0E">
        <w:trPr>
          <w:jc w:val="center"/>
        </w:trPr>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14:paraId="23DDA699" w14:textId="77777777" w:rsidR="00B51595" w:rsidRPr="004E7C03" w:rsidRDefault="00B51595">
            <w:pPr>
              <w:jc w:val="center"/>
              <w:textAlignment w:val="top"/>
              <w:rPr>
                <w:kern w:val="0"/>
                <w:szCs w:val="21"/>
              </w:rPr>
            </w:pPr>
            <w:r w:rsidRPr="00DC647F">
              <w:rPr>
                <w:lang w:bidi="ar"/>
              </w:rPr>
              <w:t>EXP</w:t>
            </w:r>
            <w:r>
              <w:rPr>
                <w:lang w:bidi="ar"/>
              </w:rPr>
              <w:t>2</w:t>
            </w:r>
          </w:p>
        </w:tc>
        <w:tc>
          <w:tcPr>
            <w:tcW w:w="3118" w:type="dxa"/>
            <w:tcBorders>
              <w:top w:val="single" w:sz="4" w:space="0" w:color="auto"/>
              <w:left w:val="single" w:sz="4" w:space="0" w:color="auto"/>
              <w:bottom w:val="single" w:sz="4" w:space="0" w:color="auto"/>
              <w:right w:val="single" w:sz="4" w:space="0" w:color="auto"/>
            </w:tcBorders>
            <w:shd w:val="clear" w:color="auto" w:fill="auto"/>
            <w:vAlign w:val="center"/>
          </w:tcPr>
          <w:p w14:paraId="094D0C22" w14:textId="77777777" w:rsidR="00B51595" w:rsidRPr="004E7C03" w:rsidRDefault="004B582B">
            <w:pPr>
              <w:rPr>
                <w:kern w:val="0"/>
                <w:szCs w:val="21"/>
              </w:rPr>
            </w:pPr>
            <w:r w:rsidRPr="004B582B">
              <w:rPr>
                <w:kern w:val="0"/>
                <w:szCs w:val="21"/>
                <w:lang w:bidi="ar"/>
              </w:rPr>
              <w:t>Expense</w:t>
            </w:r>
            <w:r>
              <w:rPr>
                <w:kern w:val="0"/>
                <w:szCs w:val="21"/>
                <w:lang w:bidi="ar"/>
              </w:rPr>
              <w:t xml:space="preserve"> </w:t>
            </w:r>
            <w:r w:rsidRPr="004B582B">
              <w:rPr>
                <w:kern w:val="0"/>
                <w:szCs w:val="21"/>
                <w:lang w:bidi="ar"/>
              </w:rPr>
              <w:t>Reimbursement</w:t>
            </w:r>
            <w:r>
              <w:rPr>
                <w:kern w:val="0"/>
                <w:szCs w:val="21"/>
                <w:lang w:bidi="ar"/>
              </w:rPr>
              <w:t xml:space="preserve"> </w:t>
            </w:r>
            <w:r w:rsidRPr="004B582B">
              <w:rPr>
                <w:kern w:val="0"/>
                <w:szCs w:val="21"/>
                <w:lang w:bidi="ar"/>
              </w:rPr>
              <w:t>System</w:t>
            </w:r>
          </w:p>
        </w:tc>
        <w:tc>
          <w:tcPr>
            <w:tcW w:w="3969" w:type="dxa"/>
            <w:tcBorders>
              <w:top w:val="single" w:sz="4" w:space="0" w:color="auto"/>
              <w:left w:val="single" w:sz="4" w:space="0" w:color="auto"/>
              <w:bottom w:val="single" w:sz="4" w:space="0" w:color="auto"/>
              <w:right w:val="single" w:sz="4" w:space="0" w:color="auto"/>
            </w:tcBorders>
            <w:shd w:val="clear" w:color="auto" w:fill="auto"/>
            <w:vAlign w:val="center"/>
          </w:tcPr>
          <w:p w14:paraId="6BD731F1" w14:textId="77777777" w:rsidR="00B51595" w:rsidRDefault="0008459D" w:rsidP="00B320AB">
            <w:pPr>
              <w:jc w:val="center"/>
              <w:rPr>
                <w:kern w:val="0"/>
                <w:szCs w:val="21"/>
              </w:rPr>
            </w:pPr>
            <w:r w:rsidRPr="0008459D">
              <w:rPr>
                <w:kern w:val="0"/>
                <w:szCs w:val="21"/>
              </w:rPr>
              <w:t>paraRestriction Constraint</w:t>
            </w:r>
          </w:p>
          <w:p w14:paraId="39A3D03B" w14:textId="77777777" w:rsidR="0045047C" w:rsidRPr="004E7C03" w:rsidRDefault="0045047C" w:rsidP="00B320AB">
            <w:pPr>
              <w:jc w:val="center"/>
              <w:rPr>
                <w:kern w:val="0"/>
                <w:szCs w:val="21"/>
              </w:rPr>
            </w:pPr>
            <w:r w:rsidRPr="0008459D">
              <w:t>invokeOp Constraint</w:t>
            </w:r>
          </w:p>
        </w:tc>
      </w:tr>
    </w:tbl>
    <w:p w14:paraId="097BCDFD" w14:textId="77777777" w:rsidR="001310C4" w:rsidRDefault="001310C4" w:rsidP="00787382">
      <w:pPr>
        <w:pStyle w:val="u2"/>
      </w:pPr>
      <w:bookmarkStart w:id="270" w:name="_Toc498361761"/>
      <w:r w:rsidRPr="001310C4">
        <w:rPr>
          <w:rFonts w:hint="eastAsia"/>
        </w:rPr>
        <w:t>研究</w:t>
      </w:r>
      <w:r w:rsidRPr="001310C4">
        <w:t>问题</w:t>
      </w:r>
      <w:bookmarkEnd w:id="270"/>
    </w:p>
    <w:p w14:paraId="6D9A1B7B" w14:textId="77777777" w:rsidR="001310C4" w:rsidRDefault="001310C4" w:rsidP="001310C4">
      <w:pPr>
        <w:pStyle w:val="u5"/>
        <w:spacing w:before="24" w:after="24"/>
        <w:ind w:firstLine="480"/>
      </w:pPr>
      <w:r>
        <w:rPr>
          <w:rFonts w:hint="eastAsia"/>
        </w:rPr>
        <w:t>本章</w:t>
      </w:r>
      <w:r>
        <w:t>实验将围绕以下</w:t>
      </w:r>
      <w:r>
        <w:rPr>
          <w:rFonts w:hint="eastAsia"/>
        </w:rPr>
        <w:t>三个</w:t>
      </w:r>
      <w:r>
        <w:t>问题展开讨论</w:t>
      </w:r>
    </w:p>
    <w:p w14:paraId="4C1D1CD8" w14:textId="77777777" w:rsidR="001310C4" w:rsidRDefault="00CD5CFF" w:rsidP="00136D40">
      <w:pPr>
        <w:pStyle w:val="u5"/>
        <w:numPr>
          <w:ilvl w:val="0"/>
          <w:numId w:val="71"/>
        </w:numPr>
        <w:spacing w:before="24" w:after="24"/>
        <w:ind w:firstLineChars="0"/>
      </w:pPr>
      <w:r>
        <w:rPr>
          <w:rFonts w:hint="eastAsia"/>
          <w:lang w:bidi="ar"/>
        </w:rPr>
        <w:t>验证扩展</w:t>
      </w:r>
      <w:r>
        <w:rPr>
          <w:rFonts w:hint="eastAsia"/>
          <w:lang w:bidi="ar"/>
        </w:rPr>
        <w:t>WSDL</w:t>
      </w:r>
      <w:r>
        <w:rPr>
          <w:rFonts w:hint="eastAsia"/>
          <w:lang w:bidi="ar"/>
        </w:rPr>
        <w:t>对于</w:t>
      </w:r>
      <w:r>
        <w:rPr>
          <w:lang w:bidi="ar"/>
        </w:rPr>
        <w:t>服务行为的</w:t>
      </w:r>
      <w:r>
        <w:rPr>
          <w:rFonts w:hint="eastAsia"/>
          <w:lang w:bidi="ar"/>
        </w:rPr>
        <w:t>表达</w:t>
      </w:r>
      <w:r>
        <w:rPr>
          <w:lang w:bidi="ar"/>
        </w:rPr>
        <w:t>能力以及</w:t>
      </w:r>
      <w:r w:rsidRPr="00CD5CFF">
        <w:rPr>
          <w:rFonts w:hint="eastAsia"/>
          <w:lang w:bidi="ar"/>
        </w:rPr>
        <w:t>基于扩展</w:t>
      </w:r>
      <w:r w:rsidRPr="00CD5CFF">
        <w:rPr>
          <w:rFonts w:hint="eastAsia"/>
          <w:lang w:bidi="ar"/>
        </w:rPr>
        <w:t>WSDL</w:t>
      </w:r>
      <w:r w:rsidRPr="00CD5CFF">
        <w:rPr>
          <w:rFonts w:hint="eastAsia"/>
          <w:lang w:bidi="ar"/>
        </w:rPr>
        <w:t>的服务行为模型生成技术</w:t>
      </w:r>
      <w:r>
        <w:rPr>
          <w:rFonts w:hint="eastAsia"/>
          <w:lang w:bidi="ar"/>
        </w:rPr>
        <w:t>是否</w:t>
      </w:r>
      <w:r>
        <w:rPr>
          <w:lang w:bidi="ar"/>
        </w:rPr>
        <w:t>能够正确生成服务行为模型</w:t>
      </w:r>
      <w:r>
        <w:rPr>
          <w:rFonts w:hint="eastAsia"/>
          <w:lang w:bidi="ar"/>
        </w:rPr>
        <w:t>；</w:t>
      </w:r>
    </w:p>
    <w:p w14:paraId="13E85852" w14:textId="77777777" w:rsidR="00CD5CFF" w:rsidRDefault="00A015AC" w:rsidP="00136D40">
      <w:pPr>
        <w:pStyle w:val="u5"/>
        <w:numPr>
          <w:ilvl w:val="0"/>
          <w:numId w:val="71"/>
        </w:numPr>
        <w:spacing w:before="24" w:after="24"/>
        <w:ind w:firstLineChars="0"/>
      </w:pPr>
      <w:r>
        <w:rPr>
          <w:rFonts w:hint="eastAsia"/>
        </w:rPr>
        <w:t>验证</w:t>
      </w:r>
      <w:r w:rsidRPr="00A015AC">
        <w:rPr>
          <w:rFonts w:hint="eastAsia"/>
        </w:rPr>
        <w:t>行为模型驱动的</w:t>
      </w:r>
      <w:r w:rsidRPr="00A015AC">
        <w:rPr>
          <w:rFonts w:hint="eastAsia"/>
        </w:rPr>
        <w:t>Web</w:t>
      </w:r>
      <w:r w:rsidRPr="00A015AC">
        <w:rPr>
          <w:rFonts w:hint="eastAsia"/>
        </w:rPr>
        <w:t>服务组合测试用例生成技术</w:t>
      </w:r>
      <w:r w:rsidR="00726852">
        <w:rPr>
          <w:rFonts w:hint="eastAsia"/>
        </w:rPr>
        <w:t>的</w:t>
      </w:r>
      <w:r w:rsidR="00726852">
        <w:t>可行性，</w:t>
      </w:r>
      <w:r w:rsidR="00726852">
        <w:rPr>
          <w:rFonts w:hint="eastAsia"/>
        </w:rPr>
        <w:t>即</w:t>
      </w:r>
      <w:r>
        <w:rPr>
          <w:rFonts w:hint="eastAsia"/>
        </w:rPr>
        <w:lastRenderedPageBreak/>
        <w:t>能否</w:t>
      </w:r>
      <w:r w:rsidR="00742039">
        <w:rPr>
          <w:rFonts w:hint="eastAsia"/>
        </w:rPr>
        <w:t>监听服务</w:t>
      </w:r>
      <w:r w:rsidR="00742039">
        <w:t>调用错误</w:t>
      </w:r>
      <w:r w:rsidR="00742039">
        <w:rPr>
          <w:rFonts w:hint="eastAsia"/>
        </w:rPr>
        <w:t>并</w:t>
      </w:r>
      <w:r w:rsidR="00742039">
        <w:t>正确报告</w:t>
      </w:r>
      <w:r w:rsidR="00F65211">
        <w:rPr>
          <w:rFonts w:hint="eastAsia"/>
        </w:rPr>
        <w:t>违反</w:t>
      </w:r>
      <w:r w:rsidR="00F65211">
        <w:t>约束</w:t>
      </w:r>
      <w:r w:rsidR="00F65211">
        <w:rPr>
          <w:rFonts w:hint="eastAsia"/>
        </w:rPr>
        <w:t>；</w:t>
      </w:r>
    </w:p>
    <w:p w14:paraId="53911110" w14:textId="77777777" w:rsidR="005A3851" w:rsidRPr="004E7C03" w:rsidRDefault="00734148" w:rsidP="00C74B52">
      <w:pPr>
        <w:pStyle w:val="u5"/>
        <w:numPr>
          <w:ilvl w:val="0"/>
          <w:numId w:val="71"/>
        </w:numPr>
        <w:spacing w:before="24" w:after="24"/>
        <w:ind w:firstLineChars="0"/>
      </w:pPr>
      <w:r>
        <w:rPr>
          <w:rFonts w:hint="eastAsia"/>
        </w:rPr>
        <w:t>针对</w:t>
      </w:r>
      <w:r w:rsidR="00742039">
        <w:rPr>
          <w:rFonts w:hint="eastAsia"/>
        </w:rPr>
        <w:t>不同覆盖</w:t>
      </w:r>
      <w:r w:rsidR="00726852">
        <w:rPr>
          <w:rFonts w:hint="eastAsia"/>
        </w:rPr>
        <w:t>准则</w:t>
      </w:r>
      <w:r>
        <w:rPr>
          <w:rFonts w:hint="eastAsia"/>
        </w:rPr>
        <w:t>进行性能评估</w:t>
      </w:r>
      <w:r>
        <w:t>，重点关注不同覆盖准则</w:t>
      </w:r>
      <w:r>
        <w:rPr>
          <w:rFonts w:hint="eastAsia"/>
        </w:rPr>
        <w:t>测试用例</w:t>
      </w:r>
      <w:r>
        <w:t>生成</w:t>
      </w:r>
      <w:r>
        <w:rPr>
          <w:rFonts w:hint="eastAsia"/>
        </w:rPr>
        <w:t>的</w:t>
      </w:r>
      <w:r>
        <w:t>时间</w:t>
      </w:r>
      <w:r>
        <w:rPr>
          <w:rFonts w:hint="eastAsia"/>
        </w:rPr>
        <w:t>、</w:t>
      </w:r>
      <w:r w:rsidRPr="00734148">
        <w:rPr>
          <w:rFonts w:hint="eastAsia"/>
        </w:rPr>
        <w:t>服务调用过程中违反服务行为约束的</w:t>
      </w:r>
      <w:r w:rsidR="00F30C9E" w:rsidRPr="00734148">
        <w:rPr>
          <w:rFonts w:hint="eastAsia"/>
        </w:rPr>
        <w:t>检测</w:t>
      </w:r>
      <w:r w:rsidRPr="00734148">
        <w:rPr>
          <w:rFonts w:hint="eastAsia"/>
        </w:rPr>
        <w:t>情况</w:t>
      </w:r>
      <w:r>
        <w:rPr>
          <w:rFonts w:hint="eastAsia"/>
        </w:rPr>
        <w:t>。</w:t>
      </w:r>
    </w:p>
    <w:p w14:paraId="7F487364" w14:textId="25D24401" w:rsidR="005A3851" w:rsidRPr="004E7C03" w:rsidRDefault="0069507A" w:rsidP="00EF428B">
      <w:pPr>
        <w:pStyle w:val="u2"/>
      </w:pPr>
      <w:bookmarkStart w:id="271" w:name="_Toc466487190"/>
      <w:bookmarkStart w:id="272" w:name="_Toc498361762"/>
      <w:r w:rsidRPr="004E7C03">
        <w:rPr>
          <w:rFonts w:hint="eastAsia"/>
        </w:rPr>
        <w:t>实例</w:t>
      </w:r>
      <w:bookmarkEnd w:id="271"/>
      <w:r w:rsidR="001310C4">
        <w:rPr>
          <w:rFonts w:hint="eastAsia"/>
        </w:rPr>
        <w:t>设计</w:t>
      </w:r>
      <w:bookmarkEnd w:id="272"/>
      <w:ins w:id="273" w:author="a41255065@163.com" w:date="2017-11-14T10:51:00Z">
        <w:r w:rsidR="003D6988">
          <w:rPr>
            <w:rFonts w:hint="eastAsia"/>
          </w:rPr>
          <w:t>（？实验</w:t>
        </w:r>
        <w:r w:rsidR="003D6988">
          <w:t>步骤？</w:t>
        </w:r>
        <w:r w:rsidR="003D6988">
          <w:rPr>
            <w:rFonts w:hint="eastAsia"/>
          </w:rPr>
          <w:t>）</w:t>
        </w:r>
      </w:ins>
    </w:p>
    <w:p w14:paraId="197FC8B4" w14:textId="77777777" w:rsidR="005A3851" w:rsidRPr="004E7C03" w:rsidRDefault="001B0967">
      <w:pPr>
        <w:pStyle w:val="aff6"/>
        <w:widowControl w:val="0"/>
        <w:spacing w:beforeLines="10" w:before="24" w:beforeAutospacing="0" w:afterLines="10" w:after="24" w:afterAutospacing="0" w:line="312" w:lineRule="auto"/>
        <w:ind w:firstLineChars="200" w:firstLine="480"/>
        <w:jc w:val="both"/>
      </w:pPr>
      <w:r>
        <w:rPr>
          <w:rFonts w:ascii="Times New Roman" w:hAnsi="Times New Roman" w:cs="宋体" w:hint="eastAsia"/>
          <w:kern w:val="2"/>
          <w:szCs w:val="20"/>
          <w:lang w:bidi="ar"/>
        </w:rPr>
        <w:t>按照如下</w:t>
      </w:r>
      <w:r>
        <w:rPr>
          <w:rFonts w:ascii="Times New Roman" w:hAnsi="Times New Roman" w:cs="宋体"/>
          <w:kern w:val="2"/>
          <w:szCs w:val="20"/>
          <w:lang w:bidi="ar"/>
        </w:rPr>
        <w:t>步骤使用</w:t>
      </w:r>
      <w:r w:rsidR="00DA4F29" w:rsidRPr="003329CE">
        <w:rPr>
          <w:rFonts w:ascii="Times New Roman" w:hAnsi="Times New Roman" w:cs="宋体"/>
          <w:kern w:val="2"/>
          <w:szCs w:val="20"/>
          <w:lang w:bidi="ar"/>
        </w:rPr>
        <w:t>BMD_WSTCT</w:t>
      </w:r>
      <w:r>
        <w:rPr>
          <w:rFonts w:ascii="Times New Roman" w:hAnsi="Times New Roman" w:cs="宋体" w:hint="eastAsia"/>
          <w:kern w:val="2"/>
          <w:szCs w:val="20"/>
          <w:lang w:bidi="ar"/>
        </w:rPr>
        <w:t>工具</w:t>
      </w:r>
      <w:r>
        <w:rPr>
          <w:rFonts w:ascii="Times New Roman" w:hAnsi="Times New Roman" w:cs="宋体"/>
          <w:kern w:val="2"/>
          <w:szCs w:val="20"/>
          <w:lang w:bidi="ar"/>
        </w:rPr>
        <w:t>对待测程序进行实例研究</w:t>
      </w:r>
      <w:r w:rsidR="0069507A" w:rsidRPr="004E7C03">
        <w:rPr>
          <w:rFonts w:ascii="Times New Roman" w:hAnsi="Times New Roman" w:cs="宋体" w:hint="eastAsia"/>
          <w:kern w:val="2"/>
          <w:szCs w:val="20"/>
          <w:lang w:bidi="ar"/>
        </w:rPr>
        <w:t>：</w:t>
      </w:r>
    </w:p>
    <w:p w14:paraId="56436127" w14:textId="77777777" w:rsidR="00F66098" w:rsidRPr="00390584" w:rsidRDefault="00390584" w:rsidP="0067350C">
      <w:pPr>
        <w:pStyle w:val="aff6"/>
        <w:widowControl w:val="0"/>
        <w:numPr>
          <w:ilvl w:val="0"/>
          <w:numId w:val="30"/>
        </w:numPr>
        <w:tabs>
          <w:tab w:val="left" w:pos="420"/>
        </w:tabs>
        <w:spacing w:beforeLines="10" w:before="24" w:beforeAutospacing="0" w:after="10" w:afterAutospacing="0" w:line="312" w:lineRule="auto"/>
        <w:ind w:left="840"/>
        <w:jc w:val="both"/>
        <w:rPr>
          <w:rFonts w:ascii="Times New Roman" w:hAnsi="Times New Roman" w:cs="宋体"/>
          <w:kern w:val="2"/>
          <w:szCs w:val="20"/>
          <w:lang w:bidi="ar"/>
        </w:rPr>
      </w:pPr>
      <w:r>
        <w:rPr>
          <w:rFonts w:ascii="Times New Roman" w:hAnsi="Times New Roman" w:cs="宋体" w:hint="eastAsia"/>
          <w:b/>
          <w:kern w:val="2"/>
          <w:szCs w:val="20"/>
          <w:lang w:bidi="ar"/>
        </w:rPr>
        <w:t>服务</w:t>
      </w:r>
      <w:r>
        <w:rPr>
          <w:rFonts w:ascii="Times New Roman" w:hAnsi="Times New Roman" w:cs="宋体"/>
          <w:b/>
          <w:kern w:val="2"/>
          <w:szCs w:val="20"/>
          <w:lang w:bidi="ar"/>
        </w:rPr>
        <w:t>行为分析与</w:t>
      </w:r>
      <w:r>
        <w:rPr>
          <w:rFonts w:ascii="Times New Roman" w:hAnsi="Times New Roman" w:cs="宋体" w:hint="eastAsia"/>
          <w:b/>
          <w:kern w:val="2"/>
          <w:szCs w:val="20"/>
          <w:lang w:bidi="ar"/>
        </w:rPr>
        <w:t>WSDL</w:t>
      </w:r>
      <w:r>
        <w:rPr>
          <w:rFonts w:ascii="Times New Roman" w:hAnsi="Times New Roman" w:cs="宋体" w:hint="eastAsia"/>
          <w:b/>
          <w:kern w:val="2"/>
          <w:szCs w:val="20"/>
          <w:lang w:bidi="ar"/>
        </w:rPr>
        <w:t>扩展</w:t>
      </w:r>
      <w:r>
        <w:rPr>
          <w:rFonts w:ascii="Times New Roman" w:hAnsi="Times New Roman" w:cs="宋体"/>
          <w:b/>
          <w:kern w:val="2"/>
          <w:szCs w:val="20"/>
          <w:lang w:bidi="ar"/>
        </w:rPr>
        <w:t>：</w:t>
      </w:r>
      <w:r w:rsidR="002B456A" w:rsidRPr="002B456A">
        <w:rPr>
          <w:rFonts w:ascii="Times New Roman" w:hAnsi="Times New Roman" w:cs="宋体" w:hint="eastAsia"/>
          <w:kern w:val="2"/>
          <w:szCs w:val="20"/>
          <w:lang w:bidi="ar"/>
        </w:rPr>
        <w:t>通过</w:t>
      </w:r>
      <w:r w:rsidR="002B456A">
        <w:rPr>
          <w:rFonts w:ascii="Times New Roman" w:hAnsi="Times New Roman" w:cs="宋体" w:hint="eastAsia"/>
          <w:kern w:val="2"/>
          <w:szCs w:val="20"/>
          <w:lang w:bidi="ar"/>
        </w:rPr>
        <w:t>扩展</w:t>
      </w:r>
      <w:r w:rsidR="002B456A">
        <w:rPr>
          <w:rFonts w:ascii="Times New Roman" w:hAnsi="Times New Roman" w:cs="宋体" w:hint="eastAsia"/>
          <w:kern w:val="2"/>
          <w:szCs w:val="20"/>
          <w:lang w:bidi="ar"/>
        </w:rPr>
        <w:t>WSDL</w:t>
      </w:r>
      <w:r w:rsidR="002B456A">
        <w:rPr>
          <w:rFonts w:ascii="Times New Roman" w:hAnsi="Times New Roman" w:cs="宋体" w:hint="eastAsia"/>
          <w:kern w:val="2"/>
          <w:szCs w:val="20"/>
          <w:lang w:bidi="ar"/>
        </w:rPr>
        <w:t>描述</w:t>
      </w:r>
      <w:r w:rsidR="002B456A">
        <w:rPr>
          <w:rFonts w:ascii="Times New Roman" w:hAnsi="Times New Roman" w:cs="宋体"/>
          <w:kern w:val="2"/>
          <w:szCs w:val="20"/>
          <w:lang w:bidi="ar"/>
        </w:rPr>
        <w:t>服务行为约束</w:t>
      </w:r>
      <w:r w:rsidR="007F4217">
        <w:rPr>
          <w:rFonts w:ascii="Times New Roman" w:hAnsi="Times New Roman" w:cs="宋体" w:hint="eastAsia"/>
          <w:kern w:val="2"/>
          <w:szCs w:val="20"/>
          <w:lang w:bidi="ar"/>
        </w:rPr>
        <w:t>并验证</w:t>
      </w:r>
      <w:r w:rsidR="007F4217">
        <w:rPr>
          <w:rFonts w:ascii="Times New Roman" w:hAnsi="Times New Roman" w:cs="宋体"/>
          <w:kern w:val="2"/>
          <w:szCs w:val="20"/>
          <w:lang w:bidi="ar"/>
        </w:rPr>
        <w:t>带有行为约束信息的</w:t>
      </w:r>
      <w:r w:rsidR="007F4217">
        <w:rPr>
          <w:rFonts w:ascii="Times New Roman" w:hAnsi="Times New Roman" w:cs="宋体" w:hint="eastAsia"/>
          <w:kern w:val="2"/>
          <w:szCs w:val="20"/>
          <w:lang w:bidi="ar"/>
        </w:rPr>
        <w:t>WSDL</w:t>
      </w:r>
      <w:r w:rsidR="007F4217">
        <w:rPr>
          <w:rFonts w:ascii="Times New Roman" w:hAnsi="Times New Roman" w:cs="宋体" w:hint="eastAsia"/>
          <w:kern w:val="2"/>
          <w:szCs w:val="20"/>
          <w:lang w:bidi="ar"/>
        </w:rPr>
        <w:t>是否</w:t>
      </w:r>
      <w:r w:rsidR="007F4217">
        <w:rPr>
          <w:rFonts w:ascii="Times New Roman" w:hAnsi="Times New Roman" w:cs="宋体"/>
          <w:kern w:val="2"/>
          <w:szCs w:val="20"/>
          <w:lang w:bidi="ar"/>
        </w:rPr>
        <w:t>能够正确发布</w:t>
      </w:r>
      <w:r w:rsidR="002B456A">
        <w:rPr>
          <w:rFonts w:ascii="Times New Roman" w:hAnsi="Times New Roman" w:cs="宋体" w:hint="eastAsia"/>
          <w:kern w:val="2"/>
          <w:szCs w:val="20"/>
          <w:lang w:bidi="ar"/>
        </w:rPr>
        <w:t>。</w:t>
      </w:r>
    </w:p>
    <w:p w14:paraId="71F3051C" w14:textId="77777777" w:rsidR="00C3207A" w:rsidRPr="00C3207A" w:rsidRDefault="00C3207A" w:rsidP="0067350C">
      <w:pPr>
        <w:pStyle w:val="aff6"/>
        <w:widowControl w:val="0"/>
        <w:numPr>
          <w:ilvl w:val="0"/>
          <w:numId w:val="30"/>
        </w:numPr>
        <w:tabs>
          <w:tab w:val="left" w:pos="420"/>
        </w:tabs>
        <w:spacing w:beforeLines="10" w:before="24" w:beforeAutospacing="0" w:after="10" w:afterAutospacing="0" w:line="312" w:lineRule="auto"/>
        <w:ind w:left="840"/>
        <w:jc w:val="both"/>
        <w:rPr>
          <w:rFonts w:ascii="Times New Roman" w:hAnsi="Times New Roman" w:cs="宋体"/>
          <w:b/>
          <w:kern w:val="2"/>
          <w:szCs w:val="20"/>
          <w:lang w:bidi="ar"/>
        </w:rPr>
      </w:pPr>
      <w:r w:rsidRPr="00C3207A">
        <w:rPr>
          <w:rFonts w:ascii="Times New Roman" w:hAnsi="Times New Roman" w:cs="宋体" w:hint="eastAsia"/>
          <w:b/>
          <w:kern w:val="2"/>
          <w:szCs w:val="20"/>
          <w:lang w:bidi="ar"/>
        </w:rPr>
        <w:t>W</w:t>
      </w:r>
      <w:r w:rsidRPr="00C3207A">
        <w:rPr>
          <w:rFonts w:ascii="Times New Roman" w:hAnsi="Times New Roman" w:cs="宋体"/>
          <w:b/>
          <w:kern w:val="2"/>
          <w:szCs w:val="20"/>
          <w:lang w:bidi="ar"/>
        </w:rPr>
        <w:t>eb</w:t>
      </w:r>
      <w:r>
        <w:rPr>
          <w:rFonts w:ascii="Times New Roman" w:hAnsi="Times New Roman" w:cs="宋体" w:hint="eastAsia"/>
          <w:b/>
          <w:kern w:val="2"/>
          <w:szCs w:val="20"/>
          <w:lang w:bidi="ar"/>
        </w:rPr>
        <w:t>服务行为</w:t>
      </w:r>
      <w:r>
        <w:rPr>
          <w:rFonts w:ascii="Times New Roman" w:hAnsi="Times New Roman" w:cs="宋体"/>
          <w:b/>
          <w:kern w:val="2"/>
          <w:szCs w:val="20"/>
          <w:lang w:bidi="ar"/>
        </w:rPr>
        <w:t>模型生成：</w:t>
      </w:r>
      <w:r w:rsidRPr="00C3207A">
        <w:rPr>
          <w:rFonts w:ascii="Times New Roman" w:hAnsi="Times New Roman" w:cs="宋体" w:hint="eastAsia"/>
          <w:kern w:val="2"/>
          <w:szCs w:val="20"/>
          <w:lang w:bidi="ar"/>
        </w:rPr>
        <w:t>使用</w:t>
      </w:r>
      <w:r w:rsidR="004772CB" w:rsidRPr="003329CE">
        <w:rPr>
          <w:rFonts w:ascii="Times New Roman" w:hAnsi="Times New Roman" w:cs="宋体"/>
          <w:kern w:val="2"/>
          <w:szCs w:val="20"/>
          <w:lang w:bidi="ar"/>
        </w:rPr>
        <w:t>BMD_WSTCT</w:t>
      </w:r>
      <w:r>
        <w:rPr>
          <w:rFonts w:ascii="Times New Roman" w:hAnsi="Times New Roman" w:cs="宋体" w:hint="eastAsia"/>
          <w:kern w:val="2"/>
          <w:szCs w:val="20"/>
          <w:lang w:bidi="ar"/>
        </w:rPr>
        <w:t>工具</w:t>
      </w:r>
      <w:r>
        <w:rPr>
          <w:rFonts w:ascii="Times New Roman" w:hAnsi="Times New Roman" w:cs="宋体"/>
          <w:kern w:val="2"/>
          <w:szCs w:val="20"/>
          <w:lang w:bidi="ar"/>
        </w:rPr>
        <w:t>解析实验程序</w:t>
      </w:r>
      <w:r>
        <w:rPr>
          <w:rFonts w:ascii="Times New Roman" w:hAnsi="Times New Roman" w:cs="宋体" w:hint="eastAsia"/>
          <w:kern w:val="2"/>
          <w:szCs w:val="20"/>
          <w:lang w:bidi="ar"/>
        </w:rPr>
        <w:t>扩展</w:t>
      </w:r>
      <w:r>
        <w:rPr>
          <w:rFonts w:ascii="Times New Roman" w:hAnsi="Times New Roman" w:cs="宋体" w:hint="eastAsia"/>
          <w:kern w:val="2"/>
          <w:szCs w:val="20"/>
          <w:lang w:bidi="ar"/>
        </w:rPr>
        <w:t>WSDL</w:t>
      </w:r>
      <w:r>
        <w:rPr>
          <w:rFonts w:ascii="Times New Roman" w:hAnsi="Times New Roman" w:cs="宋体" w:hint="eastAsia"/>
          <w:kern w:val="2"/>
          <w:szCs w:val="20"/>
          <w:lang w:bidi="ar"/>
        </w:rPr>
        <w:t>文件</w:t>
      </w:r>
      <w:r>
        <w:rPr>
          <w:rFonts w:ascii="Times New Roman" w:hAnsi="Times New Roman" w:cs="宋体"/>
          <w:kern w:val="2"/>
          <w:szCs w:val="20"/>
          <w:lang w:bidi="ar"/>
        </w:rPr>
        <w:t>，生成</w:t>
      </w:r>
      <w:r>
        <w:rPr>
          <w:rFonts w:ascii="Times New Roman" w:hAnsi="Times New Roman" w:cs="宋体" w:hint="eastAsia"/>
          <w:kern w:val="2"/>
          <w:szCs w:val="20"/>
          <w:lang w:bidi="ar"/>
        </w:rPr>
        <w:t>W</w:t>
      </w:r>
      <w:r>
        <w:rPr>
          <w:rFonts w:ascii="Times New Roman" w:hAnsi="Times New Roman" w:cs="宋体"/>
          <w:kern w:val="2"/>
          <w:szCs w:val="20"/>
          <w:lang w:bidi="ar"/>
        </w:rPr>
        <w:t>eb</w:t>
      </w:r>
      <w:r>
        <w:rPr>
          <w:rFonts w:ascii="Times New Roman" w:hAnsi="Times New Roman" w:cs="宋体"/>
          <w:kern w:val="2"/>
          <w:szCs w:val="20"/>
          <w:lang w:bidi="ar"/>
        </w:rPr>
        <w:t>服务行为模型。</w:t>
      </w:r>
    </w:p>
    <w:p w14:paraId="1317EB40" w14:textId="77777777" w:rsidR="005A3851" w:rsidRPr="004E7C03" w:rsidRDefault="001B0967"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测试序列</w:t>
      </w:r>
      <w:r w:rsidRPr="00EF428B">
        <w:rPr>
          <w:rFonts w:ascii="Times New Roman" w:hAnsi="Times New Roman" w:cs="宋体"/>
          <w:b/>
          <w:kern w:val="2"/>
          <w:szCs w:val="20"/>
          <w:lang w:bidi="ar"/>
        </w:rPr>
        <w:t>生成</w:t>
      </w:r>
      <w:r>
        <w:rPr>
          <w:rFonts w:ascii="Times New Roman" w:hAnsi="Times New Roman" w:cs="宋体"/>
          <w:kern w:val="2"/>
          <w:szCs w:val="20"/>
          <w:lang w:bidi="ar"/>
        </w:rPr>
        <w:t>：</w:t>
      </w:r>
      <w:r w:rsidR="00C3207A">
        <w:rPr>
          <w:rFonts w:ascii="Times New Roman" w:hAnsi="Times New Roman" w:cs="宋体" w:hint="eastAsia"/>
          <w:kern w:val="2"/>
          <w:szCs w:val="20"/>
          <w:lang w:bidi="ar"/>
        </w:rPr>
        <w:t>针对</w:t>
      </w:r>
      <w:r w:rsidR="00C3207A">
        <w:rPr>
          <w:rFonts w:ascii="Times New Roman" w:hAnsi="Times New Roman" w:cs="宋体"/>
          <w:kern w:val="2"/>
          <w:szCs w:val="20"/>
          <w:lang w:bidi="ar"/>
        </w:rPr>
        <w:t>生成的行为模型</w:t>
      </w:r>
      <w:r>
        <w:rPr>
          <w:rFonts w:ascii="Times New Roman" w:hAnsi="Times New Roman" w:cs="宋体"/>
          <w:kern w:val="2"/>
          <w:szCs w:val="20"/>
          <w:lang w:bidi="ar"/>
        </w:rPr>
        <w:t>使用不同</w:t>
      </w:r>
      <w:r>
        <w:rPr>
          <w:rFonts w:ascii="Times New Roman" w:hAnsi="Times New Roman" w:cs="宋体" w:hint="eastAsia"/>
          <w:kern w:val="2"/>
          <w:szCs w:val="20"/>
          <w:lang w:bidi="ar"/>
        </w:rPr>
        <w:t>覆盖准则</w:t>
      </w:r>
      <w:r>
        <w:rPr>
          <w:rFonts w:ascii="Times New Roman" w:hAnsi="Times New Roman" w:cs="宋体"/>
          <w:kern w:val="2"/>
          <w:szCs w:val="20"/>
          <w:lang w:bidi="ar"/>
        </w:rPr>
        <w:t>生成</w:t>
      </w:r>
      <w:r>
        <w:rPr>
          <w:rFonts w:ascii="Times New Roman" w:hAnsi="Times New Roman" w:cs="宋体" w:hint="eastAsia"/>
          <w:kern w:val="2"/>
          <w:szCs w:val="20"/>
          <w:lang w:bidi="ar"/>
        </w:rPr>
        <w:t>生成测试序列</w:t>
      </w:r>
      <w:r>
        <w:rPr>
          <w:rFonts w:ascii="Times New Roman" w:hAnsi="Times New Roman" w:cs="宋体"/>
          <w:kern w:val="2"/>
          <w:szCs w:val="20"/>
          <w:lang w:bidi="ar"/>
        </w:rPr>
        <w:t>，包括</w:t>
      </w:r>
      <w:r w:rsidR="00784597">
        <w:rPr>
          <w:rFonts w:hint="eastAsia"/>
        </w:rPr>
        <w:t>请求节点</w:t>
      </w:r>
      <w:r w:rsidR="00784597">
        <w:t>覆盖</w:t>
      </w:r>
      <w:r w:rsidR="00784597">
        <w:rPr>
          <w:rFonts w:hint="eastAsia"/>
        </w:rPr>
        <w:t>、</w:t>
      </w:r>
      <w:r w:rsidR="00784597" w:rsidRPr="008F5DCC">
        <w:rPr>
          <w:rFonts w:hint="eastAsia"/>
        </w:rPr>
        <w:t>响应</w:t>
      </w:r>
      <w:r w:rsidR="00784597">
        <w:rPr>
          <w:rFonts w:hint="eastAsia"/>
        </w:rPr>
        <w:t>节点</w:t>
      </w:r>
      <w:r w:rsidR="00784597" w:rsidRPr="008F5DCC">
        <w:rPr>
          <w:rFonts w:hint="eastAsia"/>
        </w:rPr>
        <w:t>覆盖</w:t>
      </w:r>
      <w:r w:rsidR="00784597">
        <w:rPr>
          <w:rFonts w:hint="eastAsia"/>
        </w:rPr>
        <w:t>及</w:t>
      </w:r>
      <w:r w:rsidR="00784597" w:rsidRPr="008F5DCC">
        <w:rPr>
          <w:rFonts w:hint="eastAsia"/>
        </w:rPr>
        <w:t>边覆盖</w:t>
      </w:r>
      <w:r w:rsidR="00EF428B">
        <w:rPr>
          <w:rFonts w:hint="eastAsia"/>
        </w:rPr>
        <w:t>，</w:t>
      </w:r>
      <w:r w:rsidR="00EF428B">
        <w:t>记录</w:t>
      </w:r>
      <w:r w:rsidR="00EF428B">
        <w:rPr>
          <w:rFonts w:hint="eastAsia"/>
        </w:rPr>
        <w:t>不同</w:t>
      </w:r>
      <w:r w:rsidR="00EF428B">
        <w:t>准则生成测试</w:t>
      </w:r>
      <w:r w:rsidR="00EF428B">
        <w:rPr>
          <w:rFonts w:hint="eastAsia"/>
        </w:rPr>
        <w:t>序列</w:t>
      </w:r>
      <w:r w:rsidR="00EF428B">
        <w:t>的</w:t>
      </w:r>
      <w:r w:rsidR="00EF428B">
        <w:rPr>
          <w:rFonts w:hint="eastAsia"/>
        </w:rPr>
        <w:t>个数、</w:t>
      </w:r>
      <w:r w:rsidR="00C3207A">
        <w:rPr>
          <w:rFonts w:hint="eastAsia"/>
        </w:rPr>
        <w:t>序列</w:t>
      </w:r>
      <w:r w:rsidR="00C3207A">
        <w:t>、</w:t>
      </w:r>
      <w:r w:rsidR="00EF428B">
        <w:t>覆盖</w:t>
      </w:r>
      <w:r w:rsidR="00EF428B">
        <w:rPr>
          <w:rFonts w:hint="eastAsia"/>
        </w:rPr>
        <w:t>元素</w:t>
      </w:r>
      <w:r w:rsidR="00EF428B">
        <w:t>及</w:t>
      </w:r>
      <w:r w:rsidR="002B456A">
        <w:rPr>
          <w:rFonts w:hint="eastAsia"/>
        </w:rPr>
        <w:t>生成</w:t>
      </w:r>
      <w:r w:rsidR="00EF428B">
        <w:t>时间</w:t>
      </w:r>
      <w:r w:rsidR="00EF428B">
        <w:rPr>
          <w:rFonts w:hint="eastAsia"/>
        </w:rPr>
        <w:t>。</w:t>
      </w:r>
    </w:p>
    <w:p w14:paraId="17A8B544" w14:textId="77777777" w:rsidR="005A3851" w:rsidRPr="004E7C03" w:rsidRDefault="00EF428B" w:rsidP="0067350C">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测试用例生成</w:t>
      </w:r>
      <w:r>
        <w:rPr>
          <w:rFonts w:ascii="Times New Roman" w:hAnsi="Times New Roman" w:cs="宋体"/>
          <w:kern w:val="2"/>
          <w:szCs w:val="20"/>
          <w:lang w:bidi="ar"/>
        </w:rPr>
        <w:t>：</w:t>
      </w:r>
      <w:r>
        <w:rPr>
          <w:rFonts w:ascii="Times New Roman" w:hAnsi="Times New Roman" w:cs="宋体" w:hint="eastAsia"/>
          <w:kern w:val="2"/>
          <w:szCs w:val="20"/>
          <w:lang w:bidi="ar"/>
        </w:rPr>
        <w:t>针对</w:t>
      </w:r>
      <w:r w:rsidR="00975E08">
        <w:rPr>
          <w:rFonts w:ascii="Times New Roman" w:hAnsi="Times New Roman" w:cs="宋体" w:hint="eastAsia"/>
          <w:kern w:val="2"/>
          <w:szCs w:val="20"/>
          <w:lang w:bidi="ar"/>
        </w:rPr>
        <w:t>上述</w:t>
      </w:r>
      <w:r>
        <w:rPr>
          <w:rFonts w:ascii="Times New Roman" w:hAnsi="Times New Roman" w:cs="宋体"/>
          <w:kern w:val="2"/>
          <w:szCs w:val="20"/>
          <w:lang w:bidi="ar"/>
        </w:rPr>
        <w:t>生成的测试序列，</w:t>
      </w:r>
      <w:r>
        <w:rPr>
          <w:rFonts w:ascii="Times New Roman" w:hAnsi="Times New Roman" w:cs="宋体" w:hint="eastAsia"/>
          <w:kern w:val="2"/>
          <w:szCs w:val="20"/>
          <w:lang w:bidi="ar"/>
        </w:rPr>
        <w:t>采用使用</w:t>
      </w:r>
      <w:r>
        <w:rPr>
          <w:rFonts w:hint="eastAsia"/>
        </w:rPr>
        <w:t>状态覆盖与</w:t>
      </w:r>
      <w:r>
        <w:t>不</w:t>
      </w:r>
      <w:r>
        <w:rPr>
          <w:rFonts w:ascii="Times New Roman" w:hAnsi="Times New Roman" w:cs="宋体" w:hint="eastAsia"/>
          <w:kern w:val="2"/>
          <w:szCs w:val="20"/>
          <w:lang w:bidi="ar"/>
        </w:rPr>
        <w:t>使用</w:t>
      </w:r>
      <w:r>
        <w:rPr>
          <w:rFonts w:hint="eastAsia"/>
        </w:rPr>
        <w:t>状态覆盖两种</w:t>
      </w:r>
      <w:r>
        <w:t>覆盖准则生成测试用例</w:t>
      </w:r>
      <w:r>
        <w:rPr>
          <w:rFonts w:hint="eastAsia"/>
        </w:rPr>
        <w:t>，</w:t>
      </w:r>
      <w:r>
        <w:t>记录</w:t>
      </w:r>
      <w:r>
        <w:rPr>
          <w:rFonts w:hint="eastAsia"/>
        </w:rPr>
        <w:t>生成</w:t>
      </w:r>
      <w:r>
        <w:t>测试用例的个数及时间。</w:t>
      </w:r>
    </w:p>
    <w:p w14:paraId="3E3EC254" w14:textId="77777777" w:rsidR="005A3851" w:rsidRPr="004E7C03" w:rsidRDefault="00EF428B" w:rsidP="006B1A13">
      <w:pPr>
        <w:pStyle w:val="aff6"/>
        <w:widowControl w:val="0"/>
        <w:numPr>
          <w:ilvl w:val="0"/>
          <w:numId w:val="30"/>
        </w:numPr>
        <w:tabs>
          <w:tab w:val="left" w:pos="420"/>
        </w:tabs>
        <w:spacing w:beforeLines="10" w:before="24" w:beforeAutospacing="0" w:after="10" w:afterAutospacing="0" w:line="312" w:lineRule="auto"/>
        <w:ind w:left="840"/>
        <w:jc w:val="both"/>
      </w:pPr>
      <w:r w:rsidRPr="00EF428B">
        <w:rPr>
          <w:rFonts w:ascii="Times New Roman" w:hAnsi="Times New Roman" w:cs="宋体" w:hint="eastAsia"/>
          <w:b/>
          <w:kern w:val="2"/>
          <w:szCs w:val="20"/>
          <w:lang w:bidi="ar"/>
        </w:rPr>
        <w:t>测试执行</w:t>
      </w:r>
      <w:r w:rsidR="006B1A13">
        <w:rPr>
          <w:rFonts w:ascii="Times New Roman" w:hAnsi="Times New Roman" w:cs="宋体" w:hint="eastAsia"/>
          <w:b/>
          <w:kern w:val="2"/>
          <w:szCs w:val="20"/>
          <w:lang w:bidi="ar"/>
        </w:rPr>
        <w:t>与检测</w:t>
      </w:r>
      <w:r>
        <w:rPr>
          <w:rFonts w:ascii="Times New Roman" w:hAnsi="Times New Roman" w:cs="宋体"/>
          <w:kern w:val="2"/>
          <w:szCs w:val="20"/>
          <w:lang w:bidi="ar"/>
        </w:rPr>
        <w:t>：</w:t>
      </w:r>
      <w:r w:rsidR="00085528">
        <w:rPr>
          <w:rFonts w:ascii="Times New Roman" w:hAnsi="Times New Roman" w:cs="宋体" w:hint="eastAsia"/>
          <w:kern w:val="2"/>
          <w:szCs w:val="20"/>
          <w:lang w:bidi="ar"/>
        </w:rPr>
        <w:t>利用</w:t>
      </w:r>
      <w:r w:rsidR="00DA4F29" w:rsidRPr="003329CE">
        <w:rPr>
          <w:rFonts w:ascii="Times New Roman" w:hAnsi="Times New Roman" w:cs="宋体"/>
          <w:kern w:val="2"/>
          <w:szCs w:val="20"/>
          <w:lang w:bidi="ar"/>
        </w:rPr>
        <w:t>BMD_WSTCT</w:t>
      </w:r>
      <w:r w:rsidR="00085528">
        <w:rPr>
          <w:rFonts w:ascii="Times New Roman" w:hAnsi="Times New Roman" w:cs="宋体" w:hint="eastAsia"/>
          <w:kern w:val="2"/>
          <w:szCs w:val="20"/>
          <w:lang w:bidi="ar"/>
        </w:rPr>
        <w:t>工具</w:t>
      </w:r>
      <w:r w:rsidR="00085528">
        <w:rPr>
          <w:rFonts w:ascii="Times New Roman" w:hAnsi="Times New Roman" w:cs="宋体"/>
          <w:kern w:val="2"/>
          <w:szCs w:val="20"/>
          <w:lang w:bidi="ar"/>
        </w:rPr>
        <w:t>，集成</w:t>
      </w:r>
      <w:r w:rsidR="00085528">
        <w:rPr>
          <w:rFonts w:ascii="Times New Roman" w:hAnsi="Times New Roman" w:cs="宋体" w:hint="eastAsia"/>
          <w:kern w:val="2"/>
          <w:szCs w:val="20"/>
          <w:lang w:bidi="ar"/>
        </w:rPr>
        <w:t>s</w:t>
      </w:r>
      <w:r w:rsidR="00085528">
        <w:rPr>
          <w:rFonts w:ascii="Times New Roman" w:hAnsi="Times New Roman" w:cs="宋体"/>
          <w:kern w:val="2"/>
          <w:szCs w:val="20"/>
          <w:lang w:bidi="ar"/>
        </w:rPr>
        <w:t>oapUI</w:t>
      </w:r>
      <w:r w:rsidR="00085528">
        <w:rPr>
          <w:rFonts w:ascii="Times New Roman" w:hAnsi="Times New Roman" w:cs="宋体" w:hint="eastAsia"/>
          <w:kern w:val="2"/>
          <w:szCs w:val="20"/>
          <w:lang w:bidi="ar"/>
        </w:rPr>
        <w:t>，</w:t>
      </w:r>
      <w:r w:rsidR="00085528">
        <w:rPr>
          <w:rFonts w:ascii="Times New Roman" w:hAnsi="Times New Roman" w:cs="宋体"/>
          <w:kern w:val="2"/>
          <w:szCs w:val="20"/>
          <w:lang w:bidi="ar"/>
        </w:rPr>
        <w:t>模拟客户</w:t>
      </w:r>
      <w:r w:rsidR="00085528">
        <w:rPr>
          <w:rFonts w:ascii="Times New Roman" w:hAnsi="Times New Roman" w:cs="宋体" w:hint="eastAsia"/>
          <w:kern w:val="2"/>
          <w:szCs w:val="20"/>
          <w:lang w:bidi="ar"/>
        </w:rPr>
        <w:t>端</w:t>
      </w:r>
      <w:r w:rsidR="00085528">
        <w:rPr>
          <w:rFonts w:ascii="Times New Roman" w:hAnsi="Times New Roman" w:cs="宋体"/>
          <w:kern w:val="2"/>
          <w:szCs w:val="20"/>
          <w:lang w:bidi="ar"/>
        </w:rPr>
        <w:t>执行测试用例并</w:t>
      </w:r>
      <w:r w:rsidR="00085528">
        <w:rPr>
          <w:rFonts w:ascii="Times New Roman" w:hAnsi="Times New Roman" w:cs="宋体" w:hint="eastAsia"/>
          <w:kern w:val="2"/>
          <w:szCs w:val="20"/>
          <w:lang w:bidi="ar"/>
        </w:rPr>
        <w:t>监控</w:t>
      </w:r>
      <w:r w:rsidR="00085528">
        <w:rPr>
          <w:rFonts w:ascii="Times New Roman" w:hAnsi="Times New Roman" w:cs="宋体"/>
          <w:kern w:val="2"/>
          <w:szCs w:val="20"/>
          <w:lang w:bidi="ar"/>
        </w:rPr>
        <w:t>测试用例执行过程</w:t>
      </w:r>
      <w:r w:rsidR="00085528">
        <w:rPr>
          <w:rFonts w:ascii="Times New Roman" w:hAnsi="Times New Roman" w:cs="宋体" w:hint="eastAsia"/>
          <w:kern w:val="2"/>
          <w:szCs w:val="20"/>
          <w:lang w:bidi="ar"/>
        </w:rPr>
        <w:t>。</w:t>
      </w:r>
      <w:r w:rsidR="0069507A" w:rsidRPr="004E7C03">
        <w:rPr>
          <w:rFonts w:ascii="Times New Roman" w:hAnsi="Times New Roman" w:cs="宋体" w:hint="eastAsia"/>
          <w:kern w:val="2"/>
          <w:szCs w:val="20"/>
          <w:lang w:bidi="ar"/>
        </w:rPr>
        <w:t>分析测试</w:t>
      </w:r>
      <w:r w:rsidR="00085528">
        <w:rPr>
          <w:rFonts w:ascii="Times New Roman" w:hAnsi="Times New Roman" w:cs="宋体" w:hint="eastAsia"/>
          <w:kern w:val="2"/>
          <w:szCs w:val="20"/>
          <w:lang w:bidi="ar"/>
        </w:rPr>
        <w:t>执行过程</w:t>
      </w:r>
      <w:r w:rsidR="00085528">
        <w:rPr>
          <w:rFonts w:ascii="Times New Roman" w:hAnsi="Times New Roman" w:cs="宋体"/>
          <w:kern w:val="2"/>
          <w:szCs w:val="20"/>
          <w:lang w:bidi="ar"/>
        </w:rPr>
        <w:t>及结果</w:t>
      </w:r>
      <w:r w:rsidR="0069507A" w:rsidRPr="004E7C03">
        <w:rPr>
          <w:rFonts w:ascii="Times New Roman" w:hAnsi="Times New Roman" w:cs="宋体" w:hint="eastAsia"/>
          <w:kern w:val="2"/>
          <w:szCs w:val="20"/>
          <w:lang w:bidi="ar"/>
        </w:rPr>
        <w:t>，</w:t>
      </w:r>
      <w:r w:rsidR="004252D1">
        <w:rPr>
          <w:rFonts w:ascii="Times New Roman" w:hAnsi="Times New Roman" w:cs="宋体" w:hint="eastAsia"/>
          <w:kern w:val="2"/>
          <w:szCs w:val="20"/>
          <w:lang w:bidi="ar"/>
        </w:rPr>
        <w:t>针对</w:t>
      </w:r>
      <w:r w:rsidR="004252D1">
        <w:rPr>
          <w:rFonts w:ascii="Times New Roman" w:hAnsi="Times New Roman" w:cs="宋体"/>
          <w:kern w:val="2"/>
          <w:szCs w:val="20"/>
          <w:lang w:bidi="ar"/>
        </w:rPr>
        <w:t>执行错误的测试用例进行约束违规检测</w:t>
      </w:r>
      <w:r w:rsidR="0069507A" w:rsidRPr="004E7C03">
        <w:rPr>
          <w:rFonts w:ascii="Times New Roman" w:hAnsi="Times New Roman" w:cs="宋体" w:hint="eastAsia"/>
          <w:kern w:val="2"/>
          <w:szCs w:val="20"/>
          <w:lang w:bidi="ar"/>
        </w:rPr>
        <w:t>。</w:t>
      </w:r>
    </w:p>
    <w:p w14:paraId="08B1D514" w14:textId="77777777" w:rsidR="005A3851" w:rsidRDefault="0069507A" w:rsidP="00EF428B">
      <w:pPr>
        <w:pStyle w:val="u2"/>
      </w:pPr>
      <w:bookmarkStart w:id="274" w:name="_Toc498361763"/>
      <w:r w:rsidRPr="004E7C03">
        <w:rPr>
          <w:rFonts w:hint="eastAsia"/>
        </w:rPr>
        <w:t>实验结果</w:t>
      </w:r>
      <w:bookmarkEnd w:id="274"/>
    </w:p>
    <w:p w14:paraId="29481B76" w14:textId="77777777" w:rsidR="004521C1" w:rsidRDefault="004521C1" w:rsidP="004521C1">
      <w:pPr>
        <w:pStyle w:val="u3"/>
      </w:pPr>
      <w:bookmarkStart w:id="275" w:name="_Toc498361764"/>
      <w:r w:rsidRPr="004521C1">
        <w:rPr>
          <w:rFonts w:hint="eastAsia"/>
        </w:rPr>
        <w:t>PFC</w:t>
      </w:r>
      <w:r w:rsidRPr="004521C1">
        <w:rPr>
          <w:rFonts w:hint="eastAsia"/>
        </w:rPr>
        <w:t>服务</w:t>
      </w:r>
      <w:r w:rsidRPr="004521C1">
        <w:t>实验结果</w:t>
      </w:r>
      <w:bookmarkEnd w:id="275"/>
    </w:p>
    <w:p w14:paraId="4E524460" w14:textId="77777777" w:rsidR="003B5FDD" w:rsidRDefault="00DD4702" w:rsidP="00136D40">
      <w:pPr>
        <w:pStyle w:val="u5"/>
        <w:numPr>
          <w:ilvl w:val="0"/>
          <w:numId w:val="67"/>
        </w:numPr>
        <w:spacing w:before="24" w:after="24"/>
        <w:ind w:firstLineChars="0"/>
      </w:pPr>
      <w:r>
        <w:rPr>
          <w:rFonts w:hint="eastAsia"/>
        </w:rPr>
        <w:t>WSDL</w:t>
      </w:r>
      <w:r>
        <w:rPr>
          <w:rFonts w:hint="eastAsia"/>
        </w:rPr>
        <w:t>扩展及</w:t>
      </w:r>
      <w:r>
        <w:t>部署</w:t>
      </w:r>
      <w:r>
        <w:rPr>
          <w:rFonts w:hint="eastAsia"/>
        </w:rPr>
        <w:t>：</w:t>
      </w:r>
    </w:p>
    <w:p w14:paraId="4515EDCB" w14:textId="77777777" w:rsidR="00DD4702" w:rsidRDefault="003B5FDD" w:rsidP="00331489">
      <w:pPr>
        <w:pStyle w:val="aff6"/>
        <w:widowControl w:val="0"/>
        <w:spacing w:beforeLines="10" w:before="24" w:beforeAutospacing="0" w:afterLines="10" w:after="24" w:afterAutospacing="0" w:line="312" w:lineRule="auto"/>
        <w:ind w:firstLineChars="200" w:firstLine="480"/>
        <w:jc w:val="both"/>
      </w:pPr>
      <w:r>
        <w:rPr>
          <w:rFonts w:hint="eastAsia"/>
        </w:rPr>
        <w:t>扩展后的</w:t>
      </w:r>
      <w:r w:rsidRPr="003B5FDD">
        <w:rPr>
          <w:rFonts w:ascii="Times New Roman" w:hAnsi="Times New Roman" w:cs="宋体"/>
          <w:kern w:val="2"/>
          <w:szCs w:val="20"/>
        </w:rPr>
        <w:t>WSDL</w:t>
      </w:r>
      <w:r w:rsidRPr="003B5FDD">
        <w:rPr>
          <w:rFonts w:ascii="Times New Roman" w:hAnsi="Times New Roman" w:cs="宋体" w:hint="eastAsia"/>
          <w:kern w:val="2"/>
          <w:szCs w:val="20"/>
        </w:rPr>
        <w:t>文</w:t>
      </w:r>
      <w:r>
        <w:rPr>
          <w:rFonts w:hint="eastAsia"/>
        </w:rPr>
        <w:t>档能够描述服务调用</w:t>
      </w:r>
      <w:r>
        <w:t>过程</w:t>
      </w:r>
      <w:r>
        <w:rPr>
          <w:rFonts w:hint="eastAsia"/>
        </w:rPr>
        <w:t>中存在的行为</w:t>
      </w:r>
      <w:r>
        <w:t>约束</w:t>
      </w:r>
      <w:r>
        <w:rPr>
          <w:rFonts w:hint="eastAsia"/>
        </w:rPr>
        <w:t>。</w:t>
      </w:r>
      <w:r w:rsidR="000708BB">
        <w:rPr>
          <w:rFonts w:hint="eastAsia"/>
        </w:rPr>
        <w:t>根据</w:t>
      </w:r>
      <w:r w:rsidR="000708BB" w:rsidRPr="007F4217">
        <w:rPr>
          <w:rFonts w:ascii="Times New Roman" w:hAnsi="Times New Roman"/>
        </w:rPr>
        <w:t>5.2</w:t>
      </w:r>
      <w:r w:rsidR="007F4217" w:rsidRPr="007F4217">
        <w:rPr>
          <w:rFonts w:ascii="Times New Roman" w:hAnsi="Times New Roman"/>
        </w:rPr>
        <w:t>小节</w:t>
      </w:r>
      <w:r w:rsidR="007F4217" w:rsidRPr="007F4217">
        <w:rPr>
          <w:rFonts w:ascii="Times New Roman" w:hAnsi="Times New Roman"/>
        </w:rPr>
        <w:t>PFC</w:t>
      </w:r>
      <w:r w:rsidR="007F4217">
        <w:rPr>
          <w:rFonts w:ascii="Times New Roman" w:hAnsi="Times New Roman" w:hint="eastAsia"/>
        </w:rPr>
        <w:t>服务</w:t>
      </w:r>
      <w:r w:rsidR="007F4217">
        <w:rPr>
          <w:rFonts w:ascii="Times New Roman" w:hAnsi="Times New Roman"/>
        </w:rPr>
        <w:t>描述可知</w:t>
      </w:r>
      <w:r w:rsidR="00037146" w:rsidRPr="00037146">
        <w:rPr>
          <w:rFonts w:asciiTheme="minorEastAsia" w:eastAsiaTheme="minorEastAsia" w:hAnsiTheme="minorEastAsia"/>
        </w:rPr>
        <w:t>“</w:t>
      </w:r>
      <w:r w:rsidR="00037146" w:rsidRPr="00037146">
        <w:rPr>
          <w:rFonts w:ascii="Times New Roman" w:eastAsiaTheme="minorEastAsia" w:hAnsi="Times New Roman"/>
        </w:rPr>
        <w:t>login</w:t>
      </w:r>
      <w:r w:rsidR="00037146" w:rsidRPr="00037146">
        <w:rPr>
          <w:rFonts w:asciiTheme="minorEastAsia" w:eastAsiaTheme="minorEastAsia" w:hAnsiTheme="minorEastAsia"/>
        </w:rPr>
        <w:t>”</w:t>
      </w:r>
      <w:r w:rsidR="00037146">
        <w:rPr>
          <w:rFonts w:asciiTheme="minorEastAsia" w:eastAsiaTheme="minorEastAsia" w:hAnsiTheme="minorEastAsia" w:hint="eastAsia"/>
        </w:rPr>
        <w:t>操作</w:t>
      </w:r>
      <w:r w:rsidR="00331489">
        <w:rPr>
          <w:rFonts w:ascii="Times New Roman" w:hAnsi="Times New Roman" w:cs="宋体" w:hint="eastAsia"/>
          <w:kern w:val="2"/>
          <w:szCs w:val="20"/>
          <w:lang w:bidi="ar"/>
        </w:rPr>
        <w:t>具有</w:t>
      </w:r>
      <w:r w:rsidR="00331489" w:rsidRPr="00AC6C32">
        <w:rPr>
          <w:rFonts w:ascii="Times New Roman" w:hAnsi="Times New Roman" w:cs="宋体"/>
          <w:kern w:val="2"/>
          <w:szCs w:val="20"/>
          <w:lang w:bidi="ar"/>
        </w:rPr>
        <w:t>参数</w:t>
      </w:r>
      <w:r w:rsidR="00331489" w:rsidRPr="00AC6C32">
        <w:rPr>
          <w:rFonts w:ascii="Times New Roman" w:hAnsi="Times New Roman" w:cs="宋体" w:hint="eastAsia"/>
          <w:kern w:val="2"/>
          <w:szCs w:val="20"/>
          <w:lang w:bidi="ar"/>
        </w:rPr>
        <w:t>范围约束</w:t>
      </w:r>
      <w:r w:rsidR="00331489" w:rsidRPr="00AC6C32">
        <w:rPr>
          <w:rFonts w:ascii="Times New Roman" w:hAnsi="Times New Roman" w:cs="宋体"/>
          <w:kern w:val="2"/>
          <w:szCs w:val="20"/>
          <w:lang w:bidi="ar"/>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-1</w:t>
      </w:r>
      <w:r w:rsidR="00331489" w:rsidRPr="00AC6C32">
        <w:rPr>
          <w:rFonts w:ascii="Times New Roman" w:hAnsi="Times New Roman" w:cs="宋体"/>
          <w:kern w:val="2"/>
          <w:szCs w:val="20"/>
          <w:lang w:bidi="ar"/>
        </w:rPr>
        <w:t>约束）</w:t>
      </w:r>
      <w:r w:rsidR="00331489" w:rsidRPr="00AC6C32">
        <w:rPr>
          <w:rFonts w:ascii="Times New Roman" w:hAnsi="Times New Roman" w:cs="宋体" w:hint="eastAsia"/>
          <w:kern w:val="2"/>
          <w:szCs w:val="20"/>
          <w:lang w:bidi="ar"/>
        </w:rPr>
        <w:t>及</w:t>
      </w:r>
      <w:r w:rsidR="00331489" w:rsidRPr="00AC6C32">
        <w:rPr>
          <w:rFonts w:ascii="Times New Roman" w:hAnsi="Times New Roman" w:cs="宋体"/>
          <w:kern w:val="2"/>
          <w:szCs w:val="20"/>
          <w:lang w:bidi="ar"/>
        </w:rPr>
        <w:t>重复</w:t>
      </w:r>
      <w:r w:rsidR="00331489" w:rsidRPr="00AC6C32">
        <w:rPr>
          <w:rFonts w:ascii="Times New Roman" w:hAnsi="Times New Roman" w:cs="宋体" w:hint="eastAsia"/>
          <w:kern w:val="2"/>
          <w:szCs w:val="20"/>
          <w:lang w:bidi="ar"/>
        </w:rPr>
        <w:t>调用</w:t>
      </w:r>
      <w:r w:rsidR="00331489" w:rsidRPr="00AC6C32">
        <w:rPr>
          <w:rFonts w:ascii="Times New Roman" w:hAnsi="Times New Roman" w:cs="宋体"/>
          <w:kern w:val="2"/>
          <w:szCs w:val="20"/>
          <w:lang w:bidi="ar"/>
        </w:rPr>
        <w:t>约束（入库成功后不可重复调用入库操作）</w:t>
      </w:r>
      <w:r w:rsidR="00331489" w:rsidRPr="00AC6C32">
        <w:rPr>
          <w:rFonts w:ascii="Times New Roman" w:hAnsi="Times New Roman" w:cs="宋体" w:hint="eastAsia"/>
          <w:kern w:val="2"/>
          <w:szCs w:val="20"/>
          <w:lang w:bidi="ar"/>
        </w:rPr>
        <w:t>。</w:t>
      </w:r>
      <w:r w:rsidR="00037146" w:rsidRPr="00AC6C32">
        <w:rPr>
          <w:rFonts w:asciiTheme="minorEastAsia" w:eastAsiaTheme="minorEastAsia" w:hAnsiTheme="minorEastAsia"/>
        </w:rPr>
        <w:t>“</w:t>
      </w:r>
      <w:r w:rsidR="00037146" w:rsidRPr="00AC6C32">
        <w:rPr>
          <w:rFonts w:ascii="Times New Roman" w:eastAsiaTheme="minorEastAsia" w:hAnsi="Times New Roman"/>
        </w:rPr>
        <w:t>feeCalculate</w:t>
      </w:r>
      <w:r w:rsidR="00037146" w:rsidRPr="00AC6C32">
        <w:rPr>
          <w:rFonts w:asciiTheme="minorEastAsia" w:eastAsiaTheme="minorEastAsia" w:hAnsiTheme="minorEastAsia"/>
        </w:rPr>
        <w:t>”</w:t>
      </w:r>
      <w:r w:rsidR="00331489" w:rsidRPr="00AC6C32">
        <w:rPr>
          <w:rFonts w:asciiTheme="minorEastAsia" w:eastAsiaTheme="minorEastAsia" w:hAnsiTheme="minorEastAsia" w:hint="eastAsia"/>
        </w:rPr>
        <w:t>操作</w:t>
      </w:r>
      <w:r w:rsidR="00037146" w:rsidRPr="00AC6C32">
        <w:rPr>
          <w:rFonts w:asciiTheme="minorEastAsia" w:eastAsiaTheme="minorEastAsia" w:hAnsiTheme="minorEastAsia" w:hint="eastAsia"/>
        </w:rPr>
        <w:t>具有参数</w:t>
      </w:r>
      <w:r w:rsidR="00037146" w:rsidRPr="00AC6C32">
        <w:rPr>
          <w:rFonts w:asciiTheme="minorEastAsia" w:eastAsiaTheme="minorEastAsia" w:hAnsiTheme="minorEastAsia"/>
        </w:rPr>
        <w:t>范围约束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表</w:t>
      </w:r>
      <w:r w:rsidR="00331489" w:rsidRPr="00AC6C32">
        <w:rPr>
          <w:rFonts w:ascii="Times New Roman" w:hAnsi="Times New Roman" w:cs="宋体" w:hint="eastAsia"/>
          <w:kern w:val="2"/>
          <w:szCs w:val="20"/>
          <w:lang w:bidi="ar"/>
        </w:rPr>
        <w:t>5</w:t>
      </w:r>
      <w:r w:rsidR="00331489" w:rsidRPr="00AC6C32">
        <w:rPr>
          <w:rFonts w:ascii="Times New Roman" w:hAnsi="Times New Roman" w:cs="宋体"/>
          <w:kern w:val="2"/>
          <w:szCs w:val="20"/>
          <w:lang w:bidi="ar"/>
        </w:rPr>
        <w:t>-2</w:t>
      </w:r>
      <w:r w:rsidR="00331489" w:rsidRPr="00AC6C32">
        <w:rPr>
          <w:rFonts w:ascii="Times New Roman" w:hAnsi="Times New Roman" w:cs="宋体"/>
          <w:kern w:val="2"/>
          <w:szCs w:val="20"/>
          <w:lang w:bidi="ar"/>
        </w:rPr>
        <w:t>约束</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、参数</w:t>
      </w:r>
      <w:r w:rsidR="00037146" w:rsidRPr="00AC6C32">
        <w:rPr>
          <w:rFonts w:asciiTheme="minorEastAsia" w:eastAsiaTheme="minorEastAsia" w:hAnsiTheme="minorEastAsia"/>
        </w:rPr>
        <w:t>关系约束</w:t>
      </w:r>
      <w:r w:rsidR="00331489"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与出库操作的车牌号一致</w:t>
      </w:r>
      <w:r w:rsidR="00AA77D3" w:rsidRPr="00AC6C32">
        <w:rPr>
          <w:rFonts w:ascii="Times New Roman" w:hAnsi="Times New Roman" w:cs="宋体" w:hint="eastAsia"/>
          <w:kern w:val="2"/>
          <w:szCs w:val="20"/>
          <w:lang w:bidi="ar"/>
        </w:rPr>
        <w:t>、车辆</w:t>
      </w:r>
      <w:r w:rsidR="00AA77D3" w:rsidRPr="00AC6C32">
        <w:rPr>
          <w:rFonts w:ascii="Times New Roman" w:hAnsi="Times New Roman" w:cs="宋体"/>
          <w:kern w:val="2"/>
          <w:szCs w:val="20"/>
          <w:lang w:bidi="ar"/>
        </w:rPr>
        <w:t>出库时间大于等于入库时间</w:t>
      </w:r>
      <w:r w:rsidR="00331489" w:rsidRPr="00AC6C32">
        <w:rPr>
          <w:rFonts w:asciiTheme="minorEastAsia" w:eastAsiaTheme="minorEastAsia" w:hAnsiTheme="minorEastAsia" w:hint="eastAsia"/>
        </w:rPr>
        <w:t>）</w:t>
      </w:r>
      <w:r w:rsidR="00037146" w:rsidRPr="00AC6C32">
        <w:rPr>
          <w:rFonts w:asciiTheme="minorEastAsia" w:eastAsiaTheme="minorEastAsia" w:hAnsiTheme="minorEastAsia" w:hint="eastAsia"/>
        </w:rPr>
        <w:t>、</w:t>
      </w:r>
      <w:r w:rsidR="00037146" w:rsidRPr="00AC6C32">
        <w:rPr>
          <w:rFonts w:asciiTheme="minorEastAsia" w:eastAsiaTheme="minorEastAsia" w:hAnsiTheme="minorEastAsia"/>
        </w:rPr>
        <w:t>顺序约束</w:t>
      </w:r>
      <w:r w:rsidR="00AA77D3" w:rsidRPr="00AC6C32">
        <w:rPr>
          <w:rFonts w:asciiTheme="minorEastAsia" w:eastAsiaTheme="minorEastAsia" w:hAnsiTheme="minorEastAsia" w:hint="eastAsia"/>
        </w:rPr>
        <w:t>（</w:t>
      </w:r>
      <w:r w:rsidR="00AA77D3" w:rsidRPr="00AC6C32">
        <w:rPr>
          <w:rFonts w:ascii="Times New Roman" w:hAnsi="Times New Roman" w:cs="宋体" w:hint="eastAsia"/>
          <w:kern w:val="2"/>
          <w:szCs w:val="20"/>
          <w:lang w:bidi="ar"/>
        </w:rPr>
        <w:t>入库</w:t>
      </w:r>
      <w:r w:rsidR="00AA77D3" w:rsidRPr="00AC6C32">
        <w:rPr>
          <w:rFonts w:ascii="Times New Roman" w:hAnsi="Times New Roman" w:cs="宋体"/>
          <w:kern w:val="2"/>
          <w:szCs w:val="20"/>
          <w:lang w:bidi="ar"/>
        </w:rPr>
        <w:t>成功后可调用</w:t>
      </w:r>
      <w:r w:rsidR="00AA77D3" w:rsidRPr="00AC6C32">
        <w:rPr>
          <w:rFonts w:ascii="Times New Roman" w:hAnsi="Times New Roman" w:cs="宋体" w:hint="eastAsia"/>
          <w:kern w:val="2"/>
          <w:szCs w:val="20"/>
          <w:lang w:bidi="ar"/>
        </w:rPr>
        <w:t>出库</w:t>
      </w:r>
      <w:r w:rsidR="00AA77D3" w:rsidRPr="00AC6C32">
        <w:rPr>
          <w:rFonts w:ascii="Times New Roman" w:hAnsi="Times New Roman" w:cs="宋体"/>
          <w:kern w:val="2"/>
          <w:szCs w:val="20"/>
          <w:lang w:bidi="ar"/>
        </w:rPr>
        <w:t>操作</w:t>
      </w:r>
      <w:r w:rsidR="00AA77D3" w:rsidRPr="00AC6C32">
        <w:rPr>
          <w:rFonts w:asciiTheme="minorEastAsia" w:eastAsiaTheme="minorEastAsia" w:hAnsiTheme="minorEastAsia" w:hint="eastAsia"/>
        </w:rPr>
        <w:t>）</w:t>
      </w:r>
      <w:r w:rsidR="00037146" w:rsidRPr="00AC6C32">
        <w:rPr>
          <w:rFonts w:asciiTheme="minorEastAsia" w:eastAsiaTheme="minorEastAsia" w:hAnsiTheme="minorEastAsia"/>
        </w:rPr>
        <w:t>及重复调用约束</w:t>
      </w:r>
      <w:r w:rsidR="00331489" w:rsidRPr="00AC6C32">
        <w:rPr>
          <w:rFonts w:asciiTheme="minorEastAsia" w:eastAsiaTheme="minorEastAsia" w:hAnsiTheme="minorEastAsia" w:hint="eastAsia"/>
        </w:rPr>
        <w:t>（</w:t>
      </w:r>
      <w:r w:rsidR="00331489" w:rsidRPr="00AC6C32">
        <w:rPr>
          <w:rFonts w:ascii="Times New Roman" w:hAnsi="Times New Roman" w:cs="宋体" w:hint="eastAsia"/>
          <w:kern w:val="2"/>
          <w:szCs w:val="20"/>
          <w:lang w:bidi="ar"/>
        </w:rPr>
        <w:t>出</w:t>
      </w:r>
      <w:r w:rsidR="00331489" w:rsidRPr="00AC6C32">
        <w:rPr>
          <w:rFonts w:ascii="Times New Roman" w:hAnsi="Times New Roman" w:cs="宋体"/>
          <w:kern w:val="2"/>
          <w:szCs w:val="20"/>
          <w:lang w:bidi="ar"/>
        </w:rPr>
        <w:t>库</w:t>
      </w:r>
      <w:r w:rsidR="00331489" w:rsidRPr="00AC6C32">
        <w:rPr>
          <w:rFonts w:ascii="Times New Roman" w:hAnsi="Times New Roman" w:cs="宋体" w:hint="eastAsia"/>
          <w:kern w:val="2"/>
          <w:szCs w:val="20"/>
          <w:lang w:bidi="ar"/>
        </w:rPr>
        <w:t>计费</w:t>
      </w:r>
      <w:r w:rsidR="00331489" w:rsidRPr="00AC6C32">
        <w:rPr>
          <w:rFonts w:ascii="Times New Roman" w:hAnsi="Times New Roman" w:cs="宋体"/>
          <w:kern w:val="2"/>
          <w:szCs w:val="20"/>
          <w:lang w:bidi="ar"/>
        </w:rPr>
        <w:t>成功后不可</w:t>
      </w:r>
      <w:r w:rsidR="00331489" w:rsidRPr="00AC6C32">
        <w:rPr>
          <w:rFonts w:ascii="Times New Roman" w:hAnsi="Times New Roman" w:cs="宋体" w:hint="eastAsia"/>
          <w:kern w:val="2"/>
          <w:szCs w:val="20"/>
          <w:lang w:bidi="ar"/>
        </w:rPr>
        <w:t>直接重复</w:t>
      </w:r>
      <w:r w:rsidR="00331489" w:rsidRPr="00AC6C32">
        <w:rPr>
          <w:rFonts w:ascii="Times New Roman" w:hAnsi="Times New Roman" w:cs="宋体"/>
          <w:kern w:val="2"/>
          <w:szCs w:val="20"/>
          <w:lang w:bidi="ar"/>
        </w:rPr>
        <w:t>调用</w:t>
      </w:r>
      <w:r w:rsidR="00331489" w:rsidRPr="00AC6C32">
        <w:rPr>
          <w:rFonts w:ascii="Times New Roman" w:hAnsi="Times New Roman" w:cs="宋体" w:hint="eastAsia"/>
          <w:kern w:val="2"/>
          <w:szCs w:val="20"/>
          <w:lang w:bidi="ar"/>
        </w:rPr>
        <w:t>出库计费</w:t>
      </w:r>
      <w:r w:rsidR="00331489" w:rsidRPr="00AC6C32">
        <w:rPr>
          <w:rFonts w:ascii="Times New Roman" w:hAnsi="Times New Roman" w:cs="宋体"/>
          <w:kern w:val="2"/>
          <w:szCs w:val="20"/>
          <w:lang w:bidi="ar"/>
        </w:rPr>
        <w:t>操作</w:t>
      </w:r>
      <w:r w:rsidR="00331489" w:rsidRPr="00AC6C32">
        <w:rPr>
          <w:rFonts w:asciiTheme="minorEastAsia" w:eastAsiaTheme="minorEastAsia" w:hAnsiTheme="minorEastAsia" w:hint="eastAsia"/>
        </w:rPr>
        <w:t>）</w:t>
      </w:r>
      <w:r w:rsidR="00AA77D3" w:rsidRPr="00AC6C32">
        <w:rPr>
          <w:rFonts w:asciiTheme="minorEastAsia" w:eastAsiaTheme="minorEastAsia" w:hAnsiTheme="minorEastAsia" w:hint="eastAsia"/>
        </w:rPr>
        <w:t>。</w:t>
      </w:r>
      <w:r w:rsidR="007C6A20" w:rsidRPr="00AC6C32">
        <w:rPr>
          <w:rFonts w:hint="eastAsia"/>
        </w:rPr>
        <w:t>扩展</w:t>
      </w:r>
      <w:r w:rsidR="007C6A20" w:rsidRPr="00AC6C32">
        <w:rPr>
          <w:rFonts w:ascii="Times New Roman" w:hAnsi="Times New Roman"/>
        </w:rPr>
        <w:t>WSDL</w:t>
      </w:r>
      <w:r w:rsidR="007C6A20" w:rsidRPr="00AC6C32">
        <w:rPr>
          <w:rFonts w:ascii="Times New Roman" w:hAnsi="Times New Roman"/>
        </w:rPr>
        <w:t>并</w:t>
      </w:r>
      <w:r w:rsidR="007C6A20" w:rsidRPr="00AC6C32">
        <w:t>部署</w:t>
      </w:r>
      <w:r w:rsidR="007C6A20" w:rsidRPr="00AC6C32">
        <w:rPr>
          <w:rFonts w:hint="eastAsia"/>
        </w:rPr>
        <w:t>，</w:t>
      </w:r>
      <w:r w:rsidR="007C6A20" w:rsidRPr="00AC6C32">
        <w:t>用以描述</w:t>
      </w:r>
      <w:r w:rsidR="007C6A20" w:rsidRPr="00AC6C32">
        <w:rPr>
          <w:rFonts w:hint="eastAsia"/>
        </w:rPr>
        <w:t>上述服务</w:t>
      </w:r>
      <w:r w:rsidR="007C6A20" w:rsidRPr="00AC6C32">
        <w:t>行为约束</w:t>
      </w:r>
      <w:r w:rsidR="007C6A20" w:rsidRPr="00AC6C32">
        <w:rPr>
          <w:rFonts w:hint="eastAsia"/>
        </w:rPr>
        <w:t>。</w:t>
      </w:r>
    </w:p>
    <w:p w14:paraId="75505331" w14:textId="77777777" w:rsidR="007C6A20" w:rsidRDefault="007C6A20" w:rsidP="00331489">
      <w:pPr>
        <w:pStyle w:val="aff6"/>
        <w:widowControl w:val="0"/>
        <w:spacing w:beforeLines="10" w:before="24" w:beforeAutospacing="0" w:afterLines="10" w:after="24" w:afterAutospacing="0" w:line="312" w:lineRule="auto"/>
        <w:ind w:firstLineChars="200" w:firstLine="480"/>
        <w:jc w:val="both"/>
        <w:rPr>
          <w:rFonts w:ascii="Times New Roman" w:hAnsi="Times New Roman"/>
        </w:rPr>
      </w:pPr>
      <w:r>
        <w:rPr>
          <w:rFonts w:hint="eastAsia"/>
        </w:rPr>
        <w:t>本文使用</w:t>
      </w:r>
      <w:r w:rsidRPr="007C6A20">
        <w:rPr>
          <w:rFonts w:ascii="Times New Roman" w:hAnsi="Times New Roman"/>
        </w:rPr>
        <w:t>axis2</w:t>
      </w:r>
      <w:r>
        <w:rPr>
          <w:rFonts w:ascii="Times New Roman" w:hAnsi="Times New Roman" w:hint="eastAsia"/>
        </w:rPr>
        <w:t>开发</w:t>
      </w:r>
      <w:r>
        <w:rPr>
          <w:rFonts w:ascii="Times New Roman" w:hAnsi="Times New Roman"/>
        </w:rPr>
        <w:t>部署</w:t>
      </w:r>
      <w:r w:rsidRPr="007F4217">
        <w:rPr>
          <w:rFonts w:ascii="Times New Roman" w:hAnsi="Times New Roman"/>
        </w:rPr>
        <w:t>PFC</w:t>
      </w:r>
      <w:r>
        <w:rPr>
          <w:rFonts w:ascii="Times New Roman" w:hAnsi="Times New Roman" w:hint="eastAsia"/>
        </w:rPr>
        <w:t>服务，</w:t>
      </w:r>
      <w:r>
        <w:rPr>
          <w:rFonts w:ascii="Times New Roman" w:hAnsi="Times New Roman"/>
        </w:rPr>
        <w:t>部署成功后，</w:t>
      </w:r>
      <w:r>
        <w:rPr>
          <w:rFonts w:ascii="Times New Roman" w:hAnsi="Times New Roman" w:hint="eastAsia"/>
        </w:rPr>
        <w:t>访问</w:t>
      </w:r>
      <w:r w:rsidR="004C27EC">
        <w:rPr>
          <w:rFonts w:ascii="Times New Roman" w:hAnsi="Times New Roman" w:hint="eastAsia"/>
        </w:rPr>
        <w:t>U</w:t>
      </w:r>
      <w:r w:rsidR="004C27EC">
        <w:rPr>
          <w:rFonts w:ascii="Times New Roman" w:hAnsi="Times New Roman"/>
        </w:rPr>
        <w:t>RL</w:t>
      </w:r>
      <w:r w:rsidR="004C27EC">
        <w:rPr>
          <w:rFonts w:ascii="Times New Roman" w:hAnsi="Times New Roman" w:hint="eastAsia"/>
        </w:rPr>
        <w:t>：</w:t>
      </w:r>
      <w:r w:rsidR="004C27EC" w:rsidRPr="004C27EC">
        <w:rPr>
          <w:rFonts w:ascii="Times New Roman" w:hAnsi="Times New Roman"/>
        </w:rPr>
        <w:t>http://localhost:8080/axis2/services/ParkingFeeCalculator?wsdl</w:t>
      </w:r>
      <w:r w:rsidR="004C27EC">
        <w:rPr>
          <w:rFonts w:ascii="Times New Roman" w:hAnsi="Times New Roman" w:hint="eastAsia"/>
        </w:rPr>
        <w:t>获取扩展</w:t>
      </w:r>
      <w:r w:rsidR="004C27EC">
        <w:rPr>
          <w:rFonts w:ascii="Times New Roman" w:hAnsi="Times New Roman"/>
        </w:rPr>
        <w:t>后的</w:t>
      </w:r>
      <w:r w:rsidR="004C27EC">
        <w:rPr>
          <w:rFonts w:ascii="Times New Roman" w:hAnsi="Times New Roman" w:hint="eastAsia"/>
        </w:rPr>
        <w:t>服</w:t>
      </w:r>
      <w:r w:rsidR="004C27EC">
        <w:rPr>
          <w:rFonts w:ascii="Times New Roman" w:hAnsi="Times New Roman" w:hint="eastAsia"/>
        </w:rPr>
        <w:lastRenderedPageBreak/>
        <w:t>务</w:t>
      </w:r>
      <w:r w:rsidR="004C27EC">
        <w:rPr>
          <w:rFonts w:ascii="Times New Roman" w:hAnsi="Times New Roman" w:hint="eastAsia"/>
        </w:rPr>
        <w:t>WSDL</w:t>
      </w:r>
      <w:r w:rsidR="004C27EC">
        <w:rPr>
          <w:rFonts w:ascii="Times New Roman" w:hAnsi="Times New Roman" w:hint="eastAsia"/>
        </w:rPr>
        <w:t>，</w:t>
      </w:r>
      <w:r w:rsidR="004C27EC">
        <w:rPr>
          <w:rFonts w:ascii="Times New Roman" w:hAnsi="Times New Roman"/>
        </w:rPr>
        <w:t>该</w:t>
      </w:r>
      <w:r w:rsidR="004C27EC">
        <w:rPr>
          <w:rFonts w:ascii="Times New Roman" w:hAnsi="Times New Roman" w:hint="eastAsia"/>
        </w:rPr>
        <w:t>WSDL</w:t>
      </w:r>
      <w:r w:rsidR="004C27EC">
        <w:rPr>
          <w:rFonts w:ascii="Times New Roman" w:hAnsi="Times New Roman" w:hint="eastAsia"/>
        </w:rPr>
        <w:t>如图</w:t>
      </w:r>
      <w:r w:rsidR="000201DB">
        <w:rPr>
          <w:rFonts w:ascii="Times New Roman" w:hAnsi="Times New Roman"/>
        </w:rPr>
        <w:t>5-1</w:t>
      </w:r>
      <w:r w:rsidR="004C27EC">
        <w:rPr>
          <w:rFonts w:ascii="Times New Roman" w:hAnsi="Times New Roman" w:hint="eastAsia"/>
        </w:rPr>
        <w:t>所示</w:t>
      </w:r>
      <w:r w:rsidR="000201DB">
        <w:rPr>
          <w:rFonts w:ascii="Times New Roman" w:hAnsi="Times New Roman" w:hint="eastAsia"/>
        </w:rPr>
        <w:t>。</w:t>
      </w:r>
    </w:p>
    <w:p w14:paraId="259485D3" w14:textId="77777777" w:rsidR="00761A7B" w:rsidRDefault="00761A7B" w:rsidP="00761A7B">
      <w:pPr>
        <w:pStyle w:val="aff6"/>
        <w:widowControl w:val="0"/>
        <w:spacing w:beforeLines="10" w:before="24" w:beforeAutospacing="0" w:afterLines="10" w:after="24" w:afterAutospacing="0" w:line="312" w:lineRule="auto"/>
        <w:jc w:val="center"/>
        <w:rPr>
          <w:rFonts w:ascii="Times New Roman" w:hAnsi="Times New Roman"/>
        </w:rPr>
      </w:pPr>
      <w:r>
        <w:rPr>
          <w:noProof/>
        </w:rPr>
        <w:drawing>
          <wp:inline distT="0" distB="0" distL="0" distR="0" wp14:anchorId="6885C719" wp14:editId="6F33EFD5">
            <wp:extent cx="4600021" cy="51498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1969" t="2348" r="2948"/>
                    <a:stretch/>
                  </pic:blipFill>
                  <pic:spPr bwMode="auto">
                    <a:xfrm>
                      <a:off x="0" y="0"/>
                      <a:ext cx="4608826" cy="5159707"/>
                    </a:xfrm>
                    <a:prstGeom prst="rect">
                      <a:avLst/>
                    </a:prstGeom>
                    <a:ln>
                      <a:noFill/>
                    </a:ln>
                    <a:extLst>
                      <a:ext uri="{53640926-AAD7-44D8-BBD7-CCE9431645EC}">
                        <a14:shadowObscured xmlns:a14="http://schemas.microsoft.com/office/drawing/2010/main"/>
                      </a:ext>
                    </a:extLst>
                  </pic:spPr>
                </pic:pic>
              </a:graphicData>
            </a:graphic>
          </wp:inline>
        </w:drawing>
      </w:r>
    </w:p>
    <w:p w14:paraId="4DDEAF6A" w14:textId="77777777" w:rsidR="004C27EC" w:rsidRDefault="004C27EC" w:rsidP="004C27EC">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E9217D">
        <w:rPr>
          <w:noProof/>
        </w:rPr>
        <w:t>1</w:t>
      </w:r>
      <w:r>
        <w:fldChar w:fldCharType="end"/>
      </w:r>
      <w:r>
        <w:t xml:space="preserve"> </w:t>
      </w:r>
      <w:r w:rsidR="00FD757C" w:rsidRPr="007F4217">
        <w:t>PFC</w:t>
      </w:r>
      <w:r w:rsidR="00FD757C">
        <w:rPr>
          <w:rFonts w:hint="eastAsia"/>
        </w:rPr>
        <w:t>服务扩展</w:t>
      </w:r>
      <w:r w:rsidR="00FD757C">
        <w:rPr>
          <w:rFonts w:hint="eastAsia"/>
        </w:rPr>
        <w:t>WSDL</w:t>
      </w:r>
      <w:r w:rsidR="00FD757C">
        <w:rPr>
          <w:rFonts w:hint="eastAsia"/>
        </w:rPr>
        <w:t>文档</w:t>
      </w:r>
      <w:r w:rsidR="00FD757C">
        <w:t>访问</w:t>
      </w:r>
    </w:p>
    <w:p w14:paraId="72FC6573" w14:textId="77777777" w:rsidR="000201DB" w:rsidRPr="000201DB" w:rsidRDefault="00AC6C32" w:rsidP="000201DB">
      <w:pPr>
        <w:pStyle w:val="u5"/>
        <w:spacing w:before="24" w:after="24"/>
        <w:ind w:firstLine="480"/>
      </w:pPr>
      <w:r>
        <w:rPr>
          <w:rFonts w:hint="eastAsia"/>
        </w:rPr>
        <w:t>由图</w:t>
      </w:r>
      <w:r>
        <w:rPr>
          <w:rFonts w:hint="eastAsia"/>
        </w:rPr>
        <w:t>5</w:t>
      </w:r>
      <w:r>
        <w:t>-1</w:t>
      </w:r>
      <w:r>
        <w:rPr>
          <w:rFonts w:hint="eastAsia"/>
        </w:rPr>
        <w:t>可知，</w:t>
      </w:r>
      <w:r w:rsidRPr="00AC6C32">
        <w:rPr>
          <w:rFonts w:hint="eastAsia"/>
          <w:b/>
        </w:rPr>
        <w:t>扩展后的</w:t>
      </w:r>
      <w:r w:rsidRPr="00AC6C32">
        <w:rPr>
          <w:b/>
        </w:rPr>
        <w:t>WSDL</w:t>
      </w:r>
      <w:r w:rsidRPr="00AC6C32">
        <w:rPr>
          <w:rFonts w:hint="eastAsia"/>
          <w:b/>
        </w:rPr>
        <w:t>文档能够正确描述服务调用</w:t>
      </w:r>
      <w:r w:rsidRPr="00AC6C32">
        <w:rPr>
          <w:b/>
        </w:rPr>
        <w:t>中</w:t>
      </w:r>
      <w:r w:rsidRPr="00AC6C32">
        <w:rPr>
          <w:rFonts w:hint="eastAsia"/>
          <w:b/>
        </w:rPr>
        <w:t>存在的行为约束，</w:t>
      </w:r>
      <w:r w:rsidR="00D51D7F">
        <w:rPr>
          <w:rFonts w:hint="eastAsia"/>
          <w:b/>
        </w:rPr>
        <w:t>在</w:t>
      </w:r>
      <w:r w:rsidR="00D51D7F" w:rsidRPr="00D51D7F">
        <w:rPr>
          <w:rFonts w:hint="eastAsia"/>
          <w:b/>
        </w:rPr>
        <w:t>PFC</w:t>
      </w:r>
      <w:r w:rsidR="00D51D7F" w:rsidRPr="00D51D7F">
        <w:rPr>
          <w:rFonts w:hint="eastAsia"/>
          <w:b/>
        </w:rPr>
        <w:t>服务</w:t>
      </w:r>
      <w:r w:rsidR="00D51D7F">
        <w:rPr>
          <w:rFonts w:hint="eastAsia"/>
          <w:b/>
        </w:rPr>
        <w:t>服务中描述了参数范围</w:t>
      </w:r>
      <w:r w:rsidR="00D51D7F">
        <w:rPr>
          <w:b/>
        </w:rPr>
        <w:t>、参数关系、</w:t>
      </w:r>
      <w:r w:rsidR="00D51D7F">
        <w:rPr>
          <w:rFonts w:hint="eastAsia"/>
          <w:b/>
        </w:rPr>
        <w:t>顺序</w:t>
      </w:r>
      <w:r w:rsidR="00D51D7F">
        <w:rPr>
          <w:b/>
        </w:rPr>
        <w:t>约束及</w:t>
      </w:r>
      <w:r w:rsidR="00D51D7F">
        <w:rPr>
          <w:rFonts w:hint="eastAsia"/>
          <w:b/>
        </w:rPr>
        <w:t>重复调用约束</w:t>
      </w:r>
      <w:r w:rsidR="00D51D7F">
        <w:rPr>
          <w:b/>
        </w:rPr>
        <w:t>。</w:t>
      </w:r>
      <w:r w:rsidRPr="00AC6C32">
        <w:rPr>
          <w:b/>
        </w:rPr>
        <w:t>并且，带有约束信息的</w:t>
      </w:r>
      <w:r w:rsidRPr="00AC6C32">
        <w:rPr>
          <w:rFonts w:hint="eastAsia"/>
          <w:b/>
        </w:rPr>
        <w:t>WSDL</w:t>
      </w:r>
      <w:r w:rsidRPr="00AC6C32">
        <w:rPr>
          <w:rFonts w:hint="eastAsia"/>
          <w:b/>
        </w:rPr>
        <w:t>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14:paraId="57CCD4DA" w14:textId="77777777" w:rsidR="004772CB" w:rsidRPr="000525E3" w:rsidRDefault="00C3207A" w:rsidP="00136D40">
      <w:pPr>
        <w:pStyle w:val="u5"/>
        <w:numPr>
          <w:ilvl w:val="0"/>
          <w:numId w:val="67"/>
        </w:numPr>
        <w:spacing w:before="24" w:after="24"/>
        <w:ind w:firstLineChars="0"/>
        <w:rPr>
          <w:rFonts w:cs="Times New Roman"/>
        </w:rPr>
      </w:pPr>
      <w:r w:rsidRPr="000525E3">
        <w:rPr>
          <w:rFonts w:cs="Times New Roman"/>
        </w:rPr>
        <w:t>Web</w:t>
      </w:r>
      <w:r w:rsidRPr="000525E3">
        <w:rPr>
          <w:rFonts w:cs="Times New Roman"/>
        </w:rPr>
        <w:t>服务行为模型生成：</w:t>
      </w:r>
    </w:p>
    <w:p w14:paraId="680E9492" w14:textId="77777777" w:rsidR="00C3207A" w:rsidRPr="000525E3" w:rsidRDefault="004772CB" w:rsidP="004772CB">
      <w:pPr>
        <w:pStyle w:val="aff6"/>
        <w:widowControl w:val="0"/>
        <w:spacing w:beforeLines="10" w:before="24" w:beforeAutospacing="0" w:afterLines="10" w:after="24" w:afterAutospacing="0" w:line="312" w:lineRule="auto"/>
        <w:ind w:firstLineChars="200" w:firstLine="480"/>
        <w:jc w:val="both"/>
        <w:rPr>
          <w:rFonts w:ascii="Times New Roman" w:hAnsi="Times New Roman"/>
          <w:lang w:bidi="ar"/>
        </w:rPr>
      </w:pPr>
      <w:r w:rsidRPr="000525E3">
        <w:rPr>
          <w:rFonts w:ascii="Times New Roman" w:hAnsi="Times New Roman"/>
        </w:rPr>
        <w:t>使用</w:t>
      </w:r>
      <w:r w:rsidRPr="000525E3">
        <w:rPr>
          <w:rFonts w:ascii="Times New Roman" w:hAnsi="Times New Roman"/>
          <w:kern w:val="2"/>
          <w:szCs w:val="20"/>
          <w:lang w:bidi="ar"/>
        </w:rPr>
        <w:t>BMD_WSTCT</w:t>
      </w:r>
      <w:r w:rsidRPr="000525E3">
        <w:rPr>
          <w:rFonts w:ascii="Times New Roman" w:hAnsi="Times New Roman"/>
          <w:lang w:bidi="ar"/>
        </w:rPr>
        <w:t>工具对上个步骤获取的扩展</w:t>
      </w:r>
      <w:r w:rsidRPr="000525E3">
        <w:rPr>
          <w:rFonts w:ascii="Times New Roman" w:hAnsi="Times New Roman"/>
          <w:lang w:bidi="ar"/>
        </w:rPr>
        <w:t>WSDL</w:t>
      </w:r>
      <w:r w:rsidRPr="000525E3">
        <w:rPr>
          <w:rFonts w:ascii="Times New Roman" w:hAnsi="Times New Roman"/>
          <w:lang w:bidi="ar"/>
        </w:rPr>
        <w:t>文档进行解析，生成的对应服务行为模型如图</w:t>
      </w:r>
      <w:r w:rsidRPr="000525E3">
        <w:rPr>
          <w:rFonts w:ascii="Times New Roman" w:hAnsi="Times New Roman"/>
          <w:lang w:bidi="ar"/>
        </w:rPr>
        <w:t>5-2</w:t>
      </w:r>
      <w:r w:rsidRPr="000525E3">
        <w:rPr>
          <w:rFonts w:ascii="Times New Roman" w:hAnsi="Times New Roman"/>
          <w:lang w:bidi="ar"/>
        </w:rPr>
        <w:t>所示。</w:t>
      </w:r>
      <w:r w:rsidR="000525E3" w:rsidRPr="004676C1">
        <w:rPr>
          <w:rFonts w:ascii="Times New Roman" w:hAnsi="Times New Roman"/>
          <w:b/>
          <w:lang w:bidi="ar"/>
        </w:rPr>
        <w:t>该模型符合</w:t>
      </w:r>
      <w:r w:rsidR="000525E3" w:rsidRPr="004676C1">
        <w:rPr>
          <w:rFonts w:ascii="Times New Roman" w:hAnsi="Times New Roman"/>
          <w:b/>
          <w:lang w:bidi="ar"/>
        </w:rPr>
        <w:t>PFC</w:t>
      </w:r>
      <w:r w:rsidR="000525E3" w:rsidRPr="004676C1">
        <w:rPr>
          <w:rFonts w:ascii="Times New Roman" w:hAnsi="Times New Roman"/>
          <w:b/>
          <w:lang w:bidi="ar"/>
        </w:rPr>
        <w:t>服务</w:t>
      </w:r>
      <w:r w:rsidR="000525E3" w:rsidRPr="004676C1">
        <w:rPr>
          <w:rFonts w:ascii="Times New Roman" w:hAnsi="Times New Roman" w:hint="eastAsia"/>
          <w:b/>
          <w:lang w:bidi="ar"/>
        </w:rPr>
        <w:t>的行为</w:t>
      </w:r>
      <w:r w:rsidR="000525E3" w:rsidRPr="004676C1">
        <w:rPr>
          <w:rFonts w:ascii="Times New Roman" w:hAnsi="Times New Roman"/>
          <w:b/>
          <w:lang w:bidi="ar"/>
        </w:rPr>
        <w:t>约束，</w:t>
      </w:r>
      <w:r w:rsidR="000525E3" w:rsidRPr="004676C1">
        <w:rPr>
          <w:rFonts w:ascii="Times New Roman" w:hAnsi="Times New Roman" w:hint="eastAsia"/>
          <w:b/>
          <w:lang w:bidi="ar"/>
        </w:rPr>
        <w:t>即</w:t>
      </w:r>
      <w:r w:rsidR="000525E3" w:rsidRPr="004676C1">
        <w:rPr>
          <w:rFonts w:hint="eastAsia"/>
          <w:b/>
          <w:lang w:bidi="ar"/>
        </w:rPr>
        <w:t>基于扩展</w:t>
      </w:r>
      <w:r w:rsidR="000525E3" w:rsidRPr="004676C1">
        <w:rPr>
          <w:rFonts w:ascii="Times New Roman" w:hAnsi="Times New Roman"/>
          <w:b/>
          <w:lang w:bidi="ar"/>
        </w:rPr>
        <w:t>WSDL</w:t>
      </w:r>
      <w:r w:rsidR="000525E3" w:rsidRPr="004676C1">
        <w:rPr>
          <w:rFonts w:hint="eastAsia"/>
          <w:b/>
          <w:lang w:bidi="ar"/>
        </w:rPr>
        <w:t>的服务行为模型生成技术能够</w:t>
      </w:r>
      <w:r w:rsidR="000525E3" w:rsidRPr="004676C1">
        <w:rPr>
          <w:b/>
          <w:lang w:bidi="ar"/>
        </w:rPr>
        <w:t>正确的生成服务行为模型</w:t>
      </w:r>
      <w:r w:rsidR="000525E3" w:rsidRPr="004676C1">
        <w:rPr>
          <w:rFonts w:hint="eastAsia"/>
          <w:b/>
          <w:lang w:bidi="ar"/>
        </w:rPr>
        <w:t>。</w:t>
      </w:r>
    </w:p>
    <w:p w14:paraId="12669C07" w14:textId="77777777" w:rsidR="004772CB" w:rsidRDefault="00FB3E48" w:rsidP="00FB3E48">
      <w:pPr>
        <w:pStyle w:val="aff6"/>
        <w:widowControl w:val="0"/>
        <w:spacing w:beforeLines="10" w:before="24" w:beforeAutospacing="0" w:afterLines="10" w:after="24" w:afterAutospacing="0" w:line="312" w:lineRule="auto"/>
        <w:jc w:val="both"/>
        <w:rPr>
          <w:lang w:bidi="ar"/>
        </w:rPr>
      </w:pPr>
      <w:r w:rsidRPr="00FB3E48">
        <w:rPr>
          <w:noProof/>
        </w:rPr>
        <w:lastRenderedPageBreak/>
        <w:drawing>
          <wp:inline distT="0" distB="0" distL="0" distR="0" wp14:anchorId="3684B1D8" wp14:editId="1BA781DD">
            <wp:extent cx="5039995" cy="1554492"/>
            <wp:effectExtent l="0" t="0" r="0" b="0"/>
            <wp:docPr id="16" name="图片 16"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istrator\Desktop\ModelPng.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39995" cy="1554492"/>
                    </a:xfrm>
                    <a:prstGeom prst="rect">
                      <a:avLst/>
                    </a:prstGeom>
                    <a:noFill/>
                    <a:ln>
                      <a:noFill/>
                    </a:ln>
                  </pic:spPr>
                </pic:pic>
              </a:graphicData>
            </a:graphic>
          </wp:inline>
        </w:drawing>
      </w:r>
    </w:p>
    <w:p w14:paraId="057C7D1B" w14:textId="77777777" w:rsidR="00FB3E48" w:rsidRDefault="00E46FCA" w:rsidP="00E46FCA">
      <w:pPr>
        <w:pStyle w:val="aff6"/>
        <w:widowControl w:val="0"/>
        <w:spacing w:beforeLines="10" w:before="24" w:beforeAutospacing="0" w:afterLines="10" w:after="24" w:afterAutospacing="0" w:line="312" w:lineRule="auto"/>
        <w:jc w:val="center"/>
        <w:rPr>
          <w:lang w:bidi="ar"/>
        </w:rPr>
      </w:pPr>
      <w:r w:rsidRPr="00E46FCA">
        <w:rPr>
          <w:noProof/>
        </w:rPr>
        <w:drawing>
          <wp:inline distT="0" distB="0" distL="0" distR="0" wp14:anchorId="042DBF53" wp14:editId="6A1183EE">
            <wp:extent cx="3695700" cy="1921264"/>
            <wp:effectExtent l="0" t="0" r="0" b="3175"/>
            <wp:docPr id="27" name="图片 27" descr="C:\Users\Administrator\Desktop\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istrator\Desktop\ModelPng.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21983" cy="1934928"/>
                    </a:xfrm>
                    <a:prstGeom prst="rect">
                      <a:avLst/>
                    </a:prstGeom>
                    <a:noFill/>
                    <a:ln>
                      <a:noFill/>
                    </a:ln>
                  </pic:spPr>
                </pic:pic>
              </a:graphicData>
            </a:graphic>
          </wp:inline>
        </w:drawing>
      </w:r>
    </w:p>
    <w:p w14:paraId="13D83001" w14:textId="77777777" w:rsidR="00181148" w:rsidRPr="00181148" w:rsidRDefault="004772CB" w:rsidP="000525E3">
      <w:pPr>
        <w:pStyle w:val="ub"/>
        <w:spacing w:before="120" w:after="360"/>
      </w:pPr>
      <w:r>
        <w:t>图</w:t>
      </w:r>
      <w:r>
        <w:t>5-</w:t>
      </w:r>
      <w:r>
        <w:fldChar w:fldCharType="begin"/>
      </w:r>
      <w:r>
        <w:instrText xml:space="preserve"> SEQ </w:instrText>
      </w:r>
      <w:r>
        <w:instrText>图</w:instrText>
      </w:r>
      <w:r>
        <w:instrText xml:space="preserve">5- \* ARABIC </w:instrText>
      </w:r>
      <w:r>
        <w:fldChar w:fldCharType="separate"/>
      </w:r>
      <w:r w:rsidR="00E9217D">
        <w:rPr>
          <w:noProof/>
        </w:rPr>
        <w:t>2</w:t>
      </w:r>
      <w:r>
        <w:fldChar w:fldCharType="end"/>
      </w:r>
      <w:r>
        <w:t xml:space="preserve"> </w:t>
      </w:r>
      <w:r w:rsidRPr="007F4217">
        <w:t>PFC</w:t>
      </w:r>
      <w:r>
        <w:rPr>
          <w:rFonts w:hint="eastAsia"/>
        </w:rPr>
        <w:t>服务行为</w:t>
      </w:r>
      <w:r>
        <w:t>模型</w:t>
      </w:r>
    </w:p>
    <w:p w14:paraId="67B65CDE" w14:textId="77777777" w:rsidR="00C3207A" w:rsidRDefault="009918EF" w:rsidP="00136D40">
      <w:pPr>
        <w:pStyle w:val="u5"/>
        <w:numPr>
          <w:ilvl w:val="0"/>
          <w:numId w:val="67"/>
        </w:numPr>
        <w:spacing w:before="24" w:after="24"/>
        <w:ind w:firstLineChars="0"/>
      </w:pPr>
      <w:r>
        <w:rPr>
          <w:rFonts w:hint="eastAsia"/>
        </w:rPr>
        <w:t>测试序列</w:t>
      </w:r>
      <w:r>
        <w:t>生成</w:t>
      </w:r>
      <w:r w:rsidR="00C3207A">
        <w:rPr>
          <w:rFonts w:hint="eastAsia"/>
        </w:rPr>
        <w:t>：</w:t>
      </w:r>
    </w:p>
    <w:p w14:paraId="5A15ADED" w14:textId="77777777" w:rsidR="009918EF" w:rsidRDefault="00C3207A" w:rsidP="00C3207A">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C3207A">
        <w:rPr>
          <w:rFonts w:ascii="Times New Roman" w:hAnsi="Times New Roman" w:cs="宋体" w:hint="eastAsia"/>
          <w:kern w:val="2"/>
          <w:szCs w:val="20"/>
          <w:lang w:bidi="ar"/>
        </w:rPr>
        <w:t>根据不同的覆盖策略，得到满足一定覆盖准则下的测试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；针对</w:t>
      </w:r>
      <w:r w:rsidR="00975E08">
        <w:rPr>
          <w:rFonts w:hint="eastAsia"/>
        </w:rPr>
        <w:t>请求节点</w:t>
      </w:r>
      <w:r w:rsidR="00975E08">
        <w:t>覆盖</w:t>
      </w:r>
      <w:r w:rsidRPr="00C3207A">
        <w:rPr>
          <w:rFonts w:ascii="Times New Roman" w:hAnsi="Times New Roman" w:cs="宋体" w:hint="eastAsia"/>
          <w:kern w:val="2"/>
          <w:szCs w:val="20"/>
          <w:lang w:bidi="ar"/>
        </w:rPr>
        <w:t>策略，</w:t>
      </w:r>
      <w:r w:rsidR="00975E08" w:rsidRPr="00975E08">
        <w:rPr>
          <w:rFonts w:ascii="Times New Roman" w:hAnsi="Times New Roman" w:cs="宋体"/>
          <w:kern w:val="2"/>
          <w:szCs w:val="20"/>
          <w:lang w:bidi="ar"/>
        </w:rPr>
        <w:t>PFC</w:t>
      </w:r>
      <w:r w:rsidRPr="00C3207A">
        <w:rPr>
          <w:rFonts w:ascii="Times New Roman" w:hAnsi="Times New Roman" w:cs="宋体" w:hint="eastAsia"/>
          <w:kern w:val="2"/>
          <w:szCs w:val="20"/>
          <w:lang w:bidi="ar"/>
        </w:rPr>
        <w:t>共产生</w:t>
      </w:r>
      <w:r w:rsidR="00975E08">
        <w:rPr>
          <w:rFonts w:ascii="Times New Roman" w:hAnsi="Times New Roman" w:cs="宋体"/>
          <w:kern w:val="2"/>
          <w:szCs w:val="20"/>
          <w:lang w:bidi="ar"/>
        </w:rPr>
        <w:t>4</w:t>
      </w:r>
      <w:r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-11</w:t>
      </w:r>
      <w:r w:rsidR="00975E08">
        <w:rPr>
          <w:rFonts w:ascii="Times New Roman" w:hAnsi="Times New Roman" w:cs="宋体" w:hint="eastAsia"/>
          <w:kern w:val="2"/>
          <w:szCs w:val="20"/>
          <w:lang w:bidi="ar"/>
        </w:rPr>
        <w:t>所示；针对</w:t>
      </w:r>
      <w:r w:rsidR="00975E08" w:rsidRPr="008F5DCC">
        <w:rPr>
          <w:rFonts w:hint="eastAsia"/>
        </w:rPr>
        <w:t>响应</w:t>
      </w:r>
      <w:r w:rsidR="00975E08">
        <w:rPr>
          <w:rFonts w:hint="eastAsia"/>
        </w:rPr>
        <w:t>节点</w:t>
      </w:r>
      <w:r w:rsidR="00975E08" w:rsidRPr="008F5DCC">
        <w:rPr>
          <w:rFonts w:hint="eastAsia"/>
        </w:rPr>
        <w:t>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4A0E">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-12</w:t>
      </w:r>
      <w:r w:rsidR="00975E08">
        <w:rPr>
          <w:rFonts w:ascii="Times New Roman" w:hAnsi="Times New Roman" w:cs="宋体" w:hint="eastAsia"/>
          <w:kern w:val="2"/>
          <w:szCs w:val="20"/>
          <w:lang w:bidi="ar"/>
        </w:rPr>
        <w:t>所示；针对</w:t>
      </w:r>
      <w:r w:rsidR="00975E08" w:rsidRPr="008F5DCC">
        <w:rPr>
          <w:rFonts w:hint="eastAsia"/>
        </w:rPr>
        <w:t>边覆盖</w:t>
      </w:r>
      <w:r w:rsidR="00975E08" w:rsidRPr="00C3207A">
        <w:rPr>
          <w:rFonts w:ascii="Times New Roman" w:hAnsi="Times New Roman" w:cs="宋体" w:hint="eastAsia"/>
          <w:kern w:val="2"/>
          <w:szCs w:val="20"/>
          <w:lang w:bidi="ar"/>
        </w:rPr>
        <w:t>策略</w:t>
      </w:r>
      <w:r w:rsidR="00975E08">
        <w:rPr>
          <w:rFonts w:ascii="Times New Roman" w:hAnsi="Times New Roman" w:cs="宋体" w:hint="eastAsia"/>
          <w:kern w:val="2"/>
          <w:szCs w:val="20"/>
          <w:lang w:bidi="ar"/>
        </w:rPr>
        <w:t>，</w:t>
      </w:r>
      <w:r w:rsidR="00975E08" w:rsidRPr="00975E08">
        <w:rPr>
          <w:rFonts w:ascii="Times New Roman" w:hAnsi="Times New Roman" w:cs="宋体"/>
          <w:kern w:val="2"/>
          <w:szCs w:val="20"/>
          <w:lang w:bidi="ar"/>
        </w:rPr>
        <w:t>PFC</w:t>
      </w:r>
      <w:r w:rsidR="00975E08" w:rsidRPr="00C3207A">
        <w:rPr>
          <w:rFonts w:ascii="Times New Roman" w:hAnsi="Times New Roman" w:cs="宋体" w:hint="eastAsia"/>
          <w:kern w:val="2"/>
          <w:szCs w:val="20"/>
          <w:lang w:bidi="ar"/>
        </w:rPr>
        <w:t>共产生</w:t>
      </w:r>
      <w:r w:rsidR="003177AB">
        <w:rPr>
          <w:rFonts w:ascii="Times New Roman" w:hAnsi="Times New Roman" w:cs="宋体" w:hint="eastAsia"/>
          <w:kern w:val="2"/>
          <w:szCs w:val="20"/>
          <w:lang w:bidi="ar"/>
        </w:rPr>
        <w:t>6</w:t>
      </w:r>
      <w:r w:rsidR="00975E08" w:rsidRPr="00C3207A">
        <w:rPr>
          <w:rFonts w:ascii="Times New Roman" w:hAnsi="Times New Roman" w:cs="宋体" w:hint="eastAsia"/>
          <w:kern w:val="2"/>
          <w:szCs w:val="20"/>
          <w:lang w:bidi="ar"/>
        </w:rPr>
        <w:t>条测试</w:t>
      </w:r>
      <w:r w:rsidR="00975E08">
        <w:rPr>
          <w:rFonts w:ascii="Times New Roman" w:hAnsi="Times New Roman" w:cs="宋体" w:hint="eastAsia"/>
          <w:kern w:val="2"/>
          <w:szCs w:val="20"/>
          <w:lang w:bidi="ar"/>
        </w:rPr>
        <w:t>序列</w:t>
      </w:r>
      <w:r w:rsidR="00975E08" w:rsidRPr="00C3207A">
        <w:rPr>
          <w:rFonts w:ascii="Times New Roman" w:hAnsi="Times New Roman" w:cs="宋体" w:hint="eastAsia"/>
          <w:kern w:val="2"/>
          <w:szCs w:val="20"/>
          <w:lang w:bidi="ar"/>
        </w:rPr>
        <w:t>，</w:t>
      </w:r>
      <w:r w:rsidR="00975E08">
        <w:rPr>
          <w:rFonts w:ascii="Times New Roman" w:hAnsi="Times New Roman" w:cs="宋体" w:hint="eastAsia"/>
          <w:kern w:val="2"/>
          <w:szCs w:val="20"/>
          <w:lang w:bidi="ar"/>
        </w:rPr>
        <w:t>详细</w:t>
      </w:r>
      <w:r w:rsidR="00975E08">
        <w:rPr>
          <w:rFonts w:ascii="Times New Roman" w:hAnsi="Times New Roman" w:cs="宋体"/>
          <w:kern w:val="2"/>
          <w:szCs w:val="20"/>
          <w:lang w:bidi="ar"/>
        </w:rPr>
        <w:t>信息如表</w:t>
      </w:r>
      <w:r w:rsidR="00975E08">
        <w:rPr>
          <w:rFonts w:ascii="Times New Roman" w:hAnsi="Times New Roman" w:cs="宋体" w:hint="eastAsia"/>
          <w:kern w:val="2"/>
          <w:szCs w:val="20"/>
          <w:lang w:bidi="ar"/>
        </w:rPr>
        <w:t>5</w:t>
      </w:r>
      <w:r w:rsidR="00975E08">
        <w:rPr>
          <w:rFonts w:ascii="Times New Roman" w:hAnsi="Times New Roman" w:cs="宋体"/>
          <w:kern w:val="2"/>
          <w:szCs w:val="20"/>
          <w:lang w:bidi="ar"/>
        </w:rPr>
        <w:t>-13</w:t>
      </w:r>
      <w:r w:rsidR="00975E08">
        <w:rPr>
          <w:rFonts w:ascii="Times New Roman" w:hAnsi="Times New Roman" w:cs="宋体" w:hint="eastAsia"/>
          <w:kern w:val="2"/>
          <w:szCs w:val="20"/>
          <w:lang w:bidi="ar"/>
        </w:rPr>
        <w:t>所示</w:t>
      </w:r>
      <w:r w:rsidR="003177AB">
        <w:rPr>
          <w:rFonts w:ascii="Times New Roman" w:hAnsi="Times New Roman" w:cs="宋体" w:hint="eastAsia"/>
          <w:kern w:val="2"/>
          <w:szCs w:val="20"/>
          <w:lang w:bidi="ar"/>
        </w:rPr>
        <w:t>，“</w:t>
      </w:r>
      <w:r w:rsidR="003177AB">
        <w:rPr>
          <w:rFonts w:ascii="Times New Roman" w:hAnsi="Times New Roman" w:cs="宋体" w:hint="eastAsia"/>
          <w:kern w:val="2"/>
          <w:szCs w:val="20"/>
          <w:lang w:bidi="ar"/>
        </w:rPr>
        <w:t>I</w:t>
      </w:r>
      <w:r w:rsidR="003177AB">
        <w:rPr>
          <w:rFonts w:ascii="Times New Roman" w:hAnsi="Times New Roman" w:cs="宋体"/>
          <w:kern w:val="2"/>
          <w:szCs w:val="20"/>
          <w:lang w:bidi="ar"/>
        </w:rPr>
        <w:t>d</w:t>
      </w:r>
      <w:r w:rsidR="003177AB">
        <w:rPr>
          <w:rFonts w:ascii="Times New Roman" w:hAnsi="Times New Roman" w:cs="宋体" w:hint="eastAsia"/>
          <w:kern w:val="2"/>
          <w:szCs w:val="20"/>
          <w:lang w:bidi="ar"/>
        </w:rPr>
        <w:t>”</w:t>
      </w:r>
      <w:r w:rsidR="003177AB" w:rsidRPr="003177AB">
        <w:rPr>
          <w:rFonts w:asciiTheme="minorEastAsia" w:eastAsiaTheme="minorEastAsia" w:hAnsiTheme="minorEastAsia" w:cs="宋体" w:hint="eastAsia"/>
          <w:kern w:val="2"/>
          <w:szCs w:val="20"/>
          <w:lang w:bidi="ar"/>
        </w:rPr>
        <w:t xml:space="preserve"> </w:t>
      </w:r>
      <w:r w:rsidR="003177AB">
        <w:rPr>
          <w:rFonts w:asciiTheme="minorEastAsia" w:eastAsiaTheme="minorEastAsia" w:hAnsiTheme="minorEastAsia" w:cs="宋体" w:hint="eastAsia"/>
          <w:kern w:val="2"/>
          <w:szCs w:val="20"/>
          <w:lang w:bidi="ar"/>
        </w:rPr>
        <w:t>表示</w:t>
      </w:r>
      <w:r w:rsidR="003177AB">
        <w:rPr>
          <w:rFonts w:ascii="Times New Roman" w:hAnsi="Times New Roman" w:cs="宋体"/>
          <w:kern w:val="2"/>
          <w:szCs w:val="20"/>
          <w:lang w:bidi="ar"/>
        </w:rPr>
        <w:t>序列编号、</w:t>
      </w:r>
      <w:r w:rsidR="003177AB" w:rsidRPr="003177AB">
        <w:rPr>
          <w:rFonts w:asciiTheme="minorEastAsia" w:eastAsiaTheme="minorEastAsia" w:hAnsiTheme="minorEastAsia" w:cs="宋体"/>
          <w:kern w:val="2"/>
          <w:szCs w:val="20"/>
          <w:lang w:bidi="ar"/>
        </w:rPr>
        <w:t>“</w:t>
      </w:r>
      <w:r w:rsidR="003177AB">
        <w:rPr>
          <w:rFonts w:ascii="Times New Roman" w:hAnsi="Times New Roman" w:hint="eastAsia"/>
        </w:rPr>
        <w:t>Type</w:t>
      </w:r>
      <w:r w:rsidR="003177AB" w:rsidRPr="003177AB">
        <w:rPr>
          <w:rFonts w:asciiTheme="minorEastAsia" w:eastAsiaTheme="minorEastAsia" w:hAnsiTheme="minorEastAsia" w:cs="宋体"/>
          <w:kern w:val="2"/>
          <w:szCs w:val="20"/>
          <w:lang w:bidi="ar"/>
        </w:rPr>
        <w:t>”</w:t>
      </w:r>
      <w:r w:rsidR="003177AB" w:rsidRPr="003177AB">
        <w:rPr>
          <w:rFonts w:asciiTheme="minorEastAsia" w:eastAsiaTheme="minorEastAsia" w:hAnsiTheme="minorEastAsia" w:cs="宋体" w:hint="eastAsia"/>
          <w:kern w:val="2"/>
          <w:szCs w:val="20"/>
          <w:lang w:bidi="ar"/>
        </w:rPr>
        <w:t xml:space="preserve"> </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序列类型</w:t>
      </w:r>
      <w:r w:rsidR="003177AB">
        <w:rPr>
          <w:rFonts w:asciiTheme="minorEastAsia" w:eastAsiaTheme="minorEastAsia" w:hAnsiTheme="minorEastAsia" w:cs="宋体" w:hint="eastAsia"/>
          <w:kern w:val="2"/>
          <w:szCs w:val="20"/>
          <w:lang w:bidi="ar"/>
        </w:rPr>
        <w:t>、“</w:t>
      </w:r>
      <w:r w:rsidR="003177AB" w:rsidRPr="00975E08">
        <w:rPr>
          <w:rFonts w:ascii="Times New Roman" w:hAnsi="Times New Roman" w:hint="eastAsia"/>
        </w:rPr>
        <w:t>Test</w:t>
      </w:r>
      <w:r w:rsidR="003177AB" w:rsidRPr="00975E08">
        <w:rPr>
          <w:rFonts w:ascii="Times New Roman" w:hAnsi="Times New Roman"/>
        </w:rPr>
        <w:t xml:space="preserve"> </w:t>
      </w:r>
      <w:r w:rsidR="003177AB" w:rsidRPr="00975E08">
        <w:rPr>
          <w:rFonts w:ascii="Times New Roman" w:hAnsi="Times New Roman" w:hint="eastAsia"/>
        </w:rPr>
        <w:t>Sequense</w:t>
      </w:r>
      <w:r w:rsidR="003177AB">
        <w:rPr>
          <w:rFonts w:asciiTheme="minorEastAsia" w:eastAsiaTheme="minorEastAsia" w:hAnsiTheme="minorEastAsia" w:cs="宋体" w:hint="eastAsia"/>
          <w:kern w:val="2"/>
          <w:szCs w:val="20"/>
          <w:lang w:bidi="ar"/>
        </w:rPr>
        <w:t>”</w:t>
      </w:r>
      <w:r w:rsidR="003177AB" w:rsidRPr="003177AB">
        <w:rPr>
          <w:rFonts w:asciiTheme="minorEastAsia" w:eastAsiaTheme="minorEastAsia" w:hAnsiTheme="minorEastAsia" w:cs="宋体" w:hint="eastAsia"/>
          <w:kern w:val="2"/>
          <w:szCs w:val="20"/>
          <w:lang w:bidi="ar"/>
        </w:rPr>
        <w:t xml:space="preserve"> </w:t>
      </w:r>
      <w:r w:rsidR="003177AB">
        <w:rPr>
          <w:rFonts w:asciiTheme="minorEastAsia" w:eastAsiaTheme="minorEastAsia" w:hAnsiTheme="minorEastAsia" w:cs="宋体" w:hint="eastAsia"/>
          <w:kern w:val="2"/>
          <w:szCs w:val="20"/>
          <w:lang w:bidi="ar"/>
        </w:rPr>
        <w:t>表示</w:t>
      </w:r>
      <w:r w:rsidR="003177AB">
        <w:rPr>
          <w:rFonts w:asciiTheme="minorEastAsia" w:eastAsiaTheme="minorEastAsia" w:hAnsiTheme="minorEastAsia" w:cs="宋体"/>
          <w:kern w:val="2"/>
          <w:szCs w:val="20"/>
          <w:lang w:bidi="ar"/>
        </w:rPr>
        <w:t>序列内容、</w:t>
      </w:r>
      <w:r w:rsidR="003177AB">
        <w:rPr>
          <w:rFonts w:asciiTheme="minorEastAsia" w:eastAsiaTheme="minorEastAsia" w:hAnsiTheme="minorEastAsia" w:cs="宋体" w:hint="eastAsia"/>
          <w:kern w:val="2"/>
          <w:szCs w:val="20"/>
          <w:lang w:bidi="ar"/>
        </w:rPr>
        <w:t>“</w:t>
      </w:r>
      <w:r w:rsidR="003177AB">
        <w:rPr>
          <w:rFonts w:ascii="Times New Roman" w:hAnsi="Times New Roman" w:hint="eastAsia"/>
        </w:rPr>
        <w:t>Cov</w:t>
      </w:r>
      <w:r w:rsidR="003177AB">
        <w:rPr>
          <w:rFonts w:ascii="Times New Roman" w:hAnsi="Times New Roman"/>
        </w:rPr>
        <w:t>ered Elements</w:t>
      </w:r>
      <w:r w:rsidR="003177AB">
        <w:rPr>
          <w:rFonts w:asciiTheme="minorEastAsia" w:eastAsiaTheme="minorEastAsia" w:hAnsiTheme="minorEastAsia" w:cs="宋体" w:hint="eastAsia"/>
          <w:kern w:val="2"/>
          <w:szCs w:val="20"/>
          <w:lang w:bidi="ar"/>
        </w:rPr>
        <w:t>”表示序列</w:t>
      </w:r>
      <w:r w:rsidR="003177AB">
        <w:rPr>
          <w:rFonts w:asciiTheme="minorEastAsia" w:eastAsiaTheme="minorEastAsia" w:hAnsiTheme="minorEastAsia" w:cs="宋体"/>
          <w:kern w:val="2"/>
          <w:szCs w:val="20"/>
          <w:lang w:bidi="ar"/>
        </w:rPr>
        <w:t>覆盖元素。</w:t>
      </w:r>
    </w:p>
    <w:p w14:paraId="0CBE51EA" w14:textId="77777777" w:rsidR="00975E08" w:rsidRPr="00975E08" w:rsidRDefault="00975E08" w:rsidP="00975E08">
      <w:pPr>
        <w:pStyle w:val="ua"/>
        <w:spacing w:before="360" w:after="120"/>
      </w:pPr>
      <w:r>
        <w:t>表</w:t>
      </w:r>
      <w:r>
        <w:t>5-</w:t>
      </w:r>
      <w:r>
        <w:fldChar w:fldCharType="begin"/>
      </w:r>
      <w:r>
        <w:instrText xml:space="preserve"> SEQ </w:instrText>
      </w:r>
      <w:r>
        <w:instrText>表</w:instrText>
      </w:r>
      <w:r>
        <w:instrText xml:space="preserve">5- \* ARABIC </w:instrText>
      </w:r>
      <w:r>
        <w:fldChar w:fldCharType="separate"/>
      </w:r>
      <w:r w:rsidR="00A55FB8">
        <w:rPr>
          <w:noProof/>
        </w:rPr>
        <w:t>11</w:t>
      </w:r>
      <w:r>
        <w:fldChar w:fldCharType="end"/>
      </w:r>
      <w:r>
        <w:rPr>
          <w:rFonts w:hint="eastAsia"/>
        </w:rPr>
        <w:t>请求节点</w:t>
      </w:r>
      <w:r>
        <w:t>覆盖</w:t>
      </w:r>
      <w:r w:rsidRPr="00C3207A">
        <w:rPr>
          <w:rFonts w:cs="宋体" w:hint="eastAsia"/>
          <w:szCs w:val="20"/>
          <w:lang w:bidi="ar"/>
        </w:rPr>
        <w:t>策略</w:t>
      </w:r>
      <w:r>
        <w:rPr>
          <w:rFonts w:cs="宋体" w:hint="eastAsia"/>
          <w:szCs w:val="20"/>
          <w:lang w:bidi="ar"/>
        </w:rPr>
        <w:t>测试序列（</w:t>
      </w:r>
      <w:r w:rsidRPr="00975E08">
        <w:rPr>
          <w:rFonts w:cs="宋体"/>
          <w:szCs w:val="20"/>
          <w:lang w:bidi="ar"/>
        </w:rPr>
        <w:t>PFC</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975E08" w14:paraId="5F019166" w14:textId="77777777" w:rsidTr="00975E08">
        <w:tc>
          <w:tcPr>
            <w:tcW w:w="534" w:type="dxa"/>
          </w:tcPr>
          <w:p w14:paraId="7C59384C"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14:paraId="05D1C7F4"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14:paraId="5BF0975B"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14:paraId="37EB7558"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975E08" w14:paraId="3E927A69" w14:textId="77777777" w:rsidTr="00C74B52">
        <w:tc>
          <w:tcPr>
            <w:tcW w:w="534" w:type="dxa"/>
          </w:tcPr>
          <w:p w14:paraId="5A33ED7D"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14:paraId="152AC2C8"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247F3B7D"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Start#e0#Init#e1#login#e2#loginResponse_succ#e5#feeCalculate#e7#feeCalculateResponse_succ</w:t>
            </w:r>
          </w:p>
        </w:tc>
        <w:tc>
          <w:tcPr>
            <w:tcW w:w="2375" w:type="dxa"/>
            <w:tcBorders>
              <w:bottom w:val="single" w:sz="4" w:space="0" w:color="auto"/>
            </w:tcBorders>
          </w:tcPr>
          <w:p w14:paraId="4019F32A"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L</w:t>
            </w:r>
            <w:r>
              <w:rPr>
                <w:rFonts w:ascii="Times New Roman" w:hAnsi="Times New Roman" w:hint="eastAsia"/>
              </w:rPr>
              <w:t>ogin</w:t>
            </w:r>
            <w:r>
              <w:rPr>
                <w:rFonts w:ascii="Times New Roman" w:hAnsi="Times New Roman" w:hint="eastAsia"/>
              </w:rPr>
              <w:t>、</w:t>
            </w:r>
            <w:r>
              <w:rPr>
                <w:rFonts w:ascii="Times New Roman" w:hAnsi="Times New Roman" w:hint="eastAsia"/>
              </w:rPr>
              <w:t>feeCalculate</w:t>
            </w:r>
          </w:p>
        </w:tc>
      </w:tr>
      <w:tr w:rsidR="00975E08" w14:paraId="28992F27" w14:textId="77777777" w:rsidTr="00C74B52">
        <w:tc>
          <w:tcPr>
            <w:tcW w:w="534" w:type="dxa"/>
          </w:tcPr>
          <w:p w14:paraId="146ED40E"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1</w:t>
            </w:r>
          </w:p>
        </w:tc>
        <w:tc>
          <w:tcPr>
            <w:tcW w:w="1134" w:type="dxa"/>
          </w:tcPr>
          <w:p w14:paraId="7AC9E29E"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negative(Iteration)</w:t>
            </w:r>
          </w:p>
        </w:tc>
        <w:tc>
          <w:tcPr>
            <w:tcW w:w="4110" w:type="dxa"/>
          </w:tcPr>
          <w:p w14:paraId="2E07B6D1"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Start#e0#Init#e1#login#e2#loginResponse_succ#ef#login</w:t>
            </w:r>
          </w:p>
        </w:tc>
        <w:tc>
          <w:tcPr>
            <w:tcW w:w="2375" w:type="dxa"/>
            <w:tcBorders>
              <w:bottom w:val="single" w:sz="4" w:space="0" w:color="auto"/>
              <w:tl2br w:val="nil"/>
            </w:tcBorders>
          </w:tcPr>
          <w:p w14:paraId="78FD4DA8" w14:textId="77777777" w:rsidR="00975E08" w:rsidRPr="00975E08" w:rsidRDefault="00C74B52"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NA</w:t>
            </w:r>
          </w:p>
        </w:tc>
      </w:tr>
      <w:tr w:rsidR="00975E08" w14:paraId="58CB3328" w14:textId="77777777" w:rsidTr="00C74B52">
        <w:tc>
          <w:tcPr>
            <w:tcW w:w="534" w:type="dxa"/>
          </w:tcPr>
          <w:p w14:paraId="17B2AE3B"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2</w:t>
            </w:r>
          </w:p>
        </w:tc>
        <w:tc>
          <w:tcPr>
            <w:tcW w:w="1134" w:type="dxa"/>
          </w:tcPr>
          <w:p w14:paraId="3CD2D6B7"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negative(Iteration)</w:t>
            </w:r>
          </w:p>
        </w:tc>
        <w:tc>
          <w:tcPr>
            <w:tcW w:w="4110" w:type="dxa"/>
          </w:tcPr>
          <w:p w14:paraId="7F83F6AE"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Start#e0#Init#e1#login#e2#loginResponse_succ#e5#feeCalculate#e7#feeCalculat</w:t>
            </w:r>
            <w:r>
              <w:rPr>
                <w:rFonts w:ascii="Times New Roman" w:hAnsi="Times New Roman"/>
              </w:rPr>
              <w:t>eResponse_succ#ef#feeCalculate</w:t>
            </w:r>
          </w:p>
        </w:tc>
        <w:tc>
          <w:tcPr>
            <w:tcW w:w="2375" w:type="dxa"/>
            <w:tcBorders>
              <w:bottom w:val="single" w:sz="4" w:space="0" w:color="auto"/>
              <w:tl2br w:val="nil"/>
            </w:tcBorders>
          </w:tcPr>
          <w:p w14:paraId="049B6701" w14:textId="77777777" w:rsidR="00975E08" w:rsidRPr="00975E08" w:rsidRDefault="00C74B52"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NA</w:t>
            </w:r>
          </w:p>
        </w:tc>
      </w:tr>
      <w:tr w:rsidR="00975E08" w14:paraId="7AF4E620" w14:textId="77777777" w:rsidTr="00C74B52">
        <w:tc>
          <w:tcPr>
            <w:tcW w:w="534" w:type="dxa"/>
          </w:tcPr>
          <w:p w14:paraId="06765C4D"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lastRenderedPageBreak/>
              <w:t>3</w:t>
            </w:r>
          </w:p>
        </w:tc>
        <w:tc>
          <w:tcPr>
            <w:tcW w:w="1134" w:type="dxa"/>
          </w:tcPr>
          <w:p w14:paraId="05BFB67D"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negative(PreOp)</w:t>
            </w:r>
          </w:p>
        </w:tc>
        <w:tc>
          <w:tcPr>
            <w:tcW w:w="4110" w:type="dxa"/>
          </w:tcPr>
          <w:p w14:paraId="26C89BF3"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Start#e0#Init#ef#feeCalculate</w:t>
            </w:r>
          </w:p>
        </w:tc>
        <w:tc>
          <w:tcPr>
            <w:tcW w:w="2375" w:type="dxa"/>
            <w:tcBorders>
              <w:tl2br w:val="nil"/>
            </w:tcBorders>
          </w:tcPr>
          <w:p w14:paraId="79137824" w14:textId="77777777" w:rsidR="00975E08" w:rsidRPr="00975E08" w:rsidRDefault="00C74B52" w:rsidP="00314A0E">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NA</w:t>
            </w:r>
          </w:p>
        </w:tc>
      </w:tr>
    </w:tbl>
    <w:p w14:paraId="202D4CF1" w14:textId="77777777" w:rsidR="00975E08" w:rsidRDefault="00975E08" w:rsidP="00975E08">
      <w:pPr>
        <w:pStyle w:val="ua"/>
        <w:spacing w:before="360" w:after="120"/>
        <w:rPr>
          <w:rFonts w:cs="宋体"/>
          <w:szCs w:val="20"/>
          <w:lang w:bidi="ar"/>
        </w:rPr>
      </w:pPr>
      <w:r w:rsidRPr="00975E08">
        <w:rPr>
          <w:rFonts w:cs="宋体" w:hint="eastAsia"/>
          <w:szCs w:val="20"/>
          <w:lang w:bidi="ar"/>
        </w:rPr>
        <w:t>表</w:t>
      </w:r>
      <w:r>
        <w:rPr>
          <w:rFonts w:cs="宋体" w:hint="eastAsia"/>
          <w:szCs w:val="20"/>
          <w:lang w:bidi="ar"/>
        </w:rPr>
        <w:t>5-</w:t>
      </w:r>
      <w:r w:rsidRPr="00975E08">
        <w:rPr>
          <w:rFonts w:cs="宋体"/>
          <w:szCs w:val="20"/>
          <w:lang w:bidi="ar"/>
        </w:rPr>
        <w:fldChar w:fldCharType="begin"/>
      </w:r>
      <w:r w:rsidRPr="00975E08">
        <w:rPr>
          <w:rFonts w:cs="宋体"/>
          <w:szCs w:val="20"/>
          <w:lang w:bidi="ar"/>
        </w:rPr>
        <w:instrText xml:space="preserve"> </w:instrText>
      </w:r>
      <w:r w:rsidRPr="00975E08">
        <w:rPr>
          <w:rFonts w:cs="宋体" w:hint="eastAsia"/>
          <w:szCs w:val="20"/>
          <w:lang w:bidi="ar"/>
        </w:rPr>
        <w:instrText xml:space="preserve">SEQ </w:instrText>
      </w:r>
      <w:r w:rsidRPr="00975E08">
        <w:rPr>
          <w:rFonts w:cs="宋体" w:hint="eastAsia"/>
          <w:szCs w:val="20"/>
          <w:lang w:bidi="ar"/>
        </w:rPr>
        <w:instrText>表</w:instrText>
      </w:r>
      <w:r w:rsidRPr="00975E08">
        <w:rPr>
          <w:rFonts w:cs="宋体" w:hint="eastAsia"/>
          <w:szCs w:val="20"/>
          <w:lang w:bidi="ar"/>
        </w:rPr>
        <w:instrText>5- \* ARABIC</w:instrText>
      </w:r>
      <w:r w:rsidRPr="00975E08">
        <w:rPr>
          <w:rFonts w:cs="宋体"/>
          <w:szCs w:val="20"/>
          <w:lang w:bidi="ar"/>
        </w:rPr>
        <w:instrText xml:space="preserve"> </w:instrText>
      </w:r>
      <w:r w:rsidRPr="00975E08">
        <w:rPr>
          <w:rFonts w:cs="宋体"/>
          <w:szCs w:val="20"/>
          <w:lang w:bidi="ar"/>
        </w:rPr>
        <w:fldChar w:fldCharType="separate"/>
      </w:r>
      <w:r w:rsidR="00A55FB8">
        <w:rPr>
          <w:rFonts w:cs="宋体"/>
          <w:noProof/>
          <w:szCs w:val="20"/>
          <w:lang w:bidi="ar"/>
        </w:rPr>
        <w:t>12</w:t>
      </w:r>
      <w:r w:rsidRPr="00975E08">
        <w:rPr>
          <w:rFonts w:cs="宋体"/>
          <w:szCs w:val="20"/>
          <w:lang w:bidi="ar"/>
        </w:rPr>
        <w:fldChar w:fldCharType="end"/>
      </w:r>
      <w:r w:rsidRPr="008F5DCC">
        <w:rPr>
          <w:rFonts w:hint="eastAsia"/>
        </w:rPr>
        <w:t>响应</w:t>
      </w:r>
      <w:r>
        <w:rPr>
          <w:rFonts w:hint="eastAsia"/>
        </w:rPr>
        <w:t>节点</w:t>
      </w:r>
      <w:r>
        <w:t>覆盖</w:t>
      </w:r>
      <w:r w:rsidRPr="00C3207A">
        <w:rPr>
          <w:rFonts w:cs="宋体" w:hint="eastAsia"/>
          <w:szCs w:val="20"/>
          <w:lang w:bidi="ar"/>
        </w:rPr>
        <w:t>策略</w:t>
      </w:r>
      <w:r>
        <w:rPr>
          <w:rFonts w:cs="宋体" w:hint="eastAsia"/>
          <w:szCs w:val="20"/>
          <w:lang w:bidi="ar"/>
        </w:rPr>
        <w:t>测试序列（</w:t>
      </w:r>
      <w:r w:rsidRPr="00975E08">
        <w:rPr>
          <w:rFonts w:cs="宋体"/>
          <w:szCs w:val="20"/>
          <w:lang w:bidi="ar"/>
        </w:rPr>
        <w:t>PFC</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975E08" w14:paraId="3953B1BB" w14:textId="77777777" w:rsidTr="00286D14">
        <w:tc>
          <w:tcPr>
            <w:tcW w:w="534" w:type="dxa"/>
          </w:tcPr>
          <w:p w14:paraId="04ED8203"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14:paraId="26A15301"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14:paraId="15FA23C2"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14:paraId="383A8D83"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975E08" w14:paraId="4ABD5E35" w14:textId="77777777" w:rsidTr="00286D14">
        <w:tc>
          <w:tcPr>
            <w:tcW w:w="534" w:type="dxa"/>
          </w:tcPr>
          <w:p w14:paraId="5AD6364A"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14:paraId="66ED892D"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41B46A73"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w:t>
            </w:r>
            <w:r>
              <w:rPr>
                <w:rFonts w:ascii="Times New Roman" w:hAnsi="Times New Roman"/>
              </w:rPr>
              <w:t>te#e7#feeCalculateResponse_succ</w:t>
            </w:r>
          </w:p>
        </w:tc>
        <w:tc>
          <w:tcPr>
            <w:tcW w:w="2375" w:type="dxa"/>
          </w:tcPr>
          <w:p w14:paraId="41649538"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loginResponse_succ</w:t>
            </w:r>
            <w:r>
              <w:rPr>
                <w:rFonts w:ascii="Times New Roman" w:hAnsi="Times New Roman" w:hint="eastAsia"/>
              </w:rPr>
              <w:t>、</w:t>
            </w:r>
            <w:r w:rsidRPr="00975E08">
              <w:rPr>
                <w:rFonts w:ascii="Times New Roman" w:hAnsi="Times New Roman"/>
              </w:rPr>
              <w:t>feeCalculateResponse_succ</w:t>
            </w:r>
          </w:p>
        </w:tc>
      </w:tr>
      <w:tr w:rsidR="00975E08" w14:paraId="145431BC" w14:textId="77777777" w:rsidTr="00286D14">
        <w:tc>
          <w:tcPr>
            <w:tcW w:w="534" w:type="dxa"/>
          </w:tcPr>
          <w:p w14:paraId="5DD4016D" w14:textId="77777777" w:rsid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1</w:t>
            </w:r>
          </w:p>
        </w:tc>
        <w:tc>
          <w:tcPr>
            <w:tcW w:w="1134" w:type="dxa"/>
          </w:tcPr>
          <w:p w14:paraId="29479B33"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3B19BCE2"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Start#e0#Init#e1#login#e2#loginResponse_succ#e5#feeCalculate#e8#feeCalculateResponse_fail</w:t>
            </w:r>
          </w:p>
        </w:tc>
        <w:tc>
          <w:tcPr>
            <w:tcW w:w="2375" w:type="dxa"/>
          </w:tcPr>
          <w:p w14:paraId="656FFD45"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feeCalculateResponse_fail</w:t>
            </w:r>
          </w:p>
        </w:tc>
      </w:tr>
      <w:tr w:rsidR="00975E08" w14:paraId="533BD6ED" w14:textId="77777777" w:rsidTr="00FC4623">
        <w:tc>
          <w:tcPr>
            <w:tcW w:w="534" w:type="dxa"/>
          </w:tcPr>
          <w:p w14:paraId="7D04C1D3"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2</w:t>
            </w:r>
          </w:p>
        </w:tc>
        <w:tc>
          <w:tcPr>
            <w:tcW w:w="1134" w:type="dxa"/>
          </w:tcPr>
          <w:p w14:paraId="3A8CB543"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43129DB0"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w:t>
            </w:r>
            <w:r>
              <w:rPr>
                <w:rFonts w:ascii="Times New Roman" w:hAnsi="Times New Roman"/>
              </w:rPr>
              <w:t>e1#login#e3#loginResponse_fail</w:t>
            </w:r>
          </w:p>
        </w:tc>
        <w:tc>
          <w:tcPr>
            <w:tcW w:w="2375" w:type="dxa"/>
            <w:tcBorders>
              <w:bottom w:val="single" w:sz="4" w:space="0" w:color="auto"/>
            </w:tcBorders>
          </w:tcPr>
          <w:p w14:paraId="3C383451" w14:textId="77777777" w:rsidR="00975E08" w:rsidRPr="00975E08" w:rsidRDefault="00975E08" w:rsidP="00975E08">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loginResponse_fail</w:t>
            </w:r>
          </w:p>
        </w:tc>
      </w:tr>
      <w:tr w:rsidR="00975E08" w14:paraId="3E515FDF" w14:textId="77777777" w:rsidTr="00FC4623">
        <w:tc>
          <w:tcPr>
            <w:tcW w:w="534" w:type="dxa"/>
          </w:tcPr>
          <w:p w14:paraId="39B11139"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3</w:t>
            </w:r>
          </w:p>
        </w:tc>
        <w:tc>
          <w:tcPr>
            <w:tcW w:w="1134" w:type="dxa"/>
          </w:tcPr>
          <w:p w14:paraId="58EE8A5A"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negative(Iteration)</w:t>
            </w:r>
          </w:p>
        </w:tc>
        <w:tc>
          <w:tcPr>
            <w:tcW w:w="4110" w:type="dxa"/>
          </w:tcPr>
          <w:p w14:paraId="523E85F2"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Start#e0#Init#e1#login#e2#loginResponse_succ#ef#login</w:t>
            </w:r>
          </w:p>
        </w:tc>
        <w:tc>
          <w:tcPr>
            <w:tcW w:w="2375" w:type="dxa"/>
            <w:tcBorders>
              <w:bottom w:val="single" w:sz="4" w:space="0" w:color="auto"/>
              <w:tl2br w:val="single" w:sz="4" w:space="0" w:color="auto"/>
            </w:tcBorders>
          </w:tcPr>
          <w:p w14:paraId="43A57A4B"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975E08" w14:paraId="11B840E2" w14:textId="77777777" w:rsidTr="00FC4623">
        <w:tc>
          <w:tcPr>
            <w:tcW w:w="534" w:type="dxa"/>
          </w:tcPr>
          <w:p w14:paraId="52D7B292"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4</w:t>
            </w:r>
          </w:p>
        </w:tc>
        <w:tc>
          <w:tcPr>
            <w:tcW w:w="1134" w:type="dxa"/>
          </w:tcPr>
          <w:p w14:paraId="37EA6C99"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negative(Iteration)</w:t>
            </w:r>
          </w:p>
        </w:tc>
        <w:tc>
          <w:tcPr>
            <w:tcW w:w="4110" w:type="dxa"/>
          </w:tcPr>
          <w:p w14:paraId="3754F017"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Start#e0#Init#e1#login#e2#loginResponse_succ#e5#feeCalculate#e7#feeCalculat</w:t>
            </w:r>
            <w:r>
              <w:rPr>
                <w:rFonts w:ascii="Times New Roman" w:hAnsi="Times New Roman"/>
              </w:rPr>
              <w:t>eResponse_succ#ef#feeCalculate</w:t>
            </w:r>
          </w:p>
        </w:tc>
        <w:tc>
          <w:tcPr>
            <w:tcW w:w="2375" w:type="dxa"/>
            <w:tcBorders>
              <w:bottom w:val="single" w:sz="4" w:space="0" w:color="auto"/>
              <w:tl2br w:val="single" w:sz="4" w:space="0" w:color="auto"/>
            </w:tcBorders>
          </w:tcPr>
          <w:p w14:paraId="508B7946"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975E08" w14:paraId="7C2B831A" w14:textId="77777777" w:rsidTr="00FC4623">
        <w:tc>
          <w:tcPr>
            <w:tcW w:w="534" w:type="dxa"/>
          </w:tcPr>
          <w:p w14:paraId="649DD865"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5</w:t>
            </w:r>
          </w:p>
        </w:tc>
        <w:tc>
          <w:tcPr>
            <w:tcW w:w="1134" w:type="dxa"/>
          </w:tcPr>
          <w:p w14:paraId="168380AC"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negative(PreOp)</w:t>
            </w:r>
          </w:p>
        </w:tc>
        <w:tc>
          <w:tcPr>
            <w:tcW w:w="4110" w:type="dxa"/>
          </w:tcPr>
          <w:p w14:paraId="4DEC0220"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Start#e0#Init#ef#feeCalculate</w:t>
            </w:r>
          </w:p>
        </w:tc>
        <w:tc>
          <w:tcPr>
            <w:tcW w:w="2375" w:type="dxa"/>
            <w:tcBorders>
              <w:tl2br w:val="single" w:sz="4" w:space="0" w:color="auto"/>
            </w:tcBorders>
          </w:tcPr>
          <w:p w14:paraId="721A75F1" w14:textId="77777777" w:rsidR="00975E08" w:rsidRPr="00975E08" w:rsidRDefault="00975E08" w:rsidP="00286D14">
            <w:pPr>
              <w:pStyle w:val="aff6"/>
              <w:widowControl w:val="0"/>
              <w:spacing w:beforeLines="10" w:before="24" w:beforeAutospacing="0" w:afterLines="10" w:after="24" w:afterAutospacing="0" w:line="312" w:lineRule="auto"/>
              <w:jc w:val="both"/>
              <w:rPr>
                <w:rFonts w:ascii="Times New Roman" w:hAnsi="Times New Roman"/>
              </w:rPr>
            </w:pPr>
          </w:p>
        </w:tc>
      </w:tr>
    </w:tbl>
    <w:p w14:paraId="2C5173A8" w14:textId="77777777" w:rsidR="00314A0E" w:rsidRDefault="00975E08" w:rsidP="00314A0E">
      <w:pPr>
        <w:pStyle w:val="ua"/>
        <w:spacing w:before="360" w:after="120"/>
        <w:rPr>
          <w:rFonts w:cs="宋体"/>
          <w:szCs w:val="20"/>
          <w:lang w:bidi="ar"/>
        </w:rPr>
      </w:pPr>
      <w:r w:rsidRPr="00975E08">
        <w:rPr>
          <w:rFonts w:cs="宋体" w:hint="eastAsia"/>
          <w:szCs w:val="20"/>
          <w:lang w:bidi="ar"/>
        </w:rPr>
        <w:t>表</w:t>
      </w:r>
      <w:r>
        <w:rPr>
          <w:rFonts w:cs="宋体" w:hint="eastAsia"/>
          <w:szCs w:val="20"/>
          <w:lang w:bidi="ar"/>
        </w:rPr>
        <w:t>5-</w:t>
      </w:r>
      <w:r w:rsidRPr="00975E08">
        <w:rPr>
          <w:rFonts w:cs="宋体"/>
          <w:szCs w:val="20"/>
          <w:lang w:bidi="ar"/>
        </w:rPr>
        <w:fldChar w:fldCharType="begin"/>
      </w:r>
      <w:r w:rsidRPr="00975E08">
        <w:rPr>
          <w:rFonts w:cs="宋体"/>
          <w:szCs w:val="20"/>
          <w:lang w:bidi="ar"/>
        </w:rPr>
        <w:instrText xml:space="preserve"> </w:instrText>
      </w:r>
      <w:r w:rsidRPr="00975E08">
        <w:rPr>
          <w:rFonts w:cs="宋体" w:hint="eastAsia"/>
          <w:szCs w:val="20"/>
          <w:lang w:bidi="ar"/>
        </w:rPr>
        <w:instrText xml:space="preserve">SEQ </w:instrText>
      </w:r>
      <w:r w:rsidRPr="00975E08">
        <w:rPr>
          <w:rFonts w:cs="宋体" w:hint="eastAsia"/>
          <w:szCs w:val="20"/>
          <w:lang w:bidi="ar"/>
        </w:rPr>
        <w:instrText>表</w:instrText>
      </w:r>
      <w:r w:rsidRPr="00975E08">
        <w:rPr>
          <w:rFonts w:cs="宋体" w:hint="eastAsia"/>
          <w:szCs w:val="20"/>
          <w:lang w:bidi="ar"/>
        </w:rPr>
        <w:instrText>5- \* ARABIC</w:instrText>
      </w:r>
      <w:r w:rsidRPr="00975E08">
        <w:rPr>
          <w:rFonts w:cs="宋体"/>
          <w:szCs w:val="20"/>
          <w:lang w:bidi="ar"/>
        </w:rPr>
        <w:instrText xml:space="preserve"> </w:instrText>
      </w:r>
      <w:r w:rsidRPr="00975E08">
        <w:rPr>
          <w:rFonts w:cs="宋体"/>
          <w:szCs w:val="20"/>
          <w:lang w:bidi="ar"/>
        </w:rPr>
        <w:fldChar w:fldCharType="separate"/>
      </w:r>
      <w:r w:rsidR="00A55FB8">
        <w:rPr>
          <w:rFonts w:cs="宋体"/>
          <w:noProof/>
          <w:szCs w:val="20"/>
          <w:lang w:bidi="ar"/>
        </w:rPr>
        <w:t>13</w:t>
      </w:r>
      <w:r w:rsidRPr="00975E08">
        <w:rPr>
          <w:rFonts w:cs="宋体"/>
          <w:szCs w:val="20"/>
          <w:lang w:bidi="ar"/>
        </w:rPr>
        <w:fldChar w:fldCharType="end"/>
      </w:r>
      <w:r>
        <w:rPr>
          <w:rFonts w:hint="eastAsia"/>
        </w:rPr>
        <w:t>边</w:t>
      </w:r>
      <w:r>
        <w:t>覆盖</w:t>
      </w:r>
      <w:r w:rsidRPr="00C3207A">
        <w:rPr>
          <w:rFonts w:cs="宋体" w:hint="eastAsia"/>
          <w:szCs w:val="20"/>
          <w:lang w:bidi="ar"/>
        </w:rPr>
        <w:t>策略</w:t>
      </w:r>
      <w:r>
        <w:rPr>
          <w:rFonts w:cs="宋体" w:hint="eastAsia"/>
          <w:szCs w:val="20"/>
          <w:lang w:bidi="ar"/>
        </w:rPr>
        <w:t>测试序列（</w:t>
      </w:r>
      <w:r w:rsidRPr="00975E08">
        <w:rPr>
          <w:rFonts w:cs="宋体"/>
          <w:szCs w:val="20"/>
          <w:lang w:bidi="ar"/>
        </w:rPr>
        <w:t>PFC</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314A0E" w14:paraId="31DBBD48" w14:textId="77777777" w:rsidTr="00286D14">
        <w:tc>
          <w:tcPr>
            <w:tcW w:w="534" w:type="dxa"/>
          </w:tcPr>
          <w:p w14:paraId="4BCECD92"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14:paraId="57B13633"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14:paraId="44792C67"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14:paraId="77A93824"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314A0E" w14:paraId="5A5BE807" w14:textId="77777777" w:rsidTr="00286D14">
        <w:tc>
          <w:tcPr>
            <w:tcW w:w="534" w:type="dxa"/>
          </w:tcPr>
          <w:p w14:paraId="55F944E7"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14:paraId="56D53246"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4BF697E6" w14:textId="77777777" w:rsidR="00314A0E" w:rsidRPr="003177AB" w:rsidRDefault="003177AB" w:rsidP="003177AB">
            <w:pPr>
              <w:pStyle w:val="aff6"/>
              <w:widowControl w:val="0"/>
              <w:spacing w:beforeLines="10" w:before="24" w:beforeAutospacing="0" w:afterLines="10" w:after="24" w:afterAutospacing="0" w:line="312" w:lineRule="auto"/>
              <w:jc w:val="both"/>
              <w:rPr>
                <w:rFonts w:ascii="Times New Roman" w:hAnsi="Times New Roman"/>
              </w:rPr>
            </w:pPr>
            <w:r w:rsidRPr="003177AB">
              <w:rPr>
                <w:rFonts w:ascii="Times New Roman" w:hAnsi="Times New Roman"/>
              </w:rPr>
              <w:t>Start#e0#Init#e1#login#e2#loginResponse_succ#e5#feeCalculate#e7#feeCalculateResponse_succ#e10#login#e2#loginResponse_succ</w:t>
            </w:r>
          </w:p>
        </w:tc>
        <w:tc>
          <w:tcPr>
            <w:tcW w:w="2375" w:type="dxa"/>
          </w:tcPr>
          <w:p w14:paraId="4E2E1EAE" w14:textId="77777777" w:rsidR="00314A0E" w:rsidRPr="00975E08" w:rsidRDefault="003177AB" w:rsidP="00286D14">
            <w:pPr>
              <w:pStyle w:val="aff6"/>
              <w:widowControl w:val="0"/>
              <w:spacing w:beforeLines="10" w:before="24" w:beforeAutospacing="0" w:afterLines="10" w:after="24" w:afterAutospacing="0" w:line="312" w:lineRule="auto"/>
              <w:jc w:val="both"/>
              <w:rPr>
                <w:rFonts w:ascii="Times New Roman" w:hAnsi="Times New Roman"/>
              </w:rPr>
            </w:pPr>
            <w:r w:rsidRPr="003177AB">
              <w:rPr>
                <w:rFonts w:ascii="Times New Roman" w:hAnsi="Times New Roman"/>
              </w:rPr>
              <w:t>e0</w:t>
            </w:r>
            <w:r>
              <w:rPr>
                <w:rFonts w:ascii="Times New Roman" w:hAnsi="Times New Roman" w:hint="eastAsia"/>
              </w:rPr>
              <w:t>、</w:t>
            </w:r>
            <w:r w:rsidRPr="003177AB">
              <w:rPr>
                <w:rFonts w:ascii="Times New Roman" w:hAnsi="Times New Roman"/>
              </w:rPr>
              <w:t>e1</w:t>
            </w:r>
            <w:r>
              <w:rPr>
                <w:rFonts w:ascii="Times New Roman" w:hAnsi="Times New Roman" w:hint="eastAsia"/>
              </w:rPr>
              <w:t>、</w:t>
            </w:r>
            <w:r w:rsidRPr="003177AB">
              <w:rPr>
                <w:rFonts w:ascii="Times New Roman" w:hAnsi="Times New Roman"/>
              </w:rPr>
              <w:t>e2</w:t>
            </w:r>
            <w:r>
              <w:rPr>
                <w:rFonts w:ascii="Times New Roman" w:hAnsi="Times New Roman" w:hint="eastAsia"/>
              </w:rPr>
              <w:t>、</w:t>
            </w:r>
            <w:r w:rsidRPr="003177AB">
              <w:rPr>
                <w:rFonts w:ascii="Times New Roman" w:hAnsi="Times New Roman"/>
              </w:rPr>
              <w:t>e5</w:t>
            </w:r>
            <w:r>
              <w:rPr>
                <w:rFonts w:ascii="Times New Roman" w:hAnsi="Times New Roman"/>
              </w:rPr>
              <w:t>、</w:t>
            </w:r>
            <w:r w:rsidRPr="003177AB">
              <w:rPr>
                <w:rFonts w:ascii="Times New Roman" w:hAnsi="Times New Roman"/>
              </w:rPr>
              <w:t>e7</w:t>
            </w:r>
            <w:r>
              <w:rPr>
                <w:rFonts w:ascii="Times New Roman" w:hAnsi="Times New Roman"/>
              </w:rPr>
              <w:t>、</w:t>
            </w:r>
            <w:r w:rsidRPr="003177AB">
              <w:rPr>
                <w:rFonts w:ascii="Times New Roman" w:hAnsi="Times New Roman"/>
              </w:rPr>
              <w:t>e10</w:t>
            </w:r>
          </w:p>
        </w:tc>
      </w:tr>
      <w:tr w:rsidR="00314A0E" w14:paraId="630B11D8" w14:textId="77777777" w:rsidTr="00286D14">
        <w:tc>
          <w:tcPr>
            <w:tcW w:w="534" w:type="dxa"/>
          </w:tcPr>
          <w:p w14:paraId="12E14730" w14:textId="77777777" w:rsidR="00314A0E"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1</w:t>
            </w:r>
          </w:p>
        </w:tc>
        <w:tc>
          <w:tcPr>
            <w:tcW w:w="1134" w:type="dxa"/>
          </w:tcPr>
          <w:p w14:paraId="6774AC77"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02093BA2"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Start#e0#Init#e1#login#e2#loginResponse_succ#e5#feeCalculate#e8#feeCalculateResponse_fail</w:t>
            </w:r>
          </w:p>
        </w:tc>
        <w:tc>
          <w:tcPr>
            <w:tcW w:w="2375" w:type="dxa"/>
          </w:tcPr>
          <w:p w14:paraId="374166A1" w14:textId="77777777" w:rsidR="00314A0E" w:rsidRPr="00975E08" w:rsidRDefault="003177AB"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e8</w:t>
            </w:r>
          </w:p>
        </w:tc>
      </w:tr>
      <w:tr w:rsidR="00314A0E" w14:paraId="0365D22D" w14:textId="77777777" w:rsidTr="00FC4623">
        <w:tc>
          <w:tcPr>
            <w:tcW w:w="534" w:type="dxa"/>
          </w:tcPr>
          <w:p w14:paraId="3AB876C4"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2</w:t>
            </w:r>
          </w:p>
        </w:tc>
        <w:tc>
          <w:tcPr>
            <w:tcW w:w="1134" w:type="dxa"/>
          </w:tcPr>
          <w:p w14:paraId="51B11B3D"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126ECB6E"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w:t>
            </w:r>
            <w:r>
              <w:rPr>
                <w:rFonts w:ascii="Times New Roman" w:hAnsi="Times New Roman"/>
              </w:rPr>
              <w:t>e1#login#e3#loginResponse_fail</w:t>
            </w:r>
          </w:p>
        </w:tc>
        <w:tc>
          <w:tcPr>
            <w:tcW w:w="2375" w:type="dxa"/>
            <w:tcBorders>
              <w:bottom w:val="single" w:sz="4" w:space="0" w:color="auto"/>
            </w:tcBorders>
          </w:tcPr>
          <w:p w14:paraId="3F7EED63" w14:textId="77777777" w:rsidR="00314A0E" w:rsidRPr="00975E08" w:rsidRDefault="003177AB"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e3</w:t>
            </w:r>
          </w:p>
        </w:tc>
      </w:tr>
      <w:tr w:rsidR="00314A0E" w14:paraId="428DA2CD" w14:textId="77777777" w:rsidTr="00FC4623">
        <w:tc>
          <w:tcPr>
            <w:tcW w:w="534" w:type="dxa"/>
          </w:tcPr>
          <w:p w14:paraId="743CA857"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3</w:t>
            </w:r>
          </w:p>
        </w:tc>
        <w:tc>
          <w:tcPr>
            <w:tcW w:w="1134" w:type="dxa"/>
          </w:tcPr>
          <w:p w14:paraId="561300F3"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negative(Iteration)</w:t>
            </w:r>
          </w:p>
        </w:tc>
        <w:tc>
          <w:tcPr>
            <w:tcW w:w="4110" w:type="dxa"/>
          </w:tcPr>
          <w:p w14:paraId="3218411F"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Start#e0#Init#e1#login#e2#loginResponse_succ#ef#login</w:t>
            </w:r>
          </w:p>
        </w:tc>
        <w:tc>
          <w:tcPr>
            <w:tcW w:w="2375" w:type="dxa"/>
            <w:tcBorders>
              <w:bottom w:val="single" w:sz="4" w:space="0" w:color="auto"/>
              <w:tl2br w:val="single" w:sz="4" w:space="0" w:color="auto"/>
            </w:tcBorders>
          </w:tcPr>
          <w:p w14:paraId="678709BE"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314A0E" w14:paraId="158000F2" w14:textId="77777777" w:rsidTr="00FC4623">
        <w:tc>
          <w:tcPr>
            <w:tcW w:w="534" w:type="dxa"/>
          </w:tcPr>
          <w:p w14:paraId="4EAB7813"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4</w:t>
            </w:r>
          </w:p>
        </w:tc>
        <w:tc>
          <w:tcPr>
            <w:tcW w:w="1134" w:type="dxa"/>
          </w:tcPr>
          <w:p w14:paraId="232A566F"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w:t>
            </w:r>
            <w:r w:rsidRPr="00975E08">
              <w:rPr>
                <w:rFonts w:ascii="Times New Roman" w:hAnsi="Times New Roman"/>
              </w:rPr>
              <w:lastRenderedPageBreak/>
              <w:t>Iteration)</w:t>
            </w:r>
          </w:p>
        </w:tc>
        <w:tc>
          <w:tcPr>
            <w:tcW w:w="4110" w:type="dxa"/>
          </w:tcPr>
          <w:p w14:paraId="2A429886"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lastRenderedPageBreak/>
              <w:t>Start#e0#Init#e1#login#e2#loginRespon</w:t>
            </w:r>
            <w:r w:rsidRPr="00975E08">
              <w:rPr>
                <w:rFonts w:ascii="Times New Roman" w:hAnsi="Times New Roman"/>
              </w:rPr>
              <w:lastRenderedPageBreak/>
              <w:t>se_succ#e5#feeCalculate#e7#feeCalculat</w:t>
            </w:r>
            <w:r>
              <w:rPr>
                <w:rFonts w:ascii="Times New Roman" w:hAnsi="Times New Roman"/>
              </w:rPr>
              <w:t>eResponse_succ#ef#feeCalculate</w:t>
            </w:r>
          </w:p>
        </w:tc>
        <w:tc>
          <w:tcPr>
            <w:tcW w:w="2375" w:type="dxa"/>
            <w:tcBorders>
              <w:bottom w:val="single" w:sz="4" w:space="0" w:color="auto"/>
              <w:tl2br w:val="single" w:sz="4" w:space="0" w:color="auto"/>
            </w:tcBorders>
          </w:tcPr>
          <w:p w14:paraId="57E208FF"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p>
        </w:tc>
      </w:tr>
      <w:tr w:rsidR="00314A0E" w14:paraId="115E1E62" w14:textId="77777777" w:rsidTr="00FC4623">
        <w:tc>
          <w:tcPr>
            <w:tcW w:w="534" w:type="dxa"/>
          </w:tcPr>
          <w:p w14:paraId="6AB10360"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lastRenderedPageBreak/>
              <w:t>5</w:t>
            </w:r>
          </w:p>
        </w:tc>
        <w:tc>
          <w:tcPr>
            <w:tcW w:w="1134" w:type="dxa"/>
          </w:tcPr>
          <w:p w14:paraId="23DB744F"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negative(PreOp)</w:t>
            </w:r>
          </w:p>
        </w:tc>
        <w:tc>
          <w:tcPr>
            <w:tcW w:w="4110" w:type="dxa"/>
          </w:tcPr>
          <w:p w14:paraId="3509CCE6"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Start#e0#Init#ef#feeCalculate</w:t>
            </w:r>
          </w:p>
        </w:tc>
        <w:tc>
          <w:tcPr>
            <w:tcW w:w="2375" w:type="dxa"/>
            <w:tcBorders>
              <w:tl2br w:val="single" w:sz="4" w:space="0" w:color="auto"/>
            </w:tcBorders>
          </w:tcPr>
          <w:p w14:paraId="540650FF" w14:textId="77777777" w:rsidR="00314A0E" w:rsidRPr="00975E08" w:rsidRDefault="00314A0E" w:rsidP="00286D14">
            <w:pPr>
              <w:pStyle w:val="aff6"/>
              <w:widowControl w:val="0"/>
              <w:spacing w:beforeLines="10" w:before="24" w:beforeAutospacing="0" w:afterLines="10" w:after="24" w:afterAutospacing="0" w:line="312" w:lineRule="auto"/>
              <w:jc w:val="both"/>
              <w:rPr>
                <w:rFonts w:ascii="Times New Roman" w:hAnsi="Times New Roman"/>
              </w:rPr>
            </w:pPr>
          </w:p>
        </w:tc>
      </w:tr>
    </w:tbl>
    <w:p w14:paraId="62C03D9D" w14:textId="77777777" w:rsidR="0060174D" w:rsidRDefault="009918EF" w:rsidP="00136D40">
      <w:pPr>
        <w:pStyle w:val="u5"/>
        <w:numPr>
          <w:ilvl w:val="0"/>
          <w:numId w:val="67"/>
        </w:numPr>
        <w:spacing w:before="24" w:after="24"/>
        <w:ind w:firstLineChars="0"/>
      </w:pPr>
      <w:r>
        <w:rPr>
          <w:rFonts w:hint="eastAsia"/>
        </w:rPr>
        <w:t>测试</w:t>
      </w:r>
      <w:r>
        <w:t>用例生成</w:t>
      </w:r>
      <w:r w:rsidR="0060174D">
        <w:rPr>
          <w:rFonts w:hint="eastAsia"/>
        </w:rPr>
        <w:t>：</w:t>
      </w:r>
    </w:p>
    <w:p w14:paraId="040889BA" w14:textId="77777777" w:rsidR="00713EE8" w:rsidRPr="00023FB3" w:rsidRDefault="0060174D" w:rsidP="00BD7AB6">
      <w:pPr>
        <w:pStyle w:val="aff6"/>
        <w:widowControl w:val="0"/>
        <w:spacing w:beforeLines="10" w:before="24" w:beforeAutospacing="0" w:afterLines="10" w:after="24" w:afterAutospacing="0" w:line="312" w:lineRule="auto"/>
        <w:ind w:firstLineChars="200" w:firstLine="480"/>
        <w:jc w:val="both"/>
        <w:rPr>
          <w:rFonts w:ascii="Times New Roman" w:hAnsi="Times New Roman" w:cs="宋体"/>
          <w:kern w:val="2"/>
          <w:szCs w:val="20"/>
          <w:lang w:bidi="ar"/>
        </w:rPr>
      </w:pPr>
      <w:r w:rsidRPr="0060174D">
        <w:rPr>
          <w:rFonts w:ascii="Times New Roman" w:hAnsi="Times New Roman" w:cs="宋体"/>
          <w:kern w:val="2"/>
          <w:szCs w:val="20"/>
          <w:lang w:bidi="ar"/>
        </w:rPr>
        <w:t>针对上述测试序列，</w:t>
      </w:r>
      <w:r w:rsidRPr="0060174D">
        <w:rPr>
          <w:rFonts w:ascii="Times New Roman" w:hAnsi="Times New Roman" w:cs="宋体" w:hint="eastAsia"/>
          <w:kern w:val="2"/>
          <w:szCs w:val="20"/>
          <w:lang w:bidi="ar"/>
        </w:rPr>
        <w:t>不使用</w:t>
      </w:r>
      <w:r w:rsidRPr="0060174D">
        <w:rPr>
          <w:rFonts w:ascii="Times New Roman" w:hAnsi="Times New Roman" w:cs="宋体"/>
          <w:kern w:val="2"/>
          <w:szCs w:val="20"/>
          <w:lang w:bidi="ar"/>
        </w:rPr>
        <w:t>状态</w:t>
      </w:r>
      <w:r w:rsidRPr="0060174D">
        <w:rPr>
          <w:rFonts w:ascii="Times New Roman" w:hAnsi="Times New Roman" w:cs="宋体" w:hint="eastAsia"/>
          <w:kern w:val="2"/>
          <w:szCs w:val="20"/>
          <w:lang w:bidi="ar"/>
        </w:rPr>
        <w:t>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个数与使用</w:t>
      </w:r>
      <w:r w:rsidRPr="0060174D">
        <w:rPr>
          <w:rFonts w:ascii="Times New Roman" w:hAnsi="Times New Roman" w:cs="宋体" w:hint="eastAsia"/>
          <w:kern w:val="2"/>
          <w:szCs w:val="20"/>
          <w:lang w:bidi="ar"/>
        </w:rPr>
        <w:t>状态覆盖</w:t>
      </w:r>
      <w:r w:rsidRPr="0060174D">
        <w:rPr>
          <w:rFonts w:ascii="Times New Roman" w:hAnsi="Times New Roman" w:cs="宋体"/>
          <w:kern w:val="2"/>
          <w:szCs w:val="20"/>
          <w:lang w:bidi="ar"/>
        </w:rPr>
        <w:t>生成的测试</w:t>
      </w:r>
      <w:r w:rsidR="00023FB3">
        <w:rPr>
          <w:rFonts w:ascii="Times New Roman" w:hAnsi="Times New Roman" w:cs="宋体" w:hint="eastAsia"/>
          <w:kern w:val="2"/>
          <w:szCs w:val="20"/>
          <w:lang w:bidi="ar"/>
        </w:rPr>
        <w:t>用例</w:t>
      </w:r>
      <w:r w:rsidRPr="0060174D">
        <w:rPr>
          <w:rFonts w:ascii="Times New Roman" w:hAnsi="Times New Roman" w:cs="宋体"/>
          <w:kern w:val="2"/>
          <w:szCs w:val="20"/>
          <w:lang w:bidi="ar"/>
        </w:rPr>
        <w:t>个数如表</w:t>
      </w:r>
      <w:r w:rsidRPr="0060174D">
        <w:rPr>
          <w:rFonts w:ascii="Times New Roman" w:hAnsi="Times New Roman" w:cs="宋体" w:hint="eastAsia"/>
          <w:kern w:val="2"/>
          <w:szCs w:val="20"/>
          <w:lang w:bidi="ar"/>
        </w:rPr>
        <w:t>5</w:t>
      </w:r>
      <w:r w:rsidRPr="0060174D">
        <w:rPr>
          <w:rFonts w:ascii="Times New Roman" w:hAnsi="Times New Roman" w:cs="宋体"/>
          <w:kern w:val="2"/>
          <w:szCs w:val="20"/>
          <w:lang w:bidi="ar"/>
        </w:rPr>
        <w:t>-14</w:t>
      </w:r>
      <w:r w:rsidRPr="0060174D">
        <w:rPr>
          <w:rFonts w:ascii="Times New Roman" w:hAnsi="Times New Roman" w:cs="宋体" w:hint="eastAsia"/>
          <w:kern w:val="2"/>
          <w:szCs w:val="20"/>
          <w:lang w:bidi="ar"/>
        </w:rPr>
        <w:t>所示</w:t>
      </w:r>
      <w:r w:rsidRPr="0060174D">
        <w:rPr>
          <w:rFonts w:ascii="Times New Roman" w:hAnsi="Times New Roman" w:cs="宋体"/>
          <w:kern w:val="2"/>
          <w:szCs w:val="20"/>
          <w:lang w:bidi="ar"/>
        </w:rPr>
        <w:t>。</w:t>
      </w:r>
      <w:r w:rsidR="00023FB3">
        <w:rPr>
          <w:rFonts w:ascii="Times New Roman" w:hAnsi="Times New Roman" w:cs="宋体" w:hint="eastAsia"/>
          <w:kern w:val="2"/>
          <w:szCs w:val="20"/>
          <w:lang w:bidi="ar"/>
        </w:rPr>
        <w:t>横轴</w:t>
      </w:r>
      <w:r w:rsidR="00023FB3">
        <w:rPr>
          <w:rFonts w:ascii="Times New Roman" w:hAnsi="Times New Roman" w:cs="宋体"/>
          <w:kern w:val="2"/>
          <w:szCs w:val="20"/>
          <w:lang w:bidi="ar"/>
        </w:rPr>
        <w:t>代表选取的覆盖策略，其中</w:t>
      </w:r>
      <w:r w:rsidR="00023FB3">
        <w:rPr>
          <w:rFonts w:ascii="Times New Roman" w:hAnsi="Times New Roman" w:cs="宋体" w:hint="eastAsia"/>
          <w:kern w:val="2"/>
          <w:szCs w:val="20"/>
          <w:lang w:bidi="ar"/>
        </w:rPr>
        <w:t>R</w:t>
      </w:r>
      <w:r w:rsidR="00023FB3">
        <w:rPr>
          <w:rFonts w:ascii="Times New Roman" w:hAnsi="Times New Roman" w:cs="宋体"/>
          <w:kern w:val="2"/>
          <w:szCs w:val="20"/>
          <w:lang w:bidi="ar"/>
        </w:rPr>
        <w:t>eq</w:t>
      </w:r>
      <w:r w:rsidR="00023FB3">
        <w:rPr>
          <w:rFonts w:ascii="Times New Roman" w:hAnsi="Times New Roman" w:cs="宋体" w:hint="eastAsia"/>
          <w:kern w:val="2"/>
          <w:szCs w:val="20"/>
          <w:lang w:bidi="ar"/>
        </w:rPr>
        <w:t>N-S</w:t>
      </w:r>
      <w:r w:rsidR="00023FB3">
        <w:rPr>
          <w:rFonts w:ascii="Times New Roman" w:hAnsi="Times New Roman" w:cs="宋体" w:hint="eastAsia"/>
          <w:kern w:val="2"/>
          <w:szCs w:val="20"/>
          <w:lang w:bidi="ar"/>
        </w:rPr>
        <w:t>表示</w:t>
      </w:r>
      <w:r w:rsidR="00023FB3">
        <w:rPr>
          <w:rFonts w:ascii="Times New Roman" w:hAnsi="Times New Roman" w:cs="宋体"/>
          <w:kern w:val="2"/>
          <w:szCs w:val="20"/>
          <w:lang w:bidi="ar"/>
        </w:rPr>
        <w:t>使用请求节点</w:t>
      </w:r>
      <w:r w:rsidR="00023FB3">
        <w:rPr>
          <w:rFonts w:ascii="Times New Roman" w:hAnsi="Times New Roman" w:cs="宋体" w:hint="eastAsia"/>
          <w:kern w:val="2"/>
          <w:szCs w:val="20"/>
          <w:lang w:bidi="ar"/>
        </w:rPr>
        <w:t>覆盖</w:t>
      </w:r>
      <w:r w:rsidR="00023FB3">
        <w:rPr>
          <w:rFonts w:ascii="Times New Roman" w:hAnsi="Times New Roman" w:cs="宋体"/>
          <w:kern w:val="2"/>
          <w:szCs w:val="20"/>
          <w:lang w:bidi="ar"/>
        </w:rPr>
        <w:t>及状态覆盖准则</w:t>
      </w:r>
      <w:r w:rsidR="00023FB3">
        <w:rPr>
          <w:rFonts w:ascii="Times New Roman" w:hAnsi="Times New Roman" w:cs="宋体" w:hint="eastAsia"/>
          <w:kern w:val="2"/>
          <w:szCs w:val="20"/>
          <w:lang w:bidi="ar"/>
        </w:rPr>
        <w:t>；</w:t>
      </w:r>
      <w:r w:rsidR="00023FB3">
        <w:rPr>
          <w:rFonts w:ascii="Times New Roman" w:hAnsi="Times New Roman" w:cs="宋体" w:hint="eastAsia"/>
          <w:kern w:val="2"/>
          <w:szCs w:val="20"/>
          <w:lang w:bidi="ar"/>
        </w:rPr>
        <w:t>R</w:t>
      </w:r>
      <w:r w:rsidR="00023FB3">
        <w:rPr>
          <w:rFonts w:ascii="Times New Roman" w:hAnsi="Times New Roman" w:cs="宋体"/>
          <w:kern w:val="2"/>
          <w:szCs w:val="20"/>
          <w:lang w:bidi="ar"/>
        </w:rPr>
        <w:t>eq</w:t>
      </w:r>
      <w:r w:rsidR="00023FB3">
        <w:rPr>
          <w:rFonts w:ascii="Times New Roman" w:hAnsi="Times New Roman" w:cs="宋体" w:hint="eastAsia"/>
          <w:kern w:val="2"/>
          <w:szCs w:val="20"/>
          <w:lang w:bidi="ar"/>
        </w:rPr>
        <w:t>N-</w:t>
      </w:r>
      <w:r w:rsidR="00023FB3">
        <w:rPr>
          <w:rFonts w:ascii="Times New Roman" w:hAnsi="Times New Roman" w:cs="宋体"/>
          <w:kern w:val="2"/>
          <w:szCs w:val="20"/>
          <w:lang w:bidi="ar"/>
        </w:rPr>
        <w:t>N</w:t>
      </w:r>
      <w:r w:rsidR="00023FB3">
        <w:rPr>
          <w:rFonts w:ascii="Times New Roman" w:hAnsi="Times New Roman" w:cs="宋体" w:hint="eastAsia"/>
          <w:kern w:val="2"/>
          <w:szCs w:val="20"/>
          <w:lang w:bidi="ar"/>
        </w:rPr>
        <w:t>S</w:t>
      </w:r>
      <w:r w:rsidR="00023FB3">
        <w:rPr>
          <w:rFonts w:ascii="Times New Roman" w:hAnsi="Times New Roman" w:cs="宋体" w:hint="eastAsia"/>
          <w:kern w:val="2"/>
          <w:szCs w:val="20"/>
          <w:lang w:bidi="ar"/>
        </w:rPr>
        <w:t>表示</w:t>
      </w:r>
      <w:r w:rsidR="00023FB3">
        <w:rPr>
          <w:rFonts w:ascii="Times New Roman" w:hAnsi="Times New Roman" w:cs="宋体"/>
          <w:kern w:val="2"/>
          <w:szCs w:val="20"/>
          <w:lang w:bidi="ar"/>
        </w:rPr>
        <w:t>使用请求节点覆盖但不</w:t>
      </w:r>
      <w:r w:rsidR="00023FB3">
        <w:rPr>
          <w:rFonts w:ascii="Times New Roman" w:hAnsi="Times New Roman" w:cs="宋体" w:hint="eastAsia"/>
          <w:kern w:val="2"/>
          <w:szCs w:val="20"/>
          <w:lang w:bidi="ar"/>
        </w:rPr>
        <w:t>使用</w:t>
      </w:r>
      <w:r w:rsidR="00023FB3">
        <w:rPr>
          <w:rFonts w:ascii="Times New Roman" w:hAnsi="Times New Roman" w:cs="宋体"/>
          <w:kern w:val="2"/>
          <w:szCs w:val="20"/>
          <w:lang w:bidi="ar"/>
        </w:rPr>
        <w:t>状态覆盖准则</w:t>
      </w:r>
      <w:r w:rsidR="00023FB3">
        <w:rPr>
          <w:rFonts w:ascii="Times New Roman" w:hAnsi="Times New Roman" w:cs="宋体" w:hint="eastAsia"/>
          <w:kern w:val="2"/>
          <w:szCs w:val="20"/>
          <w:lang w:bidi="ar"/>
        </w:rPr>
        <w:t>；</w:t>
      </w:r>
      <w:r w:rsidR="00023FB3">
        <w:rPr>
          <w:rFonts w:ascii="Times New Roman" w:hAnsi="Times New Roman" w:cs="宋体" w:hint="eastAsia"/>
          <w:kern w:val="2"/>
          <w:szCs w:val="20"/>
          <w:lang w:bidi="ar"/>
        </w:rPr>
        <w:t>R</w:t>
      </w:r>
      <w:r w:rsidR="00023FB3">
        <w:rPr>
          <w:rFonts w:ascii="Times New Roman" w:hAnsi="Times New Roman" w:cs="宋体"/>
          <w:kern w:val="2"/>
          <w:szCs w:val="20"/>
          <w:lang w:bidi="ar"/>
        </w:rPr>
        <w:t>es</w:t>
      </w:r>
      <w:r w:rsidR="00023FB3">
        <w:rPr>
          <w:rFonts w:ascii="Times New Roman" w:hAnsi="Times New Roman" w:cs="宋体" w:hint="eastAsia"/>
          <w:kern w:val="2"/>
          <w:szCs w:val="20"/>
          <w:lang w:bidi="ar"/>
        </w:rPr>
        <w:t>N-S</w:t>
      </w:r>
      <w:r w:rsidR="00023FB3">
        <w:rPr>
          <w:rFonts w:ascii="Times New Roman" w:hAnsi="Times New Roman" w:cs="宋体" w:hint="eastAsia"/>
          <w:kern w:val="2"/>
          <w:szCs w:val="20"/>
          <w:lang w:bidi="ar"/>
        </w:rPr>
        <w:t>表示</w:t>
      </w:r>
      <w:r w:rsidR="00023FB3">
        <w:rPr>
          <w:rFonts w:ascii="Times New Roman" w:hAnsi="Times New Roman" w:cs="宋体"/>
          <w:kern w:val="2"/>
          <w:szCs w:val="20"/>
          <w:lang w:bidi="ar"/>
        </w:rPr>
        <w:t>使用</w:t>
      </w:r>
      <w:r w:rsidR="00023FB3">
        <w:rPr>
          <w:rFonts w:ascii="Times New Roman" w:hAnsi="Times New Roman" w:cs="宋体" w:hint="eastAsia"/>
          <w:kern w:val="2"/>
          <w:szCs w:val="20"/>
          <w:lang w:bidi="ar"/>
        </w:rPr>
        <w:t>响应</w:t>
      </w:r>
      <w:r w:rsidR="00023FB3">
        <w:rPr>
          <w:rFonts w:ascii="Times New Roman" w:hAnsi="Times New Roman" w:cs="宋体"/>
          <w:kern w:val="2"/>
          <w:szCs w:val="20"/>
          <w:lang w:bidi="ar"/>
        </w:rPr>
        <w:t>节点</w:t>
      </w:r>
      <w:r w:rsidR="00023FB3">
        <w:rPr>
          <w:rFonts w:ascii="Times New Roman" w:hAnsi="Times New Roman" w:cs="宋体" w:hint="eastAsia"/>
          <w:kern w:val="2"/>
          <w:szCs w:val="20"/>
          <w:lang w:bidi="ar"/>
        </w:rPr>
        <w:t>覆盖</w:t>
      </w:r>
      <w:r w:rsidR="00023FB3">
        <w:rPr>
          <w:rFonts w:ascii="Times New Roman" w:hAnsi="Times New Roman" w:cs="宋体"/>
          <w:kern w:val="2"/>
          <w:szCs w:val="20"/>
          <w:lang w:bidi="ar"/>
        </w:rPr>
        <w:t>及状态覆盖准则</w:t>
      </w:r>
      <w:r w:rsidR="00023FB3">
        <w:rPr>
          <w:rFonts w:ascii="Times New Roman" w:hAnsi="Times New Roman" w:cs="宋体" w:hint="eastAsia"/>
          <w:kern w:val="2"/>
          <w:szCs w:val="20"/>
          <w:lang w:bidi="ar"/>
        </w:rPr>
        <w:t>；</w:t>
      </w:r>
      <w:r w:rsidR="00023FB3">
        <w:rPr>
          <w:rFonts w:ascii="Times New Roman" w:hAnsi="Times New Roman" w:cs="宋体" w:hint="eastAsia"/>
          <w:kern w:val="2"/>
          <w:szCs w:val="20"/>
          <w:lang w:bidi="ar"/>
        </w:rPr>
        <w:t>R</w:t>
      </w:r>
      <w:r w:rsidR="00023FB3">
        <w:rPr>
          <w:rFonts w:ascii="Times New Roman" w:hAnsi="Times New Roman" w:cs="宋体"/>
          <w:kern w:val="2"/>
          <w:szCs w:val="20"/>
          <w:lang w:bidi="ar"/>
        </w:rPr>
        <w:t>es</w:t>
      </w:r>
      <w:r w:rsidR="00023FB3">
        <w:rPr>
          <w:rFonts w:ascii="Times New Roman" w:hAnsi="Times New Roman" w:cs="宋体" w:hint="eastAsia"/>
          <w:kern w:val="2"/>
          <w:szCs w:val="20"/>
          <w:lang w:bidi="ar"/>
        </w:rPr>
        <w:t>N-</w:t>
      </w:r>
      <w:r w:rsidR="00023FB3">
        <w:rPr>
          <w:rFonts w:ascii="Times New Roman" w:hAnsi="Times New Roman" w:cs="宋体"/>
          <w:kern w:val="2"/>
          <w:szCs w:val="20"/>
          <w:lang w:bidi="ar"/>
        </w:rPr>
        <w:t>N</w:t>
      </w:r>
      <w:r w:rsidR="00023FB3">
        <w:rPr>
          <w:rFonts w:ascii="Times New Roman" w:hAnsi="Times New Roman" w:cs="宋体" w:hint="eastAsia"/>
          <w:kern w:val="2"/>
          <w:szCs w:val="20"/>
          <w:lang w:bidi="ar"/>
        </w:rPr>
        <w:t>S</w:t>
      </w:r>
      <w:r w:rsidR="00023FB3">
        <w:rPr>
          <w:rFonts w:ascii="Times New Roman" w:hAnsi="Times New Roman" w:cs="宋体" w:hint="eastAsia"/>
          <w:kern w:val="2"/>
          <w:szCs w:val="20"/>
          <w:lang w:bidi="ar"/>
        </w:rPr>
        <w:t>表示</w:t>
      </w:r>
      <w:r w:rsidR="00023FB3">
        <w:rPr>
          <w:rFonts w:ascii="Times New Roman" w:hAnsi="Times New Roman" w:cs="宋体"/>
          <w:kern w:val="2"/>
          <w:szCs w:val="20"/>
          <w:lang w:bidi="ar"/>
        </w:rPr>
        <w:t>使用</w:t>
      </w:r>
      <w:r w:rsidR="00023FB3">
        <w:rPr>
          <w:rFonts w:ascii="Times New Roman" w:hAnsi="Times New Roman" w:cs="宋体" w:hint="eastAsia"/>
          <w:kern w:val="2"/>
          <w:szCs w:val="20"/>
          <w:lang w:bidi="ar"/>
        </w:rPr>
        <w:t>响应</w:t>
      </w:r>
      <w:r w:rsidR="00023FB3">
        <w:rPr>
          <w:rFonts w:ascii="Times New Roman" w:hAnsi="Times New Roman" w:cs="宋体"/>
          <w:kern w:val="2"/>
          <w:szCs w:val="20"/>
          <w:lang w:bidi="ar"/>
        </w:rPr>
        <w:t>节点覆盖但不</w:t>
      </w:r>
      <w:r w:rsidR="00023FB3">
        <w:rPr>
          <w:rFonts w:ascii="Times New Roman" w:hAnsi="Times New Roman" w:cs="宋体" w:hint="eastAsia"/>
          <w:kern w:val="2"/>
          <w:szCs w:val="20"/>
          <w:lang w:bidi="ar"/>
        </w:rPr>
        <w:t>使用</w:t>
      </w:r>
      <w:r w:rsidR="00023FB3">
        <w:rPr>
          <w:rFonts w:ascii="Times New Roman" w:hAnsi="Times New Roman" w:cs="宋体"/>
          <w:kern w:val="2"/>
          <w:szCs w:val="20"/>
          <w:lang w:bidi="ar"/>
        </w:rPr>
        <w:t>状态覆盖准则</w:t>
      </w:r>
      <w:r w:rsidR="00023FB3">
        <w:rPr>
          <w:rFonts w:ascii="Times New Roman" w:hAnsi="Times New Roman" w:cs="宋体" w:hint="eastAsia"/>
          <w:kern w:val="2"/>
          <w:szCs w:val="20"/>
          <w:lang w:bidi="ar"/>
        </w:rPr>
        <w:t>；</w:t>
      </w:r>
      <w:r w:rsidR="00CA47BF">
        <w:rPr>
          <w:rFonts w:ascii="Times New Roman" w:hAnsi="Times New Roman" w:cs="宋体"/>
          <w:kern w:val="2"/>
          <w:szCs w:val="20"/>
          <w:lang w:bidi="ar"/>
        </w:rPr>
        <w:t>E</w:t>
      </w:r>
      <w:r w:rsidR="00023FB3">
        <w:rPr>
          <w:rFonts w:ascii="Times New Roman" w:hAnsi="Times New Roman" w:cs="宋体" w:hint="eastAsia"/>
          <w:kern w:val="2"/>
          <w:szCs w:val="20"/>
          <w:lang w:bidi="ar"/>
        </w:rPr>
        <w:t>-S</w:t>
      </w:r>
      <w:r w:rsidR="00023FB3">
        <w:rPr>
          <w:rFonts w:ascii="Times New Roman" w:hAnsi="Times New Roman" w:cs="宋体" w:hint="eastAsia"/>
          <w:kern w:val="2"/>
          <w:szCs w:val="20"/>
          <w:lang w:bidi="ar"/>
        </w:rPr>
        <w:t>表示</w:t>
      </w:r>
      <w:r w:rsidR="00023FB3">
        <w:rPr>
          <w:rFonts w:ascii="Times New Roman" w:hAnsi="Times New Roman" w:cs="宋体"/>
          <w:kern w:val="2"/>
          <w:szCs w:val="20"/>
          <w:lang w:bidi="ar"/>
        </w:rPr>
        <w:t>使用</w:t>
      </w:r>
      <w:r w:rsidR="00CA47BF">
        <w:rPr>
          <w:rFonts w:ascii="Times New Roman" w:hAnsi="Times New Roman" w:cs="宋体" w:hint="eastAsia"/>
          <w:kern w:val="2"/>
          <w:szCs w:val="20"/>
          <w:lang w:bidi="ar"/>
        </w:rPr>
        <w:t>边</w:t>
      </w:r>
      <w:r w:rsidR="00023FB3">
        <w:rPr>
          <w:rFonts w:ascii="Times New Roman" w:hAnsi="Times New Roman" w:cs="宋体" w:hint="eastAsia"/>
          <w:kern w:val="2"/>
          <w:szCs w:val="20"/>
          <w:lang w:bidi="ar"/>
        </w:rPr>
        <w:t>覆盖</w:t>
      </w:r>
      <w:r w:rsidR="00023FB3">
        <w:rPr>
          <w:rFonts w:ascii="Times New Roman" w:hAnsi="Times New Roman" w:cs="宋体"/>
          <w:kern w:val="2"/>
          <w:szCs w:val="20"/>
          <w:lang w:bidi="ar"/>
        </w:rPr>
        <w:t>及状态覆盖准则</w:t>
      </w:r>
      <w:r w:rsidR="00023FB3">
        <w:rPr>
          <w:rFonts w:ascii="Times New Roman" w:hAnsi="Times New Roman" w:cs="宋体" w:hint="eastAsia"/>
          <w:kern w:val="2"/>
          <w:szCs w:val="20"/>
          <w:lang w:bidi="ar"/>
        </w:rPr>
        <w:t>；</w:t>
      </w:r>
      <w:r w:rsidR="00CA47BF">
        <w:rPr>
          <w:rFonts w:ascii="Times New Roman" w:hAnsi="Times New Roman" w:cs="宋体"/>
          <w:kern w:val="2"/>
          <w:szCs w:val="20"/>
          <w:lang w:bidi="ar"/>
        </w:rPr>
        <w:t>E</w:t>
      </w:r>
      <w:r w:rsidR="00023FB3">
        <w:rPr>
          <w:rFonts w:ascii="Times New Roman" w:hAnsi="Times New Roman" w:cs="宋体" w:hint="eastAsia"/>
          <w:kern w:val="2"/>
          <w:szCs w:val="20"/>
          <w:lang w:bidi="ar"/>
        </w:rPr>
        <w:t>-</w:t>
      </w:r>
      <w:r w:rsidR="00023FB3">
        <w:rPr>
          <w:rFonts w:ascii="Times New Roman" w:hAnsi="Times New Roman" w:cs="宋体"/>
          <w:kern w:val="2"/>
          <w:szCs w:val="20"/>
          <w:lang w:bidi="ar"/>
        </w:rPr>
        <w:t>N</w:t>
      </w:r>
      <w:r w:rsidR="00023FB3">
        <w:rPr>
          <w:rFonts w:ascii="Times New Roman" w:hAnsi="Times New Roman" w:cs="宋体" w:hint="eastAsia"/>
          <w:kern w:val="2"/>
          <w:szCs w:val="20"/>
          <w:lang w:bidi="ar"/>
        </w:rPr>
        <w:t>S</w:t>
      </w:r>
      <w:r w:rsidR="00023FB3">
        <w:rPr>
          <w:rFonts w:ascii="Times New Roman" w:hAnsi="Times New Roman" w:cs="宋体" w:hint="eastAsia"/>
          <w:kern w:val="2"/>
          <w:szCs w:val="20"/>
          <w:lang w:bidi="ar"/>
        </w:rPr>
        <w:t>表示</w:t>
      </w:r>
      <w:r w:rsidR="00023FB3">
        <w:rPr>
          <w:rFonts w:ascii="Times New Roman" w:hAnsi="Times New Roman" w:cs="宋体"/>
          <w:kern w:val="2"/>
          <w:szCs w:val="20"/>
          <w:lang w:bidi="ar"/>
        </w:rPr>
        <w:t>使用</w:t>
      </w:r>
      <w:r w:rsidR="00CA47BF">
        <w:rPr>
          <w:rFonts w:ascii="Times New Roman" w:hAnsi="Times New Roman" w:cs="宋体" w:hint="eastAsia"/>
          <w:kern w:val="2"/>
          <w:szCs w:val="20"/>
          <w:lang w:bidi="ar"/>
        </w:rPr>
        <w:t>边</w:t>
      </w:r>
      <w:r w:rsidR="00023FB3">
        <w:rPr>
          <w:rFonts w:ascii="Times New Roman" w:hAnsi="Times New Roman" w:cs="宋体"/>
          <w:kern w:val="2"/>
          <w:szCs w:val="20"/>
          <w:lang w:bidi="ar"/>
        </w:rPr>
        <w:t>覆盖但不</w:t>
      </w:r>
      <w:r w:rsidR="00023FB3">
        <w:rPr>
          <w:rFonts w:ascii="Times New Roman" w:hAnsi="Times New Roman" w:cs="宋体" w:hint="eastAsia"/>
          <w:kern w:val="2"/>
          <w:szCs w:val="20"/>
          <w:lang w:bidi="ar"/>
        </w:rPr>
        <w:t>使用</w:t>
      </w:r>
      <w:r w:rsidR="00023FB3">
        <w:rPr>
          <w:rFonts w:ascii="Times New Roman" w:hAnsi="Times New Roman" w:cs="宋体"/>
          <w:kern w:val="2"/>
          <w:szCs w:val="20"/>
          <w:lang w:bidi="ar"/>
        </w:rPr>
        <w:t>状态覆盖准则</w:t>
      </w:r>
      <w:r w:rsidR="00F004B0">
        <w:rPr>
          <w:rFonts w:ascii="Times New Roman" w:hAnsi="Times New Roman" w:cs="宋体" w:hint="eastAsia"/>
          <w:kern w:val="2"/>
          <w:szCs w:val="20"/>
          <w:lang w:bidi="ar"/>
        </w:rPr>
        <w:t>。纵轴</w:t>
      </w:r>
      <w:r w:rsidR="00333C9D">
        <w:rPr>
          <w:rFonts w:ascii="Times New Roman" w:hAnsi="Times New Roman" w:cs="宋体" w:hint="eastAsia"/>
          <w:kern w:val="2"/>
          <w:szCs w:val="20"/>
          <w:lang w:bidi="ar"/>
        </w:rPr>
        <w:t>代表生成</w:t>
      </w:r>
      <w:r w:rsidR="00333C9D">
        <w:rPr>
          <w:rFonts w:ascii="Times New Roman" w:hAnsi="Times New Roman" w:cs="宋体"/>
          <w:kern w:val="2"/>
          <w:szCs w:val="20"/>
          <w:lang w:bidi="ar"/>
        </w:rPr>
        <w:t>测试用例个数。</w:t>
      </w:r>
      <w:r w:rsidR="00AF77EC">
        <w:rPr>
          <w:rFonts w:ascii="Times New Roman" w:hAnsi="Times New Roman" w:cs="宋体" w:hint="eastAsia"/>
          <w:kern w:val="2"/>
          <w:szCs w:val="20"/>
          <w:lang w:bidi="ar"/>
        </w:rPr>
        <w:t>“</w:t>
      </w:r>
      <w:r w:rsidR="00AF77EC">
        <w:rPr>
          <w:rFonts w:ascii="Times New Roman" w:hAnsi="Times New Roman" w:cs="宋体"/>
          <w:kern w:val="2"/>
          <w:szCs w:val="20"/>
          <w:lang w:bidi="ar"/>
        </w:rPr>
        <w:t>Positive</w:t>
      </w:r>
      <w:r w:rsidR="00AF77EC">
        <w:rPr>
          <w:rFonts w:ascii="Times New Roman" w:hAnsi="Times New Roman" w:cs="宋体" w:hint="eastAsia"/>
          <w:kern w:val="2"/>
          <w:szCs w:val="20"/>
          <w:lang w:bidi="ar"/>
        </w:rPr>
        <w:t>”代表策略生成</w:t>
      </w:r>
      <w:r w:rsidR="00AF77EC">
        <w:rPr>
          <w:rFonts w:ascii="Times New Roman" w:hAnsi="Times New Roman" w:cs="宋体"/>
          <w:kern w:val="2"/>
          <w:szCs w:val="20"/>
          <w:lang w:bidi="ar"/>
        </w:rPr>
        <w:t>合规测试用例个数，</w:t>
      </w:r>
      <w:r w:rsidR="00AF77EC">
        <w:rPr>
          <w:rFonts w:ascii="Times New Roman" w:hAnsi="Times New Roman" w:cs="宋体" w:hint="eastAsia"/>
          <w:kern w:val="2"/>
          <w:szCs w:val="20"/>
          <w:lang w:bidi="ar"/>
        </w:rPr>
        <w:t>“</w:t>
      </w:r>
      <w:r w:rsidR="00AF77EC">
        <w:rPr>
          <w:rFonts w:ascii="Times New Roman" w:hAnsi="Times New Roman" w:cs="宋体"/>
          <w:kern w:val="2"/>
          <w:szCs w:val="20"/>
          <w:lang w:bidi="ar"/>
        </w:rPr>
        <w:t>negative</w:t>
      </w:r>
      <w:r w:rsidR="00AF77EC">
        <w:rPr>
          <w:rFonts w:ascii="Times New Roman" w:hAnsi="Times New Roman" w:cs="宋体" w:hint="eastAsia"/>
          <w:kern w:val="2"/>
          <w:szCs w:val="20"/>
          <w:lang w:bidi="ar"/>
        </w:rPr>
        <w:t>”代表策略生成冲突</w:t>
      </w:r>
      <w:r w:rsidR="00AF77EC">
        <w:rPr>
          <w:rFonts w:ascii="Times New Roman" w:hAnsi="Times New Roman" w:cs="宋体"/>
          <w:kern w:val="2"/>
          <w:szCs w:val="20"/>
          <w:lang w:bidi="ar"/>
        </w:rPr>
        <w:t>测试用例个数</w:t>
      </w:r>
      <w:r w:rsidR="00AF77EC">
        <w:rPr>
          <w:rFonts w:ascii="Times New Roman" w:hAnsi="Times New Roman" w:cs="宋体" w:hint="eastAsia"/>
          <w:kern w:val="2"/>
          <w:szCs w:val="20"/>
          <w:lang w:bidi="ar"/>
        </w:rPr>
        <w:t>。</w:t>
      </w:r>
      <w:r w:rsidR="00BD7AB6">
        <w:rPr>
          <w:rFonts w:ascii="Times New Roman" w:hAnsi="Times New Roman" w:cs="宋体" w:hint="eastAsia"/>
          <w:kern w:val="2"/>
          <w:szCs w:val="20"/>
          <w:lang w:bidi="ar"/>
        </w:rPr>
        <w:t>需要</w:t>
      </w:r>
      <w:r w:rsidR="00BD7AB6">
        <w:rPr>
          <w:rFonts w:ascii="Times New Roman" w:hAnsi="Times New Roman" w:cs="宋体"/>
          <w:kern w:val="2"/>
          <w:szCs w:val="20"/>
          <w:lang w:bidi="ar"/>
        </w:rPr>
        <w:t>注意的是，</w:t>
      </w:r>
      <w:r w:rsidR="00BD7AB6">
        <w:rPr>
          <w:rFonts w:ascii="Times New Roman" w:hAnsi="Times New Roman" w:cs="宋体" w:hint="eastAsia"/>
          <w:kern w:val="2"/>
          <w:szCs w:val="20"/>
          <w:lang w:bidi="ar"/>
        </w:rPr>
        <w:t>使用</w:t>
      </w:r>
      <w:r w:rsidR="00BD7AB6">
        <w:rPr>
          <w:rFonts w:ascii="Times New Roman" w:hAnsi="Times New Roman" w:cs="宋体"/>
          <w:kern w:val="2"/>
          <w:szCs w:val="20"/>
          <w:lang w:bidi="ar"/>
        </w:rPr>
        <w:t>状态覆盖准则生成的测试用例个数取决于服务操作的决策表中的规则个数。</w:t>
      </w:r>
    </w:p>
    <w:p w14:paraId="5698684E" w14:textId="77777777" w:rsidR="0060174D" w:rsidRDefault="00E06758" w:rsidP="00E06758">
      <w:pPr>
        <w:pStyle w:val="ua"/>
        <w:spacing w:before="360" w:after="120"/>
        <w:rPr>
          <w:rFonts w:cs="宋体"/>
          <w:szCs w:val="20"/>
          <w:lang w:bidi="ar"/>
        </w:rPr>
      </w:pPr>
      <w:r w:rsidRPr="00E06758">
        <w:rPr>
          <w:rFonts w:cs="宋体" w:hint="eastAsia"/>
          <w:szCs w:val="20"/>
          <w:lang w:bidi="ar"/>
        </w:rPr>
        <w:t>表</w:t>
      </w:r>
      <w:r>
        <w:rPr>
          <w:rFonts w:cs="宋体" w:hint="eastAsia"/>
          <w:szCs w:val="20"/>
          <w:lang w:bidi="ar"/>
        </w:rPr>
        <w:t>5-</w:t>
      </w:r>
      <w:r w:rsidRPr="00E06758">
        <w:rPr>
          <w:rFonts w:cs="宋体"/>
          <w:szCs w:val="20"/>
          <w:lang w:bidi="ar"/>
        </w:rPr>
        <w:fldChar w:fldCharType="begin"/>
      </w:r>
      <w:r w:rsidRPr="00E06758">
        <w:rPr>
          <w:rFonts w:cs="宋体"/>
          <w:szCs w:val="20"/>
          <w:lang w:bidi="ar"/>
        </w:rPr>
        <w:instrText xml:space="preserve"> </w:instrText>
      </w:r>
      <w:r w:rsidRPr="00E06758">
        <w:rPr>
          <w:rFonts w:cs="宋体" w:hint="eastAsia"/>
          <w:szCs w:val="20"/>
          <w:lang w:bidi="ar"/>
        </w:rPr>
        <w:instrText xml:space="preserve">SEQ </w:instrText>
      </w:r>
      <w:r w:rsidRPr="00E06758">
        <w:rPr>
          <w:rFonts w:cs="宋体" w:hint="eastAsia"/>
          <w:szCs w:val="20"/>
          <w:lang w:bidi="ar"/>
        </w:rPr>
        <w:instrText>表</w:instrText>
      </w:r>
      <w:r w:rsidRPr="00E06758">
        <w:rPr>
          <w:rFonts w:cs="宋体" w:hint="eastAsia"/>
          <w:szCs w:val="20"/>
          <w:lang w:bidi="ar"/>
        </w:rPr>
        <w:instrText>5- \* ARABIC</w:instrText>
      </w:r>
      <w:r w:rsidRPr="00E06758">
        <w:rPr>
          <w:rFonts w:cs="宋体"/>
          <w:szCs w:val="20"/>
          <w:lang w:bidi="ar"/>
        </w:rPr>
        <w:instrText xml:space="preserve"> </w:instrText>
      </w:r>
      <w:r w:rsidRPr="00E06758">
        <w:rPr>
          <w:rFonts w:cs="宋体"/>
          <w:szCs w:val="20"/>
          <w:lang w:bidi="ar"/>
        </w:rPr>
        <w:fldChar w:fldCharType="separate"/>
      </w:r>
      <w:r w:rsidR="00A55FB8">
        <w:rPr>
          <w:rFonts w:cs="宋体"/>
          <w:noProof/>
          <w:szCs w:val="20"/>
          <w:lang w:bidi="ar"/>
        </w:rPr>
        <w:t>14</w:t>
      </w:r>
      <w:r w:rsidRPr="00E06758">
        <w:rPr>
          <w:rFonts w:cs="宋体"/>
          <w:szCs w:val="20"/>
          <w:lang w:bidi="ar"/>
        </w:rPr>
        <w:fldChar w:fldCharType="end"/>
      </w:r>
      <w:r w:rsidR="003F7268">
        <w:rPr>
          <w:rFonts w:cs="宋体"/>
          <w:szCs w:val="20"/>
          <w:lang w:bidi="ar"/>
        </w:rPr>
        <w:t xml:space="preserve"> </w:t>
      </w:r>
      <w:r w:rsidR="003F7268">
        <w:rPr>
          <w:rFonts w:cs="宋体" w:hint="eastAsia"/>
          <w:szCs w:val="20"/>
          <w:lang w:bidi="ar"/>
        </w:rPr>
        <w:t>不同</w:t>
      </w:r>
      <w:r w:rsidR="003F7268">
        <w:rPr>
          <w:rFonts w:cs="宋体"/>
          <w:szCs w:val="20"/>
          <w:lang w:bidi="ar"/>
        </w:rPr>
        <w:t>覆盖</w:t>
      </w:r>
      <w:r w:rsidR="006014E9">
        <w:rPr>
          <w:rFonts w:cs="宋体" w:hint="eastAsia"/>
          <w:szCs w:val="20"/>
          <w:lang w:bidi="ar"/>
        </w:rPr>
        <w:t>策略</w:t>
      </w:r>
      <w:r w:rsidR="003F7268">
        <w:rPr>
          <w:rFonts w:cs="宋体"/>
          <w:szCs w:val="20"/>
          <w:lang w:bidi="ar"/>
        </w:rPr>
        <w:t>测试用例生成个数</w:t>
      </w:r>
    </w:p>
    <w:p w14:paraId="2FE659F8" w14:textId="77777777" w:rsidR="00892BF4" w:rsidRDefault="003F7268" w:rsidP="00892BF4">
      <w:pPr>
        <w:pStyle w:val="ua"/>
        <w:spacing w:before="360" w:after="120"/>
        <w:jc w:val="both"/>
        <w:rPr>
          <w:rFonts w:cs="宋体"/>
          <w:szCs w:val="20"/>
          <w:lang w:bidi="ar"/>
        </w:rPr>
      </w:pPr>
      <w:r>
        <w:rPr>
          <w:noProof/>
        </w:rPr>
        <w:drawing>
          <wp:inline distT="0" distB="0" distL="0" distR="0" wp14:anchorId="3CFF24D1" wp14:editId="23343A39">
            <wp:extent cx="5039995" cy="2477135"/>
            <wp:effectExtent l="0" t="0" r="8255" b="18415"/>
            <wp:docPr id="30" name="图表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33164C92" w14:textId="1F153340" w:rsidR="005A3851" w:rsidRDefault="006B1A13" w:rsidP="00136D40">
      <w:pPr>
        <w:pStyle w:val="u5"/>
        <w:numPr>
          <w:ilvl w:val="0"/>
          <w:numId w:val="67"/>
        </w:numPr>
        <w:spacing w:before="24" w:after="24"/>
        <w:ind w:firstLineChars="0"/>
      </w:pPr>
      <w:r>
        <w:rPr>
          <w:rFonts w:hint="eastAsia"/>
        </w:rPr>
        <w:t>测试用例执行与</w:t>
      </w:r>
      <w:r w:rsidR="00631995">
        <w:rPr>
          <w:rFonts w:hint="eastAsia"/>
        </w:rPr>
        <w:t>检测</w:t>
      </w:r>
      <w:r w:rsidR="005C00F0">
        <w:rPr>
          <w:rFonts w:hint="eastAsia"/>
        </w:rPr>
        <w:t>：</w:t>
      </w:r>
    </w:p>
    <w:p w14:paraId="79844FD5" w14:textId="77777777" w:rsidR="00725BC8" w:rsidRDefault="00BD7AB6" w:rsidP="009B08A1">
      <w:pPr>
        <w:pStyle w:val="aff6"/>
        <w:spacing w:beforeLines="10" w:before="24" w:beforeAutospacing="0" w:afterLines="10" w:after="24" w:line="312" w:lineRule="auto"/>
        <w:ind w:firstLineChars="200" w:firstLine="480"/>
        <w:rPr>
          <w:rFonts w:ascii="Times New Roman" w:hAnsi="Times New Roman"/>
          <w:lang w:bidi="ar"/>
        </w:rPr>
        <w:pPrChange w:id="276" w:author="a41255065@163.com" w:date="2017-11-14T10:53:00Z">
          <w:pPr>
            <w:pStyle w:val="aff6"/>
            <w:spacing w:beforeLines="10" w:before="24" w:afterLines="10" w:after="24" w:line="312" w:lineRule="auto"/>
            <w:ind w:firstLineChars="200" w:firstLine="480"/>
          </w:pPr>
        </w:pPrChange>
      </w:pPr>
      <w:r>
        <w:rPr>
          <w:rFonts w:hint="eastAsia"/>
        </w:rPr>
        <w:t>分别使用</w:t>
      </w:r>
      <w:r w:rsidR="006014E9" w:rsidRPr="000525E3">
        <w:rPr>
          <w:rFonts w:ascii="Times New Roman" w:hAnsi="Times New Roman"/>
          <w:kern w:val="2"/>
          <w:szCs w:val="20"/>
          <w:lang w:bidi="ar"/>
        </w:rPr>
        <w:t>BMD_WSTCT</w:t>
      </w:r>
      <w:r w:rsidR="006014E9" w:rsidRPr="000525E3">
        <w:rPr>
          <w:rFonts w:ascii="Times New Roman" w:hAnsi="Times New Roman"/>
          <w:lang w:bidi="ar"/>
        </w:rPr>
        <w:t>工具</w:t>
      </w:r>
      <w:r w:rsidR="006014E9">
        <w:rPr>
          <w:rFonts w:ascii="Times New Roman" w:hAnsi="Times New Roman" w:hint="eastAsia"/>
          <w:lang w:bidi="ar"/>
        </w:rPr>
        <w:t>对</w:t>
      </w:r>
      <w:r w:rsidR="006014E9">
        <w:rPr>
          <w:rFonts w:ascii="Times New Roman" w:hAnsi="Times New Roman"/>
          <w:lang w:bidi="ar"/>
        </w:rPr>
        <w:t>六种</w:t>
      </w:r>
      <w:r w:rsidR="006014E9">
        <w:rPr>
          <w:rFonts w:ascii="Times New Roman" w:hAnsi="Times New Roman" w:hint="eastAsia"/>
          <w:lang w:bidi="ar"/>
        </w:rPr>
        <w:t>覆盖</w:t>
      </w:r>
      <w:r w:rsidR="006014E9">
        <w:rPr>
          <w:rFonts w:ascii="Times New Roman" w:hAnsi="Times New Roman"/>
          <w:lang w:bidi="ar"/>
        </w:rPr>
        <w:t>策略</w:t>
      </w:r>
      <w:r w:rsidR="006014E9">
        <w:rPr>
          <w:rFonts w:ascii="Times New Roman" w:hAnsi="Times New Roman" w:hint="eastAsia"/>
          <w:lang w:bidi="ar"/>
        </w:rPr>
        <w:t>生成</w:t>
      </w:r>
      <w:r w:rsidR="006014E9">
        <w:rPr>
          <w:rFonts w:ascii="Times New Roman" w:hAnsi="Times New Roman"/>
          <w:lang w:bidi="ar"/>
        </w:rPr>
        <w:t>的测试用例</w:t>
      </w:r>
      <w:r w:rsidR="006014E9">
        <w:rPr>
          <w:rFonts w:ascii="Times New Roman" w:hAnsi="Times New Roman" w:hint="eastAsia"/>
          <w:lang w:bidi="ar"/>
        </w:rPr>
        <w:t>进行</w:t>
      </w:r>
      <w:r w:rsidR="006014E9">
        <w:rPr>
          <w:rFonts w:ascii="Times New Roman" w:hAnsi="Times New Roman"/>
          <w:lang w:bidi="ar"/>
        </w:rPr>
        <w:t>执行与约束违规检测</w:t>
      </w:r>
      <w:r w:rsidR="006014E9">
        <w:rPr>
          <w:rFonts w:ascii="Times New Roman" w:hAnsi="Times New Roman" w:hint="eastAsia"/>
          <w:lang w:bidi="ar"/>
        </w:rPr>
        <w:t>。其执行</w:t>
      </w:r>
      <w:r w:rsidR="006014E9">
        <w:rPr>
          <w:rFonts w:ascii="Times New Roman" w:hAnsi="Times New Roman"/>
          <w:lang w:bidi="ar"/>
        </w:rPr>
        <w:t>检测结果</w:t>
      </w:r>
      <w:r w:rsidR="006014E9">
        <w:rPr>
          <w:rFonts w:ascii="Times New Roman" w:hAnsi="Times New Roman" w:hint="eastAsia"/>
          <w:lang w:bidi="ar"/>
        </w:rPr>
        <w:t>如</w:t>
      </w:r>
      <w:r w:rsidR="006014E9">
        <w:rPr>
          <w:rFonts w:ascii="Times New Roman" w:hAnsi="Times New Roman"/>
          <w:lang w:bidi="ar"/>
        </w:rPr>
        <w:t>表</w:t>
      </w:r>
      <w:r w:rsidR="006014E9">
        <w:rPr>
          <w:rFonts w:ascii="Times New Roman" w:hAnsi="Times New Roman" w:hint="eastAsia"/>
          <w:lang w:bidi="ar"/>
        </w:rPr>
        <w:t>5</w:t>
      </w:r>
      <w:r w:rsidR="006014E9">
        <w:rPr>
          <w:rFonts w:ascii="Times New Roman" w:hAnsi="Times New Roman"/>
          <w:lang w:bidi="ar"/>
        </w:rPr>
        <w:t>-15</w:t>
      </w:r>
      <w:r w:rsidR="006014E9">
        <w:rPr>
          <w:rFonts w:ascii="Times New Roman" w:hAnsi="Times New Roman" w:hint="eastAsia"/>
          <w:lang w:bidi="ar"/>
        </w:rPr>
        <w:t>所示</w:t>
      </w:r>
      <w:r w:rsidR="006014E9">
        <w:rPr>
          <w:rFonts w:ascii="Times New Roman" w:hAnsi="Times New Roman"/>
          <w:lang w:bidi="ar"/>
        </w:rPr>
        <w:t>。</w:t>
      </w:r>
      <w:r w:rsidR="00725BC8">
        <w:rPr>
          <w:rFonts w:ascii="Times New Roman" w:hAnsi="Times New Roman" w:hint="eastAsia"/>
          <w:lang w:bidi="ar"/>
        </w:rPr>
        <w:t>其中</w:t>
      </w:r>
      <w:r w:rsidR="00725BC8" w:rsidRPr="00725BC8">
        <w:rPr>
          <w:rFonts w:ascii="Times New Roman" w:hAnsi="Times New Roman"/>
          <w:lang w:bidi="ar"/>
        </w:rPr>
        <w:t>ReqN-S</w:t>
      </w:r>
      <w:r w:rsidR="00725BC8">
        <w:rPr>
          <w:rFonts w:ascii="Times New Roman" w:hAnsi="Times New Roman" w:hint="eastAsia"/>
          <w:lang w:bidi="ar"/>
        </w:rPr>
        <w:t>、</w:t>
      </w:r>
      <w:r w:rsidR="00725BC8" w:rsidRPr="00725BC8">
        <w:rPr>
          <w:rFonts w:ascii="Times New Roman" w:hAnsi="Times New Roman"/>
          <w:lang w:bidi="ar"/>
        </w:rPr>
        <w:t>ReqN-NS</w:t>
      </w:r>
      <w:r w:rsidR="00725BC8">
        <w:rPr>
          <w:rFonts w:ascii="Times New Roman" w:hAnsi="Times New Roman" w:hint="eastAsia"/>
          <w:lang w:bidi="ar"/>
        </w:rPr>
        <w:t>、</w:t>
      </w:r>
      <w:r w:rsidR="00725BC8" w:rsidRPr="00725BC8">
        <w:rPr>
          <w:rFonts w:ascii="Times New Roman" w:hAnsi="Times New Roman"/>
          <w:lang w:bidi="ar"/>
        </w:rPr>
        <w:t>ResN-S</w:t>
      </w:r>
      <w:r w:rsidR="00725BC8">
        <w:rPr>
          <w:rFonts w:ascii="Times New Roman" w:hAnsi="Times New Roman" w:hint="eastAsia"/>
          <w:lang w:bidi="ar"/>
        </w:rPr>
        <w:t>、</w:t>
      </w:r>
      <w:r w:rsidR="00725BC8" w:rsidRPr="00725BC8">
        <w:rPr>
          <w:rFonts w:ascii="Times New Roman" w:hAnsi="Times New Roman"/>
          <w:lang w:bidi="ar"/>
        </w:rPr>
        <w:t>ResN-NS</w:t>
      </w:r>
      <w:r w:rsidR="00725BC8">
        <w:rPr>
          <w:rFonts w:ascii="Times New Roman" w:hAnsi="Times New Roman" w:hint="eastAsia"/>
          <w:lang w:bidi="ar"/>
        </w:rPr>
        <w:t>、</w:t>
      </w:r>
      <w:r w:rsidR="00725BC8" w:rsidRPr="00725BC8">
        <w:rPr>
          <w:rFonts w:ascii="Times New Roman" w:hAnsi="Times New Roman"/>
          <w:lang w:bidi="ar"/>
        </w:rPr>
        <w:t>E-S</w:t>
      </w:r>
      <w:r w:rsidR="00667034">
        <w:rPr>
          <w:rFonts w:ascii="Times New Roman" w:hAnsi="Times New Roman" w:hint="eastAsia"/>
          <w:lang w:bidi="ar"/>
        </w:rPr>
        <w:t>、</w:t>
      </w:r>
      <w:r w:rsidR="00725BC8" w:rsidRPr="00725BC8">
        <w:rPr>
          <w:rFonts w:ascii="Times New Roman" w:hAnsi="Times New Roman"/>
          <w:lang w:bidi="ar"/>
        </w:rPr>
        <w:t>E-NS</w:t>
      </w:r>
      <w:r w:rsidR="00725BC8">
        <w:rPr>
          <w:rFonts w:ascii="Times New Roman" w:hAnsi="Times New Roman" w:hint="eastAsia"/>
          <w:lang w:bidi="ar"/>
        </w:rPr>
        <w:t>分别</w:t>
      </w:r>
      <w:r w:rsidR="00725BC8">
        <w:rPr>
          <w:rFonts w:ascii="Times New Roman" w:hAnsi="Times New Roman"/>
          <w:lang w:bidi="ar"/>
        </w:rPr>
        <w:t>代表</w:t>
      </w:r>
      <w:r w:rsidR="00725BC8">
        <w:rPr>
          <w:rFonts w:ascii="Times New Roman" w:hAnsi="Times New Roman" w:hint="eastAsia"/>
          <w:lang w:bidi="ar"/>
        </w:rPr>
        <w:t>使用</w:t>
      </w:r>
      <w:r w:rsidR="00725BC8">
        <w:rPr>
          <w:rFonts w:ascii="Times New Roman" w:hAnsi="Times New Roman"/>
          <w:lang w:bidi="ar"/>
        </w:rPr>
        <w:t>的六种覆盖</w:t>
      </w:r>
      <w:r w:rsidR="00725BC8">
        <w:rPr>
          <w:rFonts w:ascii="Times New Roman" w:hAnsi="Times New Roman" w:hint="eastAsia"/>
          <w:lang w:bidi="ar"/>
        </w:rPr>
        <w:t>策略</w:t>
      </w:r>
      <w:r w:rsidR="00725BC8">
        <w:rPr>
          <w:rFonts w:ascii="Times New Roman" w:hAnsi="Times New Roman"/>
          <w:lang w:bidi="ar"/>
        </w:rPr>
        <w:t>。</w:t>
      </w:r>
      <w:r w:rsidR="00725BC8">
        <w:rPr>
          <w:rFonts w:ascii="Times New Roman" w:hAnsi="Times New Roman" w:hint="eastAsia"/>
          <w:lang w:bidi="ar"/>
        </w:rPr>
        <w:t>第一列</w:t>
      </w:r>
      <w:r w:rsidR="00725BC8">
        <w:rPr>
          <w:rFonts w:ascii="Times New Roman" w:hAnsi="Times New Roman"/>
          <w:lang w:bidi="ar"/>
        </w:rPr>
        <w:t>代表</w:t>
      </w:r>
      <w:r w:rsidR="00725BC8">
        <w:rPr>
          <w:rFonts w:ascii="Times New Roman" w:hAnsi="Times New Roman" w:hint="eastAsia"/>
          <w:lang w:bidi="ar"/>
        </w:rPr>
        <w:t>测试</w:t>
      </w:r>
      <w:r w:rsidR="00725BC8">
        <w:rPr>
          <w:rFonts w:ascii="Times New Roman" w:hAnsi="Times New Roman"/>
          <w:lang w:bidi="ar"/>
        </w:rPr>
        <w:t>用例违反</w:t>
      </w:r>
      <w:r w:rsidR="00725BC8">
        <w:rPr>
          <w:rFonts w:ascii="Times New Roman" w:hAnsi="Times New Roman" w:hint="eastAsia"/>
          <w:lang w:bidi="ar"/>
        </w:rPr>
        <w:t>的</w:t>
      </w:r>
      <w:r w:rsidR="00725BC8">
        <w:rPr>
          <w:rFonts w:ascii="Times New Roman" w:hAnsi="Times New Roman"/>
          <w:lang w:bidi="ar"/>
        </w:rPr>
        <w:t>行为约束</w:t>
      </w:r>
      <w:r w:rsidR="00D81E6E">
        <w:rPr>
          <w:rFonts w:ascii="Times New Roman" w:hAnsi="Times New Roman" w:hint="eastAsia"/>
          <w:lang w:bidi="ar"/>
        </w:rPr>
        <w:t>，其中</w:t>
      </w:r>
      <w:r w:rsidR="00D81E6E">
        <w:rPr>
          <w:rFonts w:ascii="Times New Roman" w:hAnsi="Times New Roman"/>
          <w:lang w:bidi="ar"/>
        </w:rPr>
        <w:t>paraRestriction</w:t>
      </w:r>
      <w:r w:rsidR="00D81E6E">
        <w:rPr>
          <w:rFonts w:ascii="Times New Roman" w:hAnsi="Times New Roman" w:hint="eastAsia"/>
          <w:lang w:bidi="ar"/>
        </w:rPr>
        <w:t>、</w:t>
      </w:r>
      <w:r w:rsidR="00D81E6E">
        <w:rPr>
          <w:rFonts w:ascii="Times New Roman" w:hAnsi="Times New Roman"/>
          <w:lang w:bidi="ar"/>
        </w:rPr>
        <w:t>preOp</w:t>
      </w:r>
      <w:r w:rsidR="00D81E6E">
        <w:rPr>
          <w:rFonts w:ascii="Times New Roman" w:hAnsi="Times New Roman" w:hint="eastAsia"/>
          <w:lang w:bidi="ar"/>
        </w:rPr>
        <w:t>、</w:t>
      </w:r>
      <w:r w:rsidR="00D81E6E">
        <w:rPr>
          <w:rFonts w:ascii="Times New Roman" w:hAnsi="Times New Roman"/>
          <w:lang w:bidi="ar"/>
        </w:rPr>
        <w:t>Iteration</w:t>
      </w:r>
      <w:r w:rsidR="00D81E6E">
        <w:rPr>
          <w:rFonts w:ascii="Times New Roman" w:hAnsi="Times New Roman" w:hint="eastAsia"/>
          <w:lang w:bidi="ar"/>
        </w:rPr>
        <w:t>及</w:t>
      </w:r>
      <w:r w:rsidR="00D81E6E" w:rsidRPr="00D81E6E">
        <w:rPr>
          <w:rFonts w:ascii="Times New Roman" w:hAnsi="Times New Roman"/>
          <w:lang w:bidi="ar"/>
        </w:rPr>
        <w:t>paraRelation</w:t>
      </w:r>
      <w:r w:rsidR="00D81E6E">
        <w:rPr>
          <w:rFonts w:ascii="Times New Roman" w:hAnsi="Times New Roman" w:hint="eastAsia"/>
          <w:lang w:bidi="ar"/>
        </w:rPr>
        <w:t>约束</w:t>
      </w:r>
      <w:r w:rsidR="00D81E6E">
        <w:rPr>
          <w:rFonts w:ascii="Times New Roman" w:hAnsi="Times New Roman"/>
          <w:lang w:bidi="ar"/>
        </w:rPr>
        <w:t>为服务</w:t>
      </w:r>
      <w:r w:rsidR="00D81E6E" w:rsidRPr="00975E08">
        <w:rPr>
          <w:rFonts w:ascii="Times New Roman" w:hAnsi="Times New Roman" w:cs="宋体"/>
          <w:kern w:val="2"/>
          <w:szCs w:val="20"/>
          <w:lang w:bidi="ar"/>
        </w:rPr>
        <w:t>PFC</w:t>
      </w:r>
      <w:r w:rsidR="00D81E6E">
        <w:rPr>
          <w:rFonts w:ascii="Times New Roman" w:hAnsi="Times New Roman" w:cs="宋体" w:hint="eastAsia"/>
          <w:kern w:val="2"/>
          <w:szCs w:val="20"/>
          <w:lang w:bidi="ar"/>
        </w:rPr>
        <w:t>执行</w:t>
      </w:r>
      <w:r w:rsidR="00D81E6E">
        <w:rPr>
          <w:rFonts w:ascii="Times New Roman" w:hAnsi="Times New Roman" w:cs="宋体"/>
          <w:kern w:val="2"/>
          <w:szCs w:val="20"/>
          <w:lang w:bidi="ar"/>
        </w:rPr>
        <w:t>过程中包含的行为约束</w:t>
      </w:r>
      <w:r w:rsidR="00D81E6E">
        <w:rPr>
          <w:rFonts w:ascii="Times New Roman" w:hAnsi="Times New Roman" w:cs="宋体" w:hint="eastAsia"/>
          <w:kern w:val="2"/>
          <w:szCs w:val="20"/>
          <w:lang w:bidi="ar"/>
        </w:rPr>
        <w:t>（表</w:t>
      </w:r>
      <w:r w:rsidR="00D81E6E">
        <w:rPr>
          <w:rFonts w:ascii="Times New Roman" w:hAnsi="Times New Roman" w:cs="宋体" w:hint="eastAsia"/>
          <w:kern w:val="2"/>
          <w:szCs w:val="20"/>
          <w:lang w:bidi="ar"/>
        </w:rPr>
        <w:t>5</w:t>
      </w:r>
      <w:r w:rsidR="00D81E6E">
        <w:rPr>
          <w:rFonts w:ascii="Times New Roman" w:hAnsi="Times New Roman" w:cs="宋体"/>
          <w:kern w:val="2"/>
          <w:szCs w:val="20"/>
          <w:lang w:bidi="ar"/>
        </w:rPr>
        <w:t>-10</w:t>
      </w:r>
      <w:r w:rsidR="00D81E6E">
        <w:rPr>
          <w:rFonts w:ascii="Times New Roman" w:hAnsi="Times New Roman" w:cs="宋体" w:hint="eastAsia"/>
          <w:kern w:val="2"/>
          <w:szCs w:val="20"/>
          <w:lang w:bidi="ar"/>
        </w:rPr>
        <w:t>）</w:t>
      </w:r>
      <w:r w:rsidR="00D81E6E">
        <w:rPr>
          <w:rFonts w:ascii="Times New Roman" w:hAnsi="Times New Roman" w:cs="宋体"/>
          <w:kern w:val="2"/>
          <w:szCs w:val="20"/>
          <w:lang w:bidi="ar"/>
        </w:rPr>
        <w:t>。</w:t>
      </w:r>
      <w:r w:rsidR="00725BC8">
        <w:rPr>
          <w:rFonts w:ascii="Times New Roman" w:hAnsi="Times New Roman" w:hint="eastAsia"/>
          <w:lang w:bidi="ar"/>
        </w:rPr>
        <w:t>根据</w:t>
      </w:r>
      <w:r w:rsidR="00725BC8">
        <w:rPr>
          <w:rFonts w:ascii="Times New Roman" w:hAnsi="Times New Roman"/>
          <w:lang w:bidi="ar"/>
        </w:rPr>
        <w:t>表</w:t>
      </w:r>
      <w:r w:rsidR="00725BC8">
        <w:rPr>
          <w:rFonts w:ascii="Times New Roman" w:hAnsi="Times New Roman" w:hint="eastAsia"/>
          <w:lang w:bidi="ar"/>
        </w:rPr>
        <w:t>5</w:t>
      </w:r>
      <w:r w:rsidR="00725BC8">
        <w:rPr>
          <w:rFonts w:ascii="Times New Roman" w:hAnsi="Times New Roman"/>
          <w:lang w:bidi="ar"/>
        </w:rPr>
        <w:t>-15</w:t>
      </w:r>
      <w:r w:rsidR="00725BC8">
        <w:rPr>
          <w:rFonts w:ascii="Times New Roman" w:hAnsi="Times New Roman" w:hint="eastAsia"/>
          <w:lang w:bidi="ar"/>
        </w:rPr>
        <w:t>可以</w:t>
      </w:r>
      <w:r w:rsidR="00725BC8">
        <w:rPr>
          <w:rFonts w:ascii="Times New Roman" w:hAnsi="Times New Roman"/>
          <w:lang w:bidi="ar"/>
        </w:rPr>
        <w:t>看出</w:t>
      </w:r>
      <w:r w:rsidR="00725BC8">
        <w:rPr>
          <w:rFonts w:ascii="Times New Roman" w:hAnsi="Times New Roman" w:hint="eastAsia"/>
          <w:lang w:bidi="ar"/>
        </w:rPr>
        <w:t>：</w:t>
      </w:r>
    </w:p>
    <w:p w14:paraId="63F79391" w14:textId="77777777" w:rsidR="00725BC8"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lastRenderedPageBreak/>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14:paraId="2BE4FED0" w14:textId="77777777" w:rsidR="00BD7AB6" w:rsidRDefault="00725BC8"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sidR="00A2222A">
        <w:rPr>
          <w:rFonts w:ascii="Times New Roman" w:hAnsi="Times New Roman" w:hint="eastAsia"/>
          <w:lang w:bidi="ar"/>
        </w:rPr>
        <w:t>高于请求</w:t>
      </w:r>
      <w:r w:rsidR="00A2222A">
        <w:rPr>
          <w:rFonts w:ascii="Times New Roman" w:hAnsi="Times New Roman"/>
          <w:lang w:bidi="ar"/>
        </w:rPr>
        <w:t>节点覆盖准则</w:t>
      </w:r>
      <w:r w:rsidR="00A2222A">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14:paraId="0B1042F0" w14:textId="77777777" w:rsidR="006014E9" w:rsidRDefault="006014E9" w:rsidP="006014E9">
      <w:pPr>
        <w:pStyle w:val="ua"/>
        <w:spacing w:before="360" w:after="120"/>
        <w:rPr>
          <w:rFonts w:cs="宋体"/>
          <w:szCs w:val="20"/>
          <w:lang w:bidi="ar"/>
        </w:rPr>
      </w:pPr>
      <w:r w:rsidRPr="006014E9">
        <w:rPr>
          <w:rFonts w:cs="宋体"/>
          <w:szCs w:val="20"/>
          <w:lang w:bidi="ar"/>
        </w:rPr>
        <w:t>表</w:t>
      </w:r>
      <w:r>
        <w:rPr>
          <w:rFonts w:cs="宋体"/>
          <w:szCs w:val="20"/>
          <w:lang w:bidi="ar"/>
        </w:rPr>
        <w:t>5-</w:t>
      </w:r>
      <w:r w:rsidRPr="006014E9">
        <w:rPr>
          <w:rFonts w:cs="宋体"/>
          <w:szCs w:val="20"/>
          <w:lang w:bidi="ar"/>
        </w:rPr>
        <w:fldChar w:fldCharType="begin"/>
      </w:r>
      <w:r w:rsidRPr="006014E9">
        <w:rPr>
          <w:rFonts w:cs="宋体"/>
          <w:szCs w:val="20"/>
          <w:lang w:bidi="ar"/>
        </w:rPr>
        <w:instrText xml:space="preserve"> SEQ </w:instrText>
      </w:r>
      <w:r w:rsidRPr="006014E9">
        <w:rPr>
          <w:rFonts w:cs="宋体"/>
          <w:szCs w:val="20"/>
          <w:lang w:bidi="ar"/>
        </w:rPr>
        <w:instrText>表</w:instrText>
      </w:r>
      <w:r w:rsidRPr="006014E9">
        <w:rPr>
          <w:rFonts w:cs="宋体"/>
          <w:szCs w:val="20"/>
          <w:lang w:bidi="ar"/>
        </w:rPr>
        <w:instrText xml:space="preserve">5- \* ARABIC </w:instrText>
      </w:r>
      <w:r w:rsidRPr="006014E9">
        <w:rPr>
          <w:rFonts w:cs="宋体"/>
          <w:szCs w:val="20"/>
          <w:lang w:bidi="ar"/>
        </w:rPr>
        <w:fldChar w:fldCharType="separate"/>
      </w:r>
      <w:r w:rsidR="00A55FB8">
        <w:rPr>
          <w:rFonts w:cs="宋体"/>
          <w:noProof/>
          <w:szCs w:val="20"/>
          <w:lang w:bidi="ar"/>
        </w:rPr>
        <w:t>15</w:t>
      </w:r>
      <w:r w:rsidRPr="006014E9">
        <w:rPr>
          <w:rFonts w:cs="宋体"/>
          <w:szCs w:val="20"/>
          <w:lang w:bidi="ar"/>
        </w:rPr>
        <w:fldChar w:fldCharType="end"/>
      </w:r>
      <w:r w:rsidR="003335A5">
        <w:rPr>
          <w:rFonts w:cs="宋体"/>
          <w:szCs w:val="20"/>
          <w:lang w:bidi="ar"/>
        </w:rPr>
        <w:t xml:space="preserve"> </w:t>
      </w:r>
      <w:r w:rsidR="003335A5">
        <w:rPr>
          <w:rFonts w:cs="宋体" w:hint="eastAsia"/>
          <w:szCs w:val="20"/>
          <w:lang w:bidi="ar"/>
        </w:rPr>
        <w:t>不同</w:t>
      </w:r>
      <w:r w:rsidR="003335A5">
        <w:rPr>
          <w:rFonts w:cs="宋体"/>
          <w:szCs w:val="20"/>
          <w:lang w:bidi="ar"/>
        </w:rPr>
        <w:t>覆盖</w:t>
      </w:r>
      <w:r w:rsidR="003335A5">
        <w:rPr>
          <w:rFonts w:cs="宋体" w:hint="eastAsia"/>
          <w:szCs w:val="20"/>
          <w:lang w:bidi="ar"/>
        </w:rPr>
        <w:t>策略</w:t>
      </w:r>
      <w:r w:rsidR="003335A5">
        <w:rPr>
          <w:rFonts w:cs="宋体"/>
          <w:szCs w:val="20"/>
          <w:lang w:bidi="ar"/>
        </w:rPr>
        <w:t>测试用例</w:t>
      </w:r>
      <w:r w:rsidR="003335A5">
        <w:rPr>
          <w:rFonts w:cs="宋体" w:hint="eastAsia"/>
          <w:szCs w:val="20"/>
          <w:lang w:bidi="ar"/>
        </w:rPr>
        <w:t>执行情况</w:t>
      </w:r>
    </w:p>
    <w:tbl>
      <w:tblPr>
        <w:tblStyle w:val="afff2"/>
        <w:tblW w:w="7905" w:type="dxa"/>
        <w:tblLook w:val="04A0" w:firstRow="1" w:lastRow="0" w:firstColumn="1" w:lastColumn="0" w:noHBand="0" w:noVBand="1"/>
      </w:tblPr>
      <w:tblGrid>
        <w:gridCol w:w="1668"/>
        <w:gridCol w:w="992"/>
        <w:gridCol w:w="1134"/>
        <w:gridCol w:w="1134"/>
        <w:gridCol w:w="1134"/>
        <w:gridCol w:w="992"/>
        <w:gridCol w:w="851"/>
      </w:tblGrid>
      <w:tr w:rsidR="00F04F70" w:rsidRPr="00F04F70" w14:paraId="11B6A90D" w14:textId="77777777" w:rsidTr="009F0E5B">
        <w:trPr>
          <w:trHeight w:val="285"/>
        </w:trPr>
        <w:tc>
          <w:tcPr>
            <w:tcW w:w="1668" w:type="dxa"/>
            <w:tcBorders>
              <w:tl2br w:val="single" w:sz="4" w:space="0" w:color="auto"/>
            </w:tcBorders>
            <w:noWrap/>
            <w:hideMark/>
          </w:tcPr>
          <w:p w14:paraId="09E4AEB5" w14:textId="77777777" w:rsidR="00F04F70" w:rsidRPr="00F04F70" w:rsidRDefault="00F04F70" w:rsidP="00F04F70">
            <w:pPr>
              <w:widowControl/>
              <w:jc w:val="center"/>
              <w:rPr>
                <w:kern w:val="0"/>
                <w:sz w:val="20"/>
                <w:szCs w:val="20"/>
              </w:rPr>
            </w:pPr>
          </w:p>
        </w:tc>
        <w:tc>
          <w:tcPr>
            <w:tcW w:w="992" w:type="dxa"/>
            <w:noWrap/>
            <w:hideMark/>
          </w:tcPr>
          <w:p w14:paraId="250F0E1A" w14:textId="77777777" w:rsidR="00F04F70" w:rsidRPr="00F04F70" w:rsidRDefault="00F04F70" w:rsidP="00F04F70">
            <w:pPr>
              <w:widowControl/>
              <w:jc w:val="center"/>
              <w:rPr>
                <w:rFonts w:eastAsia="等线"/>
                <w:color w:val="000000"/>
                <w:kern w:val="0"/>
                <w:szCs w:val="21"/>
              </w:rPr>
            </w:pPr>
            <w:r w:rsidRPr="00F04F70">
              <w:rPr>
                <w:rFonts w:eastAsia="等线"/>
                <w:color w:val="000000"/>
                <w:kern w:val="0"/>
                <w:szCs w:val="21"/>
              </w:rPr>
              <w:t>ReqN-S</w:t>
            </w:r>
          </w:p>
        </w:tc>
        <w:tc>
          <w:tcPr>
            <w:tcW w:w="1134" w:type="dxa"/>
            <w:noWrap/>
            <w:hideMark/>
          </w:tcPr>
          <w:p w14:paraId="4D9CC5B3" w14:textId="77777777" w:rsidR="00F04F70" w:rsidRPr="00F04F70" w:rsidRDefault="00F04F70" w:rsidP="00F04F70">
            <w:pPr>
              <w:widowControl/>
              <w:jc w:val="center"/>
              <w:rPr>
                <w:rFonts w:eastAsia="等线"/>
                <w:color w:val="000000"/>
                <w:kern w:val="0"/>
                <w:szCs w:val="21"/>
              </w:rPr>
            </w:pPr>
            <w:r w:rsidRPr="00F04F70">
              <w:rPr>
                <w:rFonts w:eastAsia="等线"/>
                <w:color w:val="000000"/>
                <w:kern w:val="0"/>
                <w:szCs w:val="21"/>
              </w:rPr>
              <w:t>ReqN-NS</w:t>
            </w:r>
          </w:p>
        </w:tc>
        <w:tc>
          <w:tcPr>
            <w:tcW w:w="1134" w:type="dxa"/>
            <w:noWrap/>
            <w:hideMark/>
          </w:tcPr>
          <w:p w14:paraId="12593E18" w14:textId="77777777" w:rsidR="00F04F70" w:rsidRPr="00F04F70" w:rsidRDefault="00F04F70" w:rsidP="00F04F70">
            <w:pPr>
              <w:widowControl/>
              <w:jc w:val="center"/>
              <w:rPr>
                <w:rFonts w:eastAsia="等线"/>
                <w:color w:val="000000"/>
                <w:kern w:val="0"/>
                <w:szCs w:val="21"/>
              </w:rPr>
            </w:pPr>
            <w:r w:rsidRPr="00F04F70">
              <w:rPr>
                <w:rFonts w:eastAsia="等线"/>
                <w:color w:val="000000"/>
                <w:kern w:val="0"/>
                <w:szCs w:val="21"/>
              </w:rPr>
              <w:t>ResN-S</w:t>
            </w:r>
          </w:p>
        </w:tc>
        <w:tc>
          <w:tcPr>
            <w:tcW w:w="1134" w:type="dxa"/>
            <w:noWrap/>
            <w:hideMark/>
          </w:tcPr>
          <w:p w14:paraId="04AFDEF0" w14:textId="77777777" w:rsidR="00F04F70" w:rsidRPr="00F04F70" w:rsidRDefault="00F04F70" w:rsidP="00F04F70">
            <w:pPr>
              <w:widowControl/>
              <w:jc w:val="center"/>
              <w:rPr>
                <w:rFonts w:eastAsia="等线"/>
                <w:color w:val="000000"/>
                <w:kern w:val="0"/>
                <w:szCs w:val="21"/>
              </w:rPr>
            </w:pPr>
            <w:r w:rsidRPr="00F04F70">
              <w:rPr>
                <w:rFonts w:eastAsia="等线"/>
                <w:color w:val="000000"/>
                <w:kern w:val="0"/>
                <w:szCs w:val="21"/>
              </w:rPr>
              <w:t>ResN-NS</w:t>
            </w:r>
          </w:p>
        </w:tc>
        <w:tc>
          <w:tcPr>
            <w:tcW w:w="992" w:type="dxa"/>
            <w:noWrap/>
            <w:hideMark/>
          </w:tcPr>
          <w:p w14:paraId="6A0843D9" w14:textId="77777777" w:rsidR="00F04F70" w:rsidRPr="00F04F70" w:rsidRDefault="00F04F70" w:rsidP="00F04F70">
            <w:pPr>
              <w:widowControl/>
              <w:jc w:val="center"/>
              <w:rPr>
                <w:rFonts w:eastAsia="等线"/>
                <w:color w:val="000000"/>
                <w:kern w:val="0"/>
                <w:szCs w:val="21"/>
              </w:rPr>
            </w:pPr>
            <w:r w:rsidRPr="00F04F70">
              <w:rPr>
                <w:rFonts w:eastAsia="等线"/>
                <w:color w:val="000000"/>
                <w:kern w:val="0"/>
                <w:szCs w:val="21"/>
              </w:rPr>
              <w:t>E-S</w:t>
            </w:r>
          </w:p>
        </w:tc>
        <w:tc>
          <w:tcPr>
            <w:tcW w:w="851" w:type="dxa"/>
            <w:noWrap/>
            <w:hideMark/>
          </w:tcPr>
          <w:p w14:paraId="5A1FD18B" w14:textId="77777777" w:rsidR="00F04F70" w:rsidRPr="00F04F70" w:rsidRDefault="00F04F70" w:rsidP="00F04F70">
            <w:pPr>
              <w:widowControl/>
              <w:jc w:val="center"/>
              <w:rPr>
                <w:rFonts w:eastAsia="等线"/>
                <w:color w:val="000000"/>
                <w:kern w:val="0"/>
                <w:szCs w:val="21"/>
              </w:rPr>
            </w:pPr>
            <w:r w:rsidRPr="00F04F70">
              <w:rPr>
                <w:rFonts w:eastAsia="等线"/>
                <w:color w:val="000000"/>
                <w:kern w:val="0"/>
                <w:szCs w:val="21"/>
              </w:rPr>
              <w:t>E-NS</w:t>
            </w:r>
          </w:p>
        </w:tc>
      </w:tr>
      <w:tr w:rsidR="00F04F70" w:rsidRPr="00F04F70" w14:paraId="5D6EF5A9" w14:textId="77777777" w:rsidTr="009F0E5B">
        <w:trPr>
          <w:trHeight w:val="285"/>
        </w:trPr>
        <w:tc>
          <w:tcPr>
            <w:tcW w:w="1668" w:type="dxa"/>
            <w:noWrap/>
            <w:hideMark/>
          </w:tcPr>
          <w:p w14:paraId="27800C40" w14:textId="77777777" w:rsidR="00F04F70" w:rsidRPr="00F04F70" w:rsidRDefault="00F04F70" w:rsidP="00F04F70">
            <w:pPr>
              <w:widowControl/>
              <w:jc w:val="center"/>
              <w:rPr>
                <w:rFonts w:eastAsia="等线"/>
                <w:bCs/>
                <w:color w:val="000000"/>
                <w:kern w:val="0"/>
                <w:szCs w:val="21"/>
              </w:rPr>
            </w:pPr>
            <w:r w:rsidRPr="00F04F70">
              <w:rPr>
                <w:rFonts w:eastAsia="等线"/>
                <w:bCs/>
                <w:color w:val="000000"/>
                <w:kern w:val="0"/>
                <w:szCs w:val="21"/>
              </w:rPr>
              <w:t>eTime</w:t>
            </w:r>
          </w:p>
        </w:tc>
        <w:tc>
          <w:tcPr>
            <w:tcW w:w="992" w:type="dxa"/>
            <w:noWrap/>
            <w:hideMark/>
          </w:tcPr>
          <w:p w14:paraId="7662B363"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4388C963"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71A2AE82"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090D9F60"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992" w:type="dxa"/>
            <w:noWrap/>
            <w:hideMark/>
          </w:tcPr>
          <w:p w14:paraId="6AA7D9F3"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851" w:type="dxa"/>
            <w:noWrap/>
            <w:hideMark/>
          </w:tcPr>
          <w:p w14:paraId="44612255"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r>
      <w:tr w:rsidR="00F04F70" w:rsidRPr="00F04F70" w14:paraId="0BD6A6CE" w14:textId="77777777" w:rsidTr="009F0E5B">
        <w:trPr>
          <w:trHeight w:val="285"/>
        </w:trPr>
        <w:tc>
          <w:tcPr>
            <w:tcW w:w="1668" w:type="dxa"/>
            <w:noWrap/>
            <w:hideMark/>
          </w:tcPr>
          <w:p w14:paraId="04D34BFC" w14:textId="77777777" w:rsidR="00F04F70" w:rsidRPr="00F04F70" w:rsidRDefault="00F04F70" w:rsidP="00F04F70">
            <w:pPr>
              <w:widowControl/>
              <w:jc w:val="center"/>
              <w:rPr>
                <w:rFonts w:eastAsia="等线"/>
                <w:b/>
                <w:bCs/>
                <w:color w:val="000000"/>
                <w:kern w:val="0"/>
                <w:szCs w:val="21"/>
              </w:rPr>
            </w:pPr>
            <w:r w:rsidRPr="00F04F70">
              <w:rPr>
                <w:rFonts w:eastAsia="等线"/>
                <w:b/>
                <w:bCs/>
                <w:color w:val="000000"/>
                <w:kern w:val="0"/>
                <w:szCs w:val="21"/>
              </w:rPr>
              <w:t>paraRestriction</w:t>
            </w:r>
          </w:p>
        </w:tc>
        <w:tc>
          <w:tcPr>
            <w:tcW w:w="992" w:type="dxa"/>
            <w:noWrap/>
            <w:hideMark/>
          </w:tcPr>
          <w:p w14:paraId="3916B221"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0</w:t>
            </w:r>
          </w:p>
        </w:tc>
        <w:tc>
          <w:tcPr>
            <w:tcW w:w="1134" w:type="dxa"/>
            <w:noWrap/>
            <w:hideMark/>
          </w:tcPr>
          <w:p w14:paraId="36BC5C94"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0</w:t>
            </w:r>
          </w:p>
        </w:tc>
        <w:tc>
          <w:tcPr>
            <w:tcW w:w="1134" w:type="dxa"/>
            <w:noWrap/>
            <w:hideMark/>
          </w:tcPr>
          <w:p w14:paraId="73386344"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7</w:t>
            </w:r>
          </w:p>
        </w:tc>
        <w:tc>
          <w:tcPr>
            <w:tcW w:w="1134" w:type="dxa"/>
            <w:noWrap/>
            <w:hideMark/>
          </w:tcPr>
          <w:p w14:paraId="55452F2C"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1</w:t>
            </w:r>
          </w:p>
        </w:tc>
        <w:tc>
          <w:tcPr>
            <w:tcW w:w="992" w:type="dxa"/>
            <w:noWrap/>
            <w:hideMark/>
          </w:tcPr>
          <w:p w14:paraId="5A2F9468"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7</w:t>
            </w:r>
          </w:p>
        </w:tc>
        <w:tc>
          <w:tcPr>
            <w:tcW w:w="851" w:type="dxa"/>
            <w:noWrap/>
            <w:hideMark/>
          </w:tcPr>
          <w:p w14:paraId="6E5D496C"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1</w:t>
            </w:r>
          </w:p>
        </w:tc>
      </w:tr>
      <w:tr w:rsidR="00F04F70" w:rsidRPr="00F04F70" w14:paraId="4C450C94" w14:textId="77777777" w:rsidTr="009F0E5B">
        <w:trPr>
          <w:trHeight w:val="285"/>
        </w:trPr>
        <w:tc>
          <w:tcPr>
            <w:tcW w:w="1668" w:type="dxa"/>
            <w:noWrap/>
            <w:hideMark/>
          </w:tcPr>
          <w:p w14:paraId="44C9D5F9" w14:textId="77777777" w:rsidR="00F04F70" w:rsidRPr="00F04F70" w:rsidRDefault="00F04F70" w:rsidP="00F04F70">
            <w:pPr>
              <w:widowControl/>
              <w:jc w:val="center"/>
              <w:rPr>
                <w:rFonts w:eastAsia="等线"/>
                <w:b/>
                <w:bCs/>
                <w:color w:val="000000"/>
                <w:kern w:val="0"/>
                <w:szCs w:val="21"/>
              </w:rPr>
            </w:pPr>
            <w:r w:rsidRPr="00F04F70">
              <w:rPr>
                <w:rFonts w:eastAsia="等线"/>
                <w:b/>
                <w:bCs/>
                <w:color w:val="000000"/>
                <w:kern w:val="0"/>
                <w:szCs w:val="21"/>
              </w:rPr>
              <w:t>preOp</w:t>
            </w:r>
          </w:p>
        </w:tc>
        <w:tc>
          <w:tcPr>
            <w:tcW w:w="992" w:type="dxa"/>
            <w:noWrap/>
            <w:hideMark/>
          </w:tcPr>
          <w:p w14:paraId="0E228096"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36</w:t>
            </w:r>
          </w:p>
        </w:tc>
        <w:tc>
          <w:tcPr>
            <w:tcW w:w="1134" w:type="dxa"/>
            <w:noWrap/>
            <w:hideMark/>
          </w:tcPr>
          <w:p w14:paraId="5CABA6C6"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1</w:t>
            </w:r>
          </w:p>
        </w:tc>
        <w:tc>
          <w:tcPr>
            <w:tcW w:w="1134" w:type="dxa"/>
            <w:noWrap/>
            <w:hideMark/>
          </w:tcPr>
          <w:p w14:paraId="4029E12E"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36</w:t>
            </w:r>
          </w:p>
        </w:tc>
        <w:tc>
          <w:tcPr>
            <w:tcW w:w="1134" w:type="dxa"/>
            <w:noWrap/>
            <w:hideMark/>
          </w:tcPr>
          <w:p w14:paraId="21B08717"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1</w:t>
            </w:r>
          </w:p>
        </w:tc>
        <w:tc>
          <w:tcPr>
            <w:tcW w:w="992" w:type="dxa"/>
            <w:noWrap/>
            <w:hideMark/>
          </w:tcPr>
          <w:p w14:paraId="0C3B4DFB"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36</w:t>
            </w:r>
          </w:p>
        </w:tc>
        <w:tc>
          <w:tcPr>
            <w:tcW w:w="851" w:type="dxa"/>
            <w:noWrap/>
            <w:hideMark/>
          </w:tcPr>
          <w:p w14:paraId="5A2B5ABE"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1</w:t>
            </w:r>
          </w:p>
        </w:tc>
      </w:tr>
      <w:tr w:rsidR="00F04F70" w:rsidRPr="00F04F70" w14:paraId="6CAFE829" w14:textId="77777777" w:rsidTr="009F0E5B">
        <w:trPr>
          <w:trHeight w:val="285"/>
        </w:trPr>
        <w:tc>
          <w:tcPr>
            <w:tcW w:w="1668" w:type="dxa"/>
            <w:noWrap/>
            <w:hideMark/>
          </w:tcPr>
          <w:p w14:paraId="100076A4" w14:textId="77777777" w:rsidR="00F04F70" w:rsidRPr="00F04F70" w:rsidRDefault="00F04F70" w:rsidP="00F04F70">
            <w:pPr>
              <w:widowControl/>
              <w:jc w:val="center"/>
              <w:rPr>
                <w:rFonts w:eastAsia="等线"/>
                <w:b/>
                <w:bCs/>
                <w:color w:val="000000"/>
                <w:kern w:val="0"/>
                <w:szCs w:val="21"/>
              </w:rPr>
            </w:pPr>
            <w:r w:rsidRPr="00F04F70">
              <w:rPr>
                <w:rFonts w:eastAsia="等线"/>
                <w:b/>
                <w:bCs/>
                <w:color w:val="000000"/>
                <w:kern w:val="0"/>
                <w:szCs w:val="21"/>
              </w:rPr>
              <w:t>Iteration</w:t>
            </w:r>
          </w:p>
        </w:tc>
        <w:tc>
          <w:tcPr>
            <w:tcW w:w="992" w:type="dxa"/>
            <w:noWrap/>
            <w:hideMark/>
          </w:tcPr>
          <w:p w14:paraId="7CD42221"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37</w:t>
            </w:r>
          </w:p>
        </w:tc>
        <w:tc>
          <w:tcPr>
            <w:tcW w:w="1134" w:type="dxa"/>
            <w:noWrap/>
            <w:hideMark/>
          </w:tcPr>
          <w:p w14:paraId="712E40CC"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2</w:t>
            </w:r>
          </w:p>
        </w:tc>
        <w:tc>
          <w:tcPr>
            <w:tcW w:w="1134" w:type="dxa"/>
            <w:noWrap/>
            <w:hideMark/>
          </w:tcPr>
          <w:p w14:paraId="1678D935"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37</w:t>
            </w:r>
          </w:p>
        </w:tc>
        <w:tc>
          <w:tcPr>
            <w:tcW w:w="1134" w:type="dxa"/>
            <w:noWrap/>
            <w:hideMark/>
          </w:tcPr>
          <w:p w14:paraId="35318CEA"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2</w:t>
            </w:r>
          </w:p>
        </w:tc>
        <w:tc>
          <w:tcPr>
            <w:tcW w:w="992" w:type="dxa"/>
            <w:noWrap/>
            <w:hideMark/>
          </w:tcPr>
          <w:p w14:paraId="48F7AB7F"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37</w:t>
            </w:r>
          </w:p>
        </w:tc>
        <w:tc>
          <w:tcPr>
            <w:tcW w:w="851" w:type="dxa"/>
            <w:noWrap/>
            <w:hideMark/>
          </w:tcPr>
          <w:p w14:paraId="607B13B5"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2</w:t>
            </w:r>
          </w:p>
        </w:tc>
      </w:tr>
      <w:tr w:rsidR="00F04F70" w:rsidRPr="00F04F70" w14:paraId="42BD8DA0" w14:textId="77777777" w:rsidTr="009F0E5B">
        <w:trPr>
          <w:trHeight w:val="285"/>
        </w:trPr>
        <w:tc>
          <w:tcPr>
            <w:tcW w:w="1668" w:type="dxa"/>
            <w:noWrap/>
            <w:hideMark/>
          </w:tcPr>
          <w:p w14:paraId="336A4BD4" w14:textId="77777777" w:rsidR="00F04F70" w:rsidRPr="00F04F70" w:rsidRDefault="00F04F70" w:rsidP="00F04F70">
            <w:pPr>
              <w:widowControl/>
              <w:jc w:val="center"/>
              <w:rPr>
                <w:rFonts w:eastAsia="等线"/>
                <w:b/>
                <w:bCs/>
                <w:color w:val="000000"/>
                <w:kern w:val="0"/>
                <w:szCs w:val="21"/>
              </w:rPr>
            </w:pPr>
            <w:r w:rsidRPr="00F04F70">
              <w:rPr>
                <w:rFonts w:eastAsia="等线"/>
                <w:b/>
                <w:bCs/>
                <w:color w:val="000000"/>
                <w:kern w:val="0"/>
                <w:szCs w:val="21"/>
              </w:rPr>
              <w:t>paraRelation</w:t>
            </w:r>
          </w:p>
        </w:tc>
        <w:tc>
          <w:tcPr>
            <w:tcW w:w="992" w:type="dxa"/>
            <w:noWrap/>
            <w:hideMark/>
          </w:tcPr>
          <w:p w14:paraId="0FEBE341"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0</w:t>
            </w:r>
          </w:p>
        </w:tc>
        <w:tc>
          <w:tcPr>
            <w:tcW w:w="1134" w:type="dxa"/>
            <w:noWrap/>
            <w:hideMark/>
          </w:tcPr>
          <w:p w14:paraId="6779E2EB"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0</w:t>
            </w:r>
          </w:p>
        </w:tc>
        <w:tc>
          <w:tcPr>
            <w:tcW w:w="1134" w:type="dxa"/>
            <w:noWrap/>
            <w:hideMark/>
          </w:tcPr>
          <w:p w14:paraId="4A0334F3"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2</w:t>
            </w:r>
          </w:p>
        </w:tc>
        <w:tc>
          <w:tcPr>
            <w:tcW w:w="1134" w:type="dxa"/>
            <w:noWrap/>
            <w:hideMark/>
          </w:tcPr>
          <w:p w14:paraId="78133779"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1</w:t>
            </w:r>
          </w:p>
        </w:tc>
        <w:tc>
          <w:tcPr>
            <w:tcW w:w="992" w:type="dxa"/>
            <w:noWrap/>
            <w:hideMark/>
          </w:tcPr>
          <w:p w14:paraId="14441E10"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2</w:t>
            </w:r>
          </w:p>
        </w:tc>
        <w:tc>
          <w:tcPr>
            <w:tcW w:w="851" w:type="dxa"/>
            <w:noWrap/>
            <w:hideMark/>
          </w:tcPr>
          <w:p w14:paraId="1441FE18" w14:textId="77777777" w:rsidR="00F04F70" w:rsidRPr="00F04F70" w:rsidRDefault="00F04F70" w:rsidP="00F04F70">
            <w:pPr>
              <w:widowControl/>
              <w:jc w:val="center"/>
              <w:rPr>
                <w:rFonts w:eastAsia="等线"/>
                <w:b/>
                <w:color w:val="000000"/>
                <w:kern w:val="0"/>
                <w:sz w:val="22"/>
                <w:szCs w:val="22"/>
              </w:rPr>
            </w:pPr>
            <w:r w:rsidRPr="00F04F70">
              <w:rPr>
                <w:rFonts w:eastAsia="等线"/>
                <w:b/>
                <w:color w:val="000000"/>
                <w:kern w:val="0"/>
                <w:sz w:val="22"/>
                <w:szCs w:val="22"/>
              </w:rPr>
              <w:t>1</w:t>
            </w:r>
          </w:p>
        </w:tc>
      </w:tr>
      <w:tr w:rsidR="00F04F70" w:rsidRPr="00F04F70" w14:paraId="747DFB91" w14:textId="77777777" w:rsidTr="009F0E5B">
        <w:trPr>
          <w:trHeight w:val="285"/>
        </w:trPr>
        <w:tc>
          <w:tcPr>
            <w:tcW w:w="1668" w:type="dxa"/>
            <w:noWrap/>
            <w:hideMark/>
          </w:tcPr>
          <w:p w14:paraId="7CEF01B9" w14:textId="77777777" w:rsidR="00F04F70" w:rsidRPr="00F04F70" w:rsidRDefault="00F04F70" w:rsidP="00F04F70">
            <w:pPr>
              <w:widowControl/>
              <w:jc w:val="center"/>
              <w:rPr>
                <w:rFonts w:eastAsia="等线"/>
                <w:bCs/>
                <w:color w:val="000000"/>
                <w:kern w:val="0"/>
                <w:szCs w:val="21"/>
              </w:rPr>
            </w:pPr>
            <w:r w:rsidRPr="00F04F70">
              <w:rPr>
                <w:rFonts w:eastAsia="等线"/>
                <w:bCs/>
                <w:color w:val="000000"/>
                <w:kern w:val="0"/>
                <w:szCs w:val="21"/>
              </w:rPr>
              <w:t>invokeOp</w:t>
            </w:r>
          </w:p>
        </w:tc>
        <w:tc>
          <w:tcPr>
            <w:tcW w:w="992" w:type="dxa"/>
            <w:noWrap/>
            <w:hideMark/>
          </w:tcPr>
          <w:p w14:paraId="782204CC"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4C1F0A35"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5DD77615"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2DD9F3DF"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992" w:type="dxa"/>
            <w:noWrap/>
            <w:hideMark/>
          </w:tcPr>
          <w:p w14:paraId="1D6D8F99"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851" w:type="dxa"/>
            <w:noWrap/>
            <w:hideMark/>
          </w:tcPr>
          <w:p w14:paraId="0F2AB567"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r>
      <w:tr w:rsidR="00F04F70" w:rsidRPr="00F04F70" w14:paraId="67F277DD" w14:textId="77777777" w:rsidTr="009F0E5B">
        <w:trPr>
          <w:trHeight w:val="285"/>
        </w:trPr>
        <w:tc>
          <w:tcPr>
            <w:tcW w:w="1668" w:type="dxa"/>
            <w:noWrap/>
            <w:hideMark/>
          </w:tcPr>
          <w:p w14:paraId="2028F100" w14:textId="77777777" w:rsidR="00F04F70" w:rsidRPr="00F04F70" w:rsidRDefault="00F04F70" w:rsidP="00F04F70">
            <w:pPr>
              <w:widowControl/>
              <w:jc w:val="center"/>
              <w:rPr>
                <w:rFonts w:eastAsia="等线"/>
                <w:bCs/>
                <w:color w:val="000000"/>
                <w:kern w:val="0"/>
                <w:szCs w:val="21"/>
              </w:rPr>
            </w:pPr>
            <w:r w:rsidRPr="00F04F70">
              <w:rPr>
                <w:rFonts w:eastAsia="等线"/>
                <w:bCs/>
                <w:color w:val="000000"/>
                <w:kern w:val="0"/>
                <w:szCs w:val="21"/>
              </w:rPr>
              <w:t>ipRegion</w:t>
            </w:r>
          </w:p>
        </w:tc>
        <w:tc>
          <w:tcPr>
            <w:tcW w:w="992" w:type="dxa"/>
            <w:noWrap/>
            <w:hideMark/>
          </w:tcPr>
          <w:p w14:paraId="5DB24246"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1AA556E4"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54032C0A"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1134" w:type="dxa"/>
            <w:noWrap/>
            <w:hideMark/>
          </w:tcPr>
          <w:p w14:paraId="18BD52DA"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992" w:type="dxa"/>
            <w:noWrap/>
            <w:hideMark/>
          </w:tcPr>
          <w:p w14:paraId="32203928"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c>
          <w:tcPr>
            <w:tcW w:w="851" w:type="dxa"/>
            <w:noWrap/>
            <w:hideMark/>
          </w:tcPr>
          <w:p w14:paraId="193D83B5"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0</w:t>
            </w:r>
          </w:p>
        </w:tc>
      </w:tr>
      <w:tr w:rsidR="00F04F70" w:rsidRPr="00F04F70" w14:paraId="3FFC0B03" w14:textId="77777777" w:rsidTr="009F0E5B">
        <w:trPr>
          <w:trHeight w:val="285"/>
        </w:trPr>
        <w:tc>
          <w:tcPr>
            <w:tcW w:w="1668" w:type="dxa"/>
            <w:noWrap/>
            <w:hideMark/>
          </w:tcPr>
          <w:p w14:paraId="5BED5391" w14:textId="77777777" w:rsidR="00F04F70" w:rsidRPr="00F04F70" w:rsidRDefault="00F04F70" w:rsidP="00F04F70">
            <w:pPr>
              <w:widowControl/>
              <w:jc w:val="center"/>
              <w:rPr>
                <w:rFonts w:eastAsia="等线"/>
                <w:bCs/>
                <w:color w:val="000000"/>
                <w:kern w:val="0"/>
                <w:szCs w:val="21"/>
              </w:rPr>
            </w:pPr>
            <w:r w:rsidRPr="00F04F70">
              <w:rPr>
                <w:rFonts w:eastAsia="等线"/>
                <w:bCs/>
                <w:color w:val="000000"/>
                <w:kern w:val="0"/>
                <w:szCs w:val="21"/>
              </w:rPr>
              <w:t>Total</w:t>
            </w:r>
          </w:p>
        </w:tc>
        <w:tc>
          <w:tcPr>
            <w:tcW w:w="992" w:type="dxa"/>
            <w:noWrap/>
            <w:hideMark/>
          </w:tcPr>
          <w:p w14:paraId="3AABCC4D"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109</w:t>
            </w:r>
          </w:p>
        </w:tc>
        <w:tc>
          <w:tcPr>
            <w:tcW w:w="1134" w:type="dxa"/>
            <w:noWrap/>
            <w:hideMark/>
          </w:tcPr>
          <w:p w14:paraId="6BC96BA7"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4</w:t>
            </w:r>
          </w:p>
        </w:tc>
        <w:tc>
          <w:tcPr>
            <w:tcW w:w="1134" w:type="dxa"/>
            <w:noWrap/>
            <w:hideMark/>
          </w:tcPr>
          <w:p w14:paraId="2933E306"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118</w:t>
            </w:r>
          </w:p>
        </w:tc>
        <w:tc>
          <w:tcPr>
            <w:tcW w:w="1134" w:type="dxa"/>
            <w:noWrap/>
            <w:hideMark/>
          </w:tcPr>
          <w:p w14:paraId="469932AC"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6</w:t>
            </w:r>
          </w:p>
        </w:tc>
        <w:tc>
          <w:tcPr>
            <w:tcW w:w="992" w:type="dxa"/>
            <w:noWrap/>
            <w:hideMark/>
          </w:tcPr>
          <w:p w14:paraId="7E39D3FC"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118</w:t>
            </w:r>
          </w:p>
        </w:tc>
        <w:tc>
          <w:tcPr>
            <w:tcW w:w="851" w:type="dxa"/>
            <w:noWrap/>
            <w:hideMark/>
          </w:tcPr>
          <w:p w14:paraId="0B867325" w14:textId="77777777" w:rsidR="00F04F70" w:rsidRPr="00F04F70" w:rsidRDefault="00F04F70" w:rsidP="00F04F70">
            <w:pPr>
              <w:widowControl/>
              <w:jc w:val="center"/>
              <w:rPr>
                <w:rFonts w:eastAsia="等线"/>
                <w:color w:val="000000"/>
                <w:kern w:val="0"/>
                <w:sz w:val="22"/>
                <w:szCs w:val="22"/>
              </w:rPr>
            </w:pPr>
            <w:r w:rsidRPr="00F04F70">
              <w:rPr>
                <w:rFonts w:eastAsia="等线"/>
                <w:color w:val="000000"/>
                <w:kern w:val="0"/>
                <w:sz w:val="22"/>
                <w:szCs w:val="22"/>
              </w:rPr>
              <w:t>6</w:t>
            </w:r>
          </w:p>
        </w:tc>
      </w:tr>
    </w:tbl>
    <w:p w14:paraId="433F5140" w14:textId="77777777" w:rsidR="00605320" w:rsidRDefault="00605320" w:rsidP="00605320">
      <w:pPr>
        <w:pStyle w:val="u3"/>
      </w:pPr>
      <w:bookmarkStart w:id="277" w:name="_Toc498361765"/>
      <w:r w:rsidRPr="004521C1">
        <w:rPr>
          <w:rFonts w:hint="eastAsia"/>
        </w:rPr>
        <w:t>PFC</w:t>
      </w:r>
      <w:r>
        <w:t>2</w:t>
      </w:r>
      <w:r w:rsidRPr="004521C1">
        <w:rPr>
          <w:rFonts w:hint="eastAsia"/>
        </w:rPr>
        <w:t>服务</w:t>
      </w:r>
      <w:r w:rsidRPr="004521C1">
        <w:t>实验结果</w:t>
      </w:r>
      <w:bookmarkEnd w:id="277"/>
    </w:p>
    <w:p w14:paraId="6F1CD1F3" w14:textId="77777777" w:rsidR="00667034" w:rsidRDefault="003F60C5" w:rsidP="00667034">
      <w:pPr>
        <w:pStyle w:val="u5"/>
        <w:spacing w:before="24" w:after="24"/>
        <w:ind w:firstLine="480"/>
        <w:rPr>
          <w:lang w:bidi="ar"/>
        </w:rPr>
      </w:pPr>
      <w:r>
        <w:rPr>
          <w:rFonts w:hint="eastAsia"/>
        </w:rPr>
        <w:t>根据</w:t>
      </w:r>
      <w:r>
        <w:rPr>
          <w:rFonts w:hint="eastAsia"/>
        </w:rPr>
        <w:t>5.2</w:t>
      </w:r>
      <w:r>
        <w:rPr>
          <w:rFonts w:hint="eastAsia"/>
        </w:rPr>
        <w:t>小节可知</w:t>
      </w:r>
      <w:r w:rsidR="006F5082">
        <w:rPr>
          <w:rFonts w:hint="eastAsia"/>
        </w:rPr>
        <w:t>，为</w:t>
      </w:r>
      <w:r w:rsidR="006F5082">
        <w:t>考虑由于</w:t>
      </w:r>
      <w:r w:rsidR="006F5082" w:rsidRPr="00FD32A6">
        <w:rPr>
          <w:rFonts w:hint="eastAsia"/>
        </w:rPr>
        <w:t>需求的变化导致服务的修改</w:t>
      </w:r>
      <w:r w:rsidR="006F5082">
        <w:rPr>
          <w:rFonts w:hint="eastAsia"/>
        </w:rPr>
        <w:t>导致</w:t>
      </w:r>
      <w:r w:rsidR="006F5082" w:rsidRPr="00FD32A6">
        <w:rPr>
          <w:rFonts w:hint="eastAsia"/>
        </w:rPr>
        <w:t>被调用服务接口处于停用状态</w:t>
      </w:r>
      <w:r w:rsidR="006F5082">
        <w:rPr>
          <w:rFonts w:hint="eastAsia"/>
        </w:rPr>
        <w:t>的</w:t>
      </w:r>
      <w:r w:rsidR="006F5082">
        <w:t>情况</w:t>
      </w:r>
      <w:r w:rsidR="006F5082" w:rsidRPr="00FD32A6">
        <w:rPr>
          <w:rFonts w:hint="eastAsia"/>
        </w:rPr>
        <w:t>，</w:t>
      </w:r>
      <w:r w:rsidR="006F5082">
        <w:rPr>
          <w:rFonts w:hint="eastAsia"/>
        </w:rPr>
        <w:t>本文在</w:t>
      </w:r>
      <w:r w:rsidR="006F5082">
        <w:rPr>
          <w:rFonts w:hint="eastAsia"/>
          <w:lang w:bidi="ar"/>
        </w:rPr>
        <w:t>PFC</w:t>
      </w:r>
      <w:r w:rsidR="006F5082">
        <w:rPr>
          <w:rFonts w:hint="eastAsia"/>
          <w:lang w:bidi="ar"/>
        </w:rPr>
        <w:t>服务中考虑</w:t>
      </w:r>
      <w:r w:rsidR="006F5082">
        <w:rPr>
          <w:lang w:bidi="ar"/>
        </w:rPr>
        <w:t>时效约束</w:t>
      </w:r>
      <w:r w:rsidR="006F5082">
        <w:rPr>
          <w:rFonts w:hint="eastAsia"/>
          <w:lang w:bidi="ar"/>
        </w:rPr>
        <w:t>生成</w:t>
      </w:r>
      <w:r w:rsidR="006F5082">
        <w:rPr>
          <w:lang w:bidi="ar"/>
        </w:rPr>
        <w:t>了</w:t>
      </w:r>
      <w:r w:rsidR="006F5082">
        <w:rPr>
          <w:rFonts w:hint="eastAsia"/>
          <w:lang w:bidi="ar"/>
        </w:rPr>
        <w:t>PFC</w:t>
      </w:r>
      <w:r w:rsidR="006F5082">
        <w:rPr>
          <w:lang w:bidi="ar"/>
        </w:rPr>
        <w:t>2</w:t>
      </w:r>
      <w:r w:rsidR="006F5082">
        <w:rPr>
          <w:rFonts w:hint="eastAsia"/>
          <w:lang w:bidi="ar"/>
        </w:rPr>
        <w:t>，</w:t>
      </w:r>
      <w:r w:rsidR="006F5082" w:rsidRPr="000578BF">
        <w:rPr>
          <w:rFonts w:hint="eastAsia"/>
          <w:b/>
          <w:lang w:bidi="ar"/>
        </w:rPr>
        <w:t>程序</w:t>
      </w:r>
      <w:r w:rsidR="006F5082" w:rsidRPr="000578BF">
        <w:rPr>
          <w:b/>
          <w:lang w:bidi="ar"/>
        </w:rPr>
        <w:t>实现过程中删除</w:t>
      </w:r>
      <w:r w:rsidR="006F5082">
        <w:rPr>
          <w:rFonts w:hint="eastAsia"/>
          <w:b/>
          <w:lang w:bidi="ar"/>
        </w:rPr>
        <w:t>“</w:t>
      </w:r>
      <w:r w:rsidR="006F5082" w:rsidRPr="006F5082">
        <w:rPr>
          <w:b/>
          <w:lang w:bidi="ar"/>
        </w:rPr>
        <w:t>feeCalculate</w:t>
      </w:r>
      <w:r w:rsidR="006F5082">
        <w:rPr>
          <w:rFonts w:hint="eastAsia"/>
          <w:b/>
          <w:lang w:bidi="ar"/>
        </w:rPr>
        <w:t>”</w:t>
      </w:r>
      <w:r w:rsidR="006F5082" w:rsidRPr="000578BF">
        <w:rPr>
          <w:b/>
          <w:lang w:bidi="ar"/>
        </w:rPr>
        <w:t>操作功能，但并未对</w:t>
      </w:r>
      <w:r w:rsidR="006F5082" w:rsidRPr="000578BF">
        <w:rPr>
          <w:rFonts w:hint="eastAsia"/>
          <w:b/>
          <w:lang w:bidi="ar"/>
        </w:rPr>
        <w:t>PFC</w:t>
      </w:r>
      <w:r w:rsidR="006F5082" w:rsidRPr="000578BF">
        <w:rPr>
          <w:b/>
          <w:lang w:bidi="ar"/>
        </w:rPr>
        <w:t>2</w:t>
      </w:r>
      <w:r w:rsidR="006F5082" w:rsidRPr="000578BF">
        <w:rPr>
          <w:rFonts w:hint="eastAsia"/>
          <w:b/>
          <w:lang w:bidi="ar"/>
        </w:rPr>
        <w:t>的</w:t>
      </w:r>
      <w:r w:rsidR="006F5082" w:rsidRPr="000578BF">
        <w:rPr>
          <w:rFonts w:hint="eastAsia"/>
          <w:b/>
          <w:lang w:bidi="ar"/>
        </w:rPr>
        <w:t>WSDL</w:t>
      </w:r>
      <w:r w:rsidR="006F5082" w:rsidRPr="000578BF">
        <w:rPr>
          <w:rFonts w:hint="eastAsia"/>
          <w:b/>
          <w:lang w:bidi="ar"/>
        </w:rPr>
        <w:t>接口</w:t>
      </w:r>
      <w:r w:rsidR="006F5082" w:rsidRPr="000578BF">
        <w:rPr>
          <w:b/>
          <w:lang w:bidi="ar"/>
        </w:rPr>
        <w:t>进行修改</w:t>
      </w:r>
      <w:r w:rsidR="006F5082">
        <w:rPr>
          <w:rFonts w:hint="eastAsia"/>
          <w:lang w:bidi="ar"/>
        </w:rPr>
        <w:t>，</w:t>
      </w:r>
      <w:r w:rsidR="006F5082">
        <w:rPr>
          <w:lang w:bidi="ar"/>
        </w:rPr>
        <w:t>用以</w:t>
      </w:r>
      <w:r w:rsidR="006F5082">
        <w:rPr>
          <w:rFonts w:hint="eastAsia"/>
          <w:lang w:bidi="ar"/>
        </w:rPr>
        <w:t>模仿由于</w:t>
      </w:r>
      <w:r w:rsidR="006F5082">
        <w:rPr>
          <w:lang w:bidi="ar"/>
        </w:rPr>
        <w:t>服务</w:t>
      </w:r>
      <w:r w:rsidR="006F5082">
        <w:rPr>
          <w:rFonts w:hint="eastAsia"/>
          <w:lang w:bidi="ar"/>
        </w:rPr>
        <w:t>实现</w:t>
      </w:r>
      <w:r w:rsidR="006F5082">
        <w:rPr>
          <w:lang w:bidi="ar"/>
        </w:rPr>
        <w:t>修改后带来的</w:t>
      </w:r>
      <w:r w:rsidR="006F5082">
        <w:rPr>
          <w:rFonts w:hint="eastAsia"/>
          <w:lang w:bidi="ar"/>
        </w:rPr>
        <w:t>操作</w:t>
      </w:r>
      <w:r w:rsidR="006F5082">
        <w:rPr>
          <w:lang w:bidi="ar"/>
        </w:rPr>
        <w:t>不可用问题。</w:t>
      </w:r>
      <w:r>
        <w:rPr>
          <w:rFonts w:hint="eastAsia"/>
        </w:rPr>
        <w:t>使用</w:t>
      </w:r>
      <w:r>
        <w:rPr>
          <w:rFonts w:hint="eastAsia"/>
        </w:rPr>
        <w:t>axis2</w:t>
      </w:r>
      <w:r>
        <w:rPr>
          <w:rFonts w:hint="eastAsia"/>
        </w:rPr>
        <w:t>开发部署</w:t>
      </w:r>
      <w:r>
        <w:rPr>
          <w:rFonts w:hint="eastAsia"/>
        </w:rPr>
        <w:t>PFC</w:t>
      </w:r>
      <w:r w:rsidR="006F5082">
        <w:t>2</w:t>
      </w:r>
      <w:r>
        <w:rPr>
          <w:rFonts w:hint="eastAsia"/>
        </w:rPr>
        <w:t>服务，部署成功后，访问</w:t>
      </w:r>
      <w:r>
        <w:rPr>
          <w:rFonts w:hint="eastAsia"/>
        </w:rPr>
        <w:t>URL</w:t>
      </w:r>
      <w:r>
        <w:rPr>
          <w:rFonts w:hint="eastAsia"/>
        </w:rPr>
        <w:t>：</w:t>
      </w:r>
      <w:r>
        <w:rPr>
          <w:rFonts w:hint="eastAsia"/>
        </w:rPr>
        <w:t>http://localhost:8080/axis2/services/ParkingFeeCalculator</w:t>
      </w:r>
      <w:r>
        <w:t>2</w:t>
      </w:r>
      <w:r>
        <w:rPr>
          <w:rFonts w:hint="eastAsia"/>
        </w:rPr>
        <w:t>?wsdl</w:t>
      </w:r>
      <w:r>
        <w:rPr>
          <w:rFonts w:hint="eastAsia"/>
        </w:rPr>
        <w:t>获取扩展后的服务</w:t>
      </w:r>
      <w:r>
        <w:rPr>
          <w:rFonts w:hint="eastAsia"/>
        </w:rPr>
        <w:t>WSDL</w:t>
      </w:r>
      <w:r w:rsidR="00D900CC">
        <w:rPr>
          <w:rFonts w:hint="eastAsia"/>
        </w:rPr>
        <w:t>。由于</w:t>
      </w:r>
      <w:r w:rsidR="00D900CC">
        <w:t>删除</w:t>
      </w:r>
      <w:r w:rsidR="00D900CC" w:rsidRPr="00D900CC">
        <w:t>feeCalculate</w:t>
      </w:r>
      <w:r w:rsidR="00D900CC">
        <w:rPr>
          <w:rFonts w:hint="eastAsia"/>
        </w:rPr>
        <w:t>操作</w:t>
      </w:r>
      <w:r w:rsidR="00D900CC">
        <w:t>，</w:t>
      </w:r>
      <w:r w:rsidR="00D900CC">
        <w:rPr>
          <w:rFonts w:hint="eastAsia"/>
          <w:lang w:bidi="ar"/>
        </w:rPr>
        <w:t>PFC</w:t>
      </w:r>
      <w:r w:rsidR="00D900CC">
        <w:rPr>
          <w:lang w:bidi="ar"/>
        </w:rPr>
        <w:t>2</w:t>
      </w:r>
      <w:r w:rsidR="00D900CC">
        <w:rPr>
          <w:rFonts w:hint="eastAsia"/>
          <w:lang w:bidi="ar"/>
        </w:rPr>
        <w:t>服务</w:t>
      </w:r>
      <w:r w:rsidR="00D900CC">
        <w:rPr>
          <w:lang w:bidi="ar"/>
        </w:rPr>
        <w:t>不存在由于</w:t>
      </w:r>
      <w:r w:rsidR="00D900CC" w:rsidRPr="00D900CC">
        <w:t>feeCalculate</w:t>
      </w:r>
      <w:r w:rsidR="00D900CC">
        <w:rPr>
          <w:rFonts w:hint="eastAsia"/>
        </w:rPr>
        <w:t>操作</w:t>
      </w:r>
      <w:r w:rsidR="00D900CC">
        <w:t>带来的顺序约束</w:t>
      </w:r>
      <w:r w:rsidR="00D900CC">
        <w:rPr>
          <w:rFonts w:hint="eastAsia"/>
        </w:rPr>
        <w:t>、</w:t>
      </w:r>
      <w:r w:rsidR="00D900CC">
        <w:t>重复调用约束及参数关系约束</w:t>
      </w:r>
      <w:r w:rsidR="00D900CC">
        <w:rPr>
          <w:rFonts w:hint="eastAsia"/>
        </w:rPr>
        <w:t>，</w:t>
      </w:r>
      <w:r w:rsidR="00D900CC">
        <w:t>即</w:t>
      </w:r>
      <w:r w:rsidR="00D900CC" w:rsidRPr="00D900CC">
        <w:rPr>
          <w:rFonts w:hint="eastAsia"/>
          <w:b/>
          <w:lang w:bidi="ar"/>
        </w:rPr>
        <w:t>PFC</w:t>
      </w:r>
      <w:r w:rsidR="00D900CC" w:rsidRPr="00D900CC">
        <w:rPr>
          <w:b/>
          <w:lang w:bidi="ar"/>
        </w:rPr>
        <w:t>2</w:t>
      </w:r>
      <w:r w:rsidR="00D900CC" w:rsidRPr="00D900CC">
        <w:rPr>
          <w:rFonts w:hint="eastAsia"/>
          <w:b/>
          <w:lang w:bidi="ar"/>
        </w:rPr>
        <w:t>服务仅</w:t>
      </w:r>
      <w:r w:rsidR="00D900CC" w:rsidRPr="00D900CC">
        <w:rPr>
          <w:b/>
          <w:lang w:bidi="ar"/>
        </w:rPr>
        <w:t>存</w:t>
      </w:r>
      <w:r w:rsidR="00D900CC" w:rsidRPr="00D900CC">
        <w:rPr>
          <w:rFonts w:hint="eastAsia"/>
          <w:b/>
          <w:lang w:bidi="ar"/>
        </w:rPr>
        <w:t>参数</w:t>
      </w:r>
      <w:r w:rsidR="00D900CC" w:rsidRPr="00D900CC">
        <w:rPr>
          <w:b/>
          <w:lang w:bidi="ar"/>
        </w:rPr>
        <w:t>范围约束、重复</w:t>
      </w:r>
      <w:r w:rsidR="00D900CC" w:rsidRPr="00D900CC">
        <w:rPr>
          <w:rFonts w:hint="eastAsia"/>
          <w:b/>
          <w:lang w:bidi="ar"/>
        </w:rPr>
        <w:t>调用约束（</w:t>
      </w:r>
      <w:r w:rsidR="00D900CC" w:rsidRPr="00D900CC">
        <w:rPr>
          <w:rFonts w:hint="eastAsia"/>
          <w:b/>
          <w:lang w:bidi="ar"/>
        </w:rPr>
        <w:t>login</w:t>
      </w:r>
      <w:r w:rsidR="00D900CC" w:rsidRPr="00D900CC">
        <w:rPr>
          <w:rFonts w:hint="eastAsia"/>
          <w:b/>
          <w:lang w:bidi="ar"/>
        </w:rPr>
        <w:t>操作包含</w:t>
      </w:r>
      <w:r w:rsidR="00D900CC" w:rsidRPr="00D900CC">
        <w:rPr>
          <w:b/>
          <w:lang w:bidi="ar"/>
        </w:rPr>
        <w:t>该约束</w:t>
      </w:r>
      <w:r w:rsidR="00D900CC" w:rsidRPr="00D900CC">
        <w:rPr>
          <w:rFonts w:hint="eastAsia"/>
          <w:b/>
          <w:lang w:bidi="ar"/>
        </w:rPr>
        <w:t>）</w:t>
      </w:r>
      <w:r w:rsidR="00D900CC" w:rsidRPr="00D900CC">
        <w:rPr>
          <w:b/>
          <w:lang w:bidi="ar"/>
        </w:rPr>
        <w:t>及</w:t>
      </w:r>
      <w:r w:rsidR="00D900CC" w:rsidRPr="00D900CC">
        <w:rPr>
          <w:rFonts w:hint="eastAsia"/>
          <w:b/>
          <w:lang w:bidi="ar"/>
        </w:rPr>
        <w:t>时效</w:t>
      </w:r>
      <w:r w:rsidR="00D900CC" w:rsidRPr="00D900CC">
        <w:rPr>
          <w:b/>
          <w:lang w:bidi="ar"/>
        </w:rPr>
        <w:t>约束</w:t>
      </w:r>
      <w:r w:rsidR="00D900CC">
        <w:rPr>
          <w:lang w:bidi="ar"/>
        </w:rPr>
        <w:t>。</w:t>
      </w:r>
      <w:r w:rsidR="00990182">
        <w:rPr>
          <w:rFonts w:hint="eastAsia"/>
        </w:rPr>
        <w:t>使用</w:t>
      </w:r>
      <w:r w:rsidR="00990182" w:rsidRPr="007C6A20">
        <w:t>axis2</w:t>
      </w:r>
      <w:r w:rsidR="00990182">
        <w:rPr>
          <w:rFonts w:hint="eastAsia"/>
        </w:rPr>
        <w:t>开发</w:t>
      </w:r>
      <w:r w:rsidR="00990182">
        <w:t>部署</w:t>
      </w:r>
      <w:r w:rsidR="00990182" w:rsidRPr="007F4217">
        <w:t>PFC</w:t>
      </w:r>
      <w:r w:rsidR="00990182">
        <w:rPr>
          <w:rFonts w:hint="eastAsia"/>
        </w:rPr>
        <w:t>服务，</w:t>
      </w:r>
      <w:r w:rsidR="00990182">
        <w:t>部署成功后，</w:t>
      </w:r>
      <w:r w:rsidR="00990182">
        <w:rPr>
          <w:rFonts w:hint="eastAsia"/>
        </w:rPr>
        <w:t>访问</w:t>
      </w:r>
      <w:r w:rsidR="00990182">
        <w:rPr>
          <w:rFonts w:hint="eastAsia"/>
        </w:rPr>
        <w:t>U</w:t>
      </w:r>
      <w:r w:rsidR="00990182">
        <w:t>RL</w:t>
      </w:r>
      <w:r w:rsidR="00990182">
        <w:rPr>
          <w:rFonts w:hint="eastAsia"/>
        </w:rPr>
        <w:t>：</w:t>
      </w:r>
      <w:r w:rsidR="00990182" w:rsidRPr="004C27EC">
        <w:t>http://localhost:8080/axis2/services/ParkingFeeCalculator</w:t>
      </w:r>
      <w:r w:rsidR="00990182">
        <w:t>2</w:t>
      </w:r>
      <w:r w:rsidR="00990182" w:rsidRPr="004C27EC">
        <w:t>?wsdl</w:t>
      </w:r>
      <w:r w:rsidR="00990182">
        <w:rPr>
          <w:rFonts w:hint="eastAsia"/>
        </w:rPr>
        <w:t>获取扩展</w:t>
      </w:r>
      <w:r w:rsidR="00990182">
        <w:t>后的</w:t>
      </w:r>
      <w:r w:rsidR="00990182">
        <w:rPr>
          <w:rFonts w:hint="eastAsia"/>
        </w:rPr>
        <w:t>服务</w:t>
      </w:r>
      <w:r w:rsidR="00990182">
        <w:rPr>
          <w:rFonts w:hint="eastAsia"/>
        </w:rPr>
        <w:t>WSDL</w:t>
      </w:r>
      <w:r w:rsidR="00560843">
        <w:rPr>
          <w:rFonts w:hint="eastAsia"/>
        </w:rPr>
        <w:t>。由于</w:t>
      </w:r>
      <w:r w:rsidR="00560843">
        <w:rPr>
          <w:rFonts w:hint="eastAsia"/>
          <w:lang w:bidi="ar"/>
        </w:rPr>
        <w:t>PFC</w:t>
      </w:r>
      <w:r w:rsidR="00560843">
        <w:rPr>
          <w:lang w:bidi="ar"/>
        </w:rPr>
        <w:t>2</w:t>
      </w:r>
      <w:r w:rsidR="00560843">
        <w:rPr>
          <w:rFonts w:hint="eastAsia"/>
          <w:lang w:bidi="ar"/>
        </w:rPr>
        <w:t>服务与</w:t>
      </w:r>
      <w:r w:rsidR="00560843">
        <w:rPr>
          <w:rFonts w:hint="eastAsia"/>
          <w:lang w:bidi="ar"/>
        </w:rPr>
        <w:t>PFC</w:t>
      </w:r>
      <w:r w:rsidR="00560843">
        <w:rPr>
          <w:rFonts w:hint="eastAsia"/>
          <w:lang w:bidi="ar"/>
        </w:rPr>
        <w:t>服务</w:t>
      </w:r>
      <w:r w:rsidR="00560843">
        <w:rPr>
          <w:lang w:bidi="ar"/>
        </w:rPr>
        <w:t>的</w:t>
      </w:r>
      <w:r w:rsidR="00560843">
        <w:rPr>
          <w:rFonts w:hint="eastAsia"/>
          <w:lang w:bidi="ar"/>
        </w:rPr>
        <w:t>扩展</w:t>
      </w:r>
      <w:r w:rsidR="00560843">
        <w:rPr>
          <w:rFonts w:hint="eastAsia"/>
          <w:lang w:bidi="ar"/>
        </w:rPr>
        <w:t>WSDL</w:t>
      </w:r>
      <w:r w:rsidR="00560843">
        <w:rPr>
          <w:rFonts w:hint="eastAsia"/>
          <w:lang w:bidi="ar"/>
        </w:rPr>
        <w:t>相同</w:t>
      </w:r>
      <w:r w:rsidR="00560843">
        <w:rPr>
          <w:lang w:bidi="ar"/>
        </w:rPr>
        <w:t>，因此</w:t>
      </w:r>
      <w:r w:rsidR="00560843" w:rsidRPr="0035572A">
        <w:rPr>
          <w:rFonts w:hint="eastAsia"/>
          <w:b/>
          <w:lang w:bidi="ar"/>
        </w:rPr>
        <w:t>生成</w:t>
      </w:r>
      <w:r w:rsidR="00560843" w:rsidRPr="0035572A">
        <w:rPr>
          <w:b/>
          <w:lang w:bidi="ar"/>
        </w:rPr>
        <w:t>的行为模型、测试序列与测试用例均</w:t>
      </w:r>
      <w:r w:rsidR="0035572A" w:rsidRPr="0035572A">
        <w:rPr>
          <w:rFonts w:hint="eastAsia"/>
          <w:b/>
          <w:lang w:bidi="ar"/>
        </w:rPr>
        <w:t>与</w:t>
      </w:r>
      <w:r w:rsidR="0035572A" w:rsidRPr="0035572A">
        <w:rPr>
          <w:rFonts w:hint="eastAsia"/>
          <w:b/>
          <w:lang w:bidi="ar"/>
        </w:rPr>
        <w:t>PFC</w:t>
      </w:r>
      <w:r w:rsidR="0035572A" w:rsidRPr="0035572A">
        <w:rPr>
          <w:rFonts w:hint="eastAsia"/>
          <w:b/>
          <w:lang w:bidi="ar"/>
        </w:rPr>
        <w:t>服务实验结果</w:t>
      </w:r>
      <w:r w:rsidR="00560843" w:rsidRPr="0035572A">
        <w:rPr>
          <w:b/>
          <w:lang w:bidi="ar"/>
        </w:rPr>
        <w:t>相同</w:t>
      </w:r>
      <w:r w:rsidR="00560843">
        <w:rPr>
          <w:lang w:bidi="ar"/>
        </w:rPr>
        <w:t>。</w:t>
      </w:r>
    </w:p>
    <w:p w14:paraId="3FAF3EFA" w14:textId="77777777" w:rsidR="00667034" w:rsidRDefault="00560843" w:rsidP="00667034">
      <w:pPr>
        <w:pStyle w:val="u5"/>
        <w:spacing w:before="24" w:after="24"/>
        <w:ind w:firstLine="480"/>
        <w:rPr>
          <w:lang w:bidi="ar"/>
        </w:rPr>
      </w:pPr>
      <w:r>
        <w:rPr>
          <w:rFonts w:hint="eastAsia"/>
        </w:rPr>
        <w:t>测试用例执行与检测：</w:t>
      </w:r>
      <w:r w:rsidR="00667034">
        <w:rPr>
          <w:rFonts w:hint="eastAsia"/>
        </w:rPr>
        <w:t>分别使用</w:t>
      </w:r>
      <w:r w:rsidR="00667034" w:rsidRPr="000525E3">
        <w:rPr>
          <w:lang w:bidi="ar"/>
        </w:rPr>
        <w:t>BMD_WSTCT</w:t>
      </w:r>
      <w:r w:rsidR="00667034" w:rsidRPr="000525E3">
        <w:rPr>
          <w:lang w:bidi="ar"/>
        </w:rPr>
        <w:t>工具</w:t>
      </w:r>
      <w:r w:rsidR="00667034">
        <w:rPr>
          <w:rFonts w:hint="eastAsia"/>
          <w:lang w:bidi="ar"/>
        </w:rPr>
        <w:t>对</w:t>
      </w:r>
      <w:r w:rsidR="00667034">
        <w:rPr>
          <w:lang w:bidi="ar"/>
        </w:rPr>
        <w:t>六种</w:t>
      </w:r>
      <w:r w:rsidR="00667034">
        <w:rPr>
          <w:rFonts w:hint="eastAsia"/>
          <w:lang w:bidi="ar"/>
        </w:rPr>
        <w:t>覆盖</w:t>
      </w:r>
      <w:r w:rsidR="00667034">
        <w:rPr>
          <w:lang w:bidi="ar"/>
        </w:rPr>
        <w:t>策略</w:t>
      </w:r>
      <w:r w:rsidR="00667034">
        <w:rPr>
          <w:rFonts w:hint="eastAsia"/>
          <w:lang w:bidi="ar"/>
        </w:rPr>
        <w:t>生成</w:t>
      </w:r>
      <w:r w:rsidR="00667034">
        <w:rPr>
          <w:lang w:bidi="ar"/>
        </w:rPr>
        <w:t>的测试用例</w:t>
      </w:r>
      <w:r w:rsidR="00667034">
        <w:rPr>
          <w:rFonts w:hint="eastAsia"/>
          <w:lang w:bidi="ar"/>
        </w:rPr>
        <w:t>进行</w:t>
      </w:r>
      <w:r w:rsidR="00667034">
        <w:rPr>
          <w:lang w:bidi="ar"/>
        </w:rPr>
        <w:t>执行与约束违规检测</w:t>
      </w:r>
      <w:r w:rsidR="00667034">
        <w:rPr>
          <w:rFonts w:hint="eastAsia"/>
          <w:lang w:bidi="ar"/>
        </w:rPr>
        <w:t>。其执行</w:t>
      </w:r>
      <w:r w:rsidR="00667034">
        <w:rPr>
          <w:lang w:bidi="ar"/>
        </w:rPr>
        <w:t>检测结果</w:t>
      </w:r>
      <w:r w:rsidR="00667034">
        <w:rPr>
          <w:rFonts w:hint="eastAsia"/>
          <w:lang w:bidi="ar"/>
        </w:rPr>
        <w:t>如</w:t>
      </w:r>
      <w:r w:rsidR="00667034">
        <w:rPr>
          <w:lang w:bidi="ar"/>
        </w:rPr>
        <w:t>表</w:t>
      </w:r>
      <w:r w:rsidR="00667034">
        <w:rPr>
          <w:rFonts w:hint="eastAsia"/>
          <w:lang w:bidi="ar"/>
        </w:rPr>
        <w:t>5</w:t>
      </w:r>
      <w:r w:rsidR="00667034">
        <w:rPr>
          <w:lang w:bidi="ar"/>
        </w:rPr>
        <w:t>-16</w:t>
      </w:r>
      <w:r w:rsidR="00667034">
        <w:rPr>
          <w:rFonts w:hint="eastAsia"/>
          <w:lang w:bidi="ar"/>
        </w:rPr>
        <w:t>所示</w:t>
      </w:r>
      <w:r w:rsidR="00667034">
        <w:rPr>
          <w:lang w:bidi="ar"/>
        </w:rPr>
        <w:t>。</w:t>
      </w:r>
      <w:r w:rsidR="00667034">
        <w:rPr>
          <w:rFonts w:hint="eastAsia"/>
          <w:lang w:bidi="ar"/>
        </w:rPr>
        <w:t>其中</w:t>
      </w:r>
      <w:r w:rsidR="00667034" w:rsidRPr="00725BC8">
        <w:rPr>
          <w:lang w:bidi="ar"/>
        </w:rPr>
        <w:t>ReqN-S</w:t>
      </w:r>
      <w:r w:rsidR="00667034">
        <w:rPr>
          <w:rFonts w:hint="eastAsia"/>
          <w:lang w:bidi="ar"/>
        </w:rPr>
        <w:t>、</w:t>
      </w:r>
      <w:r w:rsidR="00667034" w:rsidRPr="00725BC8">
        <w:rPr>
          <w:lang w:bidi="ar"/>
        </w:rPr>
        <w:t>ReqN-NS</w:t>
      </w:r>
      <w:r w:rsidR="00667034">
        <w:rPr>
          <w:rFonts w:hint="eastAsia"/>
          <w:lang w:bidi="ar"/>
        </w:rPr>
        <w:t>、</w:t>
      </w:r>
      <w:r w:rsidR="00667034" w:rsidRPr="00725BC8">
        <w:rPr>
          <w:lang w:bidi="ar"/>
        </w:rPr>
        <w:t>ResN-S</w:t>
      </w:r>
      <w:r w:rsidR="00667034">
        <w:rPr>
          <w:rFonts w:hint="eastAsia"/>
          <w:lang w:bidi="ar"/>
        </w:rPr>
        <w:t>、</w:t>
      </w:r>
      <w:r w:rsidR="00667034" w:rsidRPr="00725BC8">
        <w:rPr>
          <w:lang w:bidi="ar"/>
        </w:rPr>
        <w:t>ResN-NS</w:t>
      </w:r>
      <w:r w:rsidR="00667034">
        <w:rPr>
          <w:rFonts w:hint="eastAsia"/>
          <w:lang w:bidi="ar"/>
        </w:rPr>
        <w:t>、</w:t>
      </w:r>
      <w:r w:rsidR="00667034" w:rsidRPr="00725BC8">
        <w:rPr>
          <w:lang w:bidi="ar"/>
        </w:rPr>
        <w:t>E-S</w:t>
      </w:r>
      <w:r w:rsidR="00667034">
        <w:rPr>
          <w:rFonts w:hint="eastAsia"/>
          <w:lang w:bidi="ar"/>
        </w:rPr>
        <w:t>、</w:t>
      </w:r>
      <w:r w:rsidR="00667034" w:rsidRPr="00725BC8">
        <w:rPr>
          <w:lang w:bidi="ar"/>
        </w:rPr>
        <w:t>E-NS</w:t>
      </w:r>
      <w:r w:rsidR="00667034">
        <w:rPr>
          <w:rFonts w:hint="eastAsia"/>
          <w:lang w:bidi="ar"/>
        </w:rPr>
        <w:t>分别</w:t>
      </w:r>
      <w:r w:rsidR="00667034">
        <w:rPr>
          <w:lang w:bidi="ar"/>
        </w:rPr>
        <w:t>代表</w:t>
      </w:r>
      <w:r w:rsidR="00667034">
        <w:rPr>
          <w:rFonts w:hint="eastAsia"/>
          <w:lang w:bidi="ar"/>
        </w:rPr>
        <w:t>使用</w:t>
      </w:r>
      <w:r w:rsidR="00667034">
        <w:rPr>
          <w:lang w:bidi="ar"/>
        </w:rPr>
        <w:t>的六种覆盖</w:t>
      </w:r>
      <w:r w:rsidR="00667034">
        <w:rPr>
          <w:rFonts w:hint="eastAsia"/>
          <w:lang w:bidi="ar"/>
        </w:rPr>
        <w:t>策略</w:t>
      </w:r>
      <w:r w:rsidR="00667034">
        <w:rPr>
          <w:lang w:bidi="ar"/>
        </w:rPr>
        <w:t>。</w:t>
      </w:r>
      <w:r w:rsidR="00667034">
        <w:rPr>
          <w:rFonts w:hint="eastAsia"/>
          <w:lang w:bidi="ar"/>
        </w:rPr>
        <w:t>第一列</w:t>
      </w:r>
      <w:r w:rsidR="00667034">
        <w:rPr>
          <w:lang w:bidi="ar"/>
        </w:rPr>
        <w:t>代表</w:t>
      </w:r>
      <w:r w:rsidR="00667034">
        <w:rPr>
          <w:rFonts w:hint="eastAsia"/>
          <w:lang w:bidi="ar"/>
        </w:rPr>
        <w:t>测试</w:t>
      </w:r>
      <w:r w:rsidR="00667034">
        <w:rPr>
          <w:lang w:bidi="ar"/>
        </w:rPr>
        <w:t>用例违反</w:t>
      </w:r>
      <w:r w:rsidR="00667034">
        <w:rPr>
          <w:rFonts w:hint="eastAsia"/>
          <w:lang w:bidi="ar"/>
        </w:rPr>
        <w:t>的</w:t>
      </w:r>
      <w:r w:rsidR="00667034">
        <w:rPr>
          <w:lang w:bidi="ar"/>
        </w:rPr>
        <w:t>行为约束</w:t>
      </w:r>
      <w:r w:rsidR="00667034">
        <w:rPr>
          <w:rFonts w:hint="eastAsia"/>
          <w:lang w:bidi="ar"/>
        </w:rPr>
        <w:t>，其中</w:t>
      </w:r>
      <w:r w:rsidR="00667034">
        <w:rPr>
          <w:lang w:bidi="ar"/>
        </w:rPr>
        <w:t>paraRestriction</w:t>
      </w:r>
      <w:r w:rsidR="00667034">
        <w:rPr>
          <w:rFonts w:hint="eastAsia"/>
          <w:lang w:bidi="ar"/>
        </w:rPr>
        <w:t>、</w:t>
      </w:r>
      <w:r w:rsidR="00667034">
        <w:rPr>
          <w:lang w:bidi="ar"/>
        </w:rPr>
        <w:t>Iteration</w:t>
      </w:r>
      <w:r w:rsidR="00667034">
        <w:rPr>
          <w:rFonts w:hint="eastAsia"/>
          <w:lang w:bidi="ar"/>
        </w:rPr>
        <w:t>及</w:t>
      </w:r>
      <w:r w:rsidR="00667034">
        <w:rPr>
          <w:lang w:bidi="ar"/>
        </w:rPr>
        <w:t>eTime</w:t>
      </w:r>
      <w:r w:rsidR="00667034">
        <w:rPr>
          <w:rFonts w:hint="eastAsia"/>
          <w:lang w:bidi="ar"/>
        </w:rPr>
        <w:t>约束</w:t>
      </w:r>
      <w:r w:rsidR="00667034">
        <w:rPr>
          <w:lang w:bidi="ar"/>
        </w:rPr>
        <w:t>为服务</w:t>
      </w:r>
      <w:r w:rsidR="00667034" w:rsidRPr="00975E08">
        <w:rPr>
          <w:lang w:bidi="ar"/>
        </w:rPr>
        <w:t>PFC</w:t>
      </w:r>
      <w:r w:rsidR="00387BDE">
        <w:rPr>
          <w:lang w:bidi="ar"/>
        </w:rPr>
        <w:t>2</w:t>
      </w:r>
      <w:r w:rsidR="00667034">
        <w:rPr>
          <w:rFonts w:hint="eastAsia"/>
          <w:lang w:bidi="ar"/>
        </w:rPr>
        <w:t>执行</w:t>
      </w:r>
      <w:r w:rsidR="00667034">
        <w:rPr>
          <w:lang w:bidi="ar"/>
        </w:rPr>
        <w:t>过程中包含的行为约束</w:t>
      </w:r>
      <w:r w:rsidR="00667034">
        <w:rPr>
          <w:rFonts w:hint="eastAsia"/>
          <w:lang w:bidi="ar"/>
        </w:rPr>
        <w:t>（表</w:t>
      </w:r>
      <w:r w:rsidR="00667034">
        <w:rPr>
          <w:rFonts w:hint="eastAsia"/>
          <w:lang w:bidi="ar"/>
        </w:rPr>
        <w:t>5</w:t>
      </w:r>
      <w:r w:rsidR="00667034">
        <w:rPr>
          <w:lang w:bidi="ar"/>
        </w:rPr>
        <w:t>-10</w:t>
      </w:r>
      <w:r w:rsidR="00667034">
        <w:rPr>
          <w:rFonts w:hint="eastAsia"/>
          <w:lang w:bidi="ar"/>
        </w:rPr>
        <w:t>）</w:t>
      </w:r>
      <w:r w:rsidR="00667034">
        <w:rPr>
          <w:lang w:bidi="ar"/>
        </w:rPr>
        <w:t>。</w:t>
      </w:r>
      <w:r w:rsidR="00667034">
        <w:rPr>
          <w:rFonts w:hint="eastAsia"/>
          <w:lang w:bidi="ar"/>
        </w:rPr>
        <w:t>根据</w:t>
      </w:r>
      <w:r w:rsidR="00667034">
        <w:rPr>
          <w:lang w:bidi="ar"/>
        </w:rPr>
        <w:t>表</w:t>
      </w:r>
      <w:r w:rsidR="00667034">
        <w:rPr>
          <w:rFonts w:hint="eastAsia"/>
          <w:lang w:bidi="ar"/>
        </w:rPr>
        <w:t>5</w:t>
      </w:r>
      <w:r w:rsidR="00667034">
        <w:rPr>
          <w:lang w:bidi="ar"/>
        </w:rPr>
        <w:t>-1</w:t>
      </w:r>
      <w:r w:rsidR="006B66F9">
        <w:rPr>
          <w:lang w:bidi="ar"/>
        </w:rPr>
        <w:t>6</w:t>
      </w:r>
      <w:r w:rsidR="00667034">
        <w:rPr>
          <w:rFonts w:hint="eastAsia"/>
          <w:lang w:bidi="ar"/>
        </w:rPr>
        <w:t>可以</w:t>
      </w:r>
      <w:r w:rsidR="00667034">
        <w:rPr>
          <w:lang w:bidi="ar"/>
        </w:rPr>
        <w:t>看出</w:t>
      </w:r>
      <w:r w:rsidR="00667034">
        <w:rPr>
          <w:rFonts w:hint="eastAsia"/>
          <w:lang w:bidi="ar"/>
        </w:rPr>
        <w:t>：</w:t>
      </w:r>
    </w:p>
    <w:p w14:paraId="410FE5A5" w14:textId="77777777" w:rsidR="00013970" w:rsidRPr="00013970" w:rsidRDefault="00667034"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14:paraId="19E9C934" w14:textId="77777777" w:rsidR="00013970" w:rsidRPr="00EB776C" w:rsidRDefault="00667034" w:rsidP="00136D4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lastRenderedPageBreak/>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sidR="00387BDE">
        <w:rPr>
          <w:lang w:bidi="ar"/>
        </w:rPr>
        <w:t>2</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14:paraId="38D896B3" w14:textId="77777777" w:rsidR="00EB776C" w:rsidRDefault="00EB776C" w:rsidP="00EB776C">
      <w:pPr>
        <w:pStyle w:val="ua"/>
        <w:spacing w:before="360" w:after="120"/>
        <w:rPr>
          <w:rFonts w:cs="宋体"/>
          <w:szCs w:val="20"/>
          <w:lang w:bidi="ar"/>
        </w:rPr>
      </w:pPr>
      <w:r w:rsidRPr="00EB776C">
        <w:rPr>
          <w:rFonts w:cs="宋体"/>
          <w:szCs w:val="20"/>
          <w:lang w:bidi="ar"/>
        </w:rPr>
        <w:t>表</w:t>
      </w:r>
      <w:r w:rsidRPr="00EB776C">
        <w:rPr>
          <w:rFonts w:cs="宋体"/>
          <w:szCs w:val="20"/>
          <w:lang w:bidi="ar"/>
        </w:rPr>
        <w:t>5-</w:t>
      </w:r>
      <w:r w:rsidRPr="00EB776C">
        <w:rPr>
          <w:rFonts w:cs="宋体"/>
          <w:szCs w:val="20"/>
          <w:lang w:bidi="ar"/>
        </w:rPr>
        <w:fldChar w:fldCharType="begin"/>
      </w:r>
      <w:r w:rsidRPr="00EB776C">
        <w:rPr>
          <w:rFonts w:cs="宋体"/>
          <w:szCs w:val="20"/>
          <w:lang w:bidi="ar"/>
        </w:rPr>
        <w:instrText xml:space="preserve"> SEQ </w:instrText>
      </w:r>
      <w:r w:rsidRPr="00EB776C">
        <w:rPr>
          <w:rFonts w:cs="宋体"/>
          <w:szCs w:val="20"/>
          <w:lang w:bidi="ar"/>
        </w:rPr>
        <w:instrText>表</w:instrText>
      </w:r>
      <w:r w:rsidRPr="00EB776C">
        <w:rPr>
          <w:rFonts w:cs="宋体"/>
          <w:szCs w:val="20"/>
          <w:lang w:bidi="ar"/>
        </w:rPr>
        <w:instrText xml:space="preserve">5- \* ARABIC </w:instrText>
      </w:r>
      <w:r w:rsidRPr="00EB776C">
        <w:rPr>
          <w:rFonts w:cs="宋体"/>
          <w:szCs w:val="20"/>
          <w:lang w:bidi="ar"/>
        </w:rPr>
        <w:fldChar w:fldCharType="separate"/>
      </w:r>
      <w:r w:rsidR="00A55FB8">
        <w:rPr>
          <w:rFonts w:cs="宋体"/>
          <w:noProof/>
          <w:szCs w:val="20"/>
          <w:lang w:bidi="ar"/>
        </w:rPr>
        <w:t>16</w:t>
      </w:r>
      <w:r w:rsidRPr="00EB776C">
        <w:rPr>
          <w:rFonts w:cs="宋体"/>
          <w:szCs w:val="20"/>
          <w:lang w:bidi="ar"/>
        </w:rPr>
        <w:fldChar w:fldCharType="end"/>
      </w:r>
      <w:r>
        <w:rPr>
          <w:rFonts w:cs="宋体"/>
          <w:szCs w:val="20"/>
          <w:lang w:bidi="ar"/>
        </w:rPr>
        <w:t xml:space="preserve"> </w:t>
      </w:r>
      <w:r>
        <w:rPr>
          <w:rFonts w:cs="宋体" w:hint="eastAsia"/>
          <w:szCs w:val="20"/>
          <w:lang w:bidi="ar"/>
        </w:rPr>
        <w:t>不同</w:t>
      </w:r>
      <w:r>
        <w:rPr>
          <w:rFonts w:cs="宋体"/>
          <w:szCs w:val="20"/>
          <w:lang w:bidi="ar"/>
        </w:rPr>
        <w:t>覆盖</w:t>
      </w:r>
      <w:r>
        <w:rPr>
          <w:rFonts w:cs="宋体" w:hint="eastAsia"/>
          <w:szCs w:val="20"/>
          <w:lang w:bidi="ar"/>
        </w:rPr>
        <w:t>策略</w:t>
      </w:r>
      <w:r>
        <w:rPr>
          <w:rFonts w:cs="宋体"/>
          <w:szCs w:val="20"/>
          <w:lang w:bidi="ar"/>
        </w:rPr>
        <w:t>测试用例</w:t>
      </w:r>
      <w:r>
        <w:rPr>
          <w:rFonts w:cs="宋体" w:hint="eastAsia"/>
          <w:szCs w:val="20"/>
          <w:lang w:bidi="ar"/>
        </w:rPr>
        <w:t>执行情况</w:t>
      </w:r>
    </w:p>
    <w:tbl>
      <w:tblPr>
        <w:tblStyle w:val="afff2"/>
        <w:tblW w:w="8700" w:type="dxa"/>
        <w:tblLook w:val="04A0" w:firstRow="1" w:lastRow="0" w:firstColumn="1" w:lastColumn="0" w:noHBand="0" w:noVBand="1"/>
      </w:tblPr>
      <w:tblGrid>
        <w:gridCol w:w="2220"/>
        <w:gridCol w:w="1080"/>
        <w:gridCol w:w="1080"/>
        <w:gridCol w:w="1080"/>
        <w:gridCol w:w="1080"/>
        <w:gridCol w:w="1080"/>
        <w:gridCol w:w="1080"/>
      </w:tblGrid>
      <w:tr w:rsidR="00EB776C" w:rsidRPr="00F04F70" w14:paraId="785A4A61" w14:textId="77777777" w:rsidTr="00A30F38">
        <w:trPr>
          <w:trHeight w:val="285"/>
        </w:trPr>
        <w:tc>
          <w:tcPr>
            <w:tcW w:w="2220" w:type="dxa"/>
            <w:tcBorders>
              <w:tl2br w:val="single" w:sz="4" w:space="0" w:color="auto"/>
            </w:tcBorders>
            <w:noWrap/>
            <w:hideMark/>
          </w:tcPr>
          <w:p w14:paraId="681A1D74" w14:textId="77777777" w:rsidR="00EB776C" w:rsidRPr="00F04F70" w:rsidRDefault="00EB776C" w:rsidP="00A30F38">
            <w:pPr>
              <w:widowControl/>
              <w:jc w:val="center"/>
              <w:rPr>
                <w:kern w:val="0"/>
                <w:sz w:val="20"/>
                <w:szCs w:val="20"/>
              </w:rPr>
            </w:pPr>
          </w:p>
        </w:tc>
        <w:tc>
          <w:tcPr>
            <w:tcW w:w="1080" w:type="dxa"/>
            <w:noWrap/>
            <w:hideMark/>
          </w:tcPr>
          <w:p w14:paraId="4CE8CF78" w14:textId="77777777"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ReqN-S</w:t>
            </w:r>
          </w:p>
        </w:tc>
        <w:tc>
          <w:tcPr>
            <w:tcW w:w="1080" w:type="dxa"/>
            <w:noWrap/>
            <w:hideMark/>
          </w:tcPr>
          <w:p w14:paraId="1A6C10C1" w14:textId="77777777"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ReqN-NS</w:t>
            </w:r>
          </w:p>
        </w:tc>
        <w:tc>
          <w:tcPr>
            <w:tcW w:w="1080" w:type="dxa"/>
            <w:noWrap/>
            <w:hideMark/>
          </w:tcPr>
          <w:p w14:paraId="3ECB6DA4" w14:textId="77777777"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ResN-S</w:t>
            </w:r>
          </w:p>
        </w:tc>
        <w:tc>
          <w:tcPr>
            <w:tcW w:w="1080" w:type="dxa"/>
            <w:noWrap/>
            <w:hideMark/>
          </w:tcPr>
          <w:p w14:paraId="1D3A08E4" w14:textId="77777777"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ResN-NS</w:t>
            </w:r>
          </w:p>
        </w:tc>
        <w:tc>
          <w:tcPr>
            <w:tcW w:w="1080" w:type="dxa"/>
            <w:noWrap/>
            <w:hideMark/>
          </w:tcPr>
          <w:p w14:paraId="5673E446" w14:textId="77777777"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E-S</w:t>
            </w:r>
          </w:p>
        </w:tc>
        <w:tc>
          <w:tcPr>
            <w:tcW w:w="1080" w:type="dxa"/>
            <w:noWrap/>
            <w:hideMark/>
          </w:tcPr>
          <w:p w14:paraId="37093C47" w14:textId="77777777" w:rsidR="00EB776C" w:rsidRPr="00F04F70" w:rsidRDefault="00EB776C" w:rsidP="00A30F38">
            <w:pPr>
              <w:widowControl/>
              <w:jc w:val="center"/>
              <w:rPr>
                <w:rFonts w:eastAsia="等线"/>
                <w:color w:val="000000"/>
                <w:kern w:val="0"/>
                <w:szCs w:val="21"/>
              </w:rPr>
            </w:pPr>
            <w:r w:rsidRPr="00F04F70">
              <w:rPr>
                <w:rFonts w:eastAsia="等线"/>
                <w:color w:val="000000"/>
                <w:kern w:val="0"/>
                <w:szCs w:val="21"/>
              </w:rPr>
              <w:t>E-NS</w:t>
            </w:r>
          </w:p>
        </w:tc>
      </w:tr>
      <w:tr w:rsidR="00EB776C" w:rsidRPr="00F04F70" w14:paraId="77E6BD6F" w14:textId="77777777" w:rsidTr="00A30F38">
        <w:trPr>
          <w:trHeight w:val="285"/>
        </w:trPr>
        <w:tc>
          <w:tcPr>
            <w:tcW w:w="2220" w:type="dxa"/>
            <w:noWrap/>
            <w:hideMark/>
          </w:tcPr>
          <w:p w14:paraId="3AE45C3B" w14:textId="77777777" w:rsidR="00EB776C" w:rsidRPr="00BA2BC4" w:rsidRDefault="00EB776C" w:rsidP="00A30F38">
            <w:pPr>
              <w:widowControl/>
              <w:jc w:val="center"/>
              <w:rPr>
                <w:rFonts w:eastAsia="等线"/>
                <w:b/>
                <w:bCs/>
                <w:color w:val="000000"/>
                <w:kern w:val="0"/>
                <w:szCs w:val="21"/>
              </w:rPr>
            </w:pPr>
            <w:r w:rsidRPr="00BA2BC4">
              <w:rPr>
                <w:rFonts w:eastAsia="等线"/>
                <w:b/>
                <w:bCs/>
                <w:color w:val="000000"/>
                <w:kern w:val="0"/>
                <w:szCs w:val="21"/>
              </w:rPr>
              <w:t>eTime</w:t>
            </w:r>
          </w:p>
        </w:tc>
        <w:tc>
          <w:tcPr>
            <w:tcW w:w="1080" w:type="dxa"/>
            <w:noWrap/>
            <w:hideMark/>
          </w:tcPr>
          <w:p w14:paraId="65B319F9" w14:textId="77777777" w:rsidR="00EB776C" w:rsidRPr="00BA2BC4" w:rsidRDefault="00FB4802" w:rsidP="00A30F38">
            <w:pPr>
              <w:widowControl/>
              <w:jc w:val="center"/>
              <w:rPr>
                <w:rFonts w:eastAsia="等线"/>
                <w:b/>
                <w:color w:val="000000"/>
                <w:kern w:val="0"/>
                <w:sz w:val="22"/>
                <w:szCs w:val="22"/>
              </w:rPr>
            </w:pPr>
            <w:r>
              <w:rPr>
                <w:rFonts w:eastAsia="等线"/>
                <w:b/>
                <w:color w:val="000000"/>
                <w:kern w:val="0"/>
                <w:sz w:val="22"/>
                <w:szCs w:val="22"/>
              </w:rPr>
              <w:t>108</w:t>
            </w:r>
          </w:p>
        </w:tc>
        <w:tc>
          <w:tcPr>
            <w:tcW w:w="1080" w:type="dxa"/>
            <w:noWrap/>
            <w:hideMark/>
          </w:tcPr>
          <w:p w14:paraId="22F85DCB" w14:textId="77777777" w:rsidR="00EB776C" w:rsidRPr="00BA2BC4" w:rsidRDefault="00EF7414" w:rsidP="00A30F38">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14:paraId="2D3303A6" w14:textId="77777777" w:rsidR="00EB776C" w:rsidRPr="00BA2BC4" w:rsidRDefault="00BA2BC4"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14:paraId="191FB50C" w14:textId="77777777"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c>
          <w:tcPr>
            <w:tcW w:w="1080" w:type="dxa"/>
            <w:noWrap/>
            <w:hideMark/>
          </w:tcPr>
          <w:p w14:paraId="70715A9C" w14:textId="77777777" w:rsidR="00EB776C" w:rsidRPr="00BA2BC4" w:rsidRDefault="00EE7C83" w:rsidP="00A30F38">
            <w:pPr>
              <w:widowControl/>
              <w:jc w:val="center"/>
              <w:rPr>
                <w:rFonts w:eastAsia="等线"/>
                <w:b/>
                <w:color w:val="000000"/>
                <w:kern w:val="0"/>
                <w:sz w:val="22"/>
                <w:szCs w:val="22"/>
              </w:rPr>
            </w:pPr>
            <w:r w:rsidRPr="00BA2BC4">
              <w:rPr>
                <w:rFonts w:eastAsia="等线"/>
                <w:b/>
                <w:color w:val="000000"/>
                <w:kern w:val="0"/>
                <w:sz w:val="22"/>
                <w:szCs w:val="22"/>
              </w:rPr>
              <w:t>11</w:t>
            </w:r>
            <w:r w:rsidR="00EB776C" w:rsidRPr="00BA2BC4">
              <w:rPr>
                <w:rFonts w:eastAsia="等线"/>
                <w:b/>
                <w:color w:val="000000"/>
                <w:kern w:val="0"/>
                <w:sz w:val="22"/>
                <w:szCs w:val="22"/>
              </w:rPr>
              <w:t>0</w:t>
            </w:r>
          </w:p>
        </w:tc>
        <w:tc>
          <w:tcPr>
            <w:tcW w:w="1080" w:type="dxa"/>
            <w:noWrap/>
            <w:hideMark/>
          </w:tcPr>
          <w:p w14:paraId="47ADF6ED" w14:textId="77777777" w:rsidR="00EB776C" w:rsidRPr="00BA2BC4" w:rsidRDefault="00C74071" w:rsidP="00A30F38">
            <w:pPr>
              <w:widowControl/>
              <w:jc w:val="center"/>
              <w:rPr>
                <w:rFonts w:eastAsia="等线"/>
                <w:b/>
                <w:color w:val="000000"/>
                <w:kern w:val="0"/>
                <w:sz w:val="22"/>
                <w:szCs w:val="22"/>
              </w:rPr>
            </w:pPr>
            <w:r>
              <w:rPr>
                <w:rFonts w:eastAsia="等线"/>
                <w:b/>
                <w:color w:val="000000"/>
                <w:kern w:val="0"/>
                <w:sz w:val="22"/>
                <w:szCs w:val="22"/>
              </w:rPr>
              <w:t>4</w:t>
            </w:r>
          </w:p>
        </w:tc>
      </w:tr>
      <w:tr w:rsidR="00EB776C" w:rsidRPr="00F04F70" w14:paraId="4894EAA1" w14:textId="77777777" w:rsidTr="00A30F38">
        <w:trPr>
          <w:trHeight w:val="285"/>
        </w:trPr>
        <w:tc>
          <w:tcPr>
            <w:tcW w:w="2220" w:type="dxa"/>
            <w:noWrap/>
            <w:hideMark/>
          </w:tcPr>
          <w:p w14:paraId="69FE3545" w14:textId="77777777"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14:paraId="584E9246" w14:textId="77777777"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14:paraId="594E6B15" w14:textId="77777777"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14:paraId="306EF4CC" w14:textId="77777777"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14:paraId="2BB20CBA" w14:textId="77777777"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c>
          <w:tcPr>
            <w:tcW w:w="1080" w:type="dxa"/>
            <w:noWrap/>
            <w:hideMark/>
          </w:tcPr>
          <w:p w14:paraId="689F1482" w14:textId="77777777"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7</w:t>
            </w:r>
          </w:p>
        </w:tc>
        <w:tc>
          <w:tcPr>
            <w:tcW w:w="1080" w:type="dxa"/>
            <w:noWrap/>
            <w:hideMark/>
          </w:tcPr>
          <w:p w14:paraId="39E2B05E" w14:textId="77777777" w:rsidR="00EB776C" w:rsidRPr="00F04F70" w:rsidRDefault="00EB776C" w:rsidP="00A30F38">
            <w:pPr>
              <w:widowControl/>
              <w:jc w:val="center"/>
              <w:rPr>
                <w:rFonts w:eastAsia="等线"/>
                <w:b/>
                <w:color w:val="000000"/>
                <w:kern w:val="0"/>
                <w:sz w:val="22"/>
                <w:szCs w:val="22"/>
              </w:rPr>
            </w:pPr>
            <w:r w:rsidRPr="00F04F70">
              <w:rPr>
                <w:rFonts w:eastAsia="等线"/>
                <w:b/>
                <w:color w:val="000000"/>
                <w:kern w:val="0"/>
                <w:sz w:val="22"/>
                <w:szCs w:val="22"/>
              </w:rPr>
              <w:t>1</w:t>
            </w:r>
          </w:p>
        </w:tc>
      </w:tr>
      <w:tr w:rsidR="00EB776C" w:rsidRPr="00F04F70" w14:paraId="43674091" w14:textId="77777777" w:rsidTr="00A30F38">
        <w:trPr>
          <w:trHeight w:val="285"/>
        </w:trPr>
        <w:tc>
          <w:tcPr>
            <w:tcW w:w="2220" w:type="dxa"/>
            <w:noWrap/>
            <w:hideMark/>
          </w:tcPr>
          <w:p w14:paraId="13F9EC39" w14:textId="77777777" w:rsidR="00EB776C" w:rsidRPr="00BA2BC4" w:rsidRDefault="00EB776C" w:rsidP="00A30F38">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14:paraId="75E7EFFD" w14:textId="77777777" w:rsidR="00EB776C" w:rsidRPr="00BA2BC4" w:rsidRDefault="00FB480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5DEEC055" w14:textId="77777777"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2B556DCC" w14:textId="77777777" w:rsidR="00EB776C" w:rsidRPr="00BA2BC4" w:rsidRDefault="00BA2BC4"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0761FAB0" w14:textId="77777777"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54DAE1AA" w14:textId="77777777" w:rsidR="00EB776C" w:rsidRPr="00BA2BC4" w:rsidRDefault="00EE7C83"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6C102BA5" w14:textId="77777777"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r>
      <w:tr w:rsidR="00EB776C" w:rsidRPr="00F04F70" w14:paraId="0A766291" w14:textId="77777777" w:rsidTr="00A30F38">
        <w:trPr>
          <w:trHeight w:val="285"/>
        </w:trPr>
        <w:tc>
          <w:tcPr>
            <w:tcW w:w="2220" w:type="dxa"/>
            <w:noWrap/>
            <w:hideMark/>
          </w:tcPr>
          <w:p w14:paraId="6B24DC9B" w14:textId="77777777" w:rsidR="00EB776C" w:rsidRPr="00F04F70" w:rsidRDefault="00EB776C" w:rsidP="00A30F38">
            <w:pPr>
              <w:widowControl/>
              <w:jc w:val="center"/>
              <w:rPr>
                <w:rFonts w:eastAsia="等线"/>
                <w:b/>
                <w:bCs/>
                <w:color w:val="000000"/>
                <w:kern w:val="0"/>
                <w:szCs w:val="21"/>
              </w:rPr>
            </w:pPr>
            <w:r w:rsidRPr="00F04F70">
              <w:rPr>
                <w:rFonts w:eastAsia="等线"/>
                <w:b/>
                <w:bCs/>
                <w:color w:val="000000"/>
                <w:kern w:val="0"/>
                <w:szCs w:val="21"/>
              </w:rPr>
              <w:t>Iteration</w:t>
            </w:r>
          </w:p>
        </w:tc>
        <w:tc>
          <w:tcPr>
            <w:tcW w:w="1080" w:type="dxa"/>
            <w:noWrap/>
            <w:hideMark/>
          </w:tcPr>
          <w:p w14:paraId="00300FA9" w14:textId="77777777"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4ED588DB" w14:textId="77777777"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70F017D1" w14:textId="77777777" w:rsidR="00EB776C" w:rsidRPr="00F04F70" w:rsidRDefault="00BA2BC4"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45CEA87C" w14:textId="77777777"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242264C1" w14:textId="77777777" w:rsidR="00EB776C" w:rsidRPr="00F04F70" w:rsidRDefault="00EE7C83" w:rsidP="00A30F38">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5680136F" w14:textId="77777777" w:rsidR="00EB776C" w:rsidRPr="00F04F70" w:rsidRDefault="00FB4802" w:rsidP="00A30F38">
            <w:pPr>
              <w:widowControl/>
              <w:jc w:val="center"/>
              <w:rPr>
                <w:rFonts w:eastAsia="等线"/>
                <w:b/>
                <w:color w:val="000000"/>
                <w:kern w:val="0"/>
                <w:sz w:val="22"/>
                <w:szCs w:val="22"/>
              </w:rPr>
            </w:pPr>
            <w:r>
              <w:rPr>
                <w:rFonts w:eastAsia="等线"/>
                <w:b/>
                <w:color w:val="000000"/>
                <w:kern w:val="0"/>
                <w:sz w:val="22"/>
                <w:szCs w:val="22"/>
              </w:rPr>
              <w:t>1</w:t>
            </w:r>
          </w:p>
        </w:tc>
      </w:tr>
      <w:tr w:rsidR="00EB776C" w:rsidRPr="00F04F70" w14:paraId="7EB61EA8" w14:textId="77777777" w:rsidTr="00A30F38">
        <w:trPr>
          <w:trHeight w:val="285"/>
        </w:trPr>
        <w:tc>
          <w:tcPr>
            <w:tcW w:w="2220" w:type="dxa"/>
            <w:noWrap/>
            <w:hideMark/>
          </w:tcPr>
          <w:p w14:paraId="7AB014F6" w14:textId="77777777"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14:paraId="50211BB9" w14:textId="77777777" w:rsidR="00EB776C" w:rsidRPr="00BA2BC4" w:rsidRDefault="00EB776C"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213179E0" w14:textId="77777777" w:rsidR="00EB776C" w:rsidRPr="00BA2BC4" w:rsidRDefault="00EB776C"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021D4EE9" w14:textId="77777777" w:rsidR="00EB776C" w:rsidRPr="00BA2BC4" w:rsidRDefault="00BA2BC4"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3968ED87" w14:textId="77777777"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096D2652" w14:textId="77777777" w:rsidR="00EB776C" w:rsidRPr="00BA2BC4" w:rsidRDefault="00EE7C83" w:rsidP="00A30F38">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3B63CCD7" w14:textId="77777777" w:rsidR="00EB776C" w:rsidRPr="00BA2BC4" w:rsidRDefault="00450F42" w:rsidP="00A30F38">
            <w:pPr>
              <w:widowControl/>
              <w:jc w:val="center"/>
              <w:rPr>
                <w:rFonts w:eastAsia="等线"/>
                <w:color w:val="000000"/>
                <w:kern w:val="0"/>
                <w:sz w:val="22"/>
                <w:szCs w:val="22"/>
              </w:rPr>
            </w:pPr>
            <w:r>
              <w:rPr>
                <w:rFonts w:eastAsia="等线"/>
                <w:color w:val="000000"/>
                <w:kern w:val="0"/>
                <w:sz w:val="22"/>
                <w:szCs w:val="22"/>
              </w:rPr>
              <w:t>0</w:t>
            </w:r>
          </w:p>
        </w:tc>
      </w:tr>
      <w:tr w:rsidR="00EB776C" w:rsidRPr="00F04F70" w14:paraId="35EAC9C8" w14:textId="77777777" w:rsidTr="00A30F38">
        <w:trPr>
          <w:trHeight w:val="285"/>
        </w:trPr>
        <w:tc>
          <w:tcPr>
            <w:tcW w:w="2220" w:type="dxa"/>
            <w:noWrap/>
            <w:hideMark/>
          </w:tcPr>
          <w:p w14:paraId="2BC308F8" w14:textId="77777777"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invokeOp</w:t>
            </w:r>
          </w:p>
        </w:tc>
        <w:tc>
          <w:tcPr>
            <w:tcW w:w="1080" w:type="dxa"/>
            <w:noWrap/>
            <w:hideMark/>
          </w:tcPr>
          <w:p w14:paraId="743BE855"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394D07B4"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5B2D63EC"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775F4546"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1CF187E4"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78F6FA3C"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r>
      <w:tr w:rsidR="00EB776C" w:rsidRPr="00F04F70" w14:paraId="66B9EA92" w14:textId="77777777" w:rsidTr="00A30F38">
        <w:trPr>
          <w:trHeight w:val="285"/>
        </w:trPr>
        <w:tc>
          <w:tcPr>
            <w:tcW w:w="2220" w:type="dxa"/>
            <w:noWrap/>
            <w:hideMark/>
          </w:tcPr>
          <w:p w14:paraId="0B4BCC69" w14:textId="77777777"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ipRegion</w:t>
            </w:r>
          </w:p>
        </w:tc>
        <w:tc>
          <w:tcPr>
            <w:tcW w:w="1080" w:type="dxa"/>
            <w:noWrap/>
            <w:hideMark/>
          </w:tcPr>
          <w:p w14:paraId="75ED87F2"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34854AC6"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78924B25"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1F59B3A5"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4F4D7551"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c>
          <w:tcPr>
            <w:tcW w:w="1080" w:type="dxa"/>
            <w:noWrap/>
            <w:hideMark/>
          </w:tcPr>
          <w:p w14:paraId="699A7CFD"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0</w:t>
            </w:r>
          </w:p>
        </w:tc>
      </w:tr>
      <w:tr w:rsidR="00EB776C" w:rsidRPr="00F04F70" w14:paraId="5BD9C7CC" w14:textId="77777777" w:rsidTr="00A30F38">
        <w:trPr>
          <w:trHeight w:val="285"/>
        </w:trPr>
        <w:tc>
          <w:tcPr>
            <w:tcW w:w="2220" w:type="dxa"/>
            <w:noWrap/>
            <w:hideMark/>
          </w:tcPr>
          <w:p w14:paraId="0568DC21" w14:textId="77777777" w:rsidR="00EB776C" w:rsidRPr="00F04F70" w:rsidRDefault="00EB776C" w:rsidP="00A30F38">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14:paraId="22D17F7C"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109</w:t>
            </w:r>
          </w:p>
        </w:tc>
        <w:tc>
          <w:tcPr>
            <w:tcW w:w="1080" w:type="dxa"/>
            <w:noWrap/>
            <w:hideMark/>
          </w:tcPr>
          <w:p w14:paraId="5A1472F0"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4</w:t>
            </w:r>
          </w:p>
        </w:tc>
        <w:tc>
          <w:tcPr>
            <w:tcW w:w="1080" w:type="dxa"/>
            <w:noWrap/>
            <w:hideMark/>
          </w:tcPr>
          <w:p w14:paraId="5D8A588C"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14:paraId="1F73DA43"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14:paraId="3A89094B"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118</w:t>
            </w:r>
          </w:p>
        </w:tc>
        <w:tc>
          <w:tcPr>
            <w:tcW w:w="1080" w:type="dxa"/>
            <w:noWrap/>
            <w:hideMark/>
          </w:tcPr>
          <w:p w14:paraId="36364AA1" w14:textId="77777777" w:rsidR="00EB776C" w:rsidRPr="00F04F70" w:rsidRDefault="00EB776C" w:rsidP="00A30F38">
            <w:pPr>
              <w:widowControl/>
              <w:jc w:val="center"/>
              <w:rPr>
                <w:rFonts w:eastAsia="等线"/>
                <w:color w:val="000000"/>
                <w:kern w:val="0"/>
                <w:sz w:val="22"/>
                <w:szCs w:val="22"/>
              </w:rPr>
            </w:pPr>
            <w:r w:rsidRPr="00F04F70">
              <w:rPr>
                <w:rFonts w:eastAsia="等线"/>
                <w:color w:val="000000"/>
                <w:kern w:val="0"/>
                <w:sz w:val="22"/>
                <w:szCs w:val="22"/>
              </w:rPr>
              <w:t>6</w:t>
            </w:r>
          </w:p>
        </w:tc>
      </w:tr>
    </w:tbl>
    <w:p w14:paraId="4CD2B79F" w14:textId="77777777" w:rsidR="00605320" w:rsidRDefault="00605320" w:rsidP="00EB776C">
      <w:pPr>
        <w:pStyle w:val="u3"/>
      </w:pPr>
      <w:bookmarkStart w:id="278" w:name="_Toc498361766"/>
      <w:r w:rsidRPr="00605320">
        <w:t>EXP</w:t>
      </w:r>
      <w:r w:rsidRPr="00605320">
        <w:rPr>
          <w:rFonts w:hint="eastAsia"/>
        </w:rPr>
        <w:t>服务</w:t>
      </w:r>
      <w:r w:rsidRPr="00605320">
        <w:t>实验结果</w:t>
      </w:r>
      <w:bookmarkEnd w:id="278"/>
    </w:p>
    <w:p w14:paraId="4ADB38C9" w14:textId="77777777" w:rsidR="00A47784" w:rsidRDefault="00A47784" w:rsidP="00136D40">
      <w:pPr>
        <w:pStyle w:val="u5"/>
        <w:numPr>
          <w:ilvl w:val="0"/>
          <w:numId w:val="74"/>
        </w:numPr>
        <w:spacing w:before="24" w:after="24"/>
        <w:ind w:firstLineChars="0"/>
      </w:pPr>
      <w:r>
        <w:rPr>
          <w:rFonts w:hint="eastAsia"/>
        </w:rPr>
        <w:t>WSDL</w:t>
      </w:r>
      <w:r>
        <w:rPr>
          <w:rFonts w:hint="eastAsia"/>
        </w:rPr>
        <w:t>扩展及部署：</w:t>
      </w:r>
    </w:p>
    <w:p w14:paraId="571E51AF" w14:textId="77777777" w:rsidR="00A47784" w:rsidRDefault="00A47784" w:rsidP="00A47784">
      <w:pPr>
        <w:pStyle w:val="u5"/>
        <w:spacing w:before="24" w:after="24"/>
        <w:ind w:firstLine="480"/>
      </w:pPr>
      <w:r>
        <w:rPr>
          <w:rFonts w:hint="eastAsia"/>
        </w:rPr>
        <w:t>扩展后的</w:t>
      </w:r>
      <w:r>
        <w:rPr>
          <w:rFonts w:hint="eastAsia"/>
        </w:rPr>
        <w:t>WSDL</w:t>
      </w:r>
      <w:r>
        <w:rPr>
          <w:rFonts w:hint="eastAsia"/>
        </w:rPr>
        <w:t>文档能够描述服务调用过程中存在的行为约束。根据</w:t>
      </w:r>
      <w:r>
        <w:rPr>
          <w:rFonts w:hint="eastAsia"/>
        </w:rPr>
        <w:t>5.2</w:t>
      </w:r>
      <w:r>
        <w:rPr>
          <w:rFonts w:hint="eastAsia"/>
        </w:rPr>
        <w:t>小节</w:t>
      </w:r>
      <w:r w:rsidR="00440BA6" w:rsidRPr="00605320">
        <w:t>EXP</w:t>
      </w:r>
      <w:r>
        <w:rPr>
          <w:rFonts w:hint="eastAsia"/>
        </w:rPr>
        <w:t>服务描述可知“</w:t>
      </w:r>
      <w:r w:rsidR="00285599" w:rsidRPr="00326142">
        <w:rPr>
          <w:lang w:bidi="ar"/>
        </w:rPr>
        <w:t>calculateReimbursementAmount</w:t>
      </w:r>
      <w:r>
        <w:rPr>
          <w:rFonts w:hint="eastAsia"/>
        </w:rPr>
        <w:t>”操作具有参数范围约束（表</w:t>
      </w:r>
      <w:r>
        <w:rPr>
          <w:rFonts w:hint="eastAsia"/>
        </w:rPr>
        <w:t>5-</w:t>
      </w:r>
      <w:r w:rsidR="00285599">
        <w:t>4</w:t>
      </w:r>
      <w:r>
        <w:rPr>
          <w:rFonts w:hint="eastAsia"/>
        </w:rPr>
        <w:t>约束）及</w:t>
      </w:r>
      <w:r w:rsidR="00285599">
        <w:rPr>
          <w:rFonts w:hint="eastAsia"/>
        </w:rPr>
        <w:t>区域约束</w:t>
      </w:r>
      <w:r>
        <w:rPr>
          <w:rFonts w:hint="eastAsia"/>
        </w:rPr>
        <w:t>（</w:t>
      </w:r>
      <w:r w:rsidR="00285599">
        <w:rPr>
          <w:rFonts w:hint="eastAsia"/>
        </w:rPr>
        <w:t>该操作有固定</w:t>
      </w:r>
      <w:r w:rsidR="00285599">
        <w:t>局域</w:t>
      </w:r>
      <w:r w:rsidR="00285599">
        <w:rPr>
          <w:rFonts w:hint="eastAsia"/>
        </w:rPr>
        <w:t>网络访问权限</w:t>
      </w:r>
      <w:r w:rsidR="00285599">
        <w:t>，实验机网络不在该操作权限范围内</w:t>
      </w:r>
      <w:r>
        <w:rPr>
          <w:rFonts w:hint="eastAsia"/>
        </w:rPr>
        <w:t>）。“</w:t>
      </w:r>
      <w:r w:rsidR="00285599" w:rsidRPr="00326142">
        <w:rPr>
          <w:lang w:bidi="ar"/>
        </w:rPr>
        <w:t>airfareReimbursement</w:t>
      </w:r>
      <w:r>
        <w:rPr>
          <w:rFonts w:hint="eastAsia"/>
        </w:rPr>
        <w:t>”操作具有参数范围约束（表</w:t>
      </w:r>
      <w:r>
        <w:rPr>
          <w:rFonts w:hint="eastAsia"/>
        </w:rPr>
        <w:t>5-</w:t>
      </w:r>
      <w:r w:rsidR="00285599">
        <w:t>5</w:t>
      </w:r>
      <w:r>
        <w:rPr>
          <w:rFonts w:hint="eastAsia"/>
        </w:rPr>
        <w:t>约束）</w:t>
      </w:r>
      <w:r w:rsidR="00285599">
        <w:rPr>
          <w:rFonts w:hint="eastAsia"/>
        </w:rPr>
        <w:t>及区域约束</w:t>
      </w:r>
      <w:r>
        <w:rPr>
          <w:rFonts w:hint="eastAsia"/>
        </w:rPr>
        <w:t>。</w:t>
      </w:r>
      <w:r w:rsidR="00285599">
        <w:rPr>
          <w:rFonts w:hint="eastAsia"/>
        </w:rPr>
        <w:t>“</w:t>
      </w:r>
      <w:r w:rsidR="00285599" w:rsidRPr="00326142">
        <w:rPr>
          <w:lang w:bidi="ar"/>
        </w:rPr>
        <w:t>totalAmount</w:t>
      </w:r>
      <w:r w:rsidR="00285599">
        <w:rPr>
          <w:rFonts w:hint="eastAsia"/>
        </w:rPr>
        <w:t>”操作具有参数范围约束（表</w:t>
      </w:r>
      <w:r w:rsidR="00285599">
        <w:rPr>
          <w:rFonts w:hint="eastAsia"/>
        </w:rPr>
        <w:t>5-</w:t>
      </w:r>
      <w:r w:rsidR="00285599">
        <w:t>6</w:t>
      </w:r>
      <w:r w:rsidR="00285599">
        <w:rPr>
          <w:rFonts w:hint="eastAsia"/>
        </w:rPr>
        <w:t>约束）及调用约束</w:t>
      </w:r>
      <w:r w:rsidR="00285599">
        <w:t>（</w:t>
      </w:r>
      <w:r w:rsidR="00285599" w:rsidRPr="00285599">
        <w:rPr>
          <w:rFonts w:hint="eastAsia"/>
        </w:rPr>
        <w:t>总金额计算操作调用车辆使用费计算操作及机票报销操作</w:t>
      </w:r>
      <w:r w:rsidR="00285599">
        <w:t>）</w:t>
      </w:r>
      <w:r w:rsidR="00285599">
        <w:rPr>
          <w:rFonts w:hint="eastAsia"/>
        </w:rPr>
        <w:t>。</w:t>
      </w:r>
      <w:r>
        <w:rPr>
          <w:rFonts w:hint="eastAsia"/>
        </w:rPr>
        <w:t>扩展</w:t>
      </w:r>
      <w:r>
        <w:rPr>
          <w:rFonts w:hint="eastAsia"/>
        </w:rPr>
        <w:t>WSDL</w:t>
      </w:r>
      <w:r>
        <w:rPr>
          <w:rFonts w:hint="eastAsia"/>
        </w:rPr>
        <w:t>并部署，用以描述上述服务行为约束。</w:t>
      </w:r>
    </w:p>
    <w:p w14:paraId="4130782C" w14:textId="77777777" w:rsidR="00242B80" w:rsidRDefault="00A47784" w:rsidP="00242B80">
      <w:pPr>
        <w:pStyle w:val="u5"/>
        <w:spacing w:before="24" w:after="24"/>
        <w:ind w:firstLine="480"/>
      </w:pPr>
      <w:r>
        <w:rPr>
          <w:rFonts w:hint="eastAsia"/>
        </w:rPr>
        <w:t>本文使用</w:t>
      </w:r>
      <w:r>
        <w:rPr>
          <w:rFonts w:hint="eastAsia"/>
        </w:rPr>
        <w:t>axis2</w:t>
      </w:r>
      <w:r>
        <w:rPr>
          <w:rFonts w:hint="eastAsia"/>
        </w:rPr>
        <w:t>开发部署</w:t>
      </w:r>
      <w:r w:rsidR="00285599" w:rsidRPr="00605320">
        <w:t>EXP</w:t>
      </w:r>
      <w:r>
        <w:rPr>
          <w:rFonts w:hint="eastAsia"/>
        </w:rPr>
        <w:t>服务，部署成功后，访问</w:t>
      </w:r>
      <w:r>
        <w:rPr>
          <w:rFonts w:hint="eastAsia"/>
        </w:rPr>
        <w:t>URL</w:t>
      </w:r>
      <w:r>
        <w:rPr>
          <w:rFonts w:hint="eastAsia"/>
        </w:rPr>
        <w:t>：</w:t>
      </w:r>
      <w:r w:rsidR="00285599" w:rsidRPr="00285599">
        <w:t>http://localhost:8080/axis2/services/ExpenseReimbursementSystem?wsdl</w:t>
      </w:r>
      <w:r>
        <w:rPr>
          <w:rFonts w:hint="eastAsia"/>
        </w:rPr>
        <w:t>获取扩展后的服务</w:t>
      </w:r>
      <w:r>
        <w:rPr>
          <w:rFonts w:hint="eastAsia"/>
        </w:rPr>
        <w:t>WSDL</w:t>
      </w:r>
      <w:r>
        <w:rPr>
          <w:rFonts w:hint="eastAsia"/>
        </w:rPr>
        <w:t>，该</w:t>
      </w:r>
      <w:r>
        <w:rPr>
          <w:rFonts w:hint="eastAsia"/>
        </w:rPr>
        <w:t>WSDL</w:t>
      </w:r>
      <w:r>
        <w:rPr>
          <w:rFonts w:hint="eastAsia"/>
        </w:rPr>
        <w:t>如图</w:t>
      </w:r>
      <w:r>
        <w:rPr>
          <w:rFonts w:hint="eastAsia"/>
        </w:rPr>
        <w:t>5-</w:t>
      </w:r>
      <w:r w:rsidR="00285599">
        <w:t>3</w:t>
      </w:r>
      <w:r w:rsidR="00242B80">
        <w:rPr>
          <w:rFonts w:hint="eastAsia"/>
        </w:rPr>
        <w:t>所示。</w:t>
      </w:r>
    </w:p>
    <w:p w14:paraId="7B7F0267" w14:textId="77777777" w:rsidR="00242B80" w:rsidRDefault="00685ED6" w:rsidP="00242B80">
      <w:pPr>
        <w:pStyle w:val="u5"/>
        <w:spacing w:before="24" w:after="24"/>
        <w:ind w:firstLineChars="0" w:firstLine="0"/>
      </w:pPr>
      <w:r>
        <w:rPr>
          <w:noProof/>
        </w:rPr>
        <w:lastRenderedPageBreak/>
        <w:drawing>
          <wp:inline distT="0" distB="0" distL="0" distR="0" wp14:anchorId="25AA5D72" wp14:editId="13CFB5DC">
            <wp:extent cx="5039995" cy="6524625"/>
            <wp:effectExtent l="0" t="0" r="8255"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039995" cy="6524625"/>
                    </a:xfrm>
                    <a:prstGeom prst="rect">
                      <a:avLst/>
                    </a:prstGeom>
                  </pic:spPr>
                </pic:pic>
              </a:graphicData>
            </a:graphic>
          </wp:inline>
        </w:drawing>
      </w:r>
    </w:p>
    <w:p w14:paraId="528C2220" w14:textId="77777777" w:rsidR="00242B80" w:rsidRDefault="00242B80" w:rsidP="00242B80">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E9217D">
        <w:rPr>
          <w:noProof/>
        </w:rPr>
        <w:t>3</w:t>
      </w:r>
      <w:r>
        <w:fldChar w:fldCharType="end"/>
      </w:r>
      <w:r w:rsidR="00050C59">
        <w:t xml:space="preserve"> </w:t>
      </w:r>
      <w:r w:rsidR="00E9217D">
        <w:t>EXP</w:t>
      </w:r>
      <w:r w:rsidR="00050C59">
        <w:rPr>
          <w:rFonts w:hint="eastAsia"/>
        </w:rPr>
        <w:t>服务扩展</w:t>
      </w:r>
      <w:r w:rsidR="00050C59">
        <w:rPr>
          <w:rFonts w:hint="eastAsia"/>
        </w:rPr>
        <w:t>WSDL</w:t>
      </w:r>
      <w:r w:rsidR="00050C59">
        <w:rPr>
          <w:rFonts w:hint="eastAsia"/>
        </w:rPr>
        <w:t>文档</w:t>
      </w:r>
      <w:r w:rsidR="00050C59">
        <w:t>访问</w:t>
      </w:r>
    </w:p>
    <w:p w14:paraId="65061770" w14:textId="77777777" w:rsidR="00285599" w:rsidRPr="00242B80" w:rsidRDefault="00242B80" w:rsidP="00242B80">
      <w:pPr>
        <w:pStyle w:val="u5"/>
        <w:spacing w:before="24" w:after="24"/>
        <w:ind w:firstLine="480"/>
      </w:pPr>
      <w:r>
        <w:rPr>
          <w:rFonts w:hint="eastAsia"/>
        </w:rPr>
        <w:t>由图</w:t>
      </w:r>
      <w:r>
        <w:rPr>
          <w:rFonts w:hint="eastAsia"/>
        </w:rPr>
        <w:t>5</w:t>
      </w:r>
      <w:r>
        <w:t>-3</w:t>
      </w:r>
      <w:r>
        <w:rPr>
          <w:rFonts w:hint="eastAsia"/>
        </w:rPr>
        <w:t>可知，</w:t>
      </w:r>
      <w:r w:rsidRPr="00AC6C32">
        <w:rPr>
          <w:rFonts w:hint="eastAsia"/>
          <w:b/>
        </w:rPr>
        <w:t>扩展后的</w:t>
      </w:r>
      <w:r w:rsidRPr="00AC6C32">
        <w:rPr>
          <w:b/>
        </w:rPr>
        <w:t>WSDL</w:t>
      </w:r>
      <w:r w:rsidRPr="00AC6C32">
        <w:rPr>
          <w:rFonts w:hint="eastAsia"/>
          <w:b/>
        </w:rPr>
        <w:t>文档能够正确描述服务调用</w:t>
      </w:r>
      <w:r w:rsidRPr="00AC6C32">
        <w:rPr>
          <w:b/>
        </w:rPr>
        <w:t>中</w:t>
      </w:r>
      <w:r w:rsidRPr="00AC6C32">
        <w:rPr>
          <w:rFonts w:hint="eastAsia"/>
          <w:b/>
        </w:rPr>
        <w:t>存在的行为约束，</w:t>
      </w:r>
      <w:r>
        <w:rPr>
          <w:rFonts w:hint="eastAsia"/>
          <w:b/>
        </w:rPr>
        <w:t>在</w:t>
      </w:r>
      <w:r w:rsidRPr="00242B80">
        <w:rPr>
          <w:b/>
        </w:rPr>
        <w:t>EXP</w:t>
      </w:r>
      <w:r w:rsidRPr="00D51D7F">
        <w:rPr>
          <w:rFonts w:hint="eastAsia"/>
          <w:b/>
        </w:rPr>
        <w:t>服务</w:t>
      </w:r>
      <w:r>
        <w:rPr>
          <w:rFonts w:hint="eastAsia"/>
          <w:b/>
        </w:rPr>
        <w:t>服务中描述了参数范围</w:t>
      </w:r>
      <w:r>
        <w:rPr>
          <w:b/>
        </w:rPr>
        <w:t>、</w:t>
      </w:r>
      <w:r>
        <w:rPr>
          <w:rFonts w:hint="eastAsia"/>
          <w:b/>
        </w:rPr>
        <w:t>区域约束及</w:t>
      </w:r>
      <w:r>
        <w:rPr>
          <w:b/>
        </w:rPr>
        <w:t>调用约束。</w:t>
      </w:r>
      <w:r w:rsidRPr="00AC6C32">
        <w:rPr>
          <w:b/>
        </w:rPr>
        <w:t>并且，带有约束信息的</w:t>
      </w:r>
      <w:r w:rsidRPr="00AC6C32">
        <w:rPr>
          <w:rFonts w:hint="eastAsia"/>
          <w:b/>
        </w:rPr>
        <w:t>WSDL</w:t>
      </w:r>
      <w:r w:rsidRPr="00AC6C32">
        <w:rPr>
          <w:rFonts w:hint="eastAsia"/>
          <w:b/>
        </w:rPr>
        <w:t>文档</w:t>
      </w:r>
      <w:r w:rsidRPr="00AC6C32">
        <w:rPr>
          <w:b/>
        </w:rPr>
        <w:t>能够</w:t>
      </w:r>
      <w:r w:rsidRPr="00AC6C32">
        <w:rPr>
          <w:rFonts w:hint="eastAsia"/>
          <w:b/>
        </w:rPr>
        <w:t>被</w:t>
      </w:r>
      <w:r w:rsidRPr="00AC6C32">
        <w:rPr>
          <w:b/>
        </w:rPr>
        <w:t>正常</w:t>
      </w:r>
      <w:r w:rsidRPr="00AC6C32">
        <w:rPr>
          <w:rFonts w:hint="eastAsia"/>
          <w:b/>
        </w:rPr>
        <w:t>部署</w:t>
      </w:r>
      <w:r w:rsidRPr="00AC6C32">
        <w:rPr>
          <w:b/>
        </w:rPr>
        <w:t>与访问</w:t>
      </w:r>
      <w:r w:rsidRPr="00AC6C32">
        <w:rPr>
          <w:rFonts w:hint="eastAsia"/>
          <w:b/>
        </w:rPr>
        <w:t>。</w:t>
      </w:r>
    </w:p>
    <w:p w14:paraId="35BE2085" w14:textId="77777777" w:rsidR="00A47784" w:rsidRPr="00E7656A" w:rsidRDefault="005C00F0" w:rsidP="00136D40">
      <w:pPr>
        <w:pStyle w:val="u5"/>
        <w:numPr>
          <w:ilvl w:val="0"/>
          <w:numId w:val="74"/>
        </w:numPr>
        <w:spacing w:before="24" w:after="24"/>
        <w:ind w:firstLineChars="0"/>
      </w:pPr>
      <w:r w:rsidRPr="000525E3">
        <w:rPr>
          <w:rFonts w:cs="Times New Roman"/>
        </w:rPr>
        <w:t>Web</w:t>
      </w:r>
      <w:r w:rsidRPr="000525E3">
        <w:rPr>
          <w:rFonts w:cs="Times New Roman"/>
        </w:rPr>
        <w:t>服务行为模型生成：</w:t>
      </w:r>
    </w:p>
    <w:p w14:paraId="59F25952" w14:textId="77777777" w:rsidR="00E7656A" w:rsidRPr="00620E76" w:rsidRDefault="00E7656A" w:rsidP="00E7656A">
      <w:pPr>
        <w:pStyle w:val="u5"/>
        <w:spacing w:before="24" w:after="24"/>
        <w:ind w:firstLine="480"/>
      </w:pPr>
      <w:r w:rsidRPr="000525E3">
        <w:t>使用</w:t>
      </w:r>
      <w:r w:rsidRPr="000525E3">
        <w:rPr>
          <w:lang w:bidi="ar"/>
        </w:rPr>
        <w:t>BMD_WSTCT</w:t>
      </w:r>
      <w:r w:rsidRPr="000525E3">
        <w:rPr>
          <w:lang w:bidi="ar"/>
        </w:rPr>
        <w:t>工具对上个步骤获取的扩展</w:t>
      </w:r>
      <w:r w:rsidRPr="000525E3">
        <w:rPr>
          <w:lang w:bidi="ar"/>
        </w:rPr>
        <w:t>WSDL</w:t>
      </w:r>
      <w:r w:rsidRPr="000525E3">
        <w:rPr>
          <w:lang w:bidi="ar"/>
        </w:rPr>
        <w:t>文档进行解析，生成的对应服务行为模型如图</w:t>
      </w:r>
      <w:r w:rsidRPr="000525E3">
        <w:rPr>
          <w:lang w:bidi="ar"/>
        </w:rPr>
        <w:t>5-</w:t>
      </w:r>
      <w:r w:rsidRPr="000525E3">
        <w:rPr>
          <w:lang w:bidi="ar"/>
        </w:rPr>
        <w:t>所示。</w:t>
      </w:r>
      <w:r w:rsidRPr="004676C1">
        <w:rPr>
          <w:b/>
          <w:lang w:bidi="ar"/>
        </w:rPr>
        <w:t>该模型符合</w:t>
      </w:r>
      <w:r w:rsidRPr="00E7656A">
        <w:rPr>
          <w:b/>
          <w:lang w:bidi="ar"/>
        </w:rPr>
        <w:t>EXP</w:t>
      </w:r>
      <w:r w:rsidRPr="004676C1">
        <w:rPr>
          <w:b/>
          <w:lang w:bidi="ar"/>
        </w:rPr>
        <w:t>服务</w:t>
      </w:r>
      <w:r w:rsidRPr="004676C1">
        <w:rPr>
          <w:rFonts w:hint="eastAsia"/>
          <w:b/>
          <w:lang w:bidi="ar"/>
        </w:rPr>
        <w:t>的行为</w:t>
      </w:r>
      <w:r w:rsidRPr="004676C1">
        <w:rPr>
          <w:b/>
          <w:lang w:bidi="ar"/>
        </w:rPr>
        <w:t>约束，</w:t>
      </w:r>
      <w:r w:rsidRPr="00E7656A">
        <w:rPr>
          <w:rFonts w:hint="eastAsia"/>
          <w:b/>
          <w:lang w:bidi="ar"/>
        </w:rPr>
        <w:lastRenderedPageBreak/>
        <w:t>如</w:t>
      </w:r>
      <w:r w:rsidRPr="00E7656A">
        <w:rPr>
          <w:b/>
        </w:rPr>
        <w:t>EXP</w:t>
      </w:r>
      <w:r w:rsidRPr="00E7656A">
        <w:rPr>
          <w:rFonts w:hint="eastAsia"/>
          <w:b/>
        </w:rPr>
        <w:t>服务所有</w:t>
      </w:r>
      <w:r w:rsidRPr="00E7656A">
        <w:rPr>
          <w:b/>
        </w:rPr>
        <w:t>操作的</w:t>
      </w:r>
      <w:r w:rsidRPr="00E7656A">
        <w:rPr>
          <w:rFonts w:hint="eastAsia"/>
          <w:b/>
        </w:rPr>
        <w:t>重复</w:t>
      </w:r>
      <w:r w:rsidRPr="00E7656A">
        <w:rPr>
          <w:b/>
        </w:rPr>
        <w:t>调用约束均为</w:t>
      </w:r>
      <w:r w:rsidRPr="00E7656A">
        <w:rPr>
          <w:b/>
        </w:rPr>
        <w:t>true</w:t>
      </w:r>
      <w:r w:rsidRPr="00E7656A">
        <w:rPr>
          <w:rFonts w:hint="eastAsia"/>
          <w:b/>
        </w:rPr>
        <w:t>，</w:t>
      </w:r>
      <w:r w:rsidRPr="00E7656A">
        <w:rPr>
          <w:b/>
        </w:rPr>
        <w:t>即存在</w:t>
      </w:r>
      <m:oMath>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hint="eastAsia"/>
              </w:rPr>
              <m:t>6</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rPr>
              <m:t>11</m:t>
            </m:r>
          </m:sub>
        </m:sSub>
        <m:r>
          <m:rPr>
            <m:sty m:val="b"/>
          </m:rPr>
          <w:rPr>
            <w:rFonts w:ascii="Cambria Math" w:hAnsi="Cambria Math"/>
          </w:rPr>
          <m:t>,</m:t>
        </m:r>
        <m:sSub>
          <m:sSubPr>
            <m:ctrlPr>
              <w:rPr>
                <w:rFonts w:ascii="Cambria Math" w:hAnsi="Cambria Math"/>
                <w:b/>
              </w:rPr>
            </m:ctrlPr>
          </m:sSubPr>
          <m:e>
            <m:r>
              <m:rPr>
                <m:sty m:val="b"/>
              </m:rPr>
              <w:rPr>
                <w:rFonts w:ascii="Cambria Math" w:hAnsi="Cambria Math" w:hint="eastAsia"/>
              </w:rPr>
              <m:t>e</m:t>
            </m:r>
          </m:e>
          <m:sub>
            <m:r>
              <m:rPr>
                <m:sty m:val="b"/>
              </m:rPr>
              <w:rPr>
                <w:rFonts w:ascii="Cambria Math" w:hAnsi="Cambria Math"/>
              </w:rPr>
              <m:t>16</m:t>
            </m:r>
          </m:sub>
        </m:sSub>
      </m:oMath>
      <w:r w:rsidRPr="00E7656A">
        <w:rPr>
          <w:rFonts w:hint="eastAsia"/>
          <w:b/>
        </w:rPr>
        <w:t>边</w:t>
      </w:r>
      <w:r w:rsidRPr="00E7656A">
        <w:rPr>
          <w:b/>
        </w:rPr>
        <w:t>的执行</w:t>
      </w:r>
      <w:r>
        <w:rPr>
          <w:rFonts w:hint="eastAsia"/>
          <w:b/>
        </w:rPr>
        <w:t>，</w:t>
      </w:r>
      <w:r w:rsidRPr="00E7656A">
        <w:rPr>
          <w:rFonts w:hint="eastAsia"/>
          <w:b/>
          <w:lang w:bidi="ar"/>
        </w:rPr>
        <w:t>即基于扩展</w:t>
      </w:r>
      <w:r w:rsidRPr="00E7656A">
        <w:rPr>
          <w:b/>
          <w:lang w:bidi="ar"/>
        </w:rPr>
        <w:t>WSDL</w:t>
      </w:r>
      <w:r w:rsidRPr="00E7656A">
        <w:rPr>
          <w:rFonts w:hint="eastAsia"/>
          <w:b/>
          <w:lang w:bidi="ar"/>
        </w:rPr>
        <w:t>的服务行为模型生成技术能够</w:t>
      </w:r>
      <w:r w:rsidRPr="00E7656A">
        <w:rPr>
          <w:b/>
          <w:lang w:bidi="ar"/>
        </w:rPr>
        <w:t>正确的生成服务行为模型</w:t>
      </w:r>
      <w:r w:rsidRPr="00E7656A">
        <w:rPr>
          <w:rFonts w:hint="eastAsia"/>
          <w:b/>
          <w:lang w:bidi="ar"/>
        </w:rPr>
        <w:t>。</w:t>
      </w:r>
    </w:p>
    <w:p w14:paraId="415971CF" w14:textId="77777777" w:rsidR="00620E76" w:rsidRDefault="001D0637" w:rsidP="001D0637">
      <w:pPr>
        <w:pStyle w:val="u5"/>
        <w:spacing w:before="24" w:after="24"/>
        <w:ind w:firstLineChars="0" w:firstLine="0"/>
      </w:pPr>
      <w:r w:rsidRPr="001D0637">
        <w:rPr>
          <w:noProof/>
        </w:rPr>
        <w:drawing>
          <wp:inline distT="0" distB="0" distL="0" distR="0" wp14:anchorId="22806B6D" wp14:editId="33A5F869">
            <wp:extent cx="2733675" cy="4654550"/>
            <wp:effectExtent l="0" t="0" r="9525" b="0"/>
            <wp:docPr id="13" name="图片 13"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clipseLuna\workspace\CBWSTC\CBWSTC_WorkSpace\Projects\ExpenseReimbursementSystem\Model\ModelPng.png"/>
                    <pic:cNvPicPr>
                      <a:picLocks noChangeAspect="1" noChangeArrowheads="1"/>
                    </pic:cNvPicPr>
                  </pic:nvPicPr>
                  <pic:blipFill rotWithShape="1">
                    <a:blip r:embed="rId75">
                      <a:extLst>
                        <a:ext uri="{28A0092B-C50C-407E-A947-70E740481C1C}">
                          <a14:useLocalDpi xmlns:a14="http://schemas.microsoft.com/office/drawing/2010/main" val="0"/>
                        </a:ext>
                      </a:extLst>
                    </a:blip>
                    <a:srcRect t="21771" r="45758"/>
                    <a:stretch/>
                  </pic:blipFill>
                  <pic:spPr bwMode="auto">
                    <a:xfrm>
                      <a:off x="0" y="0"/>
                      <a:ext cx="2733788" cy="4654742"/>
                    </a:xfrm>
                    <a:prstGeom prst="rect">
                      <a:avLst/>
                    </a:prstGeom>
                    <a:noFill/>
                    <a:ln>
                      <a:noFill/>
                    </a:ln>
                    <a:extLst>
                      <a:ext uri="{53640926-AAD7-44D8-BBD7-CCE9431645EC}">
                        <a14:shadowObscured xmlns:a14="http://schemas.microsoft.com/office/drawing/2010/main"/>
                      </a:ext>
                    </a:extLst>
                  </pic:spPr>
                </pic:pic>
              </a:graphicData>
            </a:graphic>
          </wp:inline>
        </w:drawing>
      </w:r>
      <w:r w:rsidRPr="001D0637">
        <w:rPr>
          <w:noProof/>
        </w:rPr>
        <w:drawing>
          <wp:inline distT="0" distB="0" distL="0" distR="0" wp14:anchorId="01379663" wp14:editId="4C90F6F5">
            <wp:extent cx="2267585" cy="3324225"/>
            <wp:effectExtent l="0" t="0" r="0" b="9525"/>
            <wp:docPr id="19" name="图片 19" descr="D:\EclipseLuna\workspace\CBWSTC\CBWSTC_WorkSpace\Projects\ExpenseReimbursementSystem\Model\Model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clipseLuna\workspace\CBWSTC\CBWSTC_WorkSpace\Projects\ExpenseReimbursementSystem\Model\ModelPng.png"/>
                    <pic:cNvPicPr>
                      <a:picLocks noChangeAspect="1" noChangeArrowheads="1"/>
                    </pic:cNvPicPr>
                  </pic:nvPicPr>
                  <pic:blipFill rotWithShape="1">
                    <a:blip r:embed="rId75">
                      <a:extLst>
                        <a:ext uri="{28A0092B-C50C-407E-A947-70E740481C1C}">
                          <a14:useLocalDpi xmlns:a14="http://schemas.microsoft.com/office/drawing/2010/main" val="0"/>
                        </a:ext>
                      </a:extLst>
                    </a:blip>
                    <a:srcRect l="54998" b="44120"/>
                    <a:stretch/>
                  </pic:blipFill>
                  <pic:spPr bwMode="auto">
                    <a:xfrm>
                      <a:off x="0" y="0"/>
                      <a:ext cx="2268106" cy="3324989"/>
                    </a:xfrm>
                    <a:prstGeom prst="rect">
                      <a:avLst/>
                    </a:prstGeom>
                    <a:noFill/>
                    <a:ln>
                      <a:noFill/>
                    </a:ln>
                    <a:extLst>
                      <a:ext uri="{53640926-AAD7-44D8-BBD7-CCE9431645EC}">
                        <a14:shadowObscured xmlns:a14="http://schemas.microsoft.com/office/drawing/2010/main"/>
                      </a:ext>
                    </a:extLst>
                  </pic:spPr>
                </pic:pic>
              </a:graphicData>
            </a:graphic>
          </wp:inline>
        </w:drawing>
      </w:r>
    </w:p>
    <w:p w14:paraId="1F6FF5EE" w14:textId="77777777" w:rsidR="001D0637" w:rsidRPr="005C00F0" w:rsidRDefault="00E7656A" w:rsidP="00E7656A">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rsidR="00E9217D">
        <w:rPr>
          <w:noProof/>
        </w:rPr>
        <w:t>4</w:t>
      </w:r>
      <w:r>
        <w:fldChar w:fldCharType="end"/>
      </w:r>
      <w:r>
        <w:t xml:space="preserve"> </w:t>
      </w:r>
      <w:r w:rsidR="00730032" w:rsidRPr="00E7656A">
        <w:rPr>
          <w:lang w:bidi="ar"/>
        </w:rPr>
        <w:t>EXP</w:t>
      </w:r>
      <w:r w:rsidR="00730032">
        <w:rPr>
          <w:rFonts w:hint="eastAsia"/>
        </w:rPr>
        <w:t>服务行为</w:t>
      </w:r>
      <w:r w:rsidR="00730032">
        <w:t>模型</w:t>
      </w:r>
    </w:p>
    <w:p w14:paraId="253A7C3C" w14:textId="77777777" w:rsidR="005C00F0" w:rsidRDefault="005C00F0" w:rsidP="00136D40">
      <w:pPr>
        <w:pStyle w:val="u5"/>
        <w:numPr>
          <w:ilvl w:val="0"/>
          <w:numId w:val="74"/>
        </w:numPr>
        <w:spacing w:before="24" w:after="24"/>
        <w:ind w:firstLineChars="0"/>
      </w:pPr>
      <w:r>
        <w:rPr>
          <w:rFonts w:hint="eastAsia"/>
        </w:rPr>
        <w:t>测试序列</w:t>
      </w:r>
      <w:r>
        <w:t>生成</w:t>
      </w:r>
      <w:r>
        <w:rPr>
          <w:rFonts w:hint="eastAsia"/>
        </w:rPr>
        <w:t>：</w:t>
      </w:r>
    </w:p>
    <w:p w14:paraId="4FBCDC4B" w14:textId="77777777" w:rsidR="00737699" w:rsidRDefault="00730032" w:rsidP="00737699">
      <w:pPr>
        <w:pStyle w:val="u5"/>
        <w:spacing w:before="24" w:after="24"/>
        <w:ind w:firstLine="480"/>
        <w:rPr>
          <w:rFonts w:asciiTheme="minorEastAsia" w:eastAsiaTheme="minorEastAsia" w:hAnsiTheme="minorEastAsia"/>
          <w:lang w:bidi="ar"/>
        </w:rPr>
      </w:pPr>
      <w:r w:rsidRPr="00C3207A">
        <w:rPr>
          <w:rFonts w:hint="eastAsia"/>
          <w:lang w:bidi="ar"/>
        </w:rPr>
        <w:t>根据不同的覆盖策略，得到满足一定覆盖准则下的测试</w:t>
      </w:r>
      <w:r>
        <w:rPr>
          <w:rFonts w:hint="eastAsia"/>
          <w:lang w:bidi="ar"/>
        </w:rPr>
        <w:t>序列</w:t>
      </w:r>
      <w:r w:rsidRPr="00C3207A">
        <w:rPr>
          <w:rFonts w:hint="eastAsia"/>
          <w:lang w:bidi="ar"/>
        </w:rPr>
        <w:t>；针对</w:t>
      </w:r>
      <w:r>
        <w:rPr>
          <w:rFonts w:hint="eastAsia"/>
        </w:rPr>
        <w:t>请求节点</w:t>
      </w:r>
      <w:r>
        <w:t>覆盖</w:t>
      </w:r>
      <w:r w:rsidRPr="00C3207A">
        <w:rPr>
          <w:rFonts w:hint="eastAsia"/>
          <w:lang w:bidi="ar"/>
        </w:rPr>
        <w:t>策略，</w:t>
      </w:r>
      <w:r w:rsidR="00050C59">
        <w:rPr>
          <w:rFonts w:hint="eastAsia"/>
          <w:lang w:bidi="ar"/>
        </w:rPr>
        <w:t>由于</w:t>
      </w:r>
      <w:r w:rsidR="00050C59">
        <w:rPr>
          <w:lang w:bidi="ar"/>
        </w:rPr>
        <w:t>该服务不存在序列</w:t>
      </w:r>
      <w:r w:rsidR="00050C59">
        <w:rPr>
          <w:rFonts w:hint="eastAsia"/>
          <w:lang w:bidi="ar"/>
        </w:rPr>
        <w:t>约束</w:t>
      </w:r>
      <w:r w:rsidR="00050C59">
        <w:rPr>
          <w:lang w:bidi="ar"/>
        </w:rPr>
        <w:t>，</w:t>
      </w:r>
      <w:r w:rsidR="00050C59">
        <w:rPr>
          <w:rFonts w:hint="eastAsia"/>
          <w:lang w:bidi="ar"/>
        </w:rPr>
        <w:t>因此未</w:t>
      </w:r>
      <w:r w:rsidR="00050C59">
        <w:rPr>
          <w:lang w:bidi="ar"/>
        </w:rPr>
        <w:t>生成</w:t>
      </w:r>
      <w:r w:rsidR="00050C59">
        <w:rPr>
          <w:rFonts w:hint="eastAsia"/>
          <w:lang w:bidi="ar"/>
        </w:rPr>
        <w:t>冲突</w:t>
      </w:r>
      <w:r w:rsidR="00050C59">
        <w:rPr>
          <w:lang w:bidi="ar"/>
        </w:rPr>
        <w:t>测试序列。</w:t>
      </w:r>
      <w:r w:rsidRPr="00730032">
        <w:rPr>
          <w:lang w:bidi="ar"/>
        </w:rPr>
        <w:t>EXP</w:t>
      </w:r>
      <w:r w:rsidRPr="00C3207A">
        <w:rPr>
          <w:rFonts w:hint="eastAsia"/>
          <w:lang w:bidi="ar"/>
        </w:rPr>
        <w:t>共产生</w:t>
      </w:r>
      <w:r w:rsidR="00737699">
        <w:rPr>
          <w:lang w:bidi="ar"/>
        </w:rPr>
        <w:t>3</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7</w:t>
      </w:r>
      <w:r>
        <w:rPr>
          <w:rFonts w:hint="eastAsia"/>
          <w:lang w:bidi="ar"/>
        </w:rPr>
        <w:t>所示；针对</w:t>
      </w:r>
      <w:r w:rsidRPr="008F5DCC">
        <w:rPr>
          <w:rFonts w:hint="eastAsia"/>
        </w:rPr>
        <w:t>响应</w:t>
      </w:r>
      <w:r>
        <w:rPr>
          <w:rFonts w:hint="eastAsia"/>
        </w:rPr>
        <w:t>节点</w:t>
      </w:r>
      <w:r w:rsidRPr="008F5DCC">
        <w:rPr>
          <w:rFonts w:hint="eastAsia"/>
        </w:rPr>
        <w:t>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w:t>
      </w:r>
      <w:r>
        <w:rPr>
          <w:rFonts w:hint="eastAsia"/>
          <w:lang w:bidi="ar"/>
        </w:rPr>
        <w:t>6</w:t>
      </w:r>
      <w:r w:rsidRPr="00C3207A">
        <w:rPr>
          <w:rFonts w:hint="eastAsia"/>
          <w:lang w:bidi="ar"/>
        </w:rPr>
        <w:t>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737699">
        <w:rPr>
          <w:lang w:bidi="ar"/>
        </w:rPr>
        <w:t>8</w:t>
      </w:r>
      <w:r>
        <w:rPr>
          <w:rFonts w:hint="eastAsia"/>
          <w:lang w:bidi="ar"/>
        </w:rPr>
        <w:t>所示；针对</w:t>
      </w:r>
      <w:r w:rsidRPr="008F5DCC">
        <w:rPr>
          <w:rFonts w:hint="eastAsia"/>
        </w:rPr>
        <w:t>边覆盖</w:t>
      </w:r>
      <w:r w:rsidRPr="00C3207A">
        <w:rPr>
          <w:rFonts w:hint="eastAsia"/>
          <w:lang w:bidi="ar"/>
        </w:rPr>
        <w:t>策略</w:t>
      </w:r>
      <w:r>
        <w:rPr>
          <w:rFonts w:hint="eastAsia"/>
          <w:lang w:bidi="ar"/>
        </w:rPr>
        <w:t>，</w:t>
      </w:r>
      <w:r w:rsidRPr="00730032">
        <w:rPr>
          <w:lang w:bidi="ar"/>
        </w:rPr>
        <w:t>EXP</w:t>
      </w:r>
      <w:r w:rsidRPr="00C3207A">
        <w:rPr>
          <w:rFonts w:hint="eastAsia"/>
          <w:lang w:bidi="ar"/>
        </w:rPr>
        <w:t>共产生条测试</w:t>
      </w:r>
      <w:r>
        <w:rPr>
          <w:rFonts w:hint="eastAsia"/>
          <w:lang w:bidi="ar"/>
        </w:rPr>
        <w:t>序列</w:t>
      </w:r>
      <w:r w:rsidRPr="00C3207A">
        <w:rPr>
          <w:rFonts w:hint="eastAsia"/>
          <w:lang w:bidi="ar"/>
        </w:rPr>
        <w:t>，</w:t>
      </w:r>
      <w:r>
        <w:rPr>
          <w:rFonts w:hint="eastAsia"/>
          <w:lang w:bidi="ar"/>
        </w:rPr>
        <w:t>详细</w:t>
      </w:r>
      <w:r>
        <w:rPr>
          <w:lang w:bidi="ar"/>
        </w:rPr>
        <w:t>信息如表</w:t>
      </w:r>
      <w:r>
        <w:rPr>
          <w:rFonts w:hint="eastAsia"/>
          <w:lang w:bidi="ar"/>
        </w:rPr>
        <w:t>5</w:t>
      </w:r>
      <w:r>
        <w:rPr>
          <w:lang w:bidi="ar"/>
        </w:rPr>
        <w:t>-1</w:t>
      </w:r>
      <w:r w:rsidR="004F6BF4">
        <w:rPr>
          <w:lang w:bidi="ar"/>
        </w:rPr>
        <w:t>9</w:t>
      </w:r>
      <w:r>
        <w:rPr>
          <w:rFonts w:hint="eastAsia"/>
          <w:lang w:bidi="ar"/>
        </w:rPr>
        <w:t>所示，“</w:t>
      </w:r>
      <w:r>
        <w:rPr>
          <w:rFonts w:hint="eastAsia"/>
          <w:lang w:bidi="ar"/>
        </w:rPr>
        <w:t>I</w:t>
      </w:r>
      <w:r>
        <w:rPr>
          <w:lang w:bidi="ar"/>
        </w:rPr>
        <w:t>d</w:t>
      </w:r>
      <w:r>
        <w:rPr>
          <w:rFonts w:hint="eastAsia"/>
          <w:lang w:bidi="ar"/>
        </w:rPr>
        <w:t>”</w:t>
      </w:r>
      <w:r w:rsidRPr="003177AB">
        <w:rPr>
          <w:rFonts w:asciiTheme="minorEastAsia" w:eastAsiaTheme="minorEastAsia" w:hAnsiTheme="minorEastAsia" w:hint="eastAsia"/>
          <w:lang w:bidi="ar"/>
        </w:rPr>
        <w:t xml:space="preserve"> </w:t>
      </w:r>
      <w:r>
        <w:rPr>
          <w:rFonts w:asciiTheme="minorEastAsia" w:eastAsiaTheme="minorEastAsia" w:hAnsiTheme="minorEastAsia" w:hint="eastAsia"/>
          <w:lang w:bidi="ar"/>
        </w:rPr>
        <w:t>表示</w:t>
      </w:r>
      <w:r>
        <w:rPr>
          <w:lang w:bidi="ar"/>
        </w:rPr>
        <w:t>序列编号、</w:t>
      </w:r>
      <w:r w:rsidRPr="003177AB">
        <w:rPr>
          <w:rFonts w:asciiTheme="minorEastAsia" w:eastAsiaTheme="minorEastAsia" w:hAnsiTheme="minorEastAsia"/>
          <w:lang w:bidi="ar"/>
        </w:rPr>
        <w:t>“</w:t>
      </w:r>
      <w:r>
        <w:rPr>
          <w:rFonts w:hint="eastAsia"/>
        </w:rPr>
        <w:t>Type</w:t>
      </w:r>
      <w:r w:rsidRPr="003177AB">
        <w:rPr>
          <w:rFonts w:asciiTheme="minorEastAsia" w:eastAsiaTheme="minorEastAsia" w:hAnsiTheme="minorEastAsia"/>
          <w:lang w:bidi="ar"/>
        </w:rPr>
        <w:t>”</w:t>
      </w:r>
      <w:r w:rsidRPr="003177AB">
        <w:rPr>
          <w:rFonts w:asciiTheme="minorEastAsia" w:eastAsiaTheme="minorEastAsia" w:hAnsiTheme="minorEastAsia" w:hint="eastAsia"/>
          <w:lang w:bidi="ar"/>
        </w:rPr>
        <w:t xml:space="preserve"> </w:t>
      </w:r>
      <w:r>
        <w:rPr>
          <w:rFonts w:asciiTheme="minorEastAsia" w:eastAsiaTheme="minorEastAsia" w:hAnsiTheme="minorEastAsia" w:hint="eastAsia"/>
          <w:lang w:bidi="ar"/>
        </w:rPr>
        <w:t>表示</w:t>
      </w:r>
      <w:r>
        <w:rPr>
          <w:rFonts w:asciiTheme="minorEastAsia" w:eastAsiaTheme="minorEastAsia" w:hAnsiTheme="minorEastAsia"/>
          <w:lang w:bidi="ar"/>
        </w:rPr>
        <w:t>序列类型</w:t>
      </w:r>
      <w:r>
        <w:rPr>
          <w:rFonts w:asciiTheme="minorEastAsia" w:eastAsiaTheme="minorEastAsia" w:hAnsiTheme="minorEastAsia" w:hint="eastAsia"/>
          <w:lang w:bidi="ar"/>
        </w:rPr>
        <w:t>、“</w:t>
      </w:r>
      <w:r w:rsidRPr="00975E08">
        <w:rPr>
          <w:rFonts w:hint="eastAsia"/>
        </w:rPr>
        <w:t>Test</w:t>
      </w:r>
      <w:r w:rsidRPr="00975E08">
        <w:t xml:space="preserve"> </w:t>
      </w:r>
      <w:r w:rsidRPr="00975E08">
        <w:rPr>
          <w:rFonts w:hint="eastAsia"/>
        </w:rPr>
        <w:t>Sequense</w:t>
      </w:r>
      <w:r>
        <w:rPr>
          <w:rFonts w:asciiTheme="minorEastAsia" w:eastAsiaTheme="minorEastAsia" w:hAnsiTheme="minorEastAsia" w:hint="eastAsia"/>
          <w:lang w:bidi="ar"/>
        </w:rPr>
        <w:t>”</w:t>
      </w:r>
      <w:r w:rsidRPr="003177AB">
        <w:rPr>
          <w:rFonts w:asciiTheme="minorEastAsia" w:eastAsiaTheme="minorEastAsia" w:hAnsiTheme="minorEastAsia" w:hint="eastAsia"/>
          <w:lang w:bidi="ar"/>
        </w:rPr>
        <w:t xml:space="preserve"> </w:t>
      </w:r>
      <w:r>
        <w:rPr>
          <w:rFonts w:asciiTheme="minorEastAsia" w:eastAsiaTheme="minorEastAsia" w:hAnsiTheme="minorEastAsia" w:hint="eastAsia"/>
          <w:lang w:bidi="ar"/>
        </w:rPr>
        <w:t>表示</w:t>
      </w:r>
      <w:r>
        <w:rPr>
          <w:rFonts w:asciiTheme="minorEastAsia" w:eastAsiaTheme="minorEastAsia" w:hAnsiTheme="minorEastAsia"/>
          <w:lang w:bidi="ar"/>
        </w:rPr>
        <w:t>序列内容、</w:t>
      </w:r>
      <w:r>
        <w:rPr>
          <w:rFonts w:asciiTheme="minorEastAsia" w:eastAsiaTheme="minorEastAsia" w:hAnsiTheme="minorEastAsia" w:hint="eastAsia"/>
          <w:lang w:bidi="ar"/>
        </w:rPr>
        <w:t>“</w:t>
      </w:r>
      <w:r>
        <w:rPr>
          <w:rFonts w:hint="eastAsia"/>
        </w:rPr>
        <w:t>Cov</w:t>
      </w:r>
      <w:r>
        <w:t>ered Elements</w:t>
      </w:r>
      <w:r>
        <w:rPr>
          <w:rFonts w:asciiTheme="minorEastAsia" w:eastAsiaTheme="minorEastAsia" w:hAnsiTheme="minorEastAsia" w:hint="eastAsia"/>
          <w:lang w:bidi="ar"/>
        </w:rPr>
        <w:t>”表示序列</w:t>
      </w:r>
      <w:r>
        <w:rPr>
          <w:rFonts w:asciiTheme="minorEastAsia" w:eastAsiaTheme="minorEastAsia" w:hAnsiTheme="minorEastAsia"/>
          <w:lang w:bidi="ar"/>
        </w:rPr>
        <w:t>覆盖元素。</w:t>
      </w:r>
    </w:p>
    <w:p w14:paraId="1B5C0290" w14:textId="77777777" w:rsidR="00737699" w:rsidRPr="00737699" w:rsidRDefault="00737699" w:rsidP="00737699">
      <w:pPr>
        <w:pStyle w:val="ua"/>
        <w:spacing w:before="360" w:after="120"/>
        <w:rPr>
          <w:rFonts w:cs="宋体"/>
          <w:szCs w:val="20"/>
          <w:lang w:bidi="ar"/>
        </w:rPr>
      </w:pPr>
      <w:r w:rsidRPr="00737699">
        <w:rPr>
          <w:rFonts w:cs="宋体" w:hint="eastAsia"/>
          <w:szCs w:val="20"/>
          <w:lang w:bidi="ar"/>
        </w:rPr>
        <w:t>表</w:t>
      </w:r>
      <w:r>
        <w:rPr>
          <w:rFonts w:cs="宋体" w:hint="eastAsia"/>
          <w:szCs w:val="20"/>
          <w:lang w:bidi="ar"/>
        </w:rPr>
        <w:t>5-</w:t>
      </w:r>
      <w:r w:rsidRPr="00737699">
        <w:rPr>
          <w:rFonts w:cs="宋体"/>
          <w:szCs w:val="20"/>
          <w:lang w:bidi="ar"/>
        </w:rPr>
        <w:fldChar w:fldCharType="begin"/>
      </w:r>
      <w:r w:rsidRPr="00737699">
        <w:rPr>
          <w:rFonts w:cs="宋体"/>
          <w:szCs w:val="20"/>
          <w:lang w:bidi="ar"/>
        </w:rPr>
        <w:instrText xml:space="preserve"> </w:instrText>
      </w:r>
      <w:r w:rsidRPr="00737699">
        <w:rPr>
          <w:rFonts w:cs="宋体" w:hint="eastAsia"/>
          <w:szCs w:val="20"/>
          <w:lang w:bidi="ar"/>
        </w:rPr>
        <w:instrText xml:space="preserve">SEQ </w:instrText>
      </w:r>
      <w:r w:rsidRPr="00737699">
        <w:rPr>
          <w:rFonts w:cs="宋体" w:hint="eastAsia"/>
          <w:szCs w:val="20"/>
          <w:lang w:bidi="ar"/>
        </w:rPr>
        <w:instrText>表</w:instrText>
      </w:r>
      <w:r w:rsidRPr="00737699">
        <w:rPr>
          <w:rFonts w:cs="宋体" w:hint="eastAsia"/>
          <w:szCs w:val="20"/>
          <w:lang w:bidi="ar"/>
        </w:rPr>
        <w:instrText>5- \* ARABIC</w:instrText>
      </w:r>
      <w:r w:rsidRPr="00737699">
        <w:rPr>
          <w:rFonts w:cs="宋体"/>
          <w:szCs w:val="20"/>
          <w:lang w:bidi="ar"/>
        </w:rPr>
        <w:instrText xml:space="preserve"> </w:instrText>
      </w:r>
      <w:r w:rsidRPr="00737699">
        <w:rPr>
          <w:rFonts w:cs="宋体"/>
          <w:szCs w:val="20"/>
          <w:lang w:bidi="ar"/>
        </w:rPr>
        <w:fldChar w:fldCharType="separate"/>
      </w:r>
      <w:r w:rsidR="00A55FB8">
        <w:rPr>
          <w:rFonts w:cs="宋体"/>
          <w:noProof/>
          <w:szCs w:val="20"/>
          <w:lang w:bidi="ar"/>
        </w:rPr>
        <w:t>17</w:t>
      </w:r>
      <w:r w:rsidRPr="00737699">
        <w:rPr>
          <w:rFonts w:cs="宋体"/>
          <w:szCs w:val="20"/>
          <w:lang w:bidi="ar"/>
        </w:rPr>
        <w:fldChar w:fldCharType="end"/>
      </w:r>
      <w:r>
        <w:rPr>
          <w:rFonts w:cs="宋体"/>
          <w:szCs w:val="20"/>
          <w:lang w:bidi="ar"/>
        </w:rPr>
        <w:t xml:space="preserve"> </w:t>
      </w:r>
      <w:r w:rsidRPr="00A94AF0">
        <w:rPr>
          <w:rFonts w:cs="宋体" w:hint="eastAsia"/>
          <w:szCs w:val="20"/>
          <w:lang w:bidi="ar"/>
        </w:rPr>
        <w:t>请求节点</w:t>
      </w:r>
      <w:r w:rsidRPr="00A94AF0">
        <w:rPr>
          <w:rFonts w:cs="宋体"/>
          <w:szCs w:val="20"/>
          <w:lang w:bidi="ar"/>
        </w:rPr>
        <w:t>覆盖</w:t>
      </w:r>
      <w:r w:rsidRPr="00C3207A">
        <w:rPr>
          <w:rFonts w:cs="宋体" w:hint="eastAsia"/>
          <w:szCs w:val="20"/>
          <w:lang w:bidi="ar"/>
        </w:rPr>
        <w:t>策略</w:t>
      </w:r>
      <w:r>
        <w:rPr>
          <w:rFonts w:cs="宋体" w:hint="eastAsia"/>
          <w:szCs w:val="20"/>
          <w:lang w:bidi="ar"/>
        </w:rPr>
        <w:t>测试序列（</w:t>
      </w:r>
      <w:r w:rsidRPr="00A94AF0">
        <w:rPr>
          <w:rFonts w:cs="宋体"/>
          <w:szCs w:val="20"/>
          <w:lang w:bidi="ar"/>
        </w:rPr>
        <w:t>EXP</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737699" w14:paraId="77FA03E5" w14:textId="77777777" w:rsidTr="00407FDD">
        <w:tc>
          <w:tcPr>
            <w:tcW w:w="534" w:type="dxa"/>
          </w:tcPr>
          <w:p w14:paraId="33DB1592"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14:paraId="76D751E9"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14:paraId="3D6E499C"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14:paraId="4B0ACA26"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737699" w14:paraId="6758122C" w14:textId="77777777" w:rsidTr="00407FDD">
        <w:tc>
          <w:tcPr>
            <w:tcW w:w="534" w:type="dxa"/>
          </w:tcPr>
          <w:p w14:paraId="4D745E34"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lastRenderedPageBreak/>
              <w:t>0</w:t>
            </w:r>
          </w:p>
        </w:tc>
        <w:tc>
          <w:tcPr>
            <w:tcW w:w="1134" w:type="dxa"/>
          </w:tcPr>
          <w:p w14:paraId="044ECE08"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5E42B3EA"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Start#e0#Init#e2#calculateReimbursementAmount#e9#calculateReimbursementAmountResponse_succ</w:t>
            </w:r>
          </w:p>
        </w:tc>
        <w:tc>
          <w:tcPr>
            <w:tcW w:w="2375" w:type="dxa"/>
          </w:tcPr>
          <w:p w14:paraId="3FFCFBE3"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calculateR</w:t>
            </w:r>
            <w:r>
              <w:rPr>
                <w:rFonts w:ascii="Times New Roman" w:hAnsi="Times New Roman"/>
              </w:rPr>
              <w:t>eimbursementAmountResponse_succ</w:t>
            </w:r>
          </w:p>
        </w:tc>
      </w:tr>
      <w:tr w:rsidR="00737699" w14:paraId="6EA36B01" w14:textId="77777777" w:rsidTr="00407FDD">
        <w:tc>
          <w:tcPr>
            <w:tcW w:w="534" w:type="dxa"/>
          </w:tcPr>
          <w:p w14:paraId="38BE129A" w14:textId="77777777" w:rsidR="00737699"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1</w:t>
            </w:r>
          </w:p>
        </w:tc>
        <w:tc>
          <w:tcPr>
            <w:tcW w:w="1134" w:type="dxa"/>
          </w:tcPr>
          <w:p w14:paraId="6EDC7802"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1AF4CB4E"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Start#e0#Init#e1#totalAmount#e4#totalAmountResponse_succ</w:t>
            </w:r>
          </w:p>
        </w:tc>
        <w:tc>
          <w:tcPr>
            <w:tcW w:w="2375" w:type="dxa"/>
          </w:tcPr>
          <w:p w14:paraId="3C283C70"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totalAmountResponse_succ</w:t>
            </w:r>
          </w:p>
        </w:tc>
      </w:tr>
      <w:tr w:rsidR="00737699" w14:paraId="6F1C73A8" w14:textId="77777777" w:rsidTr="00407FDD">
        <w:tc>
          <w:tcPr>
            <w:tcW w:w="534" w:type="dxa"/>
          </w:tcPr>
          <w:p w14:paraId="0E4CE8CC"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2</w:t>
            </w:r>
          </w:p>
        </w:tc>
        <w:tc>
          <w:tcPr>
            <w:tcW w:w="1134" w:type="dxa"/>
          </w:tcPr>
          <w:p w14:paraId="378B8F16"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7FFD0293"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Start#e0#Init#e3#airfareReimbursement#e14#airfareReimbursementResponse_succ</w:t>
            </w:r>
          </w:p>
        </w:tc>
        <w:tc>
          <w:tcPr>
            <w:tcW w:w="2375" w:type="dxa"/>
            <w:tcBorders>
              <w:bottom w:val="single" w:sz="4" w:space="0" w:color="auto"/>
            </w:tcBorders>
          </w:tcPr>
          <w:p w14:paraId="2858BB76" w14:textId="77777777" w:rsidR="00737699" w:rsidRPr="00975E08" w:rsidRDefault="00737699"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airfareReimbursementResponse_succ</w:t>
            </w:r>
          </w:p>
        </w:tc>
      </w:tr>
    </w:tbl>
    <w:p w14:paraId="318DF369" w14:textId="77777777" w:rsidR="00737699" w:rsidRPr="00737699" w:rsidRDefault="00737699" w:rsidP="00737699">
      <w:pPr>
        <w:pStyle w:val="ua"/>
        <w:spacing w:before="360" w:after="120"/>
        <w:rPr>
          <w:rFonts w:cs="宋体"/>
          <w:b w:val="0"/>
          <w:szCs w:val="20"/>
          <w:lang w:bidi="ar"/>
        </w:rPr>
      </w:pPr>
      <w:r w:rsidRPr="00737699">
        <w:rPr>
          <w:rFonts w:cs="宋体" w:hint="eastAsia"/>
          <w:szCs w:val="20"/>
          <w:lang w:bidi="ar"/>
        </w:rPr>
        <w:t>表</w:t>
      </w:r>
      <w:r>
        <w:rPr>
          <w:rFonts w:cs="宋体" w:hint="eastAsia"/>
          <w:szCs w:val="20"/>
          <w:lang w:bidi="ar"/>
        </w:rPr>
        <w:t>5-</w:t>
      </w:r>
      <w:r w:rsidRPr="00737699">
        <w:rPr>
          <w:rFonts w:cs="宋体"/>
          <w:szCs w:val="20"/>
          <w:lang w:bidi="ar"/>
        </w:rPr>
        <w:fldChar w:fldCharType="begin"/>
      </w:r>
      <w:r w:rsidRPr="00737699">
        <w:rPr>
          <w:rFonts w:cs="宋体"/>
          <w:szCs w:val="20"/>
          <w:lang w:bidi="ar"/>
        </w:rPr>
        <w:instrText xml:space="preserve"> </w:instrText>
      </w:r>
      <w:r w:rsidRPr="00737699">
        <w:rPr>
          <w:rFonts w:cs="宋体" w:hint="eastAsia"/>
          <w:szCs w:val="20"/>
          <w:lang w:bidi="ar"/>
        </w:rPr>
        <w:instrText xml:space="preserve">SEQ </w:instrText>
      </w:r>
      <w:r w:rsidRPr="00737699">
        <w:rPr>
          <w:rFonts w:cs="宋体" w:hint="eastAsia"/>
          <w:szCs w:val="20"/>
          <w:lang w:bidi="ar"/>
        </w:rPr>
        <w:instrText>表</w:instrText>
      </w:r>
      <w:r w:rsidRPr="00737699">
        <w:rPr>
          <w:rFonts w:cs="宋体" w:hint="eastAsia"/>
          <w:szCs w:val="20"/>
          <w:lang w:bidi="ar"/>
        </w:rPr>
        <w:instrText>5- \* ARABIC</w:instrText>
      </w:r>
      <w:r w:rsidRPr="00737699">
        <w:rPr>
          <w:rFonts w:cs="宋体"/>
          <w:szCs w:val="20"/>
          <w:lang w:bidi="ar"/>
        </w:rPr>
        <w:instrText xml:space="preserve"> </w:instrText>
      </w:r>
      <w:r w:rsidRPr="00737699">
        <w:rPr>
          <w:rFonts w:cs="宋体"/>
          <w:szCs w:val="20"/>
          <w:lang w:bidi="ar"/>
        </w:rPr>
        <w:fldChar w:fldCharType="separate"/>
      </w:r>
      <w:r w:rsidR="00A55FB8">
        <w:rPr>
          <w:rFonts w:cs="宋体"/>
          <w:noProof/>
          <w:szCs w:val="20"/>
          <w:lang w:bidi="ar"/>
        </w:rPr>
        <w:t>18</w:t>
      </w:r>
      <w:r w:rsidRPr="00737699">
        <w:rPr>
          <w:rFonts w:cs="宋体"/>
          <w:szCs w:val="20"/>
          <w:lang w:bidi="ar"/>
        </w:rPr>
        <w:fldChar w:fldCharType="end"/>
      </w:r>
      <w:r>
        <w:rPr>
          <w:rFonts w:cs="宋体"/>
          <w:szCs w:val="20"/>
          <w:lang w:bidi="ar"/>
        </w:rPr>
        <w:t xml:space="preserve"> </w:t>
      </w:r>
      <w:r>
        <w:rPr>
          <w:rFonts w:hint="eastAsia"/>
        </w:rPr>
        <w:t>响应节点</w:t>
      </w:r>
      <w:r>
        <w:t>覆盖</w:t>
      </w:r>
      <w:r w:rsidRPr="00C3207A">
        <w:rPr>
          <w:rFonts w:cs="宋体" w:hint="eastAsia"/>
          <w:szCs w:val="20"/>
          <w:lang w:bidi="ar"/>
        </w:rPr>
        <w:t>策略</w:t>
      </w:r>
      <w:r>
        <w:rPr>
          <w:rFonts w:cs="宋体" w:hint="eastAsia"/>
          <w:szCs w:val="20"/>
          <w:lang w:bidi="ar"/>
        </w:rPr>
        <w:t>测试序列（</w:t>
      </w:r>
      <w:r w:rsidRPr="00730032">
        <w:rPr>
          <w:lang w:bidi="ar"/>
        </w:rPr>
        <w:t>EXP</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050C59" w14:paraId="1D864095" w14:textId="77777777" w:rsidTr="00050C59">
        <w:tc>
          <w:tcPr>
            <w:tcW w:w="534" w:type="dxa"/>
          </w:tcPr>
          <w:p w14:paraId="2DBFD4E5"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14:paraId="33570F30"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14:paraId="2DEE6E8B"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14:paraId="2F1396A0"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050C59" w14:paraId="271C9875" w14:textId="77777777" w:rsidTr="00050C59">
        <w:tc>
          <w:tcPr>
            <w:tcW w:w="534" w:type="dxa"/>
          </w:tcPr>
          <w:p w14:paraId="42686068"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14:paraId="39474C2D"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7F421E61"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Start#e0#Init#e2#calculateReimbursementAmount#e9#calculateReimbursementAmountResponse_succ</w:t>
            </w:r>
          </w:p>
        </w:tc>
        <w:tc>
          <w:tcPr>
            <w:tcW w:w="2375" w:type="dxa"/>
          </w:tcPr>
          <w:p w14:paraId="26946CBF" w14:textId="77777777" w:rsidR="00050C59" w:rsidRPr="00975E08" w:rsidRDefault="00737699" w:rsidP="0073769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calculateR</w:t>
            </w:r>
            <w:r>
              <w:rPr>
                <w:rFonts w:ascii="Times New Roman" w:hAnsi="Times New Roman"/>
              </w:rPr>
              <w:t>eimbursementAmountResponse_succ</w:t>
            </w:r>
          </w:p>
        </w:tc>
      </w:tr>
      <w:tr w:rsidR="00050C59" w14:paraId="760DF7A0" w14:textId="77777777" w:rsidTr="00050C59">
        <w:tc>
          <w:tcPr>
            <w:tcW w:w="534" w:type="dxa"/>
          </w:tcPr>
          <w:p w14:paraId="0F117568" w14:textId="77777777" w:rsidR="00050C59"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1</w:t>
            </w:r>
          </w:p>
        </w:tc>
        <w:tc>
          <w:tcPr>
            <w:tcW w:w="1134" w:type="dxa"/>
          </w:tcPr>
          <w:p w14:paraId="2BD1D366"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2BA7C7DF"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Start#e0#Init#e1#totalAmount#e4#totalAmountResponse_succ</w:t>
            </w:r>
          </w:p>
        </w:tc>
        <w:tc>
          <w:tcPr>
            <w:tcW w:w="2375" w:type="dxa"/>
          </w:tcPr>
          <w:p w14:paraId="5EAB8B5A"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totalAmountResponse_succ</w:t>
            </w:r>
          </w:p>
        </w:tc>
      </w:tr>
      <w:tr w:rsidR="00050C59" w14:paraId="6E267B78" w14:textId="77777777" w:rsidTr="00737699">
        <w:tc>
          <w:tcPr>
            <w:tcW w:w="534" w:type="dxa"/>
          </w:tcPr>
          <w:p w14:paraId="10E19F9A"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2</w:t>
            </w:r>
          </w:p>
        </w:tc>
        <w:tc>
          <w:tcPr>
            <w:tcW w:w="1134" w:type="dxa"/>
          </w:tcPr>
          <w:p w14:paraId="3AB48EC4"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3BD5DB68"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Start#e0#Init#e3#airfareReimbursement#e14#airfareReimbursementResponse_succ</w:t>
            </w:r>
          </w:p>
        </w:tc>
        <w:tc>
          <w:tcPr>
            <w:tcW w:w="2375" w:type="dxa"/>
            <w:tcBorders>
              <w:bottom w:val="single" w:sz="4" w:space="0" w:color="auto"/>
            </w:tcBorders>
          </w:tcPr>
          <w:p w14:paraId="164EF555"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airfareReimbursementResponse_succ</w:t>
            </w:r>
          </w:p>
        </w:tc>
      </w:tr>
      <w:tr w:rsidR="00050C59" w14:paraId="6A4552E5" w14:textId="77777777" w:rsidTr="00737699">
        <w:tc>
          <w:tcPr>
            <w:tcW w:w="534" w:type="dxa"/>
          </w:tcPr>
          <w:p w14:paraId="555B9045"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3</w:t>
            </w:r>
          </w:p>
        </w:tc>
        <w:tc>
          <w:tcPr>
            <w:tcW w:w="1134" w:type="dxa"/>
          </w:tcPr>
          <w:p w14:paraId="34BA93A3"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74BEB59E"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Start#e0#Init#e3#airfareReimbursement#e15#airfareReimbursementResponse_fail</w:t>
            </w:r>
          </w:p>
        </w:tc>
        <w:tc>
          <w:tcPr>
            <w:tcW w:w="2375" w:type="dxa"/>
            <w:tcBorders>
              <w:bottom w:val="single" w:sz="4" w:space="0" w:color="auto"/>
              <w:tl2br w:val="nil"/>
            </w:tcBorders>
          </w:tcPr>
          <w:p w14:paraId="534A73B2"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airfareReimbursementResponse_fail</w:t>
            </w:r>
          </w:p>
        </w:tc>
      </w:tr>
      <w:tr w:rsidR="00050C59" w14:paraId="71980EE8" w14:textId="77777777" w:rsidTr="00737699">
        <w:tc>
          <w:tcPr>
            <w:tcW w:w="534" w:type="dxa"/>
          </w:tcPr>
          <w:p w14:paraId="008A163A"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4</w:t>
            </w:r>
          </w:p>
        </w:tc>
        <w:tc>
          <w:tcPr>
            <w:tcW w:w="1134" w:type="dxa"/>
          </w:tcPr>
          <w:p w14:paraId="4C836C49"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68DE15B8"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Start#e0#Init#e1#totalAmount#e5#totalAmountResponse_fail</w:t>
            </w:r>
          </w:p>
        </w:tc>
        <w:tc>
          <w:tcPr>
            <w:tcW w:w="2375" w:type="dxa"/>
            <w:tcBorders>
              <w:bottom w:val="single" w:sz="4" w:space="0" w:color="auto"/>
              <w:tl2br w:val="nil"/>
            </w:tcBorders>
          </w:tcPr>
          <w:p w14:paraId="2AF41A0C"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totalAmountResponse_fail</w:t>
            </w:r>
          </w:p>
        </w:tc>
      </w:tr>
      <w:tr w:rsidR="00050C59" w14:paraId="01F351FE" w14:textId="77777777" w:rsidTr="00737699">
        <w:tc>
          <w:tcPr>
            <w:tcW w:w="534" w:type="dxa"/>
          </w:tcPr>
          <w:p w14:paraId="7180BE3C" w14:textId="77777777" w:rsidR="00050C59" w:rsidRPr="00975E08" w:rsidRDefault="00050C59" w:rsidP="00050C59">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5</w:t>
            </w:r>
          </w:p>
        </w:tc>
        <w:tc>
          <w:tcPr>
            <w:tcW w:w="1134" w:type="dxa"/>
          </w:tcPr>
          <w:p w14:paraId="730EE99F"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1E257346"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Start#e0#Init#e2#calculateReimbursementAmount#e10#calculateReimbursementAmountResponse_fail</w:t>
            </w:r>
          </w:p>
        </w:tc>
        <w:tc>
          <w:tcPr>
            <w:tcW w:w="2375" w:type="dxa"/>
            <w:tcBorders>
              <w:tl2br w:val="nil"/>
            </w:tcBorders>
          </w:tcPr>
          <w:p w14:paraId="1DC3F74F" w14:textId="77777777" w:rsidR="00050C59" w:rsidRPr="00975E08" w:rsidRDefault="00737699" w:rsidP="00050C59">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calculateReimbursementAmountResponse_fail</w:t>
            </w:r>
          </w:p>
        </w:tc>
      </w:tr>
    </w:tbl>
    <w:p w14:paraId="6E9D2AE7" w14:textId="77777777" w:rsidR="009A1EBB" w:rsidRPr="009A1EBB" w:rsidRDefault="005F7227" w:rsidP="00395868">
      <w:pPr>
        <w:pStyle w:val="ua"/>
        <w:spacing w:before="360" w:after="120"/>
        <w:rPr>
          <w:rFonts w:cs="宋体"/>
          <w:szCs w:val="20"/>
          <w:lang w:bidi="ar"/>
        </w:rPr>
      </w:pPr>
      <w:r w:rsidRPr="005F7227">
        <w:rPr>
          <w:rFonts w:cs="宋体" w:hint="eastAsia"/>
          <w:szCs w:val="20"/>
          <w:lang w:bidi="ar"/>
        </w:rPr>
        <w:t>表</w:t>
      </w:r>
      <w:r>
        <w:rPr>
          <w:rFonts w:cs="宋体" w:hint="eastAsia"/>
          <w:szCs w:val="20"/>
          <w:lang w:bidi="ar"/>
        </w:rPr>
        <w:t>5-</w:t>
      </w:r>
      <w:r w:rsidRPr="005F7227">
        <w:rPr>
          <w:rFonts w:cs="宋体"/>
          <w:szCs w:val="20"/>
          <w:lang w:bidi="ar"/>
        </w:rPr>
        <w:fldChar w:fldCharType="begin"/>
      </w:r>
      <w:r w:rsidRPr="005F7227">
        <w:rPr>
          <w:rFonts w:cs="宋体"/>
          <w:szCs w:val="20"/>
          <w:lang w:bidi="ar"/>
        </w:rPr>
        <w:instrText xml:space="preserve"> </w:instrText>
      </w:r>
      <w:r w:rsidRPr="005F7227">
        <w:rPr>
          <w:rFonts w:cs="宋体" w:hint="eastAsia"/>
          <w:szCs w:val="20"/>
          <w:lang w:bidi="ar"/>
        </w:rPr>
        <w:instrText xml:space="preserve">SEQ </w:instrText>
      </w:r>
      <w:r w:rsidRPr="005F7227">
        <w:rPr>
          <w:rFonts w:cs="宋体" w:hint="eastAsia"/>
          <w:szCs w:val="20"/>
          <w:lang w:bidi="ar"/>
        </w:rPr>
        <w:instrText>表</w:instrText>
      </w:r>
      <w:r w:rsidRPr="005F7227">
        <w:rPr>
          <w:rFonts w:cs="宋体" w:hint="eastAsia"/>
          <w:szCs w:val="20"/>
          <w:lang w:bidi="ar"/>
        </w:rPr>
        <w:instrText>5- \* ARABIC</w:instrText>
      </w:r>
      <w:r w:rsidRPr="005F7227">
        <w:rPr>
          <w:rFonts w:cs="宋体"/>
          <w:szCs w:val="20"/>
          <w:lang w:bidi="ar"/>
        </w:rPr>
        <w:instrText xml:space="preserve"> </w:instrText>
      </w:r>
      <w:r w:rsidRPr="005F7227">
        <w:rPr>
          <w:rFonts w:cs="宋体"/>
          <w:szCs w:val="20"/>
          <w:lang w:bidi="ar"/>
        </w:rPr>
        <w:fldChar w:fldCharType="separate"/>
      </w:r>
      <w:r w:rsidR="00A55FB8">
        <w:rPr>
          <w:rFonts w:cs="宋体"/>
          <w:noProof/>
          <w:szCs w:val="20"/>
          <w:lang w:bidi="ar"/>
        </w:rPr>
        <w:t>19</w:t>
      </w:r>
      <w:r w:rsidRPr="005F7227">
        <w:rPr>
          <w:rFonts w:cs="宋体"/>
          <w:szCs w:val="20"/>
          <w:lang w:bidi="ar"/>
        </w:rPr>
        <w:fldChar w:fldCharType="end"/>
      </w:r>
      <w:r>
        <w:rPr>
          <w:rFonts w:cs="宋体"/>
          <w:szCs w:val="20"/>
          <w:lang w:bidi="ar"/>
        </w:rPr>
        <w:t xml:space="preserve"> </w:t>
      </w:r>
      <w:r>
        <w:rPr>
          <w:rFonts w:hint="eastAsia"/>
        </w:rPr>
        <w:t>边</w:t>
      </w:r>
      <w:r>
        <w:t>覆盖</w:t>
      </w:r>
      <w:r w:rsidRPr="00C3207A">
        <w:rPr>
          <w:rFonts w:cs="宋体" w:hint="eastAsia"/>
          <w:szCs w:val="20"/>
          <w:lang w:bidi="ar"/>
        </w:rPr>
        <w:t>策略</w:t>
      </w:r>
      <w:r>
        <w:rPr>
          <w:rFonts w:cs="宋体" w:hint="eastAsia"/>
          <w:szCs w:val="20"/>
          <w:lang w:bidi="ar"/>
        </w:rPr>
        <w:t>测试序列（</w:t>
      </w:r>
      <w:r w:rsidRPr="00730032">
        <w:rPr>
          <w:lang w:bidi="ar"/>
        </w:rPr>
        <w:t>EXP</w:t>
      </w:r>
      <w:r>
        <w:rPr>
          <w:rFonts w:cs="宋体" w:hint="eastAsia"/>
          <w:szCs w:val="20"/>
          <w:lang w:bidi="ar"/>
        </w:rPr>
        <w:t>服务）</w:t>
      </w:r>
    </w:p>
    <w:tbl>
      <w:tblPr>
        <w:tblStyle w:val="afff1"/>
        <w:tblW w:w="0" w:type="auto"/>
        <w:tblLayout w:type="fixed"/>
        <w:tblLook w:val="04A0" w:firstRow="1" w:lastRow="0" w:firstColumn="1" w:lastColumn="0" w:noHBand="0" w:noVBand="1"/>
      </w:tblPr>
      <w:tblGrid>
        <w:gridCol w:w="534"/>
        <w:gridCol w:w="1134"/>
        <w:gridCol w:w="4110"/>
        <w:gridCol w:w="2375"/>
      </w:tblGrid>
      <w:tr w:rsidR="009A1EBB" w14:paraId="7FD73293" w14:textId="77777777" w:rsidTr="00407FDD">
        <w:tc>
          <w:tcPr>
            <w:tcW w:w="534" w:type="dxa"/>
          </w:tcPr>
          <w:p w14:paraId="1E83D184"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Id</w:t>
            </w:r>
          </w:p>
        </w:tc>
        <w:tc>
          <w:tcPr>
            <w:tcW w:w="1134" w:type="dxa"/>
          </w:tcPr>
          <w:p w14:paraId="4209673B"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Type</w:t>
            </w:r>
          </w:p>
        </w:tc>
        <w:tc>
          <w:tcPr>
            <w:tcW w:w="4110" w:type="dxa"/>
          </w:tcPr>
          <w:p w14:paraId="7DCA17B3"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hint="eastAsia"/>
              </w:rPr>
              <w:t>Test</w:t>
            </w:r>
            <w:r w:rsidRPr="00975E08">
              <w:rPr>
                <w:rFonts w:ascii="Times New Roman" w:hAnsi="Times New Roman"/>
              </w:rPr>
              <w:t xml:space="preserve"> </w:t>
            </w:r>
            <w:r w:rsidRPr="00975E08">
              <w:rPr>
                <w:rFonts w:ascii="Times New Roman" w:hAnsi="Times New Roman" w:hint="eastAsia"/>
              </w:rPr>
              <w:t>Sequense</w:t>
            </w:r>
          </w:p>
        </w:tc>
        <w:tc>
          <w:tcPr>
            <w:tcW w:w="2375" w:type="dxa"/>
          </w:tcPr>
          <w:p w14:paraId="4CFC22FD"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Cov</w:t>
            </w:r>
            <w:r>
              <w:rPr>
                <w:rFonts w:ascii="Times New Roman" w:hAnsi="Times New Roman"/>
              </w:rPr>
              <w:t>ered Elements</w:t>
            </w:r>
          </w:p>
        </w:tc>
      </w:tr>
      <w:tr w:rsidR="009A1EBB" w14:paraId="372E91C9" w14:textId="77777777" w:rsidTr="00407FDD">
        <w:tc>
          <w:tcPr>
            <w:tcW w:w="534" w:type="dxa"/>
          </w:tcPr>
          <w:p w14:paraId="7DBC3C77"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hint="eastAsia"/>
              </w:rPr>
              <w:t>0</w:t>
            </w:r>
          </w:p>
        </w:tc>
        <w:tc>
          <w:tcPr>
            <w:tcW w:w="1134" w:type="dxa"/>
          </w:tcPr>
          <w:p w14:paraId="3968A63B"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7EBDE8CA"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A1EBB">
              <w:rPr>
                <w:rFonts w:ascii="Times New Roman" w:hAnsi="Times New Roman"/>
              </w:rPr>
              <w:t>Start#e0#Init#e1#totalAmount#e4#totalAmountResponse_succ#e6#totalAmount#e4#totalAmountResponse_succ</w:t>
            </w:r>
          </w:p>
        </w:tc>
        <w:tc>
          <w:tcPr>
            <w:tcW w:w="2375" w:type="dxa"/>
          </w:tcPr>
          <w:p w14:paraId="569898E6" w14:textId="77777777" w:rsidR="009A1EBB" w:rsidRPr="00975E08" w:rsidRDefault="009A1EBB" w:rsidP="009A1EBB">
            <w:pPr>
              <w:pStyle w:val="aff6"/>
              <w:widowControl w:val="0"/>
              <w:spacing w:beforeLines="10" w:before="24" w:beforeAutospacing="0" w:afterLines="10" w:after="24" w:afterAutospacing="0" w:line="312" w:lineRule="auto"/>
              <w:jc w:val="both"/>
              <w:rPr>
                <w:rFonts w:ascii="Times New Roman" w:hAnsi="Times New Roman"/>
              </w:rPr>
            </w:pPr>
            <w:r w:rsidRPr="009A1EBB">
              <w:rPr>
                <w:rFonts w:ascii="Times New Roman" w:hAnsi="Times New Roman"/>
              </w:rPr>
              <w:t>e0</w:t>
            </w:r>
            <w:r>
              <w:rPr>
                <w:rFonts w:ascii="Times New Roman" w:hAnsi="Times New Roman" w:hint="eastAsia"/>
              </w:rPr>
              <w:t>、</w:t>
            </w:r>
            <w:r w:rsidRPr="009A1EBB">
              <w:rPr>
                <w:rFonts w:ascii="Times New Roman" w:hAnsi="Times New Roman"/>
              </w:rPr>
              <w:t>e1</w:t>
            </w:r>
            <w:r>
              <w:rPr>
                <w:rFonts w:ascii="Times New Roman" w:hAnsi="Times New Roman" w:hint="eastAsia"/>
              </w:rPr>
              <w:t>、</w:t>
            </w:r>
            <w:r w:rsidRPr="009A1EBB">
              <w:rPr>
                <w:rFonts w:ascii="Times New Roman" w:hAnsi="Times New Roman"/>
              </w:rPr>
              <w:t>e4</w:t>
            </w:r>
            <w:r>
              <w:rPr>
                <w:rFonts w:ascii="Times New Roman" w:hAnsi="Times New Roman" w:hint="eastAsia"/>
              </w:rPr>
              <w:t>、</w:t>
            </w:r>
            <w:r w:rsidRPr="009A1EBB">
              <w:rPr>
                <w:rFonts w:ascii="Times New Roman" w:hAnsi="Times New Roman"/>
              </w:rPr>
              <w:t>e6</w:t>
            </w:r>
          </w:p>
        </w:tc>
      </w:tr>
      <w:tr w:rsidR="009A1EBB" w14:paraId="54BA9907" w14:textId="77777777" w:rsidTr="00407FDD">
        <w:tc>
          <w:tcPr>
            <w:tcW w:w="534" w:type="dxa"/>
          </w:tcPr>
          <w:p w14:paraId="109BAAE2" w14:textId="77777777" w:rsidR="009A1EBB"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1</w:t>
            </w:r>
          </w:p>
        </w:tc>
        <w:tc>
          <w:tcPr>
            <w:tcW w:w="1134" w:type="dxa"/>
          </w:tcPr>
          <w:p w14:paraId="3EF751EE"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310EE949"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A1EBB">
              <w:rPr>
                <w:rFonts w:ascii="Times New Roman" w:hAnsi="Times New Roman"/>
              </w:rPr>
              <w:t>Start#e0#Init#e2#calculateReimbursementAmount#e9#calculateReimbursemen</w:t>
            </w:r>
            <w:r w:rsidRPr="009A1EBB">
              <w:rPr>
                <w:rFonts w:ascii="Times New Roman" w:hAnsi="Times New Roman"/>
              </w:rPr>
              <w:lastRenderedPageBreak/>
              <w:t>tAmountResponse_succ#e11#calculateReimbursementAmount#e9#calculateReimbursementAmountResponse_succ</w:t>
            </w:r>
          </w:p>
        </w:tc>
        <w:tc>
          <w:tcPr>
            <w:tcW w:w="2375" w:type="dxa"/>
          </w:tcPr>
          <w:p w14:paraId="2418567C" w14:textId="77777777" w:rsidR="009A1EBB" w:rsidRPr="00975E08" w:rsidRDefault="009A1EBB" w:rsidP="009A1EBB">
            <w:pPr>
              <w:pStyle w:val="aff6"/>
              <w:widowControl w:val="0"/>
              <w:spacing w:beforeLines="10" w:before="24" w:beforeAutospacing="0" w:afterLines="10" w:after="24" w:afterAutospacing="0" w:line="312" w:lineRule="auto"/>
              <w:jc w:val="both"/>
              <w:rPr>
                <w:rFonts w:ascii="Times New Roman" w:hAnsi="Times New Roman"/>
              </w:rPr>
            </w:pPr>
            <w:r w:rsidRPr="009A1EBB">
              <w:rPr>
                <w:rFonts w:ascii="Times New Roman" w:hAnsi="Times New Roman"/>
              </w:rPr>
              <w:lastRenderedPageBreak/>
              <w:t>e2</w:t>
            </w:r>
            <w:r>
              <w:rPr>
                <w:rFonts w:ascii="Times New Roman" w:hAnsi="Times New Roman" w:hint="eastAsia"/>
              </w:rPr>
              <w:t>、</w:t>
            </w:r>
            <w:r w:rsidRPr="009A1EBB">
              <w:rPr>
                <w:rFonts w:ascii="Times New Roman" w:hAnsi="Times New Roman"/>
              </w:rPr>
              <w:t>e9</w:t>
            </w:r>
            <w:r>
              <w:rPr>
                <w:rFonts w:ascii="Times New Roman" w:hAnsi="Times New Roman" w:hint="eastAsia"/>
              </w:rPr>
              <w:t>、</w:t>
            </w:r>
            <w:r>
              <w:rPr>
                <w:rFonts w:ascii="Times New Roman" w:hAnsi="Times New Roman"/>
              </w:rPr>
              <w:t>e11</w:t>
            </w:r>
          </w:p>
        </w:tc>
      </w:tr>
      <w:tr w:rsidR="009A1EBB" w14:paraId="189654D3" w14:textId="77777777" w:rsidTr="00407FDD">
        <w:tc>
          <w:tcPr>
            <w:tcW w:w="534" w:type="dxa"/>
          </w:tcPr>
          <w:p w14:paraId="158D9469"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lastRenderedPageBreak/>
              <w:t>2</w:t>
            </w:r>
          </w:p>
        </w:tc>
        <w:tc>
          <w:tcPr>
            <w:tcW w:w="1134" w:type="dxa"/>
          </w:tcPr>
          <w:p w14:paraId="73834513"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0DFDEE4E"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A1EBB">
              <w:rPr>
                <w:rFonts w:ascii="Times New Roman" w:hAnsi="Times New Roman"/>
              </w:rPr>
              <w:t>Start#e0#Init#e3#airfareReimbursement#e14#airfareReimbursementResponse_succ#e16#airfareReimbursement#e14#airfareReimbursementResponse_succ</w:t>
            </w:r>
          </w:p>
        </w:tc>
        <w:tc>
          <w:tcPr>
            <w:tcW w:w="2375" w:type="dxa"/>
            <w:tcBorders>
              <w:bottom w:val="single" w:sz="4" w:space="0" w:color="auto"/>
            </w:tcBorders>
          </w:tcPr>
          <w:p w14:paraId="61ABD850" w14:textId="77777777" w:rsidR="009A1EBB" w:rsidRPr="00975E08" w:rsidRDefault="009A1EBB" w:rsidP="009A1EBB">
            <w:pPr>
              <w:pStyle w:val="aff6"/>
              <w:widowControl w:val="0"/>
              <w:spacing w:beforeLines="10" w:before="24" w:beforeAutospacing="0" w:afterLines="10" w:after="24" w:afterAutospacing="0" w:line="312" w:lineRule="auto"/>
              <w:jc w:val="both"/>
              <w:rPr>
                <w:rFonts w:ascii="Times New Roman" w:hAnsi="Times New Roman"/>
              </w:rPr>
            </w:pPr>
            <w:r w:rsidRPr="009A1EBB">
              <w:rPr>
                <w:rFonts w:ascii="Times New Roman" w:hAnsi="Times New Roman"/>
              </w:rPr>
              <w:t>e3</w:t>
            </w:r>
            <w:r>
              <w:rPr>
                <w:rFonts w:ascii="Times New Roman" w:hAnsi="Times New Roman" w:hint="eastAsia"/>
              </w:rPr>
              <w:t>、</w:t>
            </w:r>
            <w:r w:rsidRPr="009A1EBB">
              <w:rPr>
                <w:rFonts w:ascii="Times New Roman" w:hAnsi="Times New Roman"/>
              </w:rPr>
              <w:t>e14</w:t>
            </w:r>
            <w:r>
              <w:rPr>
                <w:rFonts w:ascii="Times New Roman" w:hAnsi="Times New Roman" w:hint="eastAsia"/>
              </w:rPr>
              <w:t>、</w:t>
            </w:r>
            <w:r>
              <w:rPr>
                <w:rFonts w:ascii="Times New Roman" w:hAnsi="Times New Roman"/>
              </w:rPr>
              <w:t>e16</w:t>
            </w:r>
          </w:p>
        </w:tc>
      </w:tr>
      <w:tr w:rsidR="009A1EBB" w14:paraId="22054A79" w14:textId="77777777" w:rsidTr="00407FDD">
        <w:tc>
          <w:tcPr>
            <w:tcW w:w="534" w:type="dxa"/>
          </w:tcPr>
          <w:p w14:paraId="5A40DB5F"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3</w:t>
            </w:r>
          </w:p>
        </w:tc>
        <w:tc>
          <w:tcPr>
            <w:tcW w:w="1134" w:type="dxa"/>
          </w:tcPr>
          <w:p w14:paraId="052CB89C"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1FB2FE22" w14:textId="77777777" w:rsidR="009A1EBB" w:rsidRPr="00975E08" w:rsidRDefault="00E03BE7" w:rsidP="00407FDD">
            <w:pPr>
              <w:pStyle w:val="aff6"/>
              <w:widowControl w:val="0"/>
              <w:spacing w:beforeLines="10" w:before="24" w:beforeAutospacing="0" w:afterLines="10" w:after="24" w:afterAutospacing="0" w:line="312" w:lineRule="auto"/>
              <w:jc w:val="both"/>
              <w:rPr>
                <w:rFonts w:ascii="Times New Roman" w:hAnsi="Times New Roman"/>
              </w:rPr>
            </w:pPr>
            <w:r w:rsidRPr="00E03BE7">
              <w:rPr>
                <w:rFonts w:ascii="Times New Roman" w:hAnsi="Times New Roman"/>
              </w:rPr>
              <w:t>Start#e0#Init#e3#airfareReimbursement#e15#airfareReimbursementResponse_fail</w:t>
            </w:r>
          </w:p>
        </w:tc>
        <w:tc>
          <w:tcPr>
            <w:tcW w:w="2375" w:type="dxa"/>
            <w:tcBorders>
              <w:bottom w:val="single" w:sz="4" w:space="0" w:color="auto"/>
              <w:tl2br w:val="nil"/>
            </w:tcBorders>
          </w:tcPr>
          <w:p w14:paraId="30CC2071" w14:textId="77777777" w:rsidR="009A1EBB" w:rsidRPr="00975E08" w:rsidRDefault="00E03BE7" w:rsidP="00407FDD">
            <w:pPr>
              <w:pStyle w:val="aff6"/>
              <w:widowControl w:val="0"/>
              <w:spacing w:beforeLines="10" w:before="24" w:beforeAutospacing="0" w:afterLines="10" w:after="24" w:afterAutospacing="0" w:line="312" w:lineRule="auto"/>
              <w:jc w:val="both"/>
              <w:rPr>
                <w:rFonts w:ascii="Times New Roman" w:hAnsi="Times New Roman"/>
              </w:rPr>
            </w:pPr>
            <w:r w:rsidRPr="00E03BE7">
              <w:rPr>
                <w:rFonts w:ascii="Times New Roman" w:hAnsi="Times New Roman"/>
              </w:rPr>
              <w:t>e15</w:t>
            </w:r>
          </w:p>
        </w:tc>
      </w:tr>
      <w:tr w:rsidR="009A1EBB" w14:paraId="322F6412" w14:textId="77777777" w:rsidTr="00407FDD">
        <w:tc>
          <w:tcPr>
            <w:tcW w:w="534" w:type="dxa"/>
          </w:tcPr>
          <w:p w14:paraId="4006B902"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4</w:t>
            </w:r>
          </w:p>
        </w:tc>
        <w:tc>
          <w:tcPr>
            <w:tcW w:w="1134" w:type="dxa"/>
          </w:tcPr>
          <w:p w14:paraId="5CF44C47"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231F35BB"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Start#e0#Init#e1#totalAmount#e5#totalAmountResponse_fail</w:t>
            </w:r>
          </w:p>
        </w:tc>
        <w:tc>
          <w:tcPr>
            <w:tcW w:w="2375" w:type="dxa"/>
            <w:tcBorders>
              <w:bottom w:val="single" w:sz="4" w:space="0" w:color="auto"/>
              <w:tl2br w:val="nil"/>
            </w:tcBorders>
          </w:tcPr>
          <w:p w14:paraId="7F5D1D06" w14:textId="77777777" w:rsidR="009A1EBB" w:rsidRPr="00975E08" w:rsidRDefault="00E03BE7"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e</w:t>
            </w:r>
            <w:r w:rsidRPr="00E03BE7">
              <w:rPr>
                <w:rFonts w:ascii="Times New Roman" w:hAnsi="Times New Roman"/>
              </w:rPr>
              <w:t>5</w:t>
            </w:r>
          </w:p>
        </w:tc>
      </w:tr>
      <w:tr w:rsidR="009A1EBB" w14:paraId="0B5C93DD" w14:textId="77777777" w:rsidTr="00407FDD">
        <w:tc>
          <w:tcPr>
            <w:tcW w:w="534" w:type="dxa"/>
          </w:tcPr>
          <w:p w14:paraId="5F1EC7CD"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5</w:t>
            </w:r>
          </w:p>
        </w:tc>
        <w:tc>
          <w:tcPr>
            <w:tcW w:w="1134" w:type="dxa"/>
          </w:tcPr>
          <w:p w14:paraId="3AE3E554"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975E08">
              <w:rPr>
                <w:rFonts w:ascii="Times New Roman" w:hAnsi="Times New Roman"/>
              </w:rPr>
              <w:t>positive</w:t>
            </w:r>
          </w:p>
        </w:tc>
        <w:tc>
          <w:tcPr>
            <w:tcW w:w="4110" w:type="dxa"/>
          </w:tcPr>
          <w:p w14:paraId="53E1A9E5" w14:textId="77777777" w:rsidR="009A1EBB" w:rsidRPr="00975E08" w:rsidRDefault="009A1EBB" w:rsidP="00407FDD">
            <w:pPr>
              <w:pStyle w:val="aff6"/>
              <w:widowControl w:val="0"/>
              <w:spacing w:beforeLines="10" w:before="24" w:beforeAutospacing="0" w:afterLines="10" w:after="24" w:afterAutospacing="0" w:line="312" w:lineRule="auto"/>
              <w:jc w:val="both"/>
              <w:rPr>
                <w:rFonts w:ascii="Times New Roman" w:hAnsi="Times New Roman"/>
              </w:rPr>
            </w:pPr>
            <w:r w:rsidRPr="00737699">
              <w:rPr>
                <w:rFonts w:ascii="Times New Roman" w:hAnsi="Times New Roman"/>
              </w:rPr>
              <w:t>Start#e0#Init#e2#calculateReimbursementAmount#e10#calculateReimbursementAmountResponse_fail</w:t>
            </w:r>
          </w:p>
        </w:tc>
        <w:tc>
          <w:tcPr>
            <w:tcW w:w="2375" w:type="dxa"/>
            <w:tcBorders>
              <w:tl2br w:val="nil"/>
            </w:tcBorders>
          </w:tcPr>
          <w:p w14:paraId="133FA2FE" w14:textId="77777777" w:rsidR="009A1EBB" w:rsidRPr="00975E08" w:rsidRDefault="00E03BE7" w:rsidP="00407FDD">
            <w:pPr>
              <w:pStyle w:val="aff6"/>
              <w:widowControl w:val="0"/>
              <w:spacing w:beforeLines="10" w:before="24" w:beforeAutospacing="0" w:afterLines="10" w:after="24" w:afterAutospacing="0" w:line="312" w:lineRule="auto"/>
              <w:jc w:val="both"/>
              <w:rPr>
                <w:rFonts w:ascii="Times New Roman" w:hAnsi="Times New Roman"/>
              </w:rPr>
            </w:pPr>
            <w:r>
              <w:rPr>
                <w:rFonts w:ascii="Times New Roman" w:hAnsi="Times New Roman"/>
              </w:rPr>
              <w:t>e10</w:t>
            </w:r>
          </w:p>
        </w:tc>
      </w:tr>
    </w:tbl>
    <w:p w14:paraId="79A1317D" w14:textId="77777777" w:rsidR="00774976" w:rsidRDefault="005C00F0" w:rsidP="00774976">
      <w:pPr>
        <w:pStyle w:val="u5"/>
        <w:numPr>
          <w:ilvl w:val="0"/>
          <w:numId w:val="74"/>
        </w:numPr>
        <w:spacing w:before="24" w:after="24"/>
        <w:ind w:firstLineChars="0"/>
      </w:pPr>
      <w:r>
        <w:rPr>
          <w:rFonts w:hint="eastAsia"/>
        </w:rPr>
        <w:t>测试</w:t>
      </w:r>
      <w:r>
        <w:t>用例生成</w:t>
      </w:r>
      <w:r>
        <w:rPr>
          <w:rFonts w:hint="eastAsia"/>
        </w:rPr>
        <w:t>：</w:t>
      </w:r>
    </w:p>
    <w:p w14:paraId="37F48F0F" w14:textId="77777777" w:rsidR="00774976" w:rsidRPr="00A94AF0" w:rsidRDefault="00774976" w:rsidP="00A94AF0">
      <w:pPr>
        <w:pStyle w:val="ua"/>
        <w:spacing w:before="360" w:after="120"/>
        <w:rPr>
          <w:rFonts w:cs="宋体"/>
          <w:szCs w:val="20"/>
          <w:lang w:bidi="ar"/>
        </w:rPr>
      </w:pPr>
      <w:r w:rsidRPr="00A94AF0">
        <w:rPr>
          <w:rFonts w:cs="宋体" w:hint="eastAsia"/>
          <w:szCs w:val="20"/>
          <w:lang w:bidi="ar"/>
        </w:rPr>
        <w:t>表</w:t>
      </w:r>
      <w:r w:rsidRPr="00A94AF0">
        <w:rPr>
          <w:rFonts w:cs="宋体" w:hint="eastAsia"/>
          <w:szCs w:val="20"/>
          <w:lang w:bidi="ar"/>
        </w:rPr>
        <w:t>5-</w:t>
      </w:r>
      <w:r w:rsidRPr="00A94AF0">
        <w:rPr>
          <w:rFonts w:cs="宋体"/>
          <w:szCs w:val="20"/>
          <w:lang w:bidi="ar"/>
        </w:rPr>
        <w:fldChar w:fldCharType="begin"/>
      </w:r>
      <w:r w:rsidRPr="00A94AF0">
        <w:rPr>
          <w:rFonts w:cs="宋体"/>
          <w:szCs w:val="20"/>
          <w:lang w:bidi="ar"/>
        </w:rPr>
        <w:instrText xml:space="preserve"> </w:instrText>
      </w:r>
      <w:r w:rsidRPr="00A94AF0">
        <w:rPr>
          <w:rFonts w:cs="宋体" w:hint="eastAsia"/>
          <w:szCs w:val="20"/>
          <w:lang w:bidi="ar"/>
        </w:rPr>
        <w:instrText xml:space="preserve">SEQ </w:instrText>
      </w:r>
      <w:r w:rsidRPr="00A94AF0">
        <w:rPr>
          <w:rFonts w:cs="宋体" w:hint="eastAsia"/>
          <w:szCs w:val="20"/>
          <w:lang w:bidi="ar"/>
        </w:rPr>
        <w:instrText>表</w:instrText>
      </w:r>
      <w:r w:rsidRPr="00A94AF0">
        <w:rPr>
          <w:rFonts w:cs="宋体" w:hint="eastAsia"/>
          <w:szCs w:val="20"/>
          <w:lang w:bidi="ar"/>
        </w:rPr>
        <w:instrText>5- \* ARABIC</w:instrText>
      </w:r>
      <w:r w:rsidRPr="00A94AF0">
        <w:rPr>
          <w:rFonts w:cs="宋体"/>
          <w:szCs w:val="20"/>
          <w:lang w:bidi="ar"/>
        </w:rPr>
        <w:instrText xml:space="preserve"> </w:instrText>
      </w:r>
      <w:r w:rsidRPr="00A94AF0">
        <w:rPr>
          <w:rFonts w:cs="宋体"/>
          <w:szCs w:val="20"/>
          <w:lang w:bidi="ar"/>
        </w:rPr>
        <w:fldChar w:fldCharType="separate"/>
      </w:r>
      <w:r w:rsidR="00A55FB8">
        <w:rPr>
          <w:rFonts w:cs="宋体"/>
          <w:noProof/>
          <w:szCs w:val="20"/>
          <w:lang w:bidi="ar"/>
        </w:rPr>
        <w:t>20</w:t>
      </w:r>
      <w:r w:rsidRPr="00A94AF0">
        <w:rPr>
          <w:rFonts w:cs="宋体"/>
          <w:szCs w:val="20"/>
          <w:lang w:bidi="ar"/>
        </w:rPr>
        <w:fldChar w:fldCharType="end"/>
      </w:r>
      <w:r w:rsidRPr="00A94AF0">
        <w:rPr>
          <w:rFonts w:cs="宋体"/>
          <w:szCs w:val="20"/>
          <w:lang w:bidi="ar"/>
        </w:rPr>
        <w:t xml:space="preserve"> </w:t>
      </w:r>
      <w:r w:rsidRPr="00A94AF0">
        <w:rPr>
          <w:rFonts w:cs="宋体" w:hint="eastAsia"/>
          <w:szCs w:val="20"/>
          <w:lang w:bidi="ar"/>
        </w:rPr>
        <w:t>不同覆盖策略测试用例执行情况</w:t>
      </w:r>
    </w:p>
    <w:p w14:paraId="3C20F5A9" w14:textId="77777777" w:rsidR="00B508DE" w:rsidRDefault="00774976" w:rsidP="00774976">
      <w:pPr>
        <w:pStyle w:val="u5"/>
        <w:spacing w:before="24" w:after="24"/>
        <w:ind w:firstLineChars="0" w:firstLine="0"/>
        <w:jc w:val="center"/>
      </w:pPr>
      <w:r>
        <w:rPr>
          <w:noProof/>
        </w:rPr>
        <w:drawing>
          <wp:inline distT="0" distB="0" distL="0" distR="0" wp14:anchorId="705EE82C" wp14:editId="03FDDD1E">
            <wp:extent cx="4572000" cy="2743200"/>
            <wp:effectExtent l="0" t="0" r="0" b="0"/>
            <wp:docPr id="31" name="图表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76"/>
              </a:graphicData>
            </a:graphic>
          </wp:inline>
        </w:drawing>
      </w:r>
    </w:p>
    <w:p w14:paraId="577D2B9C" w14:textId="77777777" w:rsidR="00774976" w:rsidRDefault="00774976" w:rsidP="00774976">
      <w:pPr>
        <w:pStyle w:val="u5"/>
        <w:spacing w:before="24" w:after="24"/>
        <w:ind w:firstLine="480"/>
      </w:pPr>
      <w:r w:rsidRPr="0060174D">
        <w:rPr>
          <w:lang w:bidi="ar"/>
        </w:rPr>
        <w:t>针对上述测试序列，</w:t>
      </w:r>
      <w:r w:rsidRPr="0060174D">
        <w:rPr>
          <w:rFonts w:hint="eastAsia"/>
          <w:lang w:bidi="ar"/>
        </w:rPr>
        <w:t>不使用</w:t>
      </w:r>
      <w:r w:rsidRPr="0060174D">
        <w:rPr>
          <w:lang w:bidi="ar"/>
        </w:rPr>
        <w:t>状态</w:t>
      </w:r>
      <w:r w:rsidRPr="0060174D">
        <w:rPr>
          <w:rFonts w:hint="eastAsia"/>
          <w:lang w:bidi="ar"/>
        </w:rPr>
        <w:t>覆盖</w:t>
      </w:r>
      <w:r w:rsidRPr="0060174D">
        <w:rPr>
          <w:lang w:bidi="ar"/>
        </w:rPr>
        <w:t>生成的测试</w:t>
      </w:r>
      <w:r>
        <w:rPr>
          <w:rFonts w:hint="eastAsia"/>
          <w:lang w:bidi="ar"/>
        </w:rPr>
        <w:t>用例</w:t>
      </w:r>
      <w:r w:rsidRPr="0060174D">
        <w:rPr>
          <w:lang w:bidi="ar"/>
        </w:rPr>
        <w:t>个数与使用</w:t>
      </w:r>
      <w:r w:rsidRPr="0060174D">
        <w:rPr>
          <w:rFonts w:hint="eastAsia"/>
          <w:lang w:bidi="ar"/>
        </w:rPr>
        <w:t>状态覆盖</w:t>
      </w:r>
      <w:r w:rsidRPr="0060174D">
        <w:rPr>
          <w:lang w:bidi="ar"/>
        </w:rPr>
        <w:t>生成的测试</w:t>
      </w:r>
      <w:r>
        <w:rPr>
          <w:rFonts w:hint="eastAsia"/>
          <w:lang w:bidi="ar"/>
        </w:rPr>
        <w:t>用例</w:t>
      </w:r>
      <w:r w:rsidRPr="0060174D">
        <w:rPr>
          <w:lang w:bidi="ar"/>
        </w:rPr>
        <w:t>个数如表</w:t>
      </w:r>
      <w:r w:rsidRPr="0060174D">
        <w:rPr>
          <w:rFonts w:hint="eastAsia"/>
          <w:lang w:bidi="ar"/>
        </w:rPr>
        <w:t>5</w:t>
      </w:r>
      <w:r w:rsidRPr="0060174D">
        <w:rPr>
          <w:lang w:bidi="ar"/>
        </w:rPr>
        <w:t>-</w:t>
      </w:r>
      <w:r>
        <w:rPr>
          <w:lang w:bidi="ar"/>
        </w:rPr>
        <w:t>20</w:t>
      </w:r>
      <w:r w:rsidRPr="0060174D">
        <w:rPr>
          <w:rFonts w:hint="eastAsia"/>
          <w:lang w:bidi="ar"/>
        </w:rPr>
        <w:t>所示</w:t>
      </w:r>
      <w:r w:rsidRPr="0060174D">
        <w:rPr>
          <w:lang w:bidi="ar"/>
        </w:rPr>
        <w:t>。</w:t>
      </w:r>
      <w:r>
        <w:rPr>
          <w:rFonts w:hint="eastAsia"/>
          <w:lang w:bidi="ar"/>
        </w:rPr>
        <w:t>横轴</w:t>
      </w:r>
      <w:r>
        <w:rPr>
          <w:lang w:bidi="ar"/>
        </w:rPr>
        <w:t>代表选取的覆盖策略，其中</w:t>
      </w:r>
      <w:r>
        <w:rPr>
          <w:rFonts w:hint="eastAsia"/>
          <w:lang w:bidi="ar"/>
        </w:rPr>
        <w:t>R</w:t>
      </w:r>
      <w:r>
        <w:rPr>
          <w:lang w:bidi="ar"/>
        </w:rPr>
        <w:t>eq</w:t>
      </w:r>
      <w:r>
        <w:rPr>
          <w:rFonts w:hint="eastAsia"/>
          <w:lang w:bidi="ar"/>
        </w:rPr>
        <w:t>N-S</w:t>
      </w:r>
      <w:r>
        <w:rPr>
          <w:rFonts w:hint="eastAsia"/>
          <w:lang w:bidi="ar"/>
        </w:rPr>
        <w:t>表示</w:t>
      </w:r>
      <w:r>
        <w:rPr>
          <w:lang w:bidi="ar"/>
        </w:rPr>
        <w:t>使用请求节点</w:t>
      </w:r>
      <w:r>
        <w:rPr>
          <w:rFonts w:hint="eastAsia"/>
          <w:lang w:bidi="ar"/>
        </w:rPr>
        <w:t>覆盖</w:t>
      </w:r>
      <w:r>
        <w:rPr>
          <w:lang w:bidi="ar"/>
        </w:rPr>
        <w:t>及状态覆盖准则</w:t>
      </w:r>
      <w:r>
        <w:rPr>
          <w:rFonts w:hint="eastAsia"/>
          <w:lang w:bidi="ar"/>
        </w:rPr>
        <w:t>；</w:t>
      </w:r>
      <w:r>
        <w:rPr>
          <w:rFonts w:hint="eastAsia"/>
          <w:lang w:bidi="ar"/>
        </w:rPr>
        <w:t>R</w:t>
      </w:r>
      <w:r>
        <w:rPr>
          <w:lang w:bidi="ar"/>
        </w:rPr>
        <w:t>eq</w:t>
      </w:r>
      <w:r>
        <w:rPr>
          <w:rFonts w:hint="eastAsia"/>
          <w:lang w:bidi="ar"/>
        </w:rPr>
        <w:t>N-</w:t>
      </w:r>
      <w:r>
        <w:rPr>
          <w:lang w:bidi="ar"/>
        </w:rPr>
        <w:t>N</w:t>
      </w:r>
      <w:r>
        <w:rPr>
          <w:rFonts w:hint="eastAsia"/>
          <w:lang w:bidi="ar"/>
        </w:rPr>
        <w:t>S</w:t>
      </w:r>
      <w:r>
        <w:rPr>
          <w:rFonts w:hint="eastAsia"/>
          <w:lang w:bidi="ar"/>
        </w:rPr>
        <w:t>表示</w:t>
      </w:r>
      <w:r>
        <w:rPr>
          <w:lang w:bidi="ar"/>
        </w:rPr>
        <w:t>使用请求节点覆盖但不</w:t>
      </w:r>
      <w:r>
        <w:rPr>
          <w:rFonts w:hint="eastAsia"/>
          <w:lang w:bidi="ar"/>
        </w:rPr>
        <w:t>使用</w:t>
      </w:r>
      <w:r>
        <w:rPr>
          <w:lang w:bidi="ar"/>
        </w:rPr>
        <w:t>状态覆盖准则</w:t>
      </w:r>
      <w:r>
        <w:rPr>
          <w:rFonts w:hint="eastAsia"/>
          <w:lang w:bidi="ar"/>
        </w:rPr>
        <w:t>；</w:t>
      </w:r>
      <w:r>
        <w:rPr>
          <w:rFonts w:hint="eastAsia"/>
          <w:lang w:bidi="ar"/>
        </w:rPr>
        <w:t>R</w:t>
      </w:r>
      <w:r>
        <w:rPr>
          <w:lang w:bidi="ar"/>
        </w:rPr>
        <w:t>es</w:t>
      </w:r>
      <w:r>
        <w:rPr>
          <w:rFonts w:hint="eastAsia"/>
          <w:lang w:bidi="ar"/>
        </w:rPr>
        <w:t>N-S</w:t>
      </w:r>
      <w:r>
        <w:rPr>
          <w:rFonts w:hint="eastAsia"/>
          <w:lang w:bidi="ar"/>
        </w:rPr>
        <w:t>表示</w:t>
      </w:r>
      <w:r>
        <w:rPr>
          <w:lang w:bidi="ar"/>
        </w:rPr>
        <w:t>使用</w:t>
      </w:r>
      <w:r>
        <w:rPr>
          <w:rFonts w:hint="eastAsia"/>
          <w:lang w:bidi="ar"/>
        </w:rPr>
        <w:t>响应</w:t>
      </w:r>
      <w:r>
        <w:rPr>
          <w:lang w:bidi="ar"/>
        </w:rPr>
        <w:t>节点</w:t>
      </w:r>
      <w:r>
        <w:rPr>
          <w:rFonts w:hint="eastAsia"/>
          <w:lang w:bidi="ar"/>
        </w:rPr>
        <w:t>覆盖</w:t>
      </w:r>
      <w:r>
        <w:rPr>
          <w:lang w:bidi="ar"/>
        </w:rPr>
        <w:t>及状态覆盖准则</w:t>
      </w:r>
      <w:r>
        <w:rPr>
          <w:rFonts w:hint="eastAsia"/>
          <w:lang w:bidi="ar"/>
        </w:rPr>
        <w:t>；</w:t>
      </w:r>
      <w:r>
        <w:rPr>
          <w:rFonts w:hint="eastAsia"/>
          <w:lang w:bidi="ar"/>
        </w:rPr>
        <w:t>R</w:t>
      </w:r>
      <w:r>
        <w:rPr>
          <w:lang w:bidi="ar"/>
        </w:rPr>
        <w:t>es</w:t>
      </w:r>
      <w:r>
        <w:rPr>
          <w:rFonts w:hint="eastAsia"/>
          <w:lang w:bidi="ar"/>
        </w:rPr>
        <w:t>N-</w:t>
      </w:r>
      <w:r>
        <w:rPr>
          <w:lang w:bidi="ar"/>
        </w:rPr>
        <w:t>N</w:t>
      </w:r>
      <w:r>
        <w:rPr>
          <w:rFonts w:hint="eastAsia"/>
          <w:lang w:bidi="ar"/>
        </w:rPr>
        <w:t>S</w:t>
      </w:r>
      <w:r>
        <w:rPr>
          <w:rFonts w:hint="eastAsia"/>
          <w:lang w:bidi="ar"/>
        </w:rPr>
        <w:t>表示</w:t>
      </w:r>
      <w:r>
        <w:rPr>
          <w:lang w:bidi="ar"/>
        </w:rPr>
        <w:t>使用</w:t>
      </w:r>
      <w:r>
        <w:rPr>
          <w:rFonts w:hint="eastAsia"/>
          <w:lang w:bidi="ar"/>
        </w:rPr>
        <w:t>响应</w:t>
      </w:r>
      <w:r>
        <w:rPr>
          <w:lang w:bidi="ar"/>
        </w:rPr>
        <w:t>节点覆盖但不</w:t>
      </w:r>
      <w:r>
        <w:rPr>
          <w:rFonts w:hint="eastAsia"/>
          <w:lang w:bidi="ar"/>
        </w:rPr>
        <w:t>使用</w:t>
      </w:r>
      <w:r>
        <w:rPr>
          <w:lang w:bidi="ar"/>
        </w:rPr>
        <w:t>状态覆盖准则</w:t>
      </w:r>
      <w:r>
        <w:rPr>
          <w:rFonts w:hint="eastAsia"/>
          <w:lang w:bidi="ar"/>
        </w:rPr>
        <w:t>；</w:t>
      </w:r>
      <w:r>
        <w:rPr>
          <w:lang w:bidi="ar"/>
        </w:rPr>
        <w:t>E</w:t>
      </w:r>
      <w:r>
        <w:rPr>
          <w:rFonts w:hint="eastAsia"/>
          <w:lang w:bidi="ar"/>
        </w:rPr>
        <w:t>-S</w:t>
      </w:r>
      <w:r>
        <w:rPr>
          <w:rFonts w:hint="eastAsia"/>
          <w:lang w:bidi="ar"/>
        </w:rPr>
        <w:t>表示</w:t>
      </w:r>
      <w:r>
        <w:rPr>
          <w:lang w:bidi="ar"/>
        </w:rPr>
        <w:t>使用</w:t>
      </w:r>
      <w:r>
        <w:rPr>
          <w:rFonts w:hint="eastAsia"/>
          <w:lang w:bidi="ar"/>
        </w:rPr>
        <w:t>边覆盖</w:t>
      </w:r>
      <w:r>
        <w:rPr>
          <w:lang w:bidi="ar"/>
        </w:rPr>
        <w:t>及状态覆盖准则</w:t>
      </w:r>
      <w:r>
        <w:rPr>
          <w:rFonts w:hint="eastAsia"/>
          <w:lang w:bidi="ar"/>
        </w:rPr>
        <w:t>；</w:t>
      </w:r>
      <w:r>
        <w:rPr>
          <w:lang w:bidi="ar"/>
        </w:rPr>
        <w:t>E</w:t>
      </w:r>
      <w:r>
        <w:rPr>
          <w:rFonts w:hint="eastAsia"/>
          <w:lang w:bidi="ar"/>
        </w:rPr>
        <w:t>-</w:t>
      </w:r>
      <w:r>
        <w:rPr>
          <w:lang w:bidi="ar"/>
        </w:rPr>
        <w:t>N</w:t>
      </w:r>
      <w:r>
        <w:rPr>
          <w:rFonts w:hint="eastAsia"/>
          <w:lang w:bidi="ar"/>
        </w:rPr>
        <w:t>S</w:t>
      </w:r>
      <w:r>
        <w:rPr>
          <w:rFonts w:hint="eastAsia"/>
          <w:lang w:bidi="ar"/>
        </w:rPr>
        <w:t>表示</w:t>
      </w:r>
      <w:r>
        <w:rPr>
          <w:lang w:bidi="ar"/>
        </w:rPr>
        <w:t>使用</w:t>
      </w:r>
      <w:r>
        <w:rPr>
          <w:rFonts w:hint="eastAsia"/>
          <w:lang w:bidi="ar"/>
        </w:rPr>
        <w:t>边</w:t>
      </w:r>
      <w:r>
        <w:rPr>
          <w:lang w:bidi="ar"/>
        </w:rPr>
        <w:t>覆盖但不</w:t>
      </w:r>
      <w:r>
        <w:rPr>
          <w:rFonts w:hint="eastAsia"/>
          <w:lang w:bidi="ar"/>
        </w:rPr>
        <w:t>使用</w:t>
      </w:r>
      <w:r>
        <w:rPr>
          <w:lang w:bidi="ar"/>
        </w:rPr>
        <w:t>状态覆盖准则</w:t>
      </w:r>
      <w:r>
        <w:rPr>
          <w:rFonts w:hint="eastAsia"/>
          <w:lang w:bidi="ar"/>
        </w:rPr>
        <w:t>。纵轴</w:t>
      </w:r>
      <w:r>
        <w:rPr>
          <w:rFonts w:hint="eastAsia"/>
          <w:lang w:bidi="ar"/>
        </w:rPr>
        <w:lastRenderedPageBreak/>
        <w:t>代表生成</w:t>
      </w:r>
      <w:r>
        <w:rPr>
          <w:lang w:bidi="ar"/>
        </w:rPr>
        <w:t>测试用例个数。</w:t>
      </w:r>
      <w:r>
        <w:rPr>
          <w:rFonts w:hint="eastAsia"/>
          <w:lang w:bidi="ar"/>
        </w:rPr>
        <w:t>“</w:t>
      </w:r>
      <w:r>
        <w:rPr>
          <w:lang w:bidi="ar"/>
        </w:rPr>
        <w:t>Positive</w:t>
      </w:r>
      <w:r>
        <w:rPr>
          <w:rFonts w:hint="eastAsia"/>
          <w:lang w:bidi="ar"/>
        </w:rPr>
        <w:t>”代表策略生成</w:t>
      </w:r>
      <w:r>
        <w:rPr>
          <w:lang w:bidi="ar"/>
        </w:rPr>
        <w:t>合规测试用例个数</w:t>
      </w:r>
      <w:r>
        <w:rPr>
          <w:rFonts w:hint="eastAsia"/>
          <w:lang w:bidi="ar"/>
        </w:rPr>
        <w:t>。需要</w:t>
      </w:r>
      <w:r>
        <w:rPr>
          <w:lang w:bidi="ar"/>
        </w:rPr>
        <w:t>注意的是，</w:t>
      </w:r>
      <w:r>
        <w:rPr>
          <w:rFonts w:hint="eastAsia"/>
          <w:lang w:bidi="ar"/>
        </w:rPr>
        <w:t>使用</w:t>
      </w:r>
      <w:r>
        <w:rPr>
          <w:lang w:bidi="ar"/>
        </w:rPr>
        <w:t>状态覆盖准则生成的测试用例个数取决于服务操作的决策表中的规则个数。</w:t>
      </w:r>
    </w:p>
    <w:p w14:paraId="77FEE9FE" w14:textId="77777777" w:rsidR="00A254DF" w:rsidRDefault="005C00F0" w:rsidP="00A254DF">
      <w:pPr>
        <w:pStyle w:val="u5"/>
        <w:numPr>
          <w:ilvl w:val="0"/>
          <w:numId w:val="74"/>
        </w:numPr>
        <w:spacing w:before="24" w:after="24"/>
        <w:ind w:firstLineChars="0"/>
      </w:pPr>
      <w:r>
        <w:rPr>
          <w:rFonts w:hint="eastAsia"/>
        </w:rPr>
        <w:t>测试用例执行与检测：</w:t>
      </w:r>
    </w:p>
    <w:p w14:paraId="0963ABD0" w14:textId="77777777" w:rsidR="00A254DF" w:rsidRPr="00A254DF" w:rsidRDefault="00A254DF" w:rsidP="004D3693">
      <w:pPr>
        <w:pStyle w:val="u5"/>
        <w:spacing w:before="24" w:after="24"/>
        <w:ind w:firstLine="480"/>
        <w:rPr>
          <w:lang w:bidi="ar"/>
        </w:rPr>
      </w:pPr>
      <w:r>
        <w:rPr>
          <w:rFonts w:hint="eastAsia"/>
        </w:rPr>
        <w:t>分别使用</w:t>
      </w:r>
      <w:r w:rsidRPr="00A254DF">
        <w:rPr>
          <w:lang w:bidi="ar"/>
        </w:rPr>
        <w:t>BMD_WSTCT</w:t>
      </w:r>
      <w:r w:rsidRPr="00A254DF">
        <w:rPr>
          <w:lang w:bidi="ar"/>
        </w:rPr>
        <w:t>工具</w:t>
      </w:r>
      <w:r w:rsidRPr="00A254DF">
        <w:rPr>
          <w:rFonts w:hint="eastAsia"/>
          <w:lang w:bidi="ar"/>
        </w:rPr>
        <w:t>对</w:t>
      </w:r>
      <w:r w:rsidRPr="00A254DF">
        <w:rPr>
          <w:lang w:bidi="ar"/>
        </w:rPr>
        <w:t>六种</w:t>
      </w:r>
      <w:r w:rsidRPr="00A254DF">
        <w:rPr>
          <w:rFonts w:hint="eastAsia"/>
          <w:lang w:bidi="ar"/>
        </w:rPr>
        <w:t>覆盖</w:t>
      </w:r>
      <w:r w:rsidRPr="00A254DF">
        <w:rPr>
          <w:lang w:bidi="ar"/>
        </w:rPr>
        <w:t>策略</w:t>
      </w:r>
      <w:r w:rsidRPr="00A254DF">
        <w:rPr>
          <w:rFonts w:hint="eastAsia"/>
          <w:lang w:bidi="ar"/>
        </w:rPr>
        <w:t>生成</w:t>
      </w:r>
      <w:r w:rsidRPr="00A254DF">
        <w:rPr>
          <w:lang w:bidi="ar"/>
        </w:rPr>
        <w:t>的测试用例</w:t>
      </w:r>
      <w:r w:rsidRPr="00A254DF">
        <w:rPr>
          <w:rFonts w:hint="eastAsia"/>
          <w:lang w:bidi="ar"/>
        </w:rPr>
        <w:t>进行</w:t>
      </w:r>
      <w:r w:rsidRPr="00A254DF">
        <w:rPr>
          <w:lang w:bidi="ar"/>
        </w:rPr>
        <w:t>执行与约束违规检测</w:t>
      </w:r>
      <w:r w:rsidRPr="00A254DF">
        <w:rPr>
          <w:rFonts w:hint="eastAsia"/>
          <w:lang w:bidi="ar"/>
        </w:rPr>
        <w:t>。其执行</w:t>
      </w:r>
      <w:r w:rsidRPr="00A254DF">
        <w:rPr>
          <w:lang w:bidi="ar"/>
        </w:rPr>
        <w:t>检测结果</w:t>
      </w:r>
      <w:r w:rsidRPr="00A254DF">
        <w:rPr>
          <w:rFonts w:hint="eastAsia"/>
          <w:lang w:bidi="ar"/>
        </w:rPr>
        <w:t>如</w:t>
      </w:r>
      <w:r w:rsidRPr="00A254DF">
        <w:rPr>
          <w:lang w:bidi="ar"/>
        </w:rPr>
        <w:t>表</w:t>
      </w:r>
      <w:r w:rsidRPr="00A254DF">
        <w:rPr>
          <w:rFonts w:hint="eastAsia"/>
          <w:lang w:bidi="ar"/>
        </w:rPr>
        <w:t>5</w:t>
      </w:r>
      <w:r>
        <w:rPr>
          <w:lang w:bidi="ar"/>
        </w:rPr>
        <w:t>-21</w:t>
      </w:r>
      <w:r w:rsidRPr="00A254DF">
        <w:rPr>
          <w:rFonts w:hint="eastAsia"/>
          <w:lang w:bidi="ar"/>
        </w:rPr>
        <w:t>所示</w:t>
      </w:r>
      <w:r w:rsidRPr="00A254DF">
        <w:rPr>
          <w:lang w:bidi="ar"/>
        </w:rPr>
        <w:t>。</w:t>
      </w:r>
      <w:r w:rsidRPr="00A254DF">
        <w:rPr>
          <w:rFonts w:hint="eastAsia"/>
          <w:lang w:bidi="ar"/>
        </w:rPr>
        <w:t>其中</w:t>
      </w:r>
      <w:r w:rsidRPr="00A254DF">
        <w:rPr>
          <w:lang w:bidi="ar"/>
        </w:rPr>
        <w:t>ReqN-S</w:t>
      </w:r>
      <w:r w:rsidRPr="00A254DF">
        <w:rPr>
          <w:rFonts w:hint="eastAsia"/>
          <w:lang w:bidi="ar"/>
        </w:rPr>
        <w:t>、</w:t>
      </w:r>
      <w:r w:rsidRPr="00A254DF">
        <w:rPr>
          <w:lang w:bidi="ar"/>
        </w:rPr>
        <w:t>ReqN-NS</w:t>
      </w:r>
      <w:r w:rsidRPr="00A254DF">
        <w:rPr>
          <w:rFonts w:hint="eastAsia"/>
          <w:lang w:bidi="ar"/>
        </w:rPr>
        <w:t>、</w:t>
      </w:r>
      <w:r w:rsidRPr="00A254DF">
        <w:rPr>
          <w:lang w:bidi="ar"/>
        </w:rPr>
        <w:t>ResN-S</w:t>
      </w:r>
      <w:r w:rsidRPr="00A254DF">
        <w:rPr>
          <w:rFonts w:hint="eastAsia"/>
          <w:lang w:bidi="ar"/>
        </w:rPr>
        <w:t>、</w:t>
      </w:r>
      <w:r w:rsidRPr="00A254DF">
        <w:rPr>
          <w:lang w:bidi="ar"/>
        </w:rPr>
        <w:t>ResN-NS</w:t>
      </w:r>
      <w:r w:rsidRPr="00A254DF">
        <w:rPr>
          <w:rFonts w:hint="eastAsia"/>
          <w:lang w:bidi="ar"/>
        </w:rPr>
        <w:t>、</w:t>
      </w:r>
      <w:r w:rsidRPr="00A254DF">
        <w:rPr>
          <w:lang w:bidi="ar"/>
        </w:rPr>
        <w:t>E-S</w:t>
      </w:r>
      <w:r w:rsidRPr="00A254DF">
        <w:rPr>
          <w:rFonts w:hint="eastAsia"/>
          <w:lang w:bidi="ar"/>
        </w:rPr>
        <w:t>、</w:t>
      </w:r>
      <w:r w:rsidRPr="00A254DF">
        <w:rPr>
          <w:lang w:bidi="ar"/>
        </w:rPr>
        <w:t>E-NS</w:t>
      </w:r>
      <w:r w:rsidRPr="00A254DF">
        <w:rPr>
          <w:rFonts w:hint="eastAsia"/>
          <w:lang w:bidi="ar"/>
        </w:rPr>
        <w:t>分别</w:t>
      </w:r>
      <w:r w:rsidRPr="00A254DF">
        <w:rPr>
          <w:lang w:bidi="ar"/>
        </w:rPr>
        <w:t>代表</w:t>
      </w:r>
      <w:r w:rsidRPr="00A254DF">
        <w:rPr>
          <w:rFonts w:hint="eastAsia"/>
          <w:lang w:bidi="ar"/>
        </w:rPr>
        <w:t>使用</w:t>
      </w:r>
      <w:r w:rsidRPr="00A254DF">
        <w:rPr>
          <w:lang w:bidi="ar"/>
        </w:rPr>
        <w:t>的六种覆盖</w:t>
      </w:r>
      <w:r w:rsidRPr="00A254DF">
        <w:rPr>
          <w:rFonts w:hint="eastAsia"/>
          <w:lang w:bidi="ar"/>
        </w:rPr>
        <w:t>策略</w:t>
      </w:r>
      <w:r w:rsidRPr="00A254DF">
        <w:rPr>
          <w:lang w:bidi="ar"/>
        </w:rPr>
        <w:t>。</w:t>
      </w:r>
      <w:r w:rsidRPr="00A254DF">
        <w:rPr>
          <w:rFonts w:hint="eastAsia"/>
          <w:lang w:bidi="ar"/>
        </w:rPr>
        <w:t>第一列</w:t>
      </w:r>
      <w:r w:rsidRPr="00A254DF">
        <w:rPr>
          <w:lang w:bidi="ar"/>
        </w:rPr>
        <w:t>代表</w:t>
      </w:r>
      <w:r w:rsidRPr="00A254DF">
        <w:rPr>
          <w:rFonts w:hint="eastAsia"/>
          <w:lang w:bidi="ar"/>
        </w:rPr>
        <w:t>测试</w:t>
      </w:r>
      <w:r w:rsidRPr="00A254DF">
        <w:rPr>
          <w:lang w:bidi="ar"/>
        </w:rPr>
        <w:t>用例违反</w:t>
      </w:r>
      <w:r w:rsidRPr="00A254DF">
        <w:rPr>
          <w:rFonts w:hint="eastAsia"/>
          <w:lang w:bidi="ar"/>
        </w:rPr>
        <w:t>的</w:t>
      </w:r>
      <w:r w:rsidRPr="00A254DF">
        <w:rPr>
          <w:lang w:bidi="ar"/>
        </w:rPr>
        <w:t>行为约束</w:t>
      </w:r>
      <w:r w:rsidRPr="00A254DF">
        <w:rPr>
          <w:rFonts w:hint="eastAsia"/>
          <w:lang w:bidi="ar"/>
        </w:rPr>
        <w:t>，其中</w:t>
      </w:r>
      <w:r w:rsidR="004D3693">
        <w:rPr>
          <w:lang w:bidi="ar"/>
        </w:rPr>
        <w:t>paraRestriction</w:t>
      </w:r>
      <w:r w:rsidR="004D3693">
        <w:rPr>
          <w:rFonts w:hint="eastAsia"/>
          <w:lang w:bidi="ar"/>
        </w:rPr>
        <w:t>、</w:t>
      </w:r>
      <w:r w:rsidR="004D3693">
        <w:rPr>
          <w:lang w:bidi="ar"/>
        </w:rPr>
        <w:t>invokeOp</w:t>
      </w:r>
      <w:r w:rsidR="004D3693">
        <w:rPr>
          <w:rFonts w:hint="eastAsia"/>
          <w:lang w:bidi="ar"/>
        </w:rPr>
        <w:t>及</w:t>
      </w:r>
      <w:r w:rsidR="004D3693">
        <w:rPr>
          <w:lang w:bidi="ar"/>
        </w:rPr>
        <w:t>ipRegion</w:t>
      </w:r>
      <w:r w:rsidRPr="00A254DF">
        <w:rPr>
          <w:rFonts w:hint="eastAsia"/>
          <w:lang w:bidi="ar"/>
        </w:rPr>
        <w:t>约束</w:t>
      </w:r>
      <w:r w:rsidRPr="00A254DF">
        <w:rPr>
          <w:lang w:bidi="ar"/>
        </w:rPr>
        <w:t>为服务</w:t>
      </w:r>
      <w:r w:rsidR="004D3693" w:rsidRPr="004D3693">
        <w:rPr>
          <w:lang w:bidi="ar"/>
        </w:rPr>
        <w:t>EXP</w:t>
      </w:r>
      <w:r w:rsidRPr="00A254DF">
        <w:rPr>
          <w:rFonts w:hint="eastAsia"/>
          <w:lang w:bidi="ar"/>
        </w:rPr>
        <w:t>执行</w:t>
      </w:r>
      <w:r w:rsidRPr="00A254DF">
        <w:rPr>
          <w:lang w:bidi="ar"/>
        </w:rPr>
        <w:t>过程中包含的行为约束</w:t>
      </w:r>
      <w:r w:rsidRPr="00A254DF">
        <w:rPr>
          <w:rFonts w:hint="eastAsia"/>
          <w:lang w:bidi="ar"/>
        </w:rPr>
        <w:t>（表</w:t>
      </w:r>
      <w:r w:rsidRPr="00A254DF">
        <w:rPr>
          <w:rFonts w:hint="eastAsia"/>
          <w:lang w:bidi="ar"/>
        </w:rPr>
        <w:t>5</w:t>
      </w:r>
      <w:r w:rsidRPr="00A254DF">
        <w:rPr>
          <w:lang w:bidi="ar"/>
        </w:rPr>
        <w:t>-10</w:t>
      </w:r>
      <w:r w:rsidRPr="00A254DF">
        <w:rPr>
          <w:rFonts w:hint="eastAsia"/>
          <w:lang w:bidi="ar"/>
        </w:rPr>
        <w:t>）</w:t>
      </w:r>
      <w:r w:rsidRPr="00A254DF">
        <w:rPr>
          <w:lang w:bidi="ar"/>
        </w:rPr>
        <w:t>。</w:t>
      </w:r>
      <w:r w:rsidRPr="00A254DF">
        <w:rPr>
          <w:rFonts w:hint="eastAsia"/>
          <w:lang w:bidi="ar"/>
        </w:rPr>
        <w:t>根据</w:t>
      </w:r>
      <w:r w:rsidRPr="00A254DF">
        <w:rPr>
          <w:lang w:bidi="ar"/>
        </w:rPr>
        <w:t>表</w:t>
      </w:r>
      <w:r w:rsidRPr="00A254DF">
        <w:rPr>
          <w:rFonts w:hint="eastAsia"/>
          <w:lang w:bidi="ar"/>
        </w:rPr>
        <w:t>5</w:t>
      </w:r>
      <w:r w:rsidRPr="00A254DF">
        <w:rPr>
          <w:lang w:bidi="ar"/>
        </w:rPr>
        <w:t>-</w:t>
      </w:r>
      <w:r>
        <w:rPr>
          <w:lang w:bidi="ar"/>
        </w:rPr>
        <w:t>21</w:t>
      </w:r>
      <w:r w:rsidRPr="00A254DF">
        <w:rPr>
          <w:rFonts w:hint="eastAsia"/>
          <w:lang w:bidi="ar"/>
        </w:rPr>
        <w:t>可以</w:t>
      </w:r>
      <w:r w:rsidRPr="00A254DF">
        <w:rPr>
          <w:lang w:bidi="ar"/>
        </w:rPr>
        <w:t>看出</w:t>
      </w:r>
      <w:r w:rsidRPr="00A254DF">
        <w:rPr>
          <w:rFonts w:hint="eastAsia"/>
          <w:lang w:bidi="ar"/>
        </w:rPr>
        <w:t>：</w:t>
      </w:r>
    </w:p>
    <w:p w14:paraId="4FC30BD3" w14:textId="77777777" w:rsidR="00A254DF" w:rsidRPr="00A254DF" w:rsidRDefault="00A254DF" w:rsidP="00A254DF">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14:paraId="08A97F83" w14:textId="77777777" w:rsidR="00A94AF0" w:rsidRDefault="00A254DF" w:rsidP="00A94AF0">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Pr>
          <w:rFonts w:ascii="Times New Roman" w:hAnsi="Times New Roman"/>
          <w:lang w:bidi="ar"/>
        </w:rPr>
        <w:t>检测出</w:t>
      </w:r>
      <w:r>
        <w:rPr>
          <w:rFonts w:ascii="Times New Roman" w:hAnsi="Times New Roman" w:hint="eastAsia"/>
          <w:lang w:bidi="ar"/>
        </w:rPr>
        <w:t>了</w:t>
      </w:r>
      <w:r w:rsidRPr="00975E08">
        <w:rPr>
          <w:rFonts w:ascii="Times New Roman" w:hAnsi="Times New Roman" w:cs="宋体"/>
          <w:kern w:val="2"/>
          <w:szCs w:val="20"/>
          <w:lang w:bidi="ar"/>
        </w:rPr>
        <w:t>PFC</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14:paraId="698D809B" w14:textId="77777777" w:rsidR="00A94AF0" w:rsidRPr="00A94AF0" w:rsidRDefault="00A94AF0" w:rsidP="00A94AF0">
      <w:pPr>
        <w:pStyle w:val="ua"/>
        <w:spacing w:before="360" w:after="120"/>
        <w:rPr>
          <w:rFonts w:cs="宋体"/>
          <w:szCs w:val="20"/>
          <w:lang w:bidi="ar"/>
        </w:rPr>
      </w:pPr>
      <w:r w:rsidRPr="00A94AF0">
        <w:rPr>
          <w:rFonts w:cs="宋体"/>
          <w:szCs w:val="20"/>
          <w:lang w:bidi="ar"/>
        </w:rPr>
        <w:t>表</w:t>
      </w:r>
      <w:r w:rsidRPr="00A94AF0">
        <w:rPr>
          <w:rFonts w:cs="宋体"/>
          <w:szCs w:val="20"/>
          <w:lang w:bidi="ar"/>
        </w:rPr>
        <w:t xml:space="preserve">5- </w:t>
      </w:r>
      <w:r w:rsidRPr="00A94AF0">
        <w:rPr>
          <w:rFonts w:cs="宋体"/>
          <w:szCs w:val="20"/>
          <w:lang w:bidi="ar"/>
        </w:rPr>
        <w:fldChar w:fldCharType="begin"/>
      </w:r>
      <w:r w:rsidRPr="00A94AF0">
        <w:rPr>
          <w:rFonts w:cs="宋体"/>
          <w:szCs w:val="20"/>
          <w:lang w:bidi="ar"/>
        </w:rPr>
        <w:instrText xml:space="preserve"> SEQ </w:instrText>
      </w:r>
      <w:r w:rsidRPr="00A94AF0">
        <w:rPr>
          <w:rFonts w:cs="宋体"/>
          <w:szCs w:val="20"/>
          <w:lang w:bidi="ar"/>
        </w:rPr>
        <w:instrText>表</w:instrText>
      </w:r>
      <w:r w:rsidRPr="00A94AF0">
        <w:rPr>
          <w:rFonts w:cs="宋体"/>
          <w:szCs w:val="20"/>
          <w:lang w:bidi="ar"/>
        </w:rPr>
        <w:instrText xml:space="preserve">5- \* ARABIC </w:instrText>
      </w:r>
      <w:r w:rsidRPr="00A94AF0">
        <w:rPr>
          <w:rFonts w:cs="宋体"/>
          <w:szCs w:val="20"/>
          <w:lang w:bidi="ar"/>
        </w:rPr>
        <w:fldChar w:fldCharType="separate"/>
      </w:r>
      <w:r w:rsidR="00A55FB8">
        <w:rPr>
          <w:rFonts w:cs="宋体"/>
          <w:noProof/>
          <w:szCs w:val="20"/>
          <w:lang w:bidi="ar"/>
        </w:rPr>
        <w:t>21</w:t>
      </w:r>
      <w:r w:rsidRPr="00A94AF0">
        <w:rPr>
          <w:rFonts w:cs="宋体"/>
          <w:szCs w:val="20"/>
          <w:lang w:bidi="ar"/>
        </w:rPr>
        <w:fldChar w:fldCharType="end"/>
      </w:r>
      <w:r>
        <w:rPr>
          <w:rFonts w:cs="宋体"/>
          <w:szCs w:val="20"/>
          <w:lang w:bidi="ar"/>
        </w:rPr>
        <w:t xml:space="preserve"> </w:t>
      </w:r>
      <w:r>
        <w:rPr>
          <w:rFonts w:cs="宋体" w:hint="eastAsia"/>
          <w:szCs w:val="20"/>
          <w:lang w:bidi="ar"/>
        </w:rPr>
        <w:t>不同</w:t>
      </w:r>
      <w:r>
        <w:rPr>
          <w:rFonts w:cs="宋体"/>
          <w:szCs w:val="20"/>
          <w:lang w:bidi="ar"/>
        </w:rPr>
        <w:t>覆盖</w:t>
      </w:r>
      <w:r>
        <w:rPr>
          <w:rFonts w:cs="宋体" w:hint="eastAsia"/>
          <w:szCs w:val="20"/>
          <w:lang w:bidi="ar"/>
        </w:rPr>
        <w:t>策略</w:t>
      </w:r>
      <w:r>
        <w:rPr>
          <w:rFonts w:cs="宋体"/>
          <w:szCs w:val="20"/>
          <w:lang w:bidi="ar"/>
        </w:rPr>
        <w:t>测试用例</w:t>
      </w:r>
      <w:r>
        <w:rPr>
          <w:rFonts w:cs="宋体" w:hint="eastAsia"/>
          <w:szCs w:val="20"/>
          <w:lang w:bidi="ar"/>
        </w:rPr>
        <w:t>执行情况</w:t>
      </w:r>
    </w:p>
    <w:tbl>
      <w:tblPr>
        <w:tblStyle w:val="afff2"/>
        <w:tblW w:w="8700" w:type="dxa"/>
        <w:tblLook w:val="04A0" w:firstRow="1" w:lastRow="0" w:firstColumn="1" w:lastColumn="0" w:noHBand="0" w:noVBand="1"/>
      </w:tblPr>
      <w:tblGrid>
        <w:gridCol w:w="2220"/>
        <w:gridCol w:w="1080"/>
        <w:gridCol w:w="1080"/>
        <w:gridCol w:w="1080"/>
        <w:gridCol w:w="1080"/>
        <w:gridCol w:w="1080"/>
        <w:gridCol w:w="1080"/>
      </w:tblGrid>
      <w:tr w:rsidR="00A94AF0" w:rsidRPr="00F04F70" w14:paraId="1BFF36FA" w14:textId="77777777" w:rsidTr="00407FDD">
        <w:trPr>
          <w:trHeight w:val="285"/>
        </w:trPr>
        <w:tc>
          <w:tcPr>
            <w:tcW w:w="2220" w:type="dxa"/>
            <w:tcBorders>
              <w:tl2br w:val="single" w:sz="4" w:space="0" w:color="auto"/>
            </w:tcBorders>
            <w:noWrap/>
            <w:hideMark/>
          </w:tcPr>
          <w:p w14:paraId="748BA71A" w14:textId="77777777" w:rsidR="00A94AF0" w:rsidRPr="00F04F70" w:rsidRDefault="00A94AF0" w:rsidP="00407FDD">
            <w:pPr>
              <w:widowControl/>
              <w:jc w:val="center"/>
              <w:rPr>
                <w:kern w:val="0"/>
                <w:sz w:val="20"/>
                <w:szCs w:val="20"/>
              </w:rPr>
            </w:pPr>
          </w:p>
        </w:tc>
        <w:tc>
          <w:tcPr>
            <w:tcW w:w="1080" w:type="dxa"/>
            <w:noWrap/>
            <w:hideMark/>
          </w:tcPr>
          <w:p w14:paraId="2C9686C2" w14:textId="77777777" w:rsidR="00A94AF0" w:rsidRPr="00F04F70" w:rsidRDefault="00A94AF0" w:rsidP="00407FDD">
            <w:pPr>
              <w:widowControl/>
              <w:jc w:val="center"/>
              <w:rPr>
                <w:rFonts w:eastAsia="等线"/>
                <w:color w:val="000000"/>
                <w:kern w:val="0"/>
                <w:szCs w:val="21"/>
              </w:rPr>
            </w:pPr>
            <w:r w:rsidRPr="00F04F70">
              <w:rPr>
                <w:rFonts w:eastAsia="等线"/>
                <w:color w:val="000000"/>
                <w:kern w:val="0"/>
                <w:szCs w:val="21"/>
              </w:rPr>
              <w:t>ReqN-S</w:t>
            </w:r>
          </w:p>
        </w:tc>
        <w:tc>
          <w:tcPr>
            <w:tcW w:w="1080" w:type="dxa"/>
            <w:noWrap/>
            <w:hideMark/>
          </w:tcPr>
          <w:p w14:paraId="25BC9320" w14:textId="77777777" w:rsidR="00A94AF0" w:rsidRPr="00F04F70" w:rsidRDefault="00A94AF0" w:rsidP="00407FDD">
            <w:pPr>
              <w:widowControl/>
              <w:jc w:val="center"/>
              <w:rPr>
                <w:rFonts w:eastAsia="等线"/>
                <w:color w:val="000000"/>
                <w:kern w:val="0"/>
                <w:szCs w:val="21"/>
              </w:rPr>
            </w:pPr>
            <w:r w:rsidRPr="00F04F70">
              <w:rPr>
                <w:rFonts w:eastAsia="等线"/>
                <w:color w:val="000000"/>
                <w:kern w:val="0"/>
                <w:szCs w:val="21"/>
              </w:rPr>
              <w:t>ReqN-NS</w:t>
            </w:r>
          </w:p>
        </w:tc>
        <w:tc>
          <w:tcPr>
            <w:tcW w:w="1080" w:type="dxa"/>
            <w:noWrap/>
            <w:hideMark/>
          </w:tcPr>
          <w:p w14:paraId="4E64F383" w14:textId="77777777" w:rsidR="00A94AF0" w:rsidRPr="00F04F70" w:rsidRDefault="00A94AF0" w:rsidP="00407FDD">
            <w:pPr>
              <w:widowControl/>
              <w:jc w:val="center"/>
              <w:rPr>
                <w:rFonts w:eastAsia="等线"/>
                <w:color w:val="000000"/>
                <w:kern w:val="0"/>
                <w:szCs w:val="21"/>
              </w:rPr>
            </w:pPr>
            <w:r w:rsidRPr="00F04F70">
              <w:rPr>
                <w:rFonts w:eastAsia="等线"/>
                <w:color w:val="000000"/>
                <w:kern w:val="0"/>
                <w:szCs w:val="21"/>
              </w:rPr>
              <w:t>ResN-S</w:t>
            </w:r>
          </w:p>
        </w:tc>
        <w:tc>
          <w:tcPr>
            <w:tcW w:w="1080" w:type="dxa"/>
            <w:noWrap/>
            <w:hideMark/>
          </w:tcPr>
          <w:p w14:paraId="11DECDF9" w14:textId="77777777" w:rsidR="00A94AF0" w:rsidRPr="00F04F70" w:rsidRDefault="00A94AF0" w:rsidP="00407FDD">
            <w:pPr>
              <w:widowControl/>
              <w:jc w:val="center"/>
              <w:rPr>
                <w:rFonts w:eastAsia="等线"/>
                <w:color w:val="000000"/>
                <w:kern w:val="0"/>
                <w:szCs w:val="21"/>
              </w:rPr>
            </w:pPr>
            <w:r w:rsidRPr="00F04F70">
              <w:rPr>
                <w:rFonts w:eastAsia="等线"/>
                <w:color w:val="000000"/>
                <w:kern w:val="0"/>
                <w:szCs w:val="21"/>
              </w:rPr>
              <w:t>ResN-NS</w:t>
            </w:r>
          </w:p>
        </w:tc>
        <w:tc>
          <w:tcPr>
            <w:tcW w:w="1080" w:type="dxa"/>
            <w:noWrap/>
            <w:hideMark/>
          </w:tcPr>
          <w:p w14:paraId="2B9073B8" w14:textId="77777777" w:rsidR="00A94AF0" w:rsidRPr="00F04F70" w:rsidRDefault="00A94AF0" w:rsidP="00407FDD">
            <w:pPr>
              <w:widowControl/>
              <w:jc w:val="center"/>
              <w:rPr>
                <w:rFonts w:eastAsia="等线"/>
                <w:color w:val="000000"/>
                <w:kern w:val="0"/>
                <w:szCs w:val="21"/>
              </w:rPr>
            </w:pPr>
            <w:r w:rsidRPr="00F04F70">
              <w:rPr>
                <w:rFonts w:eastAsia="等线"/>
                <w:color w:val="000000"/>
                <w:kern w:val="0"/>
                <w:szCs w:val="21"/>
              </w:rPr>
              <w:t>E-S</w:t>
            </w:r>
          </w:p>
        </w:tc>
        <w:tc>
          <w:tcPr>
            <w:tcW w:w="1080" w:type="dxa"/>
            <w:noWrap/>
            <w:hideMark/>
          </w:tcPr>
          <w:p w14:paraId="5FB41E67" w14:textId="77777777" w:rsidR="00A94AF0" w:rsidRPr="00F04F70" w:rsidRDefault="00A94AF0" w:rsidP="00407FDD">
            <w:pPr>
              <w:widowControl/>
              <w:jc w:val="center"/>
              <w:rPr>
                <w:rFonts w:eastAsia="等线"/>
                <w:color w:val="000000"/>
                <w:kern w:val="0"/>
                <w:szCs w:val="21"/>
              </w:rPr>
            </w:pPr>
            <w:r w:rsidRPr="00F04F70">
              <w:rPr>
                <w:rFonts w:eastAsia="等线"/>
                <w:color w:val="000000"/>
                <w:kern w:val="0"/>
                <w:szCs w:val="21"/>
              </w:rPr>
              <w:t>E-NS</w:t>
            </w:r>
          </w:p>
        </w:tc>
      </w:tr>
      <w:tr w:rsidR="00A94AF0" w:rsidRPr="00F04F70" w14:paraId="12B9A21D" w14:textId="77777777" w:rsidTr="00407FDD">
        <w:trPr>
          <w:trHeight w:val="285"/>
        </w:trPr>
        <w:tc>
          <w:tcPr>
            <w:tcW w:w="2220" w:type="dxa"/>
            <w:noWrap/>
            <w:hideMark/>
          </w:tcPr>
          <w:p w14:paraId="28ECDB54" w14:textId="77777777" w:rsidR="00A94AF0" w:rsidRPr="00C2705A" w:rsidRDefault="00A94AF0" w:rsidP="00407FDD">
            <w:pPr>
              <w:widowControl/>
              <w:jc w:val="center"/>
              <w:rPr>
                <w:rFonts w:eastAsia="等线"/>
                <w:bCs/>
                <w:color w:val="000000"/>
                <w:kern w:val="0"/>
                <w:szCs w:val="21"/>
              </w:rPr>
            </w:pPr>
            <w:r w:rsidRPr="00C2705A">
              <w:rPr>
                <w:rFonts w:eastAsia="等线"/>
                <w:bCs/>
                <w:color w:val="000000"/>
                <w:kern w:val="0"/>
                <w:szCs w:val="21"/>
              </w:rPr>
              <w:t>eTime</w:t>
            </w:r>
          </w:p>
        </w:tc>
        <w:tc>
          <w:tcPr>
            <w:tcW w:w="1080" w:type="dxa"/>
            <w:noWrap/>
            <w:hideMark/>
          </w:tcPr>
          <w:p w14:paraId="21A6FC6F" w14:textId="77777777"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1E2EFCC7" w14:textId="77777777"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0BA41897" w14:textId="77777777"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31501879" w14:textId="77777777"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68C79599" w14:textId="77777777"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4BC2FEE6" w14:textId="77777777" w:rsidR="00A94AF0" w:rsidRPr="00C2705A" w:rsidRDefault="00C2705A"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14:paraId="45819009" w14:textId="77777777" w:rsidTr="00407FDD">
        <w:trPr>
          <w:trHeight w:val="285"/>
        </w:trPr>
        <w:tc>
          <w:tcPr>
            <w:tcW w:w="2220" w:type="dxa"/>
            <w:noWrap/>
            <w:hideMark/>
          </w:tcPr>
          <w:p w14:paraId="768CDCDE" w14:textId="77777777" w:rsidR="00A94AF0" w:rsidRPr="00F04F70" w:rsidRDefault="00A94AF0" w:rsidP="00407FDD">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14:paraId="1502228B" w14:textId="77777777" w:rsidR="00A94AF0" w:rsidRPr="00F04F70" w:rsidRDefault="00A94AF0"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14:paraId="0DF3E592" w14:textId="77777777" w:rsidR="00A94AF0" w:rsidRPr="00F04F70" w:rsidRDefault="00A94AF0"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14:paraId="60BAD8EB" w14:textId="77777777"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14:paraId="7B20A920" w14:textId="77777777"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14:paraId="2F053733" w14:textId="77777777" w:rsidR="00A94AF0" w:rsidRPr="00F04F70" w:rsidRDefault="00C2705A"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14:paraId="76235BB1" w14:textId="77777777" w:rsidR="00A94AF0" w:rsidRPr="00F04F7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r>
      <w:tr w:rsidR="00A94AF0" w:rsidRPr="00F04F70" w14:paraId="37297529" w14:textId="77777777" w:rsidTr="00407FDD">
        <w:trPr>
          <w:trHeight w:val="285"/>
        </w:trPr>
        <w:tc>
          <w:tcPr>
            <w:tcW w:w="2220" w:type="dxa"/>
            <w:noWrap/>
            <w:hideMark/>
          </w:tcPr>
          <w:p w14:paraId="167F7121" w14:textId="77777777" w:rsidR="00A94AF0" w:rsidRPr="00BA2BC4" w:rsidRDefault="00A94AF0" w:rsidP="00407FDD">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14:paraId="3223B9E2" w14:textId="77777777"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1F9EE41A" w14:textId="77777777"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2DA17A7C" w14:textId="77777777"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26E4B400" w14:textId="77777777"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2EDA2C62" w14:textId="77777777"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02E570EA" w14:textId="77777777"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14:paraId="11A82A03" w14:textId="77777777" w:rsidTr="00407FDD">
        <w:trPr>
          <w:trHeight w:val="285"/>
        </w:trPr>
        <w:tc>
          <w:tcPr>
            <w:tcW w:w="2220" w:type="dxa"/>
            <w:noWrap/>
            <w:hideMark/>
          </w:tcPr>
          <w:p w14:paraId="4C80698F" w14:textId="77777777" w:rsidR="00A94AF0" w:rsidRPr="00A94AF0" w:rsidRDefault="00A94AF0" w:rsidP="00407FDD">
            <w:pPr>
              <w:widowControl/>
              <w:jc w:val="center"/>
              <w:rPr>
                <w:rFonts w:eastAsia="等线"/>
                <w:bCs/>
                <w:color w:val="000000"/>
                <w:kern w:val="0"/>
                <w:szCs w:val="21"/>
              </w:rPr>
            </w:pPr>
            <w:r w:rsidRPr="00A94AF0">
              <w:rPr>
                <w:rFonts w:eastAsia="等线"/>
                <w:bCs/>
                <w:color w:val="000000"/>
                <w:kern w:val="0"/>
                <w:szCs w:val="21"/>
              </w:rPr>
              <w:t>Iteration</w:t>
            </w:r>
          </w:p>
        </w:tc>
        <w:tc>
          <w:tcPr>
            <w:tcW w:w="1080" w:type="dxa"/>
            <w:noWrap/>
            <w:hideMark/>
          </w:tcPr>
          <w:p w14:paraId="755E5E40" w14:textId="77777777" w:rsidR="00A94AF0" w:rsidRPr="00A94AF0" w:rsidRDefault="00E85076"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4052AC25" w14:textId="77777777" w:rsidR="00A94AF0" w:rsidRPr="00A94AF0" w:rsidRDefault="00E85076"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3EA2DAB0" w14:textId="77777777"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08AC6436" w14:textId="77777777"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588D3007" w14:textId="77777777" w:rsidR="00A94AF0" w:rsidRPr="00A94AF0" w:rsidRDefault="00C4621D"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3B78502A" w14:textId="77777777" w:rsidR="00A94AF0" w:rsidRPr="00A94AF0" w:rsidRDefault="00A94AF0" w:rsidP="00407FDD">
            <w:pPr>
              <w:widowControl/>
              <w:jc w:val="center"/>
              <w:rPr>
                <w:rFonts w:eastAsia="等线"/>
                <w:color w:val="000000"/>
                <w:kern w:val="0"/>
                <w:sz w:val="22"/>
                <w:szCs w:val="22"/>
              </w:rPr>
            </w:pPr>
            <w:r w:rsidRPr="00A94AF0">
              <w:rPr>
                <w:rFonts w:eastAsia="等线"/>
                <w:color w:val="000000"/>
                <w:kern w:val="0"/>
                <w:sz w:val="22"/>
                <w:szCs w:val="22"/>
              </w:rPr>
              <w:t>1</w:t>
            </w:r>
          </w:p>
        </w:tc>
      </w:tr>
      <w:tr w:rsidR="00A94AF0" w:rsidRPr="00F04F70" w14:paraId="2503AA0D" w14:textId="77777777" w:rsidTr="00407FDD">
        <w:trPr>
          <w:trHeight w:val="285"/>
        </w:trPr>
        <w:tc>
          <w:tcPr>
            <w:tcW w:w="2220" w:type="dxa"/>
            <w:noWrap/>
            <w:hideMark/>
          </w:tcPr>
          <w:p w14:paraId="7B6064E4" w14:textId="77777777" w:rsidR="00A94AF0" w:rsidRPr="00F04F70" w:rsidRDefault="00A94AF0" w:rsidP="00407FDD">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14:paraId="3C0B7AAF" w14:textId="77777777"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1F6E6F28" w14:textId="77777777"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6AAB145D" w14:textId="77777777"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403934E3" w14:textId="77777777"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6DAEC107" w14:textId="77777777" w:rsidR="00A94AF0" w:rsidRPr="00BA2BC4" w:rsidRDefault="00A94AF0"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64301E34" w14:textId="77777777" w:rsidR="00A94AF0" w:rsidRPr="00BA2BC4" w:rsidRDefault="00A94AF0" w:rsidP="00407FDD">
            <w:pPr>
              <w:widowControl/>
              <w:jc w:val="center"/>
              <w:rPr>
                <w:rFonts w:eastAsia="等线"/>
                <w:color w:val="000000"/>
                <w:kern w:val="0"/>
                <w:sz w:val="22"/>
                <w:szCs w:val="22"/>
              </w:rPr>
            </w:pPr>
            <w:r>
              <w:rPr>
                <w:rFonts w:eastAsia="等线"/>
                <w:color w:val="000000"/>
                <w:kern w:val="0"/>
                <w:sz w:val="22"/>
                <w:szCs w:val="22"/>
              </w:rPr>
              <w:t>0</w:t>
            </w:r>
          </w:p>
        </w:tc>
      </w:tr>
      <w:tr w:rsidR="00A94AF0" w:rsidRPr="00F04F70" w14:paraId="5A050385" w14:textId="77777777" w:rsidTr="00407FDD">
        <w:trPr>
          <w:trHeight w:val="285"/>
        </w:trPr>
        <w:tc>
          <w:tcPr>
            <w:tcW w:w="2220" w:type="dxa"/>
            <w:noWrap/>
            <w:hideMark/>
          </w:tcPr>
          <w:p w14:paraId="189F838D" w14:textId="77777777" w:rsidR="00A94AF0" w:rsidRPr="00A94AF0" w:rsidRDefault="00A94AF0" w:rsidP="00407FDD">
            <w:pPr>
              <w:widowControl/>
              <w:jc w:val="center"/>
              <w:rPr>
                <w:rFonts w:eastAsia="等线"/>
                <w:b/>
                <w:bCs/>
                <w:color w:val="000000"/>
                <w:kern w:val="0"/>
                <w:szCs w:val="21"/>
              </w:rPr>
            </w:pPr>
            <w:r w:rsidRPr="00A94AF0">
              <w:rPr>
                <w:rFonts w:eastAsia="等线"/>
                <w:b/>
                <w:bCs/>
                <w:color w:val="000000"/>
                <w:kern w:val="0"/>
                <w:szCs w:val="21"/>
              </w:rPr>
              <w:t>invokeOp</w:t>
            </w:r>
          </w:p>
        </w:tc>
        <w:tc>
          <w:tcPr>
            <w:tcW w:w="1080" w:type="dxa"/>
            <w:noWrap/>
            <w:hideMark/>
          </w:tcPr>
          <w:p w14:paraId="3A866EFF" w14:textId="77777777"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12</w:t>
            </w:r>
          </w:p>
        </w:tc>
        <w:tc>
          <w:tcPr>
            <w:tcW w:w="1080" w:type="dxa"/>
            <w:noWrap/>
            <w:hideMark/>
          </w:tcPr>
          <w:p w14:paraId="525CFE02" w14:textId="77777777"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5489769B" w14:textId="77777777"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14:paraId="3897F705" w14:textId="77777777"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38EC4512" w14:textId="77777777" w:rsidR="00A94AF0" w:rsidRPr="00A94AF0" w:rsidRDefault="00C2705A" w:rsidP="00407FDD">
            <w:pPr>
              <w:widowControl/>
              <w:jc w:val="center"/>
              <w:rPr>
                <w:rFonts w:eastAsia="等线"/>
                <w:b/>
                <w:color w:val="000000"/>
                <w:kern w:val="0"/>
                <w:sz w:val="22"/>
                <w:szCs w:val="22"/>
              </w:rPr>
            </w:pPr>
            <w:r>
              <w:rPr>
                <w:rFonts w:eastAsia="等线"/>
                <w:b/>
                <w:color w:val="000000"/>
                <w:kern w:val="0"/>
                <w:sz w:val="22"/>
                <w:szCs w:val="22"/>
              </w:rPr>
              <w:t>9</w:t>
            </w:r>
          </w:p>
        </w:tc>
        <w:tc>
          <w:tcPr>
            <w:tcW w:w="1080" w:type="dxa"/>
            <w:noWrap/>
            <w:hideMark/>
          </w:tcPr>
          <w:p w14:paraId="5B229D9A" w14:textId="77777777"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w:t>
            </w:r>
          </w:p>
        </w:tc>
      </w:tr>
      <w:tr w:rsidR="00A94AF0" w:rsidRPr="00F04F70" w14:paraId="1C83297C" w14:textId="77777777" w:rsidTr="00407FDD">
        <w:trPr>
          <w:trHeight w:val="285"/>
        </w:trPr>
        <w:tc>
          <w:tcPr>
            <w:tcW w:w="2220" w:type="dxa"/>
            <w:noWrap/>
            <w:hideMark/>
          </w:tcPr>
          <w:p w14:paraId="0D64F8B6" w14:textId="77777777" w:rsidR="00A94AF0" w:rsidRPr="00A94AF0" w:rsidRDefault="00A94AF0" w:rsidP="00407FDD">
            <w:pPr>
              <w:widowControl/>
              <w:jc w:val="center"/>
              <w:rPr>
                <w:rFonts w:eastAsia="等线"/>
                <w:b/>
                <w:bCs/>
                <w:color w:val="000000"/>
                <w:kern w:val="0"/>
                <w:szCs w:val="21"/>
              </w:rPr>
            </w:pPr>
            <w:r w:rsidRPr="00A94AF0">
              <w:rPr>
                <w:rFonts w:eastAsia="等线"/>
                <w:b/>
                <w:bCs/>
                <w:color w:val="000000"/>
                <w:kern w:val="0"/>
                <w:szCs w:val="21"/>
              </w:rPr>
              <w:t>ipRegion</w:t>
            </w:r>
          </w:p>
        </w:tc>
        <w:tc>
          <w:tcPr>
            <w:tcW w:w="1080" w:type="dxa"/>
            <w:noWrap/>
            <w:hideMark/>
          </w:tcPr>
          <w:p w14:paraId="75A6071A" w14:textId="77777777"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9</w:t>
            </w:r>
          </w:p>
        </w:tc>
        <w:tc>
          <w:tcPr>
            <w:tcW w:w="1080" w:type="dxa"/>
            <w:noWrap/>
            <w:hideMark/>
          </w:tcPr>
          <w:p w14:paraId="7D6B57FE" w14:textId="77777777" w:rsidR="00A94AF0" w:rsidRPr="00A94AF0" w:rsidRDefault="00E85076" w:rsidP="00407FDD">
            <w:pPr>
              <w:widowControl/>
              <w:jc w:val="center"/>
              <w:rPr>
                <w:rFonts w:eastAsia="等线"/>
                <w:b/>
                <w:color w:val="000000"/>
                <w:kern w:val="0"/>
                <w:sz w:val="22"/>
                <w:szCs w:val="22"/>
              </w:rPr>
            </w:pPr>
            <w:r>
              <w:rPr>
                <w:rFonts w:eastAsia="等线"/>
                <w:b/>
                <w:color w:val="000000"/>
                <w:kern w:val="0"/>
                <w:sz w:val="22"/>
                <w:szCs w:val="22"/>
              </w:rPr>
              <w:t>2</w:t>
            </w:r>
          </w:p>
        </w:tc>
        <w:tc>
          <w:tcPr>
            <w:tcW w:w="1080" w:type="dxa"/>
            <w:noWrap/>
            <w:hideMark/>
          </w:tcPr>
          <w:p w14:paraId="1A1BACAD" w14:textId="77777777"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18</w:t>
            </w:r>
          </w:p>
        </w:tc>
        <w:tc>
          <w:tcPr>
            <w:tcW w:w="1080" w:type="dxa"/>
            <w:noWrap/>
            <w:hideMark/>
          </w:tcPr>
          <w:p w14:paraId="32BC3700" w14:textId="77777777"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2</w:t>
            </w:r>
          </w:p>
        </w:tc>
        <w:tc>
          <w:tcPr>
            <w:tcW w:w="1080" w:type="dxa"/>
            <w:noWrap/>
            <w:hideMark/>
          </w:tcPr>
          <w:p w14:paraId="7996BFC8" w14:textId="77777777" w:rsidR="00A94AF0" w:rsidRPr="00A94AF0" w:rsidRDefault="00C2705A" w:rsidP="00407FDD">
            <w:pPr>
              <w:widowControl/>
              <w:jc w:val="center"/>
              <w:rPr>
                <w:rFonts w:eastAsia="等线"/>
                <w:b/>
                <w:color w:val="000000"/>
                <w:kern w:val="0"/>
                <w:sz w:val="22"/>
                <w:szCs w:val="22"/>
              </w:rPr>
            </w:pPr>
            <w:r>
              <w:rPr>
                <w:rFonts w:eastAsia="等线"/>
                <w:b/>
                <w:color w:val="000000"/>
                <w:kern w:val="0"/>
                <w:sz w:val="22"/>
                <w:szCs w:val="22"/>
              </w:rPr>
              <w:t>18</w:t>
            </w:r>
            <w:r w:rsidR="00A94AF0" w:rsidRPr="00A94AF0">
              <w:rPr>
                <w:rFonts w:eastAsia="等线"/>
                <w:b/>
                <w:color w:val="000000"/>
                <w:kern w:val="0"/>
                <w:sz w:val="22"/>
                <w:szCs w:val="22"/>
              </w:rPr>
              <w:t>0</w:t>
            </w:r>
          </w:p>
        </w:tc>
        <w:tc>
          <w:tcPr>
            <w:tcW w:w="1080" w:type="dxa"/>
            <w:noWrap/>
            <w:hideMark/>
          </w:tcPr>
          <w:p w14:paraId="2748521F" w14:textId="77777777" w:rsidR="00A94AF0" w:rsidRPr="00A94AF0" w:rsidRDefault="00C4621D" w:rsidP="00407FDD">
            <w:pPr>
              <w:widowControl/>
              <w:jc w:val="center"/>
              <w:rPr>
                <w:rFonts w:eastAsia="等线"/>
                <w:b/>
                <w:color w:val="000000"/>
                <w:kern w:val="0"/>
                <w:sz w:val="22"/>
                <w:szCs w:val="22"/>
              </w:rPr>
            </w:pPr>
            <w:r>
              <w:rPr>
                <w:rFonts w:eastAsia="等线"/>
                <w:b/>
                <w:color w:val="000000"/>
                <w:kern w:val="0"/>
                <w:sz w:val="22"/>
                <w:szCs w:val="22"/>
              </w:rPr>
              <w:t>2</w:t>
            </w:r>
          </w:p>
        </w:tc>
      </w:tr>
      <w:tr w:rsidR="00A94AF0" w:rsidRPr="00F04F70" w14:paraId="46762C72" w14:textId="77777777" w:rsidTr="00407FDD">
        <w:trPr>
          <w:trHeight w:val="285"/>
        </w:trPr>
        <w:tc>
          <w:tcPr>
            <w:tcW w:w="2220" w:type="dxa"/>
            <w:noWrap/>
            <w:hideMark/>
          </w:tcPr>
          <w:p w14:paraId="6EDB32B1" w14:textId="77777777" w:rsidR="00A94AF0" w:rsidRPr="00F04F70" w:rsidRDefault="00A94AF0" w:rsidP="00407FDD">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14:paraId="6A34966D" w14:textId="77777777" w:rsidR="00A94AF0" w:rsidRPr="00F04F70" w:rsidRDefault="005701DF" w:rsidP="00407FDD">
            <w:pPr>
              <w:widowControl/>
              <w:jc w:val="center"/>
              <w:rPr>
                <w:rFonts w:eastAsia="等线"/>
                <w:color w:val="000000"/>
                <w:kern w:val="0"/>
                <w:sz w:val="22"/>
                <w:szCs w:val="22"/>
              </w:rPr>
            </w:pPr>
            <w:r>
              <w:rPr>
                <w:rFonts w:eastAsia="等线"/>
                <w:color w:val="000000"/>
                <w:kern w:val="0"/>
                <w:sz w:val="22"/>
                <w:szCs w:val="22"/>
              </w:rPr>
              <w:t>21</w:t>
            </w:r>
          </w:p>
        </w:tc>
        <w:tc>
          <w:tcPr>
            <w:tcW w:w="1080" w:type="dxa"/>
            <w:noWrap/>
            <w:hideMark/>
          </w:tcPr>
          <w:p w14:paraId="7E7BC39D" w14:textId="77777777" w:rsidR="00A94AF0" w:rsidRPr="00F04F70" w:rsidRDefault="005701DF" w:rsidP="00407FDD">
            <w:pPr>
              <w:widowControl/>
              <w:jc w:val="center"/>
              <w:rPr>
                <w:rFonts w:eastAsia="等线"/>
                <w:color w:val="000000"/>
                <w:kern w:val="0"/>
                <w:sz w:val="22"/>
                <w:szCs w:val="22"/>
              </w:rPr>
            </w:pPr>
            <w:r>
              <w:rPr>
                <w:rFonts w:eastAsia="等线"/>
                <w:color w:val="000000"/>
                <w:kern w:val="0"/>
                <w:sz w:val="22"/>
                <w:szCs w:val="22"/>
              </w:rPr>
              <w:t>3</w:t>
            </w:r>
          </w:p>
        </w:tc>
        <w:tc>
          <w:tcPr>
            <w:tcW w:w="1080" w:type="dxa"/>
            <w:noWrap/>
            <w:hideMark/>
          </w:tcPr>
          <w:p w14:paraId="6D0C4D14" w14:textId="77777777" w:rsidR="00A94AF0" w:rsidRPr="00F04F70" w:rsidRDefault="00C4621D" w:rsidP="00407FDD">
            <w:pPr>
              <w:widowControl/>
              <w:jc w:val="center"/>
              <w:rPr>
                <w:rFonts w:eastAsia="等线"/>
                <w:color w:val="000000"/>
                <w:kern w:val="0"/>
                <w:sz w:val="22"/>
                <w:szCs w:val="22"/>
              </w:rPr>
            </w:pPr>
            <w:r>
              <w:rPr>
                <w:rFonts w:eastAsia="等线"/>
                <w:color w:val="000000"/>
                <w:kern w:val="0"/>
                <w:sz w:val="22"/>
                <w:szCs w:val="22"/>
              </w:rPr>
              <w:t>41</w:t>
            </w:r>
          </w:p>
        </w:tc>
        <w:tc>
          <w:tcPr>
            <w:tcW w:w="1080" w:type="dxa"/>
            <w:noWrap/>
            <w:hideMark/>
          </w:tcPr>
          <w:p w14:paraId="0BF5D99A" w14:textId="77777777" w:rsidR="00A94AF0" w:rsidRPr="00F04F70" w:rsidRDefault="00A94AF0" w:rsidP="00407FDD">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14:paraId="71A99A9F" w14:textId="77777777" w:rsidR="00A94AF0" w:rsidRPr="00F04F70" w:rsidRDefault="00C2705A" w:rsidP="00407FDD">
            <w:pPr>
              <w:widowControl/>
              <w:jc w:val="center"/>
              <w:rPr>
                <w:rFonts w:eastAsia="等线"/>
                <w:color w:val="000000"/>
                <w:kern w:val="0"/>
                <w:sz w:val="22"/>
                <w:szCs w:val="22"/>
              </w:rPr>
            </w:pPr>
            <w:r>
              <w:rPr>
                <w:rFonts w:eastAsia="等线"/>
                <w:color w:val="000000"/>
                <w:kern w:val="0"/>
                <w:sz w:val="22"/>
                <w:szCs w:val="22"/>
              </w:rPr>
              <w:t>209</w:t>
            </w:r>
          </w:p>
        </w:tc>
        <w:tc>
          <w:tcPr>
            <w:tcW w:w="1080" w:type="dxa"/>
            <w:noWrap/>
            <w:hideMark/>
          </w:tcPr>
          <w:p w14:paraId="129DB003" w14:textId="77777777" w:rsidR="00A94AF0" w:rsidRPr="00F04F70" w:rsidRDefault="00A94AF0" w:rsidP="00407FDD">
            <w:pPr>
              <w:widowControl/>
              <w:jc w:val="center"/>
              <w:rPr>
                <w:rFonts w:eastAsia="等线"/>
                <w:color w:val="000000"/>
                <w:kern w:val="0"/>
                <w:sz w:val="22"/>
                <w:szCs w:val="22"/>
              </w:rPr>
            </w:pPr>
            <w:r w:rsidRPr="00F04F70">
              <w:rPr>
                <w:rFonts w:eastAsia="等线"/>
                <w:color w:val="000000"/>
                <w:kern w:val="0"/>
                <w:sz w:val="22"/>
                <w:szCs w:val="22"/>
              </w:rPr>
              <w:t>6</w:t>
            </w:r>
          </w:p>
        </w:tc>
      </w:tr>
    </w:tbl>
    <w:p w14:paraId="3E93E496" w14:textId="77777777" w:rsidR="00605320" w:rsidRDefault="00605320" w:rsidP="006503AA">
      <w:pPr>
        <w:pStyle w:val="u3"/>
      </w:pPr>
      <w:bookmarkStart w:id="279" w:name="_Toc498361767"/>
      <w:r w:rsidRPr="00605320">
        <w:t>EXP</w:t>
      </w:r>
      <w:r>
        <w:t>2</w:t>
      </w:r>
      <w:r w:rsidRPr="00605320">
        <w:rPr>
          <w:rFonts w:hint="eastAsia"/>
        </w:rPr>
        <w:t>服务</w:t>
      </w:r>
      <w:r w:rsidRPr="00605320">
        <w:t>实验结果</w:t>
      </w:r>
      <w:bookmarkEnd w:id="279"/>
    </w:p>
    <w:p w14:paraId="4AB519CB" w14:textId="77777777" w:rsidR="00E9038B" w:rsidRDefault="00C170A4" w:rsidP="00C170A4">
      <w:pPr>
        <w:pStyle w:val="u5"/>
        <w:spacing w:before="24" w:after="24"/>
        <w:ind w:firstLine="480"/>
        <w:rPr>
          <w:lang w:bidi="ar"/>
        </w:rPr>
      </w:pPr>
      <w:r>
        <w:rPr>
          <w:rFonts w:hint="eastAsia"/>
        </w:rPr>
        <w:t>根据</w:t>
      </w:r>
      <w:r>
        <w:rPr>
          <w:rFonts w:hint="eastAsia"/>
        </w:rPr>
        <w:t>5.2</w:t>
      </w:r>
      <w:r>
        <w:rPr>
          <w:rFonts w:hint="eastAsia"/>
        </w:rPr>
        <w:t>小节可知，</w:t>
      </w:r>
      <w:r w:rsidRPr="0062515C">
        <w:rPr>
          <w:rFonts w:hint="eastAsia"/>
          <w:b/>
          <w:lang w:bidi="ar"/>
        </w:rPr>
        <w:t>实验</w:t>
      </w:r>
      <w:r>
        <w:rPr>
          <w:rFonts w:hint="eastAsia"/>
          <w:b/>
          <w:lang w:bidi="ar"/>
        </w:rPr>
        <w:t>环境</w:t>
      </w:r>
      <w:r w:rsidRPr="0062515C">
        <w:rPr>
          <w:rFonts w:hint="eastAsia"/>
          <w:b/>
          <w:lang w:bidi="ar"/>
        </w:rPr>
        <w:t>IP</w:t>
      </w:r>
      <w:r w:rsidRPr="0062515C">
        <w:rPr>
          <w:rFonts w:hint="eastAsia"/>
          <w:b/>
          <w:lang w:bidi="ar"/>
        </w:rPr>
        <w:t>地址符合</w:t>
      </w:r>
      <w:r w:rsidRPr="0062515C">
        <w:rPr>
          <w:rFonts w:hint="eastAsia"/>
          <w:b/>
          <w:lang w:bidi="ar"/>
        </w:rPr>
        <w:t>EXP2</w:t>
      </w:r>
      <w:r w:rsidRPr="0062515C">
        <w:rPr>
          <w:rFonts w:hint="eastAsia"/>
          <w:b/>
          <w:lang w:bidi="ar"/>
        </w:rPr>
        <w:t>区域</w:t>
      </w:r>
      <w:r w:rsidRPr="0062515C">
        <w:rPr>
          <w:b/>
          <w:lang w:bidi="ar"/>
        </w:rPr>
        <w:t>约束</w:t>
      </w:r>
      <w:r>
        <w:rPr>
          <w:rFonts w:hint="eastAsia"/>
          <w:b/>
          <w:lang w:bidi="ar"/>
        </w:rPr>
        <w:t>，即修改</w:t>
      </w:r>
      <w:r w:rsidRPr="0062515C">
        <w:rPr>
          <w:rFonts w:hint="eastAsia"/>
          <w:b/>
          <w:lang w:bidi="ar"/>
        </w:rPr>
        <w:t>EXP</w:t>
      </w:r>
      <w:r w:rsidRPr="000578BF">
        <w:rPr>
          <w:rFonts w:hint="eastAsia"/>
          <w:b/>
          <w:lang w:bidi="ar"/>
        </w:rPr>
        <w:t>的</w:t>
      </w:r>
      <w:r w:rsidRPr="000578BF">
        <w:rPr>
          <w:rFonts w:hint="eastAsia"/>
          <w:b/>
          <w:lang w:bidi="ar"/>
        </w:rPr>
        <w:t>WSDL</w:t>
      </w:r>
      <w:r>
        <w:rPr>
          <w:rFonts w:hint="eastAsia"/>
          <w:b/>
          <w:lang w:bidi="ar"/>
        </w:rPr>
        <w:t>文档</w:t>
      </w:r>
      <w:r>
        <w:rPr>
          <w:b/>
          <w:lang w:bidi="ar"/>
        </w:rPr>
        <w:t>操作区域约束</w:t>
      </w:r>
      <w:r>
        <w:rPr>
          <w:lang w:bidi="ar"/>
        </w:rPr>
        <w:t>。</w:t>
      </w:r>
      <w:r>
        <w:rPr>
          <w:rFonts w:hint="eastAsia"/>
        </w:rPr>
        <w:t>使用</w:t>
      </w:r>
      <w:r>
        <w:rPr>
          <w:rFonts w:hint="eastAsia"/>
        </w:rPr>
        <w:t>axis2</w:t>
      </w:r>
      <w:r>
        <w:rPr>
          <w:rFonts w:hint="eastAsia"/>
        </w:rPr>
        <w:t>开发部署</w:t>
      </w:r>
      <w:r>
        <w:rPr>
          <w:rFonts w:hint="eastAsia"/>
        </w:rPr>
        <w:t>PFC</w:t>
      </w:r>
      <w:r>
        <w:t>2</w:t>
      </w:r>
      <w:r>
        <w:rPr>
          <w:rFonts w:hint="eastAsia"/>
        </w:rPr>
        <w:t>服务，部署成功后，访问</w:t>
      </w:r>
      <w:r w:rsidRPr="00C170A4">
        <w:t>http://localhost:8080/axis2/services/ExpenseReimbursementSystem2?wsdl</w:t>
      </w:r>
      <w:r>
        <w:t xml:space="preserve"> </w:t>
      </w:r>
      <w:r>
        <w:rPr>
          <w:rFonts w:hint="eastAsia"/>
        </w:rPr>
        <w:t>获取扩展后的服务</w:t>
      </w:r>
      <w:r>
        <w:rPr>
          <w:rFonts w:hint="eastAsia"/>
        </w:rPr>
        <w:t>WSDL</w:t>
      </w:r>
      <w:r>
        <w:rPr>
          <w:rFonts w:hint="eastAsia"/>
        </w:rPr>
        <w:t>。由于修改了操作</w:t>
      </w:r>
      <w:r>
        <w:t>区域约束</w:t>
      </w:r>
      <w:r>
        <w:rPr>
          <w:rFonts w:hint="eastAsia"/>
        </w:rPr>
        <w:t>使得实验</w:t>
      </w:r>
      <w:r>
        <w:t>机</w:t>
      </w:r>
      <w:r>
        <w:rPr>
          <w:rFonts w:hint="eastAsia"/>
        </w:rPr>
        <w:t>IP</w:t>
      </w:r>
      <w:r>
        <w:rPr>
          <w:rFonts w:hint="eastAsia"/>
        </w:rPr>
        <w:t>满足</w:t>
      </w:r>
      <w:r>
        <w:t>操作区域约束</w:t>
      </w:r>
      <w:r>
        <w:rPr>
          <w:rFonts w:hint="eastAsia"/>
        </w:rPr>
        <w:t>要求</w:t>
      </w:r>
      <w:r>
        <w:t>，</w:t>
      </w:r>
      <w:r>
        <w:rPr>
          <w:rFonts w:hint="eastAsia"/>
        </w:rPr>
        <w:t>因此</w:t>
      </w:r>
      <w:r>
        <w:t>，</w:t>
      </w:r>
      <w:r w:rsidR="00E9038B" w:rsidRPr="00E9038B">
        <w:rPr>
          <w:lang w:bidi="ar"/>
        </w:rPr>
        <w:t>EXP2</w:t>
      </w:r>
      <w:r>
        <w:rPr>
          <w:rFonts w:hint="eastAsia"/>
          <w:lang w:bidi="ar"/>
        </w:rPr>
        <w:t>服务</w:t>
      </w:r>
      <w:r w:rsidRPr="00D900CC">
        <w:rPr>
          <w:rFonts w:hint="eastAsia"/>
          <w:b/>
          <w:lang w:bidi="ar"/>
        </w:rPr>
        <w:t>仅</w:t>
      </w:r>
      <w:r w:rsidRPr="00D900CC">
        <w:rPr>
          <w:b/>
          <w:lang w:bidi="ar"/>
        </w:rPr>
        <w:t>存</w:t>
      </w:r>
      <w:r w:rsidRPr="00D900CC">
        <w:rPr>
          <w:rFonts w:hint="eastAsia"/>
          <w:b/>
          <w:lang w:bidi="ar"/>
        </w:rPr>
        <w:t>参数</w:t>
      </w:r>
      <w:r w:rsidRPr="00D900CC">
        <w:rPr>
          <w:b/>
          <w:lang w:bidi="ar"/>
        </w:rPr>
        <w:t>范围约束、及</w:t>
      </w:r>
      <w:r w:rsidR="00E9038B">
        <w:rPr>
          <w:rFonts w:hint="eastAsia"/>
          <w:b/>
          <w:lang w:bidi="ar"/>
        </w:rPr>
        <w:t>调用约束</w:t>
      </w:r>
      <w:r>
        <w:rPr>
          <w:lang w:bidi="ar"/>
        </w:rPr>
        <w:t>。</w:t>
      </w:r>
      <w:r w:rsidR="00FC5444" w:rsidRPr="00E9038B">
        <w:rPr>
          <w:lang w:bidi="ar"/>
        </w:rPr>
        <w:t>EXP2</w:t>
      </w:r>
      <w:r w:rsidR="00FC5444">
        <w:rPr>
          <w:rFonts w:hint="eastAsia"/>
          <w:lang w:bidi="ar"/>
        </w:rPr>
        <w:t>服务</w:t>
      </w:r>
      <w:r w:rsidR="007011E3">
        <w:rPr>
          <w:rFonts w:hint="eastAsia"/>
          <w:lang w:bidi="ar"/>
        </w:rPr>
        <w:t>的扩展</w:t>
      </w:r>
      <w:r w:rsidR="007011E3">
        <w:rPr>
          <w:rFonts w:hint="eastAsia"/>
          <w:lang w:bidi="ar"/>
        </w:rPr>
        <w:t>WSDL</w:t>
      </w:r>
      <w:r w:rsidR="007011E3">
        <w:rPr>
          <w:rFonts w:hint="eastAsia"/>
          <w:lang w:bidi="ar"/>
        </w:rPr>
        <w:t>如图</w:t>
      </w:r>
      <w:r w:rsidR="007011E3">
        <w:rPr>
          <w:rFonts w:hint="eastAsia"/>
          <w:lang w:bidi="ar"/>
        </w:rPr>
        <w:t>5</w:t>
      </w:r>
      <w:r w:rsidR="007011E3">
        <w:rPr>
          <w:lang w:bidi="ar"/>
        </w:rPr>
        <w:t>-</w:t>
      </w:r>
      <w:r w:rsidR="007011E3">
        <w:rPr>
          <w:lang w:bidi="ar"/>
        </w:rPr>
        <w:t>所示。与</w:t>
      </w:r>
      <w:r w:rsidR="00E9217D" w:rsidRPr="00E9038B">
        <w:rPr>
          <w:lang w:bidi="ar"/>
        </w:rPr>
        <w:t>EXP</w:t>
      </w:r>
      <w:r w:rsidR="00E9217D">
        <w:rPr>
          <w:rFonts w:hint="eastAsia"/>
          <w:lang w:bidi="ar"/>
        </w:rPr>
        <w:t>服务相比，操作</w:t>
      </w:r>
      <w:r w:rsidR="00E9217D">
        <w:rPr>
          <w:lang w:bidi="ar"/>
        </w:rPr>
        <w:t>的区域约束不同</w:t>
      </w:r>
      <w:r w:rsidR="00E9217D">
        <w:rPr>
          <w:rFonts w:hint="eastAsia"/>
          <w:lang w:bidi="ar"/>
        </w:rPr>
        <w:t>。</w:t>
      </w:r>
    </w:p>
    <w:p w14:paraId="20AB6FA4" w14:textId="77777777" w:rsidR="00E9217D" w:rsidRDefault="00A55FB8" w:rsidP="00E9217D">
      <w:pPr>
        <w:pStyle w:val="u5"/>
        <w:spacing w:before="24" w:after="24"/>
        <w:ind w:firstLineChars="0" w:firstLine="0"/>
        <w:rPr>
          <w:lang w:bidi="ar"/>
        </w:rPr>
      </w:pPr>
      <w:r>
        <w:rPr>
          <w:noProof/>
        </w:rPr>
        <w:lastRenderedPageBreak/>
        <w:drawing>
          <wp:inline distT="0" distB="0" distL="0" distR="0" wp14:anchorId="3D188890" wp14:editId="713BCCC8">
            <wp:extent cx="5039995" cy="6476365"/>
            <wp:effectExtent l="0" t="0" r="8255"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39995" cy="6476365"/>
                    </a:xfrm>
                    <a:prstGeom prst="rect">
                      <a:avLst/>
                    </a:prstGeom>
                  </pic:spPr>
                </pic:pic>
              </a:graphicData>
            </a:graphic>
          </wp:inline>
        </w:drawing>
      </w:r>
    </w:p>
    <w:p w14:paraId="6BE6B9D2" w14:textId="77777777" w:rsidR="00E9217D" w:rsidRPr="00E9217D" w:rsidRDefault="00E9217D" w:rsidP="00E9217D">
      <w:pPr>
        <w:pStyle w:val="ub"/>
        <w:spacing w:before="120" w:after="360"/>
      </w:pPr>
      <w:r>
        <w:rPr>
          <w:rFonts w:hint="eastAsia"/>
        </w:rPr>
        <w:t>图</w:t>
      </w:r>
      <w:r>
        <w:rPr>
          <w:rFonts w:hint="eastAsia"/>
        </w:rPr>
        <w:t>5-</w:t>
      </w:r>
      <w:r>
        <w:fldChar w:fldCharType="begin"/>
      </w:r>
      <w:r>
        <w:instrText xml:space="preserve"> </w:instrText>
      </w:r>
      <w:r>
        <w:rPr>
          <w:rFonts w:hint="eastAsia"/>
        </w:rPr>
        <w:instrText xml:space="preserve">SEQ </w:instrText>
      </w:r>
      <w:r>
        <w:rPr>
          <w:rFonts w:hint="eastAsia"/>
        </w:rPr>
        <w:instrText>图</w:instrText>
      </w:r>
      <w:r>
        <w:rPr>
          <w:rFonts w:hint="eastAsia"/>
        </w:rPr>
        <w:instrText>5- \* ARABIC</w:instrText>
      </w:r>
      <w:r>
        <w:instrText xml:space="preserve"> </w:instrText>
      </w:r>
      <w:r>
        <w:fldChar w:fldCharType="separate"/>
      </w:r>
      <w:r>
        <w:t>5</w:t>
      </w:r>
      <w:r>
        <w:fldChar w:fldCharType="end"/>
      </w:r>
      <w:r>
        <w:t xml:space="preserve"> EXP2</w:t>
      </w:r>
      <w:r>
        <w:rPr>
          <w:rFonts w:hint="eastAsia"/>
        </w:rPr>
        <w:t>服务扩展</w:t>
      </w:r>
      <w:r>
        <w:rPr>
          <w:rFonts w:hint="eastAsia"/>
        </w:rPr>
        <w:t>WSDL</w:t>
      </w:r>
      <w:r>
        <w:rPr>
          <w:rFonts w:hint="eastAsia"/>
        </w:rPr>
        <w:t>文档</w:t>
      </w:r>
      <w:r>
        <w:t>访问</w:t>
      </w:r>
    </w:p>
    <w:p w14:paraId="0D73A5ED" w14:textId="77777777" w:rsidR="00C170A4" w:rsidRPr="00E9038B" w:rsidRDefault="00A55FB8" w:rsidP="00C170A4">
      <w:pPr>
        <w:pStyle w:val="u5"/>
        <w:spacing w:before="24" w:after="24"/>
        <w:ind w:firstLine="480"/>
        <w:rPr>
          <w:lang w:bidi="ar"/>
        </w:rPr>
      </w:pPr>
      <w:r>
        <w:rPr>
          <w:rFonts w:hint="eastAsia"/>
          <w:lang w:bidi="ar"/>
        </w:rPr>
        <w:t>由于</w:t>
      </w:r>
      <w:r>
        <w:rPr>
          <w:lang w:bidi="ar"/>
        </w:rPr>
        <w:t>仅仅改变了区域约束内容，因此</w:t>
      </w:r>
      <w:r w:rsidR="00C170A4" w:rsidRPr="00E9038B">
        <w:rPr>
          <w:rFonts w:hint="eastAsia"/>
          <w:lang w:bidi="ar"/>
        </w:rPr>
        <w:t>生成</w:t>
      </w:r>
      <w:r w:rsidR="00C170A4" w:rsidRPr="00E9038B">
        <w:rPr>
          <w:lang w:bidi="ar"/>
        </w:rPr>
        <w:t>的行为模型、测试序列与测试用例均</w:t>
      </w:r>
      <w:r w:rsidR="00C170A4" w:rsidRPr="00E9038B">
        <w:rPr>
          <w:rFonts w:hint="eastAsia"/>
          <w:lang w:bidi="ar"/>
        </w:rPr>
        <w:t>与</w:t>
      </w:r>
      <w:r w:rsidR="00E9038B" w:rsidRPr="00E9038B">
        <w:rPr>
          <w:lang w:bidi="ar"/>
        </w:rPr>
        <w:t>EXP</w:t>
      </w:r>
      <w:r w:rsidR="00C170A4" w:rsidRPr="00E9038B">
        <w:rPr>
          <w:rFonts w:hint="eastAsia"/>
          <w:lang w:bidi="ar"/>
        </w:rPr>
        <w:t>服务实验结果</w:t>
      </w:r>
      <w:r w:rsidR="00C170A4" w:rsidRPr="00E9038B">
        <w:rPr>
          <w:lang w:bidi="ar"/>
        </w:rPr>
        <w:t>相同。</w:t>
      </w:r>
    </w:p>
    <w:p w14:paraId="28B139A9" w14:textId="77777777" w:rsidR="00C170A4" w:rsidRDefault="00C170A4" w:rsidP="00C170A4">
      <w:pPr>
        <w:pStyle w:val="u5"/>
        <w:spacing w:before="24" w:after="24"/>
        <w:ind w:firstLine="480"/>
        <w:rPr>
          <w:lang w:bidi="ar"/>
        </w:rPr>
      </w:pPr>
      <w:r>
        <w:rPr>
          <w:rFonts w:hint="eastAsia"/>
        </w:rPr>
        <w:t>分别使用</w:t>
      </w:r>
      <w:r w:rsidRPr="000525E3">
        <w:rPr>
          <w:lang w:bidi="ar"/>
        </w:rPr>
        <w:t>BMD_WSTCT</w:t>
      </w:r>
      <w:r w:rsidRPr="000525E3">
        <w:rPr>
          <w:lang w:bidi="ar"/>
        </w:rPr>
        <w:t>工具</w:t>
      </w:r>
      <w:r>
        <w:rPr>
          <w:rFonts w:hint="eastAsia"/>
          <w:lang w:bidi="ar"/>
        </w:rPr>
        <w:t>对</w:t>
      </w:r>
      <w:r>
        <w:rPr>
          <w:lang w:bidi="ar"/>
        </w:rPr>
        <w:t>六种</w:t>
      </w:r>
      <w:r>
        <w:rPr>
          <w:rFonts w:hint="eastAsia"/>
          <w:lang w:bidi="ar"/>
        </w:rPr>
        <w:t>覆盖</w:t>
      </w:r>
      <w:r>
        <w:rPr>
          <w:lang w:bidi="ar"/>
        </w:rPr>
        <w:t>策略</w:t>
      </w:r>
      <w:r>
        <w:rPr>
          <w:rFonts w:hint="eastAsia"/>
          <w:lang w:bidi="ar"/>
        </w:rPr>
        <w:t>生成</w:t>
      </w:r>
      <w:r>
        <w:rPr>
          <w:lang w:bidi="ar"/>
        </w:rPr>
        <w:t>的测试用例</w:t>
      </w:r>
      <w:r>
        <w:rPr>
          <w:rFonts w:hint="eastAsia"/>
          <w:lang w:bidi="ar"/>
        </w:rPr>
        <w:t>进行</w:t>
      </w:r>
      <w:r>
        <w:rPr>
          <w:lang w:bidi="ar"/>
        </w:rPr>
        <w:t>执行与约束违规检测</w:t>
      </w:r>
      <w:r>
        <w:rPr>
          <w:rFonts w:hint="eastAsia"/>
          <w:lang w:bidi="ar"/>
        </w:rPr>
        <w:t>。其执行</w:t>
      </w:r>
      <w:r>
        <w:rPr>
          <w:lang w:bidi="ar"/>
        </w:rPr>
        <w:t>检测结果</w:t>
      </w:r>
      <w:r>
        <w:rPr>
          <w:rFonts w:hint="eastAsia"/>
          <w:lang w:bidi="ar"/>
        </w:rPr>
        <w:t>如</w:t>
      </w:r>
      <w:r>
        <w:rPr>
          <w:lang w:bidi="ar"/>
        </w:rPr>
        <w:t>表</w:t>
      </w:r>
      <w:r>
        <w:rPr>
          <w:rFonts w:hint="eastAsia"/>
          <w:lang w:bidi="ar"/>
        </w:rPr>
        <w:t>5</w:t>
      </w:r>
      <w:r>
        <w:rPr>
          <w:lang w:bidi="ar"/>
        </w:rPr>
        <w:t>-</w:t>
      </w:r>
      <w:r w:rsidR="00A55FB8">
        <w:rPr>
          <w:lang w:bidi="ar"/>
        </w:rPr>
        <w:t>22</w:t>
      </w:r>
      <w:r>
        <w:rPr>
          <w:rFonts w:hint="eastAsia"/>
          <w:lang w:bidi="ar"/>
        </w:rPr>
        <w:t>所示</w:t>
      </w:r>
      <w:r>
        <w:rPr>
          <w:lang w:bidi="ar"/>
        </w:rPr>
        <w:t>。</w:t>
      </w:r>
      <w:r>
        <w:rPr>
          <w:rFonts w:hint="eastAsia"/>
          <w:lang w:bidi="ar"/>
        </w:rPr>
        <w:t>其中</w:t>
      </w:r>
      <w:r w:rsidRPr="00725BC8">
        <w:rPr>
          <w:lang w:bidi="ar"/>
        </w:rPr>
        <w:t>ReqN-S</w:t>
      </w:r>
      <w:r>
        <w:rPr>
          <w:rFonts w:hint="eastAsia"/>
          <w:lang w:bidi="ar"/>
        </w:rPr>
        <w:t>、</w:t>
      </w:r>
      <w:r w:rsidRPr="00725BC8">
        <w:rPr>
          <w:lang w:bidi="ar"/>
        </w:rPr>
        <w:t>ReqN-NS</w:t>
      </w:r>
      <w:r>
        <w:rPr>
          <w:rFonts w:hint="eastAsia"/>
          <w:lang w:bidi="ar"/>
        </w:rPr>
        <w:t>、</w:t>
      </w:r>
      <w:r w:rsidRPr="00725BC8">
        <w:rPr>
          <w:lang w:bidi="ar"/>
        </w:rPr>
        <w:t>ResN-S</w:t>
      </w:r>
      <w:r>
        <w:rPr>
          <w:rFonts w:hint="eastAsia"/>
          <w:lang w:bidi="ar"/>
        </w:rPr>
        <w:t>、</w:t>
      </w:r>
      <w:r w:rsidRPr="00725BC8">
        <w:rPr>
          <w:lang w:bidi="ar"/>
        </w:rPr>
        <w:t>ResN-NS</w:t>
      </w:r>
      <w:r>
        <w:rPr>
          <w:rFonts w:hint="eastAsia"/>
          <w:lang w:bidi="ar"/>
        </w:rPr>
        <w:t>、</w:t>
      </w:r>
      <w:r w:rsidRPr="00725BC8">
        <w:rPr>
          <w:lang w:bidi="ar"/>
        </w:rPr>
        <w:t>E-S</w:t>
      </w:r>
      <w:r>
        <w:rPr>
          <w:rFonts w:hint="eastAsia"/>
          <w:lang w:bidi="ar"/>
        </w:rPr>
        <w:t>、</w:t>
      </w:r>
      <w:r w:rsidRPr="00725BC8">
        <w:rPr>
          <w:lang w:bidi="ar"/>
        </w:rPr>
        <w:t>E-NS</w:t>
      </w:r>
      <w:r>
        <w:rPr>
          <w:rFonts w:hint="eastAsia"/>
          <w:lang w:bidi="ar"/>
        </w:rPr>
        <w:t>分别</w:t>
      </w:r>
      <w:r>
        <w:rPr>
          <w:lang w:bidi="ar"/>
        </w:rPr>
        <w:t>代表</w:t>
      </w:r>
      <w:r>
        <w:rPr>
          <w:rFonts w:hint="eastAsia"/>
          <w:lang w:bidi="ar"/>
        </w:rPr>
        <w:t>使用</w:t>
      </w:r>
      <w:r>
        <w:rPr>
          <w:lang w:bidi="ar"/>
        </w:rPr>
        <w:t>的六种覆盖</w:t>
      </w:r>
      <w:r>
        <w:rPr>
          <w:rFonts w:hint="eastAsia"/>
          <w:lang w:bidi="ar"/>
        </w:rPr>
        <w:t>策略</w:t>
      </w:r>
      <w:r>
        <w:rPr>
          <w:lang w:bidi="ar"/>
        </w:rPr>
        <w:t>。</w:t>
      </w:r>
      <w:r>
        <w:rPr>
          <w:rFonts w:hint="eastAsia"/>
          <w:lang w:bidi="ar"/>
        </w:rPr>
        <w:t>第一列</w:t>
      </w:r>
      <w:r>
        <w:rPr>
          <w:lang w:bidi="ar"/>
        </w:rPr>
        <w:t>代表</w:t>
      </w:r>
      <w:r>
        <w:rPr>
          <w:rFonts w:hint="eastAsia"/>
          <w:lang w:bidi="ar"/>
        </w:rPr>
        <w:t>测试</w:t>
      </w:r>
      <w:r>
        <w:rPr>
          <w:lang w:bidi="ar"/>
        </w:rPr>
        <w:t>用例违反</w:t>
      </w:r>
      <w:r>
        <w:rPr>
          <w:rFonts w:hint="eastAsia"/>
          <w:lang w:bidi="ar"/>
        </w:rPr>
        <w:t>的</w:t>
      </w:r>
      <w:r>
        <w:rPr>
          <w:lang w:bidi="ar"/>
        </w:rPr>
        <w:t>行为约束</w:t>
      </w:r>
      <w:r>
        <w:rPr>
          <w:rFonts w:hint="eastAsia"/>
          <w:lang w:bidi="ar"/>
        </w:rPr>
        <w:t>，其中</w:t>
      </w:r>
      <w:r>
        <w:rPr>
          <w:lang w:bidi="ar"/>
        </w:rPr>
        <w:t>paraRestriction</w:t>
      </w:r>
      <w:r>
        <w:rPr>
          <w:rFonts w:hint="eastAsia"/>
          <w:lang w:bidi="ar"/>
        </w:rPr>
        <w:t>、</w:t>
      </w:r>
      <w:r>
        <w:rPr>
          <w:lang w:bidi="ar"/>
        </w:rPr>
        <w:t>Iteration</w:t>
      </w:r>
      <w:r>
        <w:rPr>
          <w:rFonts w:hint="eastAsia"/>
          <w:lang w:bidi="ar"/>
        </w:rPr>
        <w:t>及</w:t>
      </w:r>
      <w:r>
        <w:rPr>
          <w:lang w:bidi="ar"/>
        </w:rPr>
        <w:t>eTime</w:t>
      </w:r>
      <w:r>
        <w:rPr>
          <w:rFonts w:hint="eastAsia"/>
          <w:lang w:bidi="ar"/>
        </w:rPr>
        <w:t>约束</w:t>
      </w:r>
      <w:r>
        <w:rPr>
          <w:lang w:bidi="ar"/>
        </w:rPr>
        <w:t>为服</w:t>
      </w:r>
      <w:r>
        <w:rPr>
          <w:lang w:bidi="ar"/>
        </w:rPr>
        <w:lastRenderedPageBreak/>
        <w:t>务</w:t>
      </w:r>
      <w:r w:rsidRPr="00975E08">
        <w:rPr>
          <w:lang w:bidi="ar"/>
        </w:rPr>
        <w:t>PFC</w:t>
      </w:r>
      <w:r>
        <w:rPr>
          <w:lang w:bidi="ar"/>
        </w:rPr>
        <w:t>2</w:t>
      </w:r>
      <w:r>
        <w:rPr>
          <w:rFonts w:hint="eastAsia"/>
          <w:lang w:bidi="ar"/>
        </w:rPr>
        <w:t>执行</w:t>
      </w:r>
      <w:r>
        <w:rPr>
          <w:lang w:bidi="ar"/>
        </w:rPr>
        <w:t>过程中包含的行为约束</w:t>
      </w:r>
      <w:r>
        <w:rPr>
          <w:rFonts w:hint="eastAsia"/>
          <w:lang w:bidi="ar"/>
        </w:rPr>
        <w:t>（表</w:t>
      </w:r>
      <w:r>
        <w:rPr>
          <w:rFonts w:hint="eastAsia"/>
          <w:lang w:bidi="ar"/>
        </w:rPr>
        <w:t>5</w:t>
      </w:r>
      <w:r>
        <w:rPr>
          <w:lang w:bidi="ar"/>
        </w:rPr>
        <w:t>-10</w:t>
      </w:r>
      <w:r>
        <w:rPr>
          <w:rFonts w:hint="eastAsia"/>
          <w:lang w:bidi="ar"/>
        </w:rPr>
        <w:t>）</w:t>
      </w:r>
      <w:r>
        <w:rPr>
          <w:lang w:bidi="ar"/>
        </w:rPr>
        <w:t>。</w:t>
      </w:r>
      <w:r>
        <w:rPr>
          <w:rFonts w:hint="eastAsia"/>
          <w:lang w:bidi="ar"/>
        </w:rPr>
        <w:t>根据</w:t>
      </w:r>
      <w:r>
        <w:rPr>
          <w:lang w:bidi="ar"/>
        </w:rPr>
        <w:t>表</w:t>
      </w:r>
      <w:r>
        <w:rPr>
          <w:rFonts w:hint="eastAsia"/>
          <w:lang w:bidi="ar"/>
        </w:rPr>
        <w:t>5</w:t>
      </w:r>
      <w:r>
        <w:rPr>
          <w:lang w:bidi="ar"/>
        </w:rPr>
        <w:t>-16</w:t>
      </w:r>
      <w:r>
        <w:rPr>
          <w:rFonts w:hint="eastAsia"/>
          <w:lang w:bidi="ar"/>
        </w:rPr>
        <w:t>可以</w:t>
      </w:r>
      <w:r>
        <w:rPr>
          <w:lang w:bidi="ar"/>
        </w:rPr>
        <w:t>看出</w:t>
      </w:r>
      <w:r>
        <w:rPr>
          <w:rFonts w:hint="eastAsia"/>
          <w:lang w:bidi="ar"/>
        </w:rPr>
        <w:t>：</w:t>
      </w:r>
    </w:p>
    <w:p w14:paraId="31FDC397" w14:textId="77777777" w:rsidR="007D0E8A" w:rsidRPr="007D0E8A" w:rsidRDefault="00C170A4" w:rsidP="007D0E8A">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六种</w:t>
      </w:r>
      <w:r>
        <w:rPr>
          <w:rFonts w:ascii="Times New Roman" w:hAnsi="Times New Roman"/>
          <w:lang w:bidi="ar"/>
        </w:rPr>
        <w:t>覆盖策略均可</w:t>
      </w:r>
      <w:r>
        <w:rPr>
          <w:rFonts w:hint="eastAsia"/>
        </w:rPr>
        <w:t>监听服务</w:t>
      </w:r>
      <w:r>
        <w:t>调用错误</w:t>
      </w:r>
      <w:r>
        <w:rPr>
          <w:rFonts w:hint="eastAsia"/>
        </w:rPr>
        <w:t>并</w:t>
      </w:r>
      <w:r>
        <w:t>正确报告</w:t>
      </w:r>
      <w:r>
        <w:rPr>
          <w:rFonts w:hint="eastAsia"/>
        </w:rPr>
        <w:t>违反</w:t>
      </w:r>
      <w:r>
        <w:t>约束</w:t>
      </w:r>
      <w:r>
        <w:rPr>
          <w:rFonts w:hint="eastAsia"/>
        </w:rPr>
        <w:t>；</w:t>
      </w:r>
    </w:p>
    <w:p w14:paraId="6F453E5C" w14:textId="77777777" w:rsidR="00A25F7F" w:rsidRPr="007D0E8A" w:rsidRDefault="00C170A4" w:rsidP="009268D9">
      <w:pPr>
        <w:pStyle w:val="aff6"/>
        <w:widowControl w:val="0"/>
        <w:numPr>
          <w:ilvl w:val="0"/>
          <w:numId w:val="72"/>
        </w:numPr>
        <w:spacing w:beforeLines="10" w:before="24" w:beforeAutospacing="0" w:afterLines="10" w:after="24" w:afterAutospacing="0" w:line="312" w:lineRule="auto"/>
        <w:jc w:val="both"/>
        <w:rPr>
          <w:rFonts w:ascii="Times New Roman" w:hAnsi="Times New Roman"/>
          <w:lang w:bidi="ar"/>
        </w:rPr>
      </w:pPr>
      <w:r>
        <w:rPr>
          <w:rFonts w:ascii="Times New Roman" w:hAnsi="Times New Roman" w:hint="eastAsia"/>
          <w:lang w:bidi="ar"/>
        </w:rPr>
        <w:t>响应节点覆盖</w:t>
      </w:r>
      <w:r>
        <w:rPr>
          <w:rFonts w:ascii="Times New Roman" w:hAnsi="Times New Roman"/>
          <w:lang w:bidi="ar"/>
        </w:rPr>
        <w:t>准则与边</w:t>
      </w:r>
      <w:r>
        <w:rPr>
          <w:rFonts w:ascii="Times New Roman" w:hAnsi="Times New Roman" w:hint="eastAsia"/>
          <w:lang w:bidi="ar"/>
        </w:rPr>
        <w:t>覆盖</w:t>
      </w:r>
      <w:r>
        <w:rPr>
          <w:rFonts w:ascii="Times New Roman" w:hAnsi="Times New Roman"/>
          <w:lang w:bidi="ar"/>
        </w:rPr>
        <w:t>准则</w:t>
      </w:r>
      <w:r>
        <w:rPr>
          <w:rFonts w:ascii="Times New Roman" w:hAnsi="Times New Roman" w:hint="eastAsia"/>
          <w:lang w:bidi="ar"/>
        </w:rPr>
        <w:t>的</w:t>
      </w:r>
      <w:r>
        <w:rPr>
          <w:rFonts w:ascii="Times New Roman" w:hAnsi="Times New Roman"/>
          <w:lang w:bidi="ar"/>
        </w:rPr>
        <w:t>行为</w:t>
      </w:r>
      <w:r>
        <w:rPr>
          <w:rFonts w:ascii="Times New Roman" w:hAnsi="Times New Roman" w:hint="eastAsia"/>
          <w:lang w:bidi="ar"/>
        </w:rPr>
        <w:t>约束</w:t>
      </w:r>
      <w:r>
        <w:rPr>
          <w:rFonts w:ascii="Times New Roman" w:hAnsi="Times New Roman"/>
          <w:lang w:bidi="ar"/>
        </w:rPr>
        <w:t>检测能力</w:t>
      </w:r>
      <w:r>
        <w:rPr>
          <w:rFonts w:ascii="Times New Roman" w:hAnsi="Times New Roman" w:hint="eastAsia"/>
          <w:lang w:bidi="ar"/>
        </w:rPr>
        <w:t>高于请求</w:t>
      </w:r>
      <w:r>
        <w:rPr>
          <w:rFonts w:ascii="Times New Roman" w:hAnsi="Times New Roman"/>
          <w:lang w:bidi="ar"/>
        </w:rPr>
        <w:t>节点覆盖准则</w:t>
      </w:r>
      <w:r>
        <w:rPr>
          <w:rFonts w:ascii="Times New Roman" w:hAnsi="Times New Roman" w:hint="eastAsia"/>
          <w:lang w:bidi="ar"/>
        </w:rPr>
        <w:t>，</w:t>
      </w:r>
      <w:r w:rsidR="009268D9">
        <w:rPr>
          <w:rFonts w:ascii="Times New Roman" w:hAnsi="Times New Roman" w:hint="eastAsia"/>
          <w:lang w:bidi="ar"/>
        </w:rPr>
        <w:t>使用</w:t>
      </w:r>
      <w:r w:rsidR="009268D9">
        <w:rPr>
          <w:rFonts w:ascii="Times New Roman" w:hAnsi="Times New Roman"/>
          <w:lang w:bidi="ar"/>
        </w:rPr>
        <w:t>状态覆盖比不</w:t>
      </w:r>
      <w:r w:rsidR="009268D9">
        <w:rPr>
          <w:rFonts w:ascii="Times New Roman" w:hAnsi="Times New Roman" w:hint="eastAsia"/>
          <w:lang w:bidi="ar"/>
        </w:rPr>
        <w:t>使用</w:t>
      </w:r>
      <w:r w:rsidR="009268D9">
        <w:rPr>
          <w:rFonts w:ascii="Times New Roman" w:hAnsi="Times New Roman"/>
          <w:lang w:bidi="ar"/>
        </w:rPr>
        <w:t>状态覆盖准则的检测能力</w:t>
      </w:r>
      <w:r w:rsidR="009268D9">
        <w:rPr>
          <w:rFonts w:ascii="Times New Roman" w:hAnsi="Times New Roman" w:hint="eastAsia"/>
          <w:lang w:bidi="ar"/>
        </w:rPr>
        <w:t>更高</w:t>
      </w:r>
      <w:r w:rsidR="009268D9">
        <w:rPr>
          <w:rFonts w:ascii="Times New Roman" w:hAnsi="Times New Roman"/>
          <w:lang w:bidi="ar"/>
        </w:rPr>
        <w:t>，</w:t>
      </w:r>
      <w:r w:rsidR="009268D9" w:rsidRPr="009268D9">
        <w:rPr>
          <w:rFonts w:ascii="Times New Roman" w:hAnsi="Times New Roman"/>
          <w:lang w:bidi="ar"/>
        </w:rPr>
        <w:t>ResN-S</w:t>
      </w:r>
      <w:r w:rsidR="009268D9">
        <w:rPr>
          <w:rFonts w:ascii="Times New Roman" w:hAnsi="Times New Roman" w:hint="eastAsia"/>
          <w:lang w:bidi="ar"/>
        </w:rPr>
        <w:t>与</w:t>
      </w:r>
      <w:r w:rsidR="009268D9" w:rsidRPr="009268D9">
        <w:rPr>
          <w:rFonts w:ascii="Times New Roman" w:hAnsi="Times New Roman"/>
          <w:lang w:bidi="ar"/>
        </w:rPr>
        <w:t>E-NS</w:t>
      </w:r>
      <w:r w:rsidR="009268D9">
        <w:rPr>
          <w:rFonts w:ascii="Times New Roman" w:hAnsi="Times New Roman" w:hint="eastAsia"/>
          <w:lang w:bidi="ar"/>
        </w:rPr>
        <w:t>准则</w:t>
      </w:r>
      <w:r>
        <w:rPr>
          <w:rFonts w:ascii="Times New Roman" w:hAnsi="Times New Roman"/>
          <w:lang w:bidi="ar"/>
        </w:rPr>
        <w:t>检测</w:t>
      </w:r>
      <w:r w:rsidRPr="009268D9">
        <w:rPr>
          <w:rFonts w:ascii="Times New Roman" w:hAnsi="Times New Roman"/>
          <w:lang w:bidi="ar"/>
        </w:rPr>
        <w:t>出了</w:t>
      </w:r>
      <w:r w:rsidR="00EF5E2D" w:rsidRPr="009268D9">
        <w:rPr>
          <w:rFonts w:ascii="Times New Roman" w:hAnsi="Times New Roman"/>
          <w:lang w:bidi="ar"/>
        </w:rPr>
        <w:t>EXP</w:t>
      </w:r>
      <w:r w:rsidRPr="009268D9">
        <w:rPr>
          <w:rFonts w:ascii="Times New Roman" w:hAnsi="Times New Roman"/>
          <w:lang w:bidi="ar"/>
        </w:rPr>
        <w:t>2</w:t>
      </w:r>
      <w:r>
        <w:rPr>
          <w:rFonts w:ascii="Times New Roman" w:hAnsi="Times New Roman" w:cs="宋体" w:hint="eastAsia"/>
          <w:kern w:val="2"/>
          <w:szCs w:val="20"/>
          <w:lang w:bidi="ar"/>
        </w:rPr>
        <w:t>服务</w:t>
      </w:r>
      <w:r>
        <w:rPr>
          <w:rFonts w:ascii="Times New Roman" w:hAnsi="Times New Roman" w:cs="宋体"/>
          <w:kern w:val="2"/>
          <w:szCs w:val="20"/>
          <w:lang w:bidi="ar"/>
        </w:rPr>
        <w:t>中出现的所有</w:t>
      </w:r>
      <w:r>
        <w:rPr>
          <w:rFonts w:ascii="Times New Roman" w:hAnsi="Times New Roman" w:cs="宋体" w:hint="eastAsia"/>
          <w:kern w:val="2"/>
          <w:szCs w:val="20"/>
          <w:lang w:bidi="ar"/>
        </w:rPr>
        <w:t>行为约束。</w:t>
      </w:r>
    </w:p>
    <w:p w14:paraId="4E764CB4" w14:textId="77777777" w:rsidR="00A55FB8" w:rsidRDefault="00A55FB8" w:rsidP="00EF5E2D">
      <w:pPr>
        <w:pStyle w:val="ua"/>
        <w:spacing w:before="360" w:after="120"/>
        <w:rPr>
          <w:rFonts w:cs="宋体"/>
          <w:szCs w:val="20"/>
          <w:lang w:bidi="ar"/>
        </w:rPr>
      </w:pPr>
      <w:r w:rsidRPr="00EF5E2D">
        <w:rPr>
          <w:rFonts w:cs="宋体" w:hint="eastAsia"/>
          <w:szCs w:val="20"/>
          <w:lang w:bidi="ar"/>
        </w:rPr>
        <w:t>表</w:t>
      </w:r>
      <w:r w:rsidR="00EF5E2D">
        <w:rPr>
          <w:rFonts w:cs="宋体" w:hint="eastAsia"/>
          <w:szCs w:val="20"/>
          <w:lang w:bidi="ar"/>
        </w:rPr>
        <w:t>5-</w:t>
      </w:r>
      <w:r w:rsidRPr="00EF5E2D">
        <w:rPr>
          <w:rFonts w:cs="宋体"/>
          <w:szCs w:val="20"/>
          <w:lang w:bidi="ar"/>
        </w:rPr>
        <w:fldChar w:fldCharType="begin"/>
      </w:r>
      <w:r w:rsidRPr="00EF5E2D">
        <w:rPr>
          <w:rFonts w:cs="宋体"/>
          <w:szCs w:val="20"/>
          <w:lang w:bidi="ar"/>
        </w:rPr>
        <w:instrText xml:space="preserve"> </w:instrText>
      </w:r>
      <w:r w:rsidRPr="00EF5E2D">
        <w:rPr>
          <w:rFonts w:cs="宋体" w:hint="eastAsia"/>
          <w:szCs w:val="20"/>
          <w:lang w:bidi="ar"/>
        </w:rPr>
        <w:instrText xml:space="preserve">SEQ </w:instrText>
      </w:r>
      <w:r w:rsidRPr="00EF5E2D">
        <w:rPr>
          <w:rFonts w:cs="宋体" w:hint="eastAsia"/>
          <w:szCs w:val="20"/>
          <w:lang w:bidi="ar"/>
        </w:rPr>
        <w:instrText>表</w:instrText>
      </w:r>
      <w:r w:rsidRPr="00EF5E2D">
        <w:rPr>
          <w:rFonts w:cs="宋体" w:hint="eastAsia"/>
          <w:szCs w:val="20"/>
          <w:lang w:bidi="ar"/>
        </w:rPr>
        <w:instrText>5- \* ARABIC</w:instrText>
      </w:r>
      <w:r w:rsidRPr="00EF5E2D">
        <w:rPr>
          <w:rFonts w:cs="宋体"/>
          <w:szCs w:val="20"/>
          <w:lang w:bidi="ar"/>
        </w:rPr>
        <w:instrText xml:space="preserve"> </w:instrText>
      </w:r>
      <w:r w:rsidRPr="00EF5E2D">
        <w:rPr>
          <w:rFonts w:cs="宋体"/>
          <w:szCs w:val="20"/>
          <w:lang w:bidi="ar"/>
        </w:rPr>
        <w:fldChar w:fldCharType="separate"/>
      </w:r>
      <w:r w:rsidRPr="00EF5E2D">
        <w:rPr>
          <w:rFonts w:cs="宋体"/>
          <w:szCs w:val="20"/>
          <w:lang w:bidi="ar"/>
        </w:rPr>
        <w:t>22</w:t>
      </w:r>
      <w:r w:rsidRPr="00EF5E2D">
        <w:rPr>
          <w:rFonts w:cs="宋体"/>
          <w:szCs w:val="20"/>
          <w:lang w:bidi="ar"/>
        </w:rPr>
        <w:fldChar w:fldCharType="end"/>
      </w:r>
      <w:r w:rsidR="00DA1B0B">
        <w:rPr>
          <w:rFonts w:cs="宋体"/>
          <w:szCs w:val="20"/>
          <w:lang w:bidi="ar"/>
        </w:rPr>
        <w:t xml:space="preserve"> </w:t>
      </w:r>
      <w:r w:rsidR="00DA1B0B">
        <w:rPr>
          <w:rFonts w:cs="宋体" w:hint="eastAsia"/>
          <w:szCs w:val="20"/>
          <w:lang w:bidi="ar"/>
        </w:rPr>
        <w:t>不同</w:t>
      </w:r>
      <w:r w:rsidR="00DA1B0B">
        <w:rPr>
          <w:rFonts w:cs="宋体"/>
          <w:szCs w:val="20"/>
          <w:lang w:bidi="ar"/>
        </w:rPr>
        <w:t>覆盖</w:t>
      </w:r>
      <w:r w:rsidR="00DA1B0B">
        <w:rPr>
          <w:rFonts w:cs="宋体" w:hint="eastAsia"/>
          <w:szCs w:val="20"/>
          <w:lang w:bidi="ar"/>
        </w:rPr>
        <w:t>策略</w:t>
      </w:r>
      <w:r w:rsidR="00DA1B0B">
        <w:rPr>
          <w:rFonts w:cs="宋体"/>
          <w:szCs w:val="20"/>
          <w:lang w:bidi="ar"/>
        </w:rPr>
        <w:t>测试用例</w:t>
      </w:r>
      <w:r w:rsidR="00DA1B0B">
        <w:rPr>
          <w:rFonts w:cs="宋体" w:hint="eastAsia"/>
          <w:szCs w:val="20"/>
          <w:lang w:bidi="ar"/>
        </w:rPr>
        <w:t>执行情况</w:t>
      </w:r>
    </w:p>
    <w:tbl>
      <w:tblPr>
        <w:tblStyle w:val="afff2"/>
        <w:tblW w:w="8700" w:type="dxa"/>
        <w:tblLook w:val="04A0" w:firstRow="1" w:lastRow="0" w:firstColumn="1" w:lastColumn="0" w:noHBand="0" w:noVBand="1"/>
      </w:tblPr>
      <w:tblGrid>
        <w:gridCol w:w="2220"/>
        <w:gridCol w:w="1080"/>
        <w:gridCol w:w="1080"/>
        <w:gridCol w:w="1080"/>
        <w:gridCol w:w="1080"/>
        <w:gridCol w:w="1080"/>
        <w:gridCol w:w="1080"/>
      </w:tblGrid>
      <w:tr w:rsidR="007230F7" w:rsidRPr="00F04F70" w14:paraId="721AD5EE" w14:textId="77777777" w:rsidTr="00407FDD">
        <w:trPr>
          <w:trHeight w:val="285"/>
        </w:trPr>
        <w:tc>
          <w:tcPr>
            <w:tcW w:w="2220" w:type="dxa"/>
            <w:tcBorders>
              <w:tl2br w:val="single" w:sz="4" w:space="0" w:color="auto"/>
            </w:tcBorders>
            <w:noWrap/>
            <w:hideMark/>
          </w:tcPr>
          <w:p w14:paraId="2B6963D8" w14:textId="77777777" w:rsidR="007230F7" w:rsidRPr="00F04F70" w:rsidRDefault="007230F7" w:rsidP="00407FDD">
            <w:pPr>
              <w:widowControl/>
              <w:jc w:val="center"/>
              <w:rPr>
                <w:kern w:val="0"/>
                <w:sz w:val="20"/>
                <w:szCs w:val="20"/>
              </w:rPr>
            </w:pPr>
          </w:p>
        </w:tc>
        <w:tc>
          <w:tcPr>
            <w:tcW w:w="1080" w:type="dxa"/>
            <w:noWrap/>
            <w:hideMark/>
          </w:tcPr>
          <w:p w14:paraId="05280FC4" w14:textId="77777777" w:rsidR="007230F7" w:rsidRPr="00F04F70" w:rsidRDefault="007230F7" w:rsidP="00407FDD">
            <w:pPr>
              <w:widowControl/>
              <w:jc w:val="center"/>
              <w:rPr>
                <w:rFonts w:eastAsia="等线"/>
                <w:color w:val="000000"/>
                <w:kern w:val="0"/>
                <w:szCs w:val="21"/>
              </w:rPr>
            </w:pPr>
            <w:r w:rsidRPr="00F04F70">
              <w:rPr>
                <w:rFonts w:eastAsia="等线"/>
                <w:color w:val="000000"/>
                <w:kern w:val="0"/>
                <w:szCs w:val="21"/>
              </w:rPr>
              <w:t>ReqN-S</w:t>
            </w:r>
          </w:p>
        </w:tc>
        <w:tc>
          <w:tcPr>
            <w:tcW w:w="1080" w:type="dxa"/>
            <w:noWrap/>
            <w:hideMark/>
          </w:tcPr>
          <w:p w14:paraId="6CF191D1" w14:textId="77777777" w:rsidR="007230F7" w:rsidRPr="00F04F70" w:rsidRDefault="007230F7" w:rsidP="00407FDD">
            <w:pPr>
              <w:widowControl/>
              <w:jc w:val="center"/>
              <w:rPr>
                <w:rFonts w:eastAsia="等线"/>
                <w:color w:val="000000"/>
                <w:kern w:val="0"/>
                <w:szCs w:val="21"/>
              </w:rPr>
            </w:pPr>
            <w:r w:rsidRPr="00F04F70">
              <w:rPr>
                <w:rFonts w:eastAsia="等线"/>
                <w:color w:val="000000"/>
                <w:kern w:val="0"/>
                <w:szCs w:val="21"/>
              </w:rPr>
              <w:t>ReqN-NS</w:t>
            </w:r>
          </w:p>
        </w:tc>
        <w:tc>
          <w:tcPr>
            <w:tcW w:w="1080" w:type="dxa"/>
            <w:noWrap/>
            <w:hideMark/>
          </w:tcPr>
          <w:p w14:paraId="0A73E0F0" w14:textId="77777777" w:rsidR="007230F7" w:rsidRPr="00F04F70" w:rsidRDefault="007230F7" w:rsidP="00407FDD">
            <w:pPr>
              <w:widowControl/>
              <w:jc w:val="center"/>
              <w:rPr>
                <w:rFonts w:eastAsia="等线"/>
                <w:color w:val="000000"/>
                <w:kern w:val="0"/>
                <w:szCs w:val="21"/>
              </w:rPr>
            </w:pPr>
            <w:r w:rsidRPr="00F04F70">
              <w:rPr>
                <w:rFonts w:eastAsia="等线"/>
                <w:color w:val="000000"/>
                <w:kern w:val="0"/>
                <w:szCs w:val="21"/>
              </w:rPr>
              <w:t>ResN-S</w:t>
            </w:r>
          </w:p>
        </w:tc>
        <w:tc>
          <w:tcPr>
            <w:tcW w:w="1080" w:type="dxa"/>
            <w:noWrap/>
            <w:hideMark/>
          </w:tcPr>
          <w:p w14:paraId="1A88FAC8" w14:textId="77777777" w:rsidR="007230F7" w:rsidRPr="00F04F70" w:rsidRDefault="007230F7" w:rsidP="00407FDD">
            <w:pPr>
              <w:widowControl/>
              <w:jc w:val="center"/>
              <w:rPr>
                <w:rFonts w:eastAsia="等线"/>
                <w:color w:val="000000"/>
                <w:kern w:val="0"/>
                <w:szCs w:val="21"/>
              </w:rPr>
            </w:pPr>
            <w:r w:rsidRPr="00F04F70">
              <w:rPr>
                <w:rFonts w:eastAsia="等线"/>
                <w:color w:val="000000"/>
                <w:kern w:val="0"/>
                <w:szCs w:val="21"/>
              </w:rPr>
              <w:t>ResN-NS</w:t>
            </w:r>
          </w:p>
        </w:tc>
        <w:tc>
          <w:tcPr>
            <w:tcW w:w="1080" w:type="dxa"/>
            <w:noWrap/>
            <w:hideMark/>
          </w:tcPr>
          <w:p w14:paraId="140988DA" w14:textId="77777777" w:rsidR="007230F7" w:rsidRPr="00F04F70" w:rsidRDefault="007230F7" w:rsidP="00407FDD">
            <w:pPr>
              <w:widowControl/>
              <w:jc w:val="center"/>
              <w:rPr>
                <w:rFonts w:eastAsia="等线"/>
                <w:color w:val="000000"/>
                <w:kern w:val="0"/>
                <w:szCs w:val="21"/>
              </w:rPr>
            </w:pPr>
            <w:r w:rsidRPr="00F04F70">
              <w:rPr>
                <w:rFonts w:eastAsia="等线"/>
                <w:color w:val="000000"/>
                <w:kern w:val="0"/>
                <w:szCs w:val="21"/>
              </w:rPr>
              <w:t>E-S</w:t>
            </w:r>
          </w:p>
        </w:tc>
        <w:tc>
          <w:tcPr>
            <w:tcW w:w="1080" w:type="dxa"/>
            <w:noWrap/>
            <w:hideMark/>
          </w:tcPr>
          <w:p w14:paraId="4CD3BD88" w14:textId="77777777" w:rsidR="007230F7" w:rsidRPr="00F04F70" w:rsidRDefault="007230F7" w:rsidP="00407FDD">
            <w:pPr>
              <w:widowControl/>
              <w:jc w:val="center"/>
              <w:rPr>
                <w:rFonts w:eastAsia="等线"/>
                <w:color w:val="000000"/>
                <w:kern w:val="0"/>
                <w:szCs w:val="21"/>
              </w:rPr>
            </w:pPr>
            <w:r w:rsidRPr="00F04F70">
              <w:rPr>
                <w:rFonts w:eastAsia="等线"/>
                <w:color w:val="000000"/>
                <w:kern w:val="0"/>
                <w:szCs w:val="21"/>
              </w:rPr>
              <w:t>E-NS</w:t>
            </w:r>
          </w:p>
        </w:tc>
      </w:tr>
      <w:tr w:rsidR="007230F7" w:rsidRPr="00F04F70" w14:paraId="2A35C4D1" w14:textId="77777777" w:rsidTr="00407FDD">
        <w:trPr>
          <w:trHeight w:val="285"/>
        </w:trPr>
        <w:tc>
          <w:tcPr>
            <w:tcW w:w="2220" w:type="dxa"/>
            <w:noWrap/>
            <w:hideMark/>
          </w:tcPr>
          <w:p w14:paraId="0A8E0F43" w14:textId="77777777" w:rsidR="007230F7" w:rsidRPr="00C2705A" w:rsidRDefault="007230F7" w:rsidP="00407FDD">
            <w:pPr>
              <w:widowControl/>
              <w:jc w:val="center"/>
              <w:rPr>
                <w:rFonts w:eastAsia="等线"/>
                <w:bCs/>
                <w:color w:val="000000"/>
                <w:kern w:val="0"/>
                <w:szCs w:val="21"/>
              </w:rPr>
            </w:pPr>
            <w:r w:rsidRPr="00C2705A">
              <w:rPr>
                <w:rFonts w:eastAsia="等线"/>
                <w:bCs/>
                <w:color w:val="000000"/>
                <w:kern w:val="0"/>
                <w:szCs w:val="21"/>
              </w:rPr>
              <w:t>eTime</w:t>
            </w:r>
          </w:p>
        </w:tc>
        <w:tc>
          <w:tcPr>
            <w:tcW w:w="1080" w:type="dxa"/>
            <w:noWrap/>
            <w:hideMark/>
          </w:tcPr>
          <w:p w14:paraId="06EC444D" w14:textId="77777777"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3104F1F9" w14:textId="77777777"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25C3B98C" w14:textId="77777777"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60B1EC66" w14:textId="77777777"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24C6FC45" w14:textId="77777777"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00C8962C" w14:textId="77777777" w:rsidR="007230F7" w:rsidRPr="00C2705A"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14:paraId="09839CA6" w14:textId="77777777" w:rsidTr="00407FDD">
        <w:trPr>
          <w:trHeight w:val="285"/>
        </w:trPr>
        <w:tc>
          <w:tcPr>
            <w:tcW w:w="2220" w:type="dxa"/>
            <w:noWrap/>
            <w:hideMark/>
          </w:tcPr>
          <w:p w14:paraId="6BCC4D8E" w14:textId="77777777" w:rsidR="007230F7" w:rsidRPr="00F04F70" w:rsidRDefault="007230F7" w:rsidP="00407FDD">
            <w:pPr>
              <w:widowControl/>
              <w:jc w:val="center"/>
              <w:rPr>
                <w:rFonts w:eastAsia="等线"/>
                <w:b/>
                <w:bCs/>
                <w:color w:val="000000"/>
                <w:kern w:val="0"/>
                <w:szCs w:val="21"/>
              </w:rPr>
            </w:pPr>
            <w:r w:rsidRPr="00F04F70">
              <w:rPr>
                <w:rFonts w:eastAsia="等线"/>
                <w:b/>
                <w:bCs/>
                <w:color w:val="000000"/>
                <w:kern w:val="0"/>
                <w:szCs w:val="21"/>
              </w:rPr>
              <w:t>paraRestriction</w:t>
            </w:r>
          </w:p>
        </w:tc>
        <w:tc>
          <w:tcPr>
            <w:tcW w:w="1080" w:type="dxa"/>
            <w:noWrap/>
            <w:hideMark/>
          </w:tcPr>
          <w:p w14:paraId="17C83ECE" w14:textId="77777777" w:rsidR="007230F7" w:rsidRPr="00F04F70" w:rsidRDefault="007230F7"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14:paraId="781E2A97" w14:textId="77777777" w:rsidR="007230F7" w:rsidRPr="00F04F70" w:rsidRDefault="007230F7" w:rsidP="00407FDD">
            <w:pPr>
              <w:widowControl/>
              <w:jc w:val="center"/>
              <w:rPr>
                <w:rFonts w:eastAsia="等线"/>
                <w:b/>
                <w:color w:val="000000"/>
                <w:kern w:val="0"/>
                <w:sz w:val="22"/>
                <w:szCs w:val="22"/>
              </w:rPr>
            </w:pPr>
            <w:r w:rsidRPr="00F04F70">
              <w:rPr>
                <w:rFonts w:eastAsia="等线"/>
                <w:b/>
                <w:color w:val="000000"/>
                <w:kern w:val="0"/>
                <w:sz w:val="22"/>
                <w:szCs w:val="22"/>
              </w:rPr>
              <w:t>0</w:t>
            </w:r>
          </w:p>
        </w:tc>
        <w:tc>
          <w:tcPr>
            <w:tcW w:w="1080" w:type="dxa"/>
            <w:noWrap/>
            <w:hideMark/>
          </w:tcPr>
          <w:p w14:paraId="3854E72E" w14:textId="77777777"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14:paraId="2C35A129" w14:textId="77777777"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3</w:t>
            </w:r>
          </w:p>
        </w:tc>
        <w:tc>
          <w:tcPr>
            <w:tcW w:w="1080" w:type="dxa"/>
            <w:noWrap/>
            <w:hideMark/>
          </w:tcPr>
          <w:p w14:paraId="20746662" w14:textId="77777777"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20</w:t>
            </w:r>
          </w:p>
        </w:tc>
        <w:tc>
          <w:tcPr>
            <w:tcW w:w="1080" w:type="dxa"/>
            <w:noWrap/>
            <w:hideMark/>
          </w:tcPr>
          <w:p w14:paraId="2C8871D4" w14:textId="77777777" w:rsidR="007230F7" w:rsidRPr="00F04F70" w:rsidRDefault="007230F7" w:rsidP="00407FDD">
            <w:pPr>
              <w:widowControl/>
              <w:jc w:val="center"/>
              <w:rPr>
                <w:rFonts w:eastAsia="等线"/>
                <w:b/>
                <w:color w:val="000000"/>
                <w:kern w:val="0"/>
                <w:sz w:val="22"/>
                <w:szCs w:val="22"/>
              </w:rPr>
            </w:pPr>
            <w:r>
              <w:rPr>
                <w:rFonts w:eastAsia="等线"/>
                <w:b/>
                <w:color w:val="000000"/>
                <w:kern w:val="0"/>
                <w:sz w:val="22"/>
                <w:szCs w:val="22"/>
              </w:rPr>
              <w:t>3</w:t>
            </w:r>
          </w:p>
        </w:tc>
      </w:tr>
      <w:tr w:rsidR="007230F7" w:rsidRPr="00F04F70" w14:paraId="75536831" w14:textId="77777777" w:rsidTr="00407FDD">
        <w:trPr>
          <w:trHeight w:val="285"/>
        </w:trPr>
        <w:tc>
          <w:tcPr>
            <w:tcW w:w="2220" w:type="dxa"/>
            <w:noWrap/>
            <w:hideMark/>
          </w:tcPr>
          <w:p w14:paraId="191D3C7C" w14:textId="77777777" w:rsidR="007230F7" w:rsidRPr="00BA2BC4" w:rsidRDefault="007230F7" w:rsidP="00407FDD">
            <w:pPr>
              <w:widowControl/>
              <w:jc w:val="center"/>
              <w:rPr>
                <w:rFonts w:eastAsia="等线"/>
                <w:bCs/>
                <w:color w:val="000000"/>
                <w:kern w:val="0"/>
                <w:szCs w:val="21"/>
              </w:rPr>
            </w:pPr>
            <w:r w:rsidRPr="00BA2BC4">
              <w:rPr>
                <w:rFonts w:eastAsia="等线"/>
                <w:bCs/>
                <w:color w:val="000000"/>
                <w:kern w:val="0"/>
                <w:szCs w:val="21"/>
              </w:rPr>
              <w:t>preOp</w:t>
            </w:r>
          </w:p>
        </w:tc>
        <w:tc>
          <w:tcPr>
            <w:tcW w:w="1080" w:type="dxa"/>
            <w:noWrap/>
            <w:hideMark/>
          </w:tcPr>
          <w:p w14:paraId="11A63306" w14:textId="77777777"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300015B8" w14:textId="77777777"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0E4DF197" w14:textId="77777777"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5F39D4BE" w14:textId="77777777"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48A36147" w14:textId="77777777"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3ED7BBFB" w14:textId="77777777"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14:paraId="0543C67E" w14:textId="77777777" w:rsidTr="00407FDD">
        <w:trPr>
          <w:trHeight w:val="285"/>
        </w:trPr>
        <w:tc>
          <w:tcPr>
            <w:tcW w:w="2220" w:type="dxa"/>
            <w:noWrap/>
            <w:hideMark/>
          </w:tcPr>
          <w:p w14:paraId="1BD1221B" w14:textId="77777777" w:rsidR="007230F7" w:rsidRPr="00A94AF0" w:rsidRDefault="007230F7" w:rsidP="00407FDD">
            <w:pPr>
              <w:widowControl/>
              <w:jc w:val="center"/>
              <w:rPr>
                <w:rFonts w:eastAsia="等线"/>
                <w:bCs/>
                <w:color w:val="000000"/>
                <w:kern w:val="0"/>
                <w:szCs w:val="21"/>
              </w:rPr>
            </w:pPr>
            <w:r w:rsidRPr="00A94AF0">
              <w:rPr>
                <w:rFonts w:eastAsia="等线"/>
                <w:bCs/>
                <w:color w:val="000000"/>
                <w:kern w:val="0"/>
                <w:szCs w:val="21"/>
              </w:rPr>
              <w:t>Iteration</w:t>
            </w:r>
          </w:p>
        </w:tc>
        <w:tc>
          <w:tcPr>
            <w:tcW w:w="1080" w:type="dxa"/>
            <w:noWrap/>
            <w:hideMark/>
          </w:tcPr>
          <w:p w14:paraId="4116147D" w14:textId="77777777"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071CDF79" w14:textId="77777777"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79B5D32F" w14:textId="77777777"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4F73B50C" w14:textId="77777777"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24F57AAF" w14:textId="77777777" w:rsidR="007230F7" w:rsidRPr="00A94AF0"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78703F92" w14:textId="77777777" w:rsidR="007230F7" w:rsidRPr="00A94AF0" w:rsidRDefault="007230F7" w:rsidP="00407FDD">
            <w:pPr>
              <w:widowControl/>
              <w:jc w:val="center"/>
              <w:rPr>
                <w:rFonts w:eastAsia="等线"/>
                <w:color w:val="000000"/>
                <w:kern w:val="0"/>
                <w:sz w:val="22"/>
                <w:szCs w:val="22"/>
              </w:rPr>
            </w:pPr>
            <w:r w:rsidRPr="00A94AF0">
              <w:rPr>
                <w:rFonts w:eastAsia="等线"/>
                <w:color w:val="000000"/>
                <w:kern w:val="0"/>
                <w:sz w:val="22"/>
                <w:szCs w:val="22"/>
              </w:rPr>
              <w:t>1</w:t>
            </w:r>
          </w:p>
        </w:tc>
      </w:tr>
      <w:tr w:rsidR="007230F7" w:rsidRPr="00F04F70" w14:paraId="3B04842A" w14:textId="77777777" w:rsidTr="00407FDD">
        <w:trPr>
          <w:trHeight w:val="285"/>
        </w:trPr>
        <w:tc>
          <w:tcPr>
            <w:tcW w:w="2220" w:type="dxa"/>
            <w:noWrap/>
            <w:hideMark/>
          </w:tcPr>
          <w:p w14:paraId="14228C65" w14:textId="77777777" w:rsidR="007230F7" w:rsidRPr="00F04F70" w:rsidRDefault="007230F7" w:rsidP="00407FDD">
            <w:pPr>
              <w:widowControl/>
              <w:jc w:val="center"/>
              <w:rPr>
                <w:rFonts w:eastAsia="等线"/>
                <w:bCs/>
                <w:color w:val="000000"/>
                <w:kern w:val="0"/>
                <w:szCs w:val="21"/>
              </w:rPr>
            </w:pPr>
            <w:r w:rsidRPr="00F04F70">
              <w:rPr>
                <w:rFonts w:eastAsia="等线"/>
                <w:bCs/>
                <w:color w:val="000000"/>
                <w:kern w:val="0"/>
                <w:szCs w:val="21"/>
              </w:rPr>
              <w:t>paraRelation</w:t>
            </w:r>
          </w:p>
        </w:tc>
        <w:tc>
          <w:tcPr>
            <w:tcW w:w="1080" w:type="dxa"/>
            <w:noWrap/>
            <w:hideMark/>
          </w:tcPr>
          <w:p w14:paraId="0C70B026" w14:textId="77777777"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5A2250C9" w14:textId="77777777"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71820496" w14:textId="77777777"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23F6D8F8" w14:textId="77777777"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c>
          <w:tcPr>
            <w:tcW w:w="1080" w:type="dxa"/>
            <w:noWrap/>
            <w:hideMark/>
          </w:tcPr>
          <w:p w14:paraId="4FEE59EA" w14:textId="77777777" w:rsidR="007230F7" w:rsidRPr="00BA2BC4" w:rsidRDefault="007230F7" w:rsidP="00407FDD">
            <w:pPr>
              <w:widowControl/>
              <w:jc w:val="center"/>
              <w:rPr>
                <w:rFonts w:eastAsia="等线"/>
                <w:color w:val="000000"/>
                <w:kern w:val="0"/>
                <w:sz w:val="22"/>
                <w:szCs w:val="22"/>
              </w:rPr>
            </w:pPr>
            <w:r w:rsidRPr="00BA2BC4">
              <w:rPr>
                <w:rFonts w:eastAsia="等线"/>
                <w:color w:val="000000"/>
                <w:kern w:val="0"/>
                <w:sz w:val="22"/>
                <w:szCs w:val="22"/>
              </w:rPr>
              <w:t>0</w:t>
            </w:r>
          </w:p>
        </w:tc>
        <w:tc>
          <w:tcPr>
            <w:tcW w:w="1080" w:type="dxa"/>
            <w:noWrap/>
            <w:hideMark/>
          </w:tcPr>
          <w:p w14:paraId="05FC4C37" w14:textId="77777777" w:rsidR="007230F7" w:rsidRPr="00BA2BC4" w:rsidRDefault="007230F7" w:rsidP="00407FDD">
            <w:pPr>
              <w:widowControl/>
              <w:jc w:val="center"/>
              <w:rPr>
                <w:rFonts w:eastAsia="等线"/>
                <w:color w:val="000000"/>
                <w:kern w:val="0"/>
                <w:sz w:val="22"/>
                <w:szCs w:val="22"/>
              </w:rPr>
            </w:pPr>
            <w:r>
              <w:rPr>
                <w:rFonts w:eastAsia="等线"/>
                <w:color w:val="000000"/>
                <w:kern w:val="0"/>
                <w:sz w:val="22"/>
                <w:szCs w:val="22"/>
              </w:rPr>
              <w:t>0</w:t>
            </w:r>
          </w:p>
        </w:tc>
      </w:tr>
      <w:tr w:rsidR="007230F7" w:rsidRPr="00F04F70" w14:paraId="6EF02413" w14:textId="77777777" w:rsidTr="00407FDD">
        <w:trPr>
          <w:trHeight w:val="285"/>
        </w:trPr>
        <w:tc>
          <w:tcPr>
            <w:tcW w:w="2220" w:type="dxa"/>
            <w:noWrap/>
            <w:hideMark/>
          </w:tcPr>
          <w:p w14:paraId="374F2337" w14:textId="77777777" w:rsidR="007230F7" w:rsidRPr="00A94AF0" w:rsidRDefault="007230F7" w:rsidP="00407FDD">
            <w:pPr>
              <w:widowControl/>
              <w:jc w:val="center"/>
              <w:rPr>
                <w:rFonts w:eastAsia="等线"/>
                <w:b/>
                <w:bCs/>
                <w:color w:val="000000"/>
                <w:kern w:val="0"/>
                <w:szCs w:val="21"/>
              </w:rPr>
            </w:pPr>
            <w:r w:rsidRPr="00A94AF0">
              <w:rPr>
                <w:rFonts w:eastAsia="等线"/>
                <w:b/>
                <w:bCs/>
                <w:color w:val="000000"/>
                <w:kern w:val="0"/>
                <w:szCs w:val="21"/>
              </w:rPr>
              <w:t>invokeOp</w:t>
            </w:r>
          </w:p>
        </w:tc>
        <w:tc>
          <w:tcPr>
            <w:tcW w:w="1080" w:type="dxa"/>
            <w:noWrap/>
            <w:hideMark/>
          </w:tcPr>
          <w:p w14:paraId="7206B44B" w14:textId="77777777" w:rsidR="007230F7" w:rsidRPr="00A94AF0" w:rsidRDefault="007D0E8A"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063F8DBF" w14:textId="77777777"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c>
          <w:tcPr>
            <w:tcW w:w="1080" w:type="dxa"/>
            <w:noWrap/>
            <w:hideMark/>
          </w:tcPr>
          <w:p w14:paraId="4F2D8C76" w14:textId="77777777" w:rsidR="007230F7" w:rsidRPr="00A94AF0" w:rsidRDefault="00B13CCA" w:rsidP="00407FDD">
            <w:pPr>
              <w:widowControl/>
              <w:jc w:val="center"/>
              <w:rPr>
                <w:rFonts w:eastAsia="等线"/>
                <w:b/>
                <w:color w:val="000000"/>
                <w:kern w:val="0"/>
                <w:sz w:val="22"/>
                <w:szCs w:val="22"/>
              </w:rPr>
            </w:pPr>
            <w:r>
              <w:rPr>
                <w:rFonts w:eastAsia="等线"/>
                <w:b/>
                <w:color w:val="000000"/>
                <w:kern w:val="0"/>
                <w:sz w:val="22"/>
                <w:szCs w:val="22"/>
              </w:rPr>
              <w:t>1</w:t>
            </w:r>
          </w:p>
        </w:tc>
        <w:tc>
          <w:tcPr>
            <w:tcW w:w="1080" w:type="dxa"/>
            <w:noWrap/>
            <w:hideMark/>
          </w:tcPr>
          <w:p w14:paraId="21726DED" w14:textId="77777777"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c>
          <w:tcPr>
            <w:tcW w:w="1080" w:type="dxa"/>
            <w:noWrap/>
            <w:hideMark/>
          </w:tcPr>
          <w:p w14:paraId="3DEFD585" w14:textId="77777777" w:rsidR="007230F7" w:rsidRPr="00A94AF0" w:rsidRDefault="00CB507B" w:rsidP="00407FDD">
            <w:pPr>
              <w:widowControl/>
              <w:jc w:val="center"/>
              <w:rPr>
                <w:rFonts w:eastAsia="等线"/>
                <w:b/>
                <w:color w:val="000000"/>
                <w:kern w:val="0"/>
                <w:sz w:val="22"/>
                <w:szCs w:val="22"/>
              </w:rPr>
            </w:pPr>
            <w:r>
              <w:rPr>
                <w:rFonts w:eastAsia="等线"/>
                <w:b/>
                <w:color w:val="000000"/>
                <w:kern w:val="0"/>
                <w:sz w:val="22"/>
                <w:szCs w:val="22"/>
              </w:rPr>
              <w:t>5</w:t>
            </w:r>
          </w:p>
        </w:tc>
        <w:tc>
          <w:tcPr>
            <w:tcW w:w="1080" w:type="dxa"/>
            <w:noWrap/>
            <w:hideMark/>
          </w:tcPr>
          <w:p w14:paraId="34DF208A" w14:textId="77777777" w:rsidR="007230F7" w:rsidRPr="00A94AF0" w:rsidRDefault="00FE5BBD" w:rsidP="00407FDD">
            <w:pPr>
              <w:widowControl/>
              <w:jc w:val="center"/>
              <w:rPr>
                <w:rFonts w:eastAsia="等线"/>
                <w:b/>
                <w:color w:val="000000"/>
                <w:kern w:val="0"/>
                <w:sz w:val="22"/>
                <w:szCs w:val="22"/>
              </w:rPr>
            </w:pPr>
            <w:r>
              <w:rPr>
                <w:rFonts w:eastAsia="等线"/>
                <w:b/>
                <w:color w:val="000000"/>
                <w:kern w:val="0"/>
                <w:sz w:val="22"/>
                <w:szCs w:val="22"/>
              </w:rPr>
              <w:t>0</w:t>
            </w:r>
          </w:p>
        </w:tc>
      </w:tr>
      <w:tr w:rsidR="007230F7" w:rsidRPr="007D0E8A" w14:paraId="64A9D2D8" w14:textId="77777777" w:rsidTr="00407FDD">
        <w:trPr>
          <w:trHeight w:val="285"/>
        </w:trPr>
        <w:tc>
          <w:tcPr>
            <w:tcW w:w="2220" w:type="dxa"/>
            <w:noWrap/>
            <w:hideMark/>
          </w:tcPr>
          <w:p w14:paraId="0DA4D3DB" w14:textId="77777777" w:rsidR="007230F7" w:rsidRPr="007D0E8A" w:rsidRDefault="007230F7" w:rsidP="00407FDD">
            <w:pPr>
              <w:widowControl/>
              <w:jc w:val="center"/>
              <w:rPr>
                <w:rFonts w:eastAsia="等线"/>
                <w:bCs/>
                <w:color w:val="000000"/>
                <w:kern w:val="0"/>
                <w:szCs w:val="21"/>
              </w:rPr>
            </w:pPr>
            <w:r w:rsidRPr="007D0E8A">
              <w:rPr>
                <w:rFonts w:eastAsia="等线"/>
                <w:bCs/>
                <w:color w:val="000000"/>
                <w:kern w:val="0"/>
                <w:szCs w:val="21"/>
              </w:rPr>
              <w:t>ipRegion</w:t>
            </w:r>
          </w:p>
        </w:tc>
        <w:tc>
          <w:tcPr>
            <w:tcW w:w="1080" w:type="dxa"/>
            <w:noWrap/>
            <w:hideMark/>
          </w:tcPr>
          <w:p w14:paraId="07604238" w14:textId="77777777" w:rsidR="007230F7" w:rsidRPr="007D0E8A" w:rsidRDefault="007D0E8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14:paraId="12D900AA" w14:textId="77777777" w:rsidR="007230F7" w:rsidRPr="007D0E8A" w:rsidRDefault="007D0E8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14:paraId="29FB3494" w14:textId="77777777"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14:paraId="251CDBCC" w14:textId="77777777"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14:paraId="5F28E644" w14:textId="77777777" w:rsidR="007230F7" w:rsidRPr="007D0E8A" w:rsidRDefault="00CB507B" w:rsidP="00407FDD">
            <w:pPr>
              <w:widowControl/>
              <w:jc w:val="center"/>
              <w:rPr>
                <w:rFonts w:eastAsia="等线"/>
                <w:color w:val="000000"/>
                <w:kern w:val="0"/>
                <w:sz w:val="22"/>
                <w:szCs w:val="22"/>
              </w:rPr>
            </w:pPr>
            <w:r w:rsidRPr="007D0E8A">
              <w:rPr>
                <w:rFonts w:eastAsia="等线"/>
                <w:color w:val="000000"/>
                <w:kern w:val="0"/>
                <w:sz w:val="22"/>
                <w:szCs w:val="22"/>
              </w:rPr>
              <w:t>0</w:t>
            </w:r>
          </w:p>
        </w:tc>
        <w:tc>
          <w:tcPr>
            <w:tcW w:w="1080" w:type="dxa"/>
            <w:noWrap/>
            <w:hideMark/>
          </w:tcPr>
          <w:p w14:paraId="3F16B1A5" w14:textId="77777777" w:rsidR="007230F7" w:rsidRPr="007D0E8A" w:rsidRDefault="00B13CCA" w:rsidP="00407FDD">
            <w:pPr>
              <w:widowControl/>
              <w:jc w:val="center"/>
              <w:rPr>
                <w:rFonts w:eastAsia="等线"/>
                <w:color w:val="000000"/>
                <w:kern w:val="0"/>
                <w:sz w:val="22"/>
                <w:szCs w:val="22"/>
              </w:rPr>
            </w:pPr>
            <w:r w:rsidRPr="007D0E8A">
              <w:rPr>
                <w:rFonts w:eastAsia="等线"/>
                <w:color w:val="000000"/>
                <w:kern w:val="0"/>
                <w:sz w:val="22"/>
                <w:szCs w:val="22"/>
              </w:rPr>
              <w:t>0</w:t>
            </w:r>
          </w:p>
        </w:tc>
      </w:tr>
      <w:tr w:rsidR="007230F7" w:rsidRPr="00F04F70" w14:paraId="3C92EBCF" w14:textId="77777777" w:rsidTr="00407FDD">
        <w:trPr>
          <w:trHeight w:val="285"/>
        </w:trPr>
        <w:tc>
          <w:tcPr>
            <w:tcW w:w="2220" w:type="dxa"/>
            <w:noWrap/>
            <w:hideMark/>
          </w:tcPr>
          <w:p w14:paraId="620A8262" w14:textId="77777777" w:rsidR="007230F7" w:rsidRPr="00F04F70" w:rsidRDefault="007230F7" w:rsidP="00407FDD">
            <w:pPr>
              <w:widowControl/>
              <w:jc w:val="center"/>
              <w:rPr>
                <w:rFonts w:eastAsia="等线"/>
                <w:bCs/>
                <w:color w:val="000000"/>
                <w:kern w:val="0"/>
                <w:szCs w:val="21"/>
              </w:rPr>
            </w:pPr>
            <w:r w:rsidRPr="00F04F70">
              <w:rPr>
                <w:rFonts w:eastAsia="等线"/>
                <w:bCs/>
                <w:color w:val="000000"/>
                <w:kern w:val="0"/>
                <w:szCs w:val="21"/>
              </w:rPr>
              <w:t>Total</w:t>
            </w:r>
          </w:p>
        </w:tc>
        <w:tc>
          <w:tcPr>
            <w:tcW w:w="1080" w:type="dxa"/>
            <w:noWrap/>
            <w:hideMark/>
          </w:tcPr>
          <w:p w14:paraId="4838C23E" w14:textId="77777777"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21</w:t>
            </w:r>
          </w:p>
        </w:tc>
        <w:tc>
          <w:tcPr>
            <w:tcW w:w="1080" w:type="dxa"/>
            <w:noWrap/>
            <w:hideMark/>
          </w:tcPr>
          <w:p w14:paraId="448099CB" w14:textId="77777777"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3</w:t>
            </w:r>
          </w:p>
        </w:tc>
        <w:tc>
          <w:tcPr>
            <w:tcW w:w="1080" w:type="dxa"/>
            <w:noWrap/>
            <w:hideMark/>
          </w:tcPr>
          <w:p w14:paraId="1498CF59" w14:textId="77777777"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41</w:t>
            </w:r>
          </w:p>
        </w:tc>
        <w:tc>
          <w:tcPr>
            <w:tcW w:w="1080" w:type="dxa"/>
            <w:noWrap/>
            <w:hideMark/>
          </w:tcPr>
          <w:p w14:paraId="45575190" w14:textId="77777777" w:rsidR="007230F7" w:rsidRPr="00F04F70" w:rsidRDefault="007230F7" w:rsidP="00407FDD">
            <w:pPr>
              <w:widowControl/>
              <w:jc w:val="center"/>
              <w:rPr>
                <w:rFonts w:eastAsia="等线"/>
                <w:color w:val="000000"/>
                <w:kern w:val="0"/>
                <w:sz w:val="22"/>
                <w:szCs w:val="22"/>
              </w:rPr>
            </w:pPr>
            <w:r w:rsidRPr="00F04F70">
              <w:rPr>
                <w:rFonts w:eastAsia="等线"/>
                <w:color w:val="000000"/>
                <w:kern w:val="0"/>
                <w:sz w:val="22"/>
                <w:szCs w:val="22"/>
              </w:rPr>
              <w:t>6</w:t>
            </w:r>
          </w:p>
        </w:tc>
        <w:tc>
          <w:tcPr>
            <w:tcW w:w="1080" w:type="dxa"/>
            <w:noWrap/>
            <w:hideMark/>
          </w:tcPr>
          <w:p w14:paraId="41E0DF0C" w14:textId="77777777" w:rsidR="007230F7" w:rsidRPr="00F04F70" w:rsidRDefault="007230F7" w:rsidP="00407FDD">
            <w:pPr>
              <w:widowControl/>
              <w:jc w:val="center"/>
              <w:rPr>
                <w:rFonts w:eastAsia="等线"/>
                <w:color w:val="000000"/>
                <w:kern w:val="0"/>
                <w:sz w:val="22"/>
                <w:szCs w:val="22"/>
              </w:rPr>
            </w:pPr>
            <w:r>
              <w:rPr>
                <w:rFonts w:eastAsia="等线"/>
                <w:color w:val="000000"/>
                <w:kern w:val="0"/>
                <w:sz w:val="22"/>
                <w:szCs w:val="22"/>
              </w:rPr>
              <w:t>209</w:t>
            </w:r>
          </w:p>
        </w:tc>
        <w:tc>
          <w:tcPr>
            <w:tcW w:w="1080" w:type="dxa"/>
            <w:noWrap/>
            <w:hideMark/>
          </w:tcPr>
          <w:p w14:paraId="6AD9B21D" w14:textId="77777777" w:rsidR="007230F7" w:rsidRPr="00F04F70" w:rsidRDefault="007230F7" w:rsidP="00407FDD">
            <w:pPr>
              <w:widowControl/>
              <w:jc w:val="center"/>
              <w:rPr>
                <w:rFonts w:eastAsia="等线"/>
                <w:color w:val="000000"/>
                <w:kern w:val="0"/>
                <w:sz w:val="22"/>
                <w:szCs w:val="22"/>
              </w:rPr>
            </w:pPr>
            <w:r w:rsidRPr="00F04F70">
              <w:rPr>
                <w:rFonts w:eastAsia="等线"/>
                <w:color w:val="000000"/>
                <w:kern w:val="0"/>
                <w:sz w:val="22"/>
                <w:szCs w:val="22"/>
              </w:rPr>
              <w:t>6</w:t>
            </w:r>
          </w:p>
        </w:tc>
      </w:tr>
    </w:tbl>
    <w:p w14:paraId="6B6D45FA" w14:textId="77777777" w:rsidR="005A3851" w:rsidRPr="004E7C03" w:rsidRDefault="0069507A" w:rsidP="007230F7">
      <w:pPr>
        <w:pStyle w:val="u2"/>
      </w:pPr>
      <w:bookmarkStart w:id="280" w:name="_Toc498361768"/>
      <w:r w:rsidRPr="004E7C03">
        <w:rPr>
          <w:rFonts w:hint="eastAsia"/>
        </w:rPr>
        <w:t>小结</w:t>
      </w:r>
      <w:bookmarkEnd w:id="280"/>
    </w:p>
    <w:p w14:paraId="5A228998" w14:textId="77777777" w:rsidR="005A3851" w:rsidRPr="004E7C03" w:rsidRDefault="0069507A" w:rsidP="00156080">
      <w:pPr>
        <w:pStyle w:val="u5"/>
        <w:spacing w:before="24" w:after="24"/>
        <w:ind w:firstLine="480"/>
        <w:rPr>
          <w:lang w:bidi="ar"/>
        </w:rPr>
      </w:pPr>
      <w:r w:rsidRPr="004E7C03">
        <w:rPr>
          <w:rFonts w:hint="eastAsia"/>
          <w:lang w:bidi="ar"/>
        </w:rPr>
        <w:t>本章使用</w:t>
      </w:r>
      <w:r w:rsidR="0001541A">
        <w:rPr>
          <w:rFonts w:hint="eastAsia"/>
          <w:lang w:bidi="ar"/>
        </w:rPr>
        <w:t>两</w:t>
      </w:r>
      <w:r w:rsidRPr="004E7C03">
        <w:rPr>
          <w:rFonts w:hint="eastAsia"/>
          <w:lang w:bidi="ar"/>
        </w:rPr>
        <w:t>个</w:t>
      </w:r>
      <w:r w:rsidR="0001541A">
        <w:rPr>
          <w:lang w:bidi="ar"/>
        </w:rPr>
        <w:t>Web</w:t>
      </w:r>
      <w:r w:rsidR="0001541A">
        <w:rPr>
          <w:lang w:bidi="ar"/>
        </w:rPr>
        <w:t>服务</w:t>
      </w:r>
      <w:r w:rsidRPr="004E7C03">
        <w:rPr>
          <w:rFonts w:hint="eastAsia"/>
          <w:lang w:bidi="ar"/>
        </w:rPr>
        <w:t>实例</w:t>
      </w:r>
      <w:r w:rsidR="00C45417">
        <w:rPr>
          <w:rFonts w:hint="eastAsia"/>
          <w:lang w:bidi="ar"/>
        </w:rPr>
        <w:t>（每个</w:t>
      </w:r>
      <w:r w:rsidR="00C45417">
        <w:rPr>
          <w:lang w:bidi="ar"/>
        </w:rPr>
        <w:t>实例两个版本</w:t>
      </w:r>
      <w:r w:rsidR="00C45417">
        <w:rPr>
          <w:rFonts w:hint="eastAsia"/>
          <w:lang w:bidi="ar"/>
        </w:rPr>
        <w:t>）</w:t>
      </w:r>
      <w:r w:rsidRPr="004E7C03">
        <w:rPr>
          <w:rFonts w:hint="eastAsia"/>
          <w:lang w:bidi="ar"/>
        </w:rPr>
        <w:t>设计了实验，对于第三章提出的</w:t>
      </w:r>
      <w:r w:rsidR="00C45417">
        <w:rPr>
          <w:rFonts w:hint="eastAsia"/>
          <w:lang w:bidi="ar"/>
        </w:rPr>
        <w:t>行为模型驱动</w:t>
      </w:r>
      <w:r w:rsidR="00C45417">
        <w:rPr>
          <w:lang w:bidi="ar"/>
        </w:rPr>
        <w:t>的</w:t>
      </w:r>
      <w:r w:rsidR="00C45417">
        <w:rPr>
          <w:rFonts w:hint="eastAsia"/>
          <w:lang w:bidi="ar"/>
        </w:rPr>
        <w:t>W</w:t>
      </w:r>
      <w:r w:rsidR="00C45417">
        <w:rPr>
          <w:lang w:bidi="ar"/>
        </w:rPr>
        <w:t>eb</w:t>
      </w:r>
      <w:r w:rsidR="00C45417">
        <w:rPr>
          <w:lang w:bidi="ar"/>
        </w:rPr>
        <w:t>服务组合测试用例生成</w:t>
      </w:r>
      <w:r w:rsidRPr="004E7C03">
        <w:rPr>
          <w:rFonts w:hint="eastAsia"/>
          <w:lang w:bidi="ar"/>
        </w:rPr>
        <w:t>技术</w:t>
      </w:r>
      <w:r w:rsidR="00C45417">
        <w:rPr>
          <w:rFonts w:hint="eastAsia"/>
          <w:lang w:bidi="ar"/>
        </w:rPr>
        <w:t>进一步进行了验证与评估。根据</w:t>
      </w:r>
      <w:r w:rsidRPr="004E7C03">
        <w:rPr>
          <w:rFonts w:hint="eastAsia"/>
          <w:lang w:bidi="ar"/>
        </w:rPr>
        <w:t>实验结果</w:t>
      </w:r>
      <w:r w:rsidR="00C45417">
        <w:rPr>
          <w:rFonts w:hint="eastAsia"/>
          <w:lang w:bidi="ar"/>
        </w:rPr>
        <w:t>可知</w:t>
      </w:r>
      <w:r w:rsidRPr="004E7C03">
        <w:rPr>
          <w:rFonts w:hint="eastAsia"/>
          <w:lang w:bidi="ar"/>
        </w:rPr>
        <w:t>，</w:t>
      </w:r>
      <w:r w:rsidR="00774646" w:rsidRPr="00774646">
        <w:rPr>
          <w:rFonts w:hint="eastAsia"/>
          <w:b/>
          <w:lang w:bidi="ar"/>
        </w:rPr>
        <w:t>（</w:t>
      </w:r>
      <w:r w:rsidR="00774646" w:rsidRPr="00774646">
        <w:rPr>
          <w:rFonts w:hint="eastAsia"/>
          <w:b/>
          <w:lang w:bidi="ar"/>
        </w:rPr>
        <w:t>1</w:t>
      </w:r>
      <w:r w:rsidR="00774646" w:rsidRPr="00774646">
        <w:rPr>
          <w:rFonts w:hint="eastAsia"/>
          <w:b/>
          <w:lang w:bidi="ar"/>
        </w:rPr>
        <w:t>）</w:t>
      </w:r>
      <w:r w:rsidR="00774646" w:rsidRPr="00AC6C32">
        <w:rPr>
          <w:rFonts w:hint="eastAsia"/>
          <w:b/>
        </w:rPr>
        <w:t>扩展后的</w:t>
      </w:r>
      <w:r w:rsidR="00774646" w:rsidRPr="00AC6C32">
        <w:rPr>
          <w:b/>
        </w:rPr>
        <w:t>WSDL</w:t>
      </w:r>
      <w:r w:rsidR="00774646" w:rsidRPr="00AC6C32">
        <w:rPr>
          <w:rFonts w:hint="eastAsia"/>
          <w:b/>
        </w:rPr>
        <w:t>文档能够正确描述服务调用</w:t>
      </w:r>
      <w:r w:rsidR="00774646" w:rsidRPr="00AC6C32">
        <w:rPr>
          <w:b/>
        </w:rPr>
        <w:t>中</w:t>
      </w:r>
      <w:r w:rsidR="00774646" w:rsidRPr="00AC6C32">
        <w:rPr>
          <w:rFonts w:hint="eastAsia"/>
          <w:b/>
        </w:rPr>
        <w:t>存在的行为约束</w:t>
      </w:r>
      <w:r w:rsidR="00774646">
        <w:rPr>
          <w:rFonts w:hint="eastAsia"/>
          <w:b/>
        </w:rPr>
        <w:t>，</w:t>
      </w:r>
      <w:r w:rsidR="00774646">
        <w:rPr>
          <w:b/>
        </w:rPr>
        <w:t>并且能够正常部署与</w:t>
      </w:r>
      <w:r w:rsidR="00774646">
        <w:rPr>
          <w:rFonts w:hint="eastAsia"/>
          <w:b/>
        </w:rPr>
        <w:t>获取；</w:t>
      </w:r>
      <w:r w:rsidR="00774646" w:rsidRPr="00774646">
        <w:rPr>
          <w:rFonts w:hint="eastAsia"/>
          <w:b/>
        </w:rPr>
        <w:t>（</w:t>
      </w:r>
      <w:r w:rsidR="00774646" w:rsidRPr="00774646">
        <w:rPr>
          <w:rFonts w:hint="eastAsia"/>
          <w:b/>
        </w:rPr>
        <w:t>2</w:t>
      </w:r>
      <w:r w:rsidR="00774646" w:rsidRPr="00774646">
        <w:rPr>
          <w:rFonts w:hint="eastAsia"/>
          <w:b/>
        </w:rPr>
        <w:t>）</w:t>
      </w:r>
      <w:r w:rsidR="00774646" w:rsidRPr="00774646">
        <w:rPr>
          <w:rFonts w:hint="eastAsia"/>
          <w:b/>
          <w:lang w:bidi="ar"/>
        </w:rPr>
        <w:t>基于扩展</w:t>
      </w:r>
      <w:r w:rsidR="00774646" w:rsidRPr="00774646">
        <w:rPr>
          <w:rFonts w:hint="eastAsia"/>
          <w:b/>
          <w:lang w:bidi="ar"/>
        </w:rPr>
        <w:t>WSDL</w:t>
      </w:r>
      <w:r w:rsidR="00774646" w:rsidRPr="00774646">
        <w:rPr>
          <w:rFonts w:hint="eastAsia"/>
          <w:b/>
          <w:lang w:bidi="ar"/>
        </w:rPr>
        <w:t>的服务行为模型生成技术能够正确生成服务行为模型；</w:t>
      </w:r>
      <w:r w:rsidR="003F439C">
        <w:rPr>
          <w:rFonts w:hint="eastAsia"/>
          <w:b/>
          <w:lang w:bidi="ar"/>
        </w:rPr>
        <w:t>（</w:t>
      </w:r>
      <w:r w:rsidR="003F439C">
        <w:rPr>
          <w:rFonts w:hint="eastAsia"/>
          <w:b/>
          <w:lang w:bidi="ar"/>
        </w:rPr>
        <w:t>3</w:t>
      </w:r>
      <w:r w:rsidR="003F439C">
        <w:rPr>
          <w:rFonts w:hint="eastAsia"/>
          <w:b/>
          <w:lang w:bidi="ar"/>
        </w:rPr>
        <w:t>）</w:t>
      </w:r>
      <w:r w:rsidR="003F439C" w:rsidRPr="003F439C">
        <w:rPr>
          <w:rFonts w:hint="eastAsia"/>
          <w:b/>
          <w:lang w:bidi="ar"/>
        </w:rPr>
        <w:t>行为模型驱动的</w:t>
      </w:r>
      <w:r w:rsidR="003F439C" w:rsidRPr="003F439C">
        <w:rPr>
          <w:rFonts w:hint="eastAsia"/>
          <w:b/>
          <w:lang w:bidi="ar"/>
        </w:rPr>
        <w:t>Web</w:t>
      </w:r>
      <w:r w:rsidR="003F439C" w:rsidRPr="003F439C">
        <w:rPr>
          <w:rFonts w:hint="eastAsia"/>
          <w:b/>
          <w:lang w:bidi="ar"/>
        </w:rPr>
        <w:t>服务组合测试用例生成技术能够监听服务调用错误并正确报告违反约束；</w:t>
      </w:r>
      <w:r w:rsidR="003F439C">
        <w:rPr>
          <w:rFonts w:hint="eastAsia"/>
          <w:b/>
          <w:lang w:bidi="ar"/>
        </w:rPr>
        <w:t>（</w:t>
      </w:r>
      <w:r w:rsidR="003F439C">
        <w:rPr>
          <w:rFonts w:hint="eastAsia"/>
          <w:b/>
          <w:lang w:bidi="ar"/>
        </w:rPr>
        <w:t>4</w:t>
      </w:r>
      <w:r w:rsidR="003F439C">
        <w:rPr>
          <w:rFonts w:hint="eastAsia"/>
          <w:b/>
          <w:lang w:bidi="ar"/>
        </w:rPr>
        <w:t>）</w:t>
      </w:r>
      <w:r w:rsidR="00712462" w:rsidRPr="00712462">
        <w:rPr>
          <w:rFonts w:hint="eastAsia"/>
          <w:b/>
          <w:lang w:bidi="ar"/>
        </w:rPr>
        <w:t>响应节点覆盖准则与边覆盖准则的行为约束检测能力高于请求节点覆盖准则</w:t>
      </w:r>
      <w:r w:rsidR="00712462">
        <w:rPr>
          <w:rFonts w:hint="eastAsia"/>
          <w:b/>
          <w:lang w:bidi="ar"/>
        </w:rPr>
        <w:t>。</w:t>
      </w:r>
    </w:p>
    <w:p w14:paraId="7A057D22" w14:textId="77777777" w:rsidR="005A3851" w:rsidRPr="004E7C03" w:rsidRDefault="0069507A">
      <w:pPr>
        <w:pStyle w:val="u1"/>
      </w:pPr>
      <w:bookmarkStart w:id="281" w:name="_Toc466487198"/>
      <w:bookmarkStart w:id="282" w:name="_Toc498361769"/>
      <w:r w:rsidRPr="004E7C03">
        <w:rPr>
          <w:rFonts w:hint="eastAsia"/>
        </w:rPr>
        <w:lastRenderedPageBreak/>
        <w:t>工作总结与展望</w:t>
      </w:r>
      <w:bookmarkEnd w:id="281"/>
      <w:bookmarkEnd w:id="282"/>
    </w:p>
    <w:p w14:paraId="3F9E774A" w14:textId="77777777" w:rsidR="005A3851" w:rsidRDefault="00A30F38" w:rsidP="009B08A1">
      <w:pPr>
        <w:pStyle w:val="aff6"/>
        <w:spacing w:beforeLines="10" w:before="24" w:afterLines="10" w:after="24" w:afterAutospacing="0" w:line="312" w:lineRule="auto"/>
        <w:ind w:firstLineChars="200" w:firstLine="480"/>
        <w:rPr>
          <w:rFonts w:ascii="Times New Roman" w:hAnsi="Times New Roman" w:cs="宋体"/>
          <w:kern w:val="2"/>
          <w:szCs w:val="20"/>
          <w:lang w:bidi="ar"/>
        </w:rPr>
        <w:pPrChange w:id="283" w:author="a41255065@163.com" w:date="2017-11-14T10:56:00Z">
          <w:pPr>
            <w:pStyle w:val="aff6"/>
            <w:spacing w:beforeLines="10" w:before="24" w:afterLines="10" w:after="24" w:line="312" w:lineRule="auto"/>
            <w:ind w:firstLineChars="200" w:firstLine="480"/>
          </w:pPr>
        </w:pPrChange>
      </w:pPr>
      <w:r w:rsidRPr="00A30F38">
        <w:rPr>
          <w:rFonts w:ascii="Times New Roman" w:hAnsi="Times New Roman" w:cs="宋体" w:hint="eastAsia"/>
          <w:kern w:val="2"/>
          <w:szCs w:val="20"/>
          <w:lang w:bidi="ar"/>
        </w:rPr>
        <w:t>由于</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服务的实现透明、描述文档信息有限、接口与实现的不一致等特点，使得服务的使用者无法完全了解</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服务的正确使用方式，从而在调用异常时无法分辨究竟是</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服务本身的错误，还是使用</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服务的方法有误。为了确保服务调用时的正确性和可靠性，监听服务调用异常，本文从</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服务行为相关的数据和控制约束出发提出了行为模型驱动的</w:t>
      </w:r>
      <w:r w:rsidRPr="00A30F38">
        <w:rPr>
          <w:rFonts w:ascii="Times New Roman" w:hAnsi="Times New Roman" w:cs="宋体" w:hint="eastAsia"/>
          <w:kern w:val="2"/>
          <w:szCs w:val="20"/>
          <w:lang w:bidi="ar"/>
        </w:rPr>
        <w:t>Web</w:t>
      </w:r>
      <w:r w:rsidRPr="00A30F38">
        <w:rPr>
          <w:rFonts w:ascii="Times New Roman" w:hAnsi="Times New Roman" w:cs="宋体" w:hint="eastAsia"/>
          <w:kern w:val="2"/>
          <w:szCs w:val="20"/>
          <w:lang w:bidi="ar"/>
        </w:rPr>
        <w:t>服务组合测试用例生成技术</w:t>
      </w:r>
      <w:r w:rsidR="001B3CDF">
        <w:rPr>
          <w:rFonts w:ascii="Times New Roman" w:hAnsi="Times New Roman" w:cs="宋体" w:hint="eastAsia"/>
          <w:kern w:val="2"/>
          <w:szCs w:val="20"/>
          <w:lang w:bidi="ar"/>
        </w:rPr>
        <w:t>，</w:t>
      </w:r>
      <w:r w:rsidRPr="00A30F38">
        <w:rPr>
          <w:rFonts w:ascii="Times New Roman" w:hAnsi="Times New Roman" w:cs="宋体" w:hint="eastAsia"/>
          <w:kern w:val="2"/>
          <w:szCs w:val="20"/>
          <w:lang w:bidi="ar"/>
        </w:rPr>
        <w:t>并开发了相应的支持工具。本文取得的主要成果如下：</w:t>
      </w:r>
    </w:p>
    <w:p w14:paraId="3D532820" w14:textId="77777777" w:rsidR="000119AA" w:rsidRPr="00E94A91" w:rsidRDefault="000119AA" w:rsidP="00136D40">
      <w:pPr>
        <w:pStyle w:val="u5"/>
        <w:numPr>
          <w:ilvl w:val="0"/>
          <w:numId w:val="73"/>
        </w:numPr>
        <w:tabs>
          <w:tab w:val="left" w:pos="420"/>
        </w:tabs>
        <w:spacing w:before="24" w:after="24"/>
        <w:ind w:firstLineChars="0"/>
      </w:pPr>
      <w:r w:rsidRPr="00B76869">
        <w:rPr>
          <w:b/>
          <w:bCs/>
        </w:rPr>
        <w:t>扩展</w:t>
      </w:r>
      <w:r>
        <w:rPr>
          <w:rFonts w:hint="eastAsia"/>
          <w:b/>
          <w:bCs/>
        </w:rPr>
        <w:t>WSDL</w:t>
      </w:r>
      <w:r>
        <w:rPr>
          <w:b/>
          <w:bCs/>
        </w:rPr>
        <w:t>支持</w:t>
      </w:r>
      <w:r>
        <w:rPr>
          <w:rFonts w:hint="eastAsia"/>
          <w:b/>
          <w:bCs/>
        </w:rPr>
        <w:t>服务行为约束</w:t>
      </w:r>
      <w:r>
        <w:rPr>
          <w:b/>
          <w:bCs/>
        </w:rPr>
        <w:t>的表达</w:t>
      </w:r>
      <w:r>
        <w:t>，</w:t>
      </w:r>
      <w:r w:rsidRPr="000119AA">
        <w:rPr>
          <w:rFonts w:hint="eastAsia"/>
        </w:rPr>
        <w:t>扩展后的</w:t>
      </w:r>
      <w:r w:rsidRPr="000119AA">
        <w:rPr>
          <w:rFonts w:hint="eastAsia"/>
        </w:rPr>
        <w:t>WSDL</w:t>
      </w:r>
      <w:r w:rsidRPr="000119AA">
        <w:rPr>
          <w:rFonts w:hint="eastAsia"/>
        </w:rPr>
        <w:t>文档能够正确描述服务调用中存在的</w:t>
      </w:r>
      <w:r w:rsidRPr="00F109EC">
        <w:rPr>
          <w:rFonts w:hint="eastAsia"/>
        </w:rPr>
        <w:t>数据与控制流方面的约束</w:t>
      </w:r>
      <w:r>
        <w:rPr>
          <w:rFonts w:hint="eastAsia"/>
        </w:rPr>
        <w:t>——参数范围约束、参数关系约束、顺序约束、</w:t>
      </w:r>
      <w:r w:rsidRPr="000119AA">
        <w:rPr>
          <w:rFonts w:hint="eastAsia"/>
        </w:rPr>
        <w:t>重复调用约束</w:t>
      </w:r>
      <w:r>
        <w:rPr>
          <w:rFonts w:hint="eastAsia"/>
        </w:rPr>
        <w:t>、</w:t>
      </w:r>
      <w:r>
        <w:t>时效约束及区域约束</w:t>
      </w:r>
      <w:r w:rsidRPr="000119AA">
        <w:rPr>
          <w:rFonts w:hint="eastAsia"/>
        </w:rPr>
        <w:t>。并且，带有约束信息的</w:t>
      </w:r>
      <w:r w:rsidRPr="000119AA">
        <w:rPr>
          <w:rFonts w:hint="eastAsia"/>
        </w:rPr>
        <w:t>WSDL</w:t>
      </w:r>
      <w:r w:rsidRPr="000119AA">
        <w:rPr>
          <w:rFonts w:hint="eastAsia"/>
        </w:rPr>
        <w:t>文档能够被正常部署与访问</w:t>
      </w:r>
      <w:r w:rsidR="000126F1">
        <w:rPr>
          <w:rFonts w:hint="eastAsia"/>
        </w:rPr>
        <w:t>；</w:t>
      </w:r>
    </w:p>
    <w:p w14:paraId="3A373016" w14:textId="77777777" w:rsidR="000119AA" w:rsidRPr="00BF1BA2" w:rsidRDefault="000119AA" w:rsidP="00136D40">
      <w:pPr>
        <w:pStyle w:val="u5"/>
        <w:numPr>
          <w:ilvl w:val="0"/>
          <w:numId w:val="73"/>
        </w:numPr>
        <w:tabs>
          <w:tab w:val="left" w:pos="420"/>
        </w:tabs>
        <w:spacing w:before="24" w:after="24"/>
        <w:ind w:firstLineChars="0"/>
      </w:pPr>
      <w:r w:rsidRPr="004E7C03">
        <w:rPr>
          <w:rFonts w:hint="eastAsia"/>
          <w:b/>
          <w:bCs/>
        </w:rPr>
        <w:t>提出了</w:t>
      </w:r>
      <w:r>
        <w:rPr>
          <w:rFonts w:hint="eastAsia"/>
          <w:b/>
          <w:bCs/>
        </w:rPr>
        <w:t>一种基于</w:t>
      </w:r>
      <w:r>
        <w:rPr>
          <w:b/>
          <w:bCs/>
        </w:rPr>
        <w:t>扩展</w:t>
      </w:r>
      <w:r>
        <w:rPr>
          <w:rFonts w:hint="eastAsia"/>
          <w:b/>
          <w:bCs/>
        </w:rPr>
        <w:t>WSDL</w:t>
      </w:r>
      <w:r>
        <w:rPr>
          <w:rFonts w:hint="eastAsia"/>
          <w:b/>
          <w:bCs/>
        </w:rPr>
        <w:t>的</w:t>
      </w:r>
      <w:r>
        <w:rPr>
          <w:b/>
          <w:bCs/>
        </w:rPr>
        <w:t>服务行为模型生成技术：</w:t>
      </w:r>
      <w:r w:rsidRPr="00D65BD0">
        <w:rPr>
          <w:rFonts w:hint="eastAsia"/>
        </w:rPr>
        <w:t>解析</w:t>
      </w:r>
      <w:r>
        <w:rPr>
          <w:rFonts w:hint="eastAsia"/>
        </w:rPr>
        <w:t>扩展</w:t>
      </w:r>
      <w:r>
        <w:t>后的</w:t>
      </w:r>
      <w:r>
        <w:rPr>
          <w:rFonts w:hint="eastAsia"/>
        </w:rPr>
        <w:t>WSDL</w:t>
      </w:r>
      <w:r>
        <w:rPr>
          <w:rFonts w:hint="eastAsia"/>
        </w:rPr>
        <w:t>，采用</w:t>
      </w:r>
      <w:r w:rsidRPr="00397202">
        <w:rPr>
          <w:rFonts w:hint="eastAsia"/>
        </w:rPr>
        <w:t>事件序列图</w:t>
      </w:r>
      <w:r>
        <w:rPr>
          <w:rFonts w:hint="eastAsia"/>
        </w:rPr>
        <w:t>对</w:t>
      </w:r>
      <w:r>
        <w:rPr>
          <w:rFonts w:hint="eastAsia"/>
        </w:rPr>
        <w:t>W</w:t>
      </w:r>
      <w:r>
        <w:t>eb</w:t>
      </w:r>
      <w:r>
        <w:t>服务进行行为模型的建立</w:t>
      </w:r>
      <w:r>
        <w:rPr>
          <w:rFonts w:hint="eastAsia"/>
        </w:rPr>
        <w:t>；</w:t>
      </w:r>
    </w:p>
    <w:p w14:paraId="723C9B60" w14:textId="77777777" w:rsidR="000119AA" w:rsidRPr="004E7C03" w:rsidRDefault="000119AA" w:rsidP="00136D40">
      <w:pPr>
        <w:pStyle w:val="u5"/>
        <w:numPr>
          <w:ilvl w:val="0"/>
          <w:numId w:val="73"/>
        </w:numPr>
        <w:tabs>
          <w:tab w:val="left" w:pos="420"/>
        </w:tabs>
        <w:spacing w:before="24" w:after="24"/>
        <w:ind w:firstLineChars="0"/>
      </w:pPr>
      <w:r>
        <w:rPr>
          <w:rFonts w:hint="eastAsia"/>
          <w:b/>
          <w:bCs/>
        </w:rPr>
        <w:t>提出了</w:t>
      </w:r>
      <w:r>
        <w:rPr>
          <w:b/>
          <w:bCs/>
        </w:rPr>
        <w:t>一种行为模型驱动</w:t>
      </w:r>
      <w:r>
        <w:rPr>
          <w:rFonts w:hint="eastAsia"/>
          <w:b/>
          <w:bCs/>
        </w:rPr>
        <w:t>的</w:t>
      </w:r>
      <w:r>
        <w:rPr>
          <w:rFonts w:hint="eastAsia"/>
          <w:b/>
          <w:bCs/>
        </w:rPr>
        <w:t>W</w:t>
      </w:r>
      <w:r>
        <w:rPr>
          <w:b/>
          <w:bCs/>
        </w:rPr>
        <w:t>eb</w:t>
      </w:r>
      <w:r>
        <w:rPr>
          <w:rFonts w:hint="eastAsia"/>
          <w:b/>
          <w:bCs/>
        </w:rPr>
        <w:t>服务组合</w:t>
      </w:r>
      <w:r>
        <w:rPr>
          <w:b/>
          <w:bCs/>
        </w:rPr>
        <w:t>测试用例生成</w:t>
      </w:r>
      <w:r w:rsidRPr="004E7C03">
        <w:rPr>
          <w:rFonts w:hint="eastAsia"/>
          <w:b/>
          <w:bCs/>
        </w:rPr>
        <w:t>技术：</w:t>
      </w:r>
      <w:r w:rsidRPr="00EA7D7A">
        <w:rPr>
          <w:rFonts w:hint="eastAsia"/>
        </w:rPr>
        <w:t>在给定的</w:t>
      </w:r>
      <w:r w:rsidRPr="00EA7D7A">
        <w:t>行为模型的基础上</w:t>
      </w:r>
      <w:r>
        <w:rPr>
          <w:rFonts w:hint="eastAsia"/>
        </w:rPr>
        <w:t>，依据</w:t>
      </w:r>
      <w:r>
        <w:t>服务行为模型的特征，定义各种</w:t>
      </w:r>
      <w:r w:rsidRPr="00371F3F">
        <w:rPr>
          <w:b/>
        </w:rPr>
        <w:t>覆盖准则</w:t>
      </w:r>
      <w:r w:rsidRPr="00523AFD">
        <w:rPr>
          <w:rFonts w:hint="eastAsia"/>
          <w:bCs/>
          <w:kern w:val="0"/>
        </w:rPr>
        <w:t>，设计</w:t>
      </w:r>
      <w:r>
        <w:t>相应的</w:t>
      </w:r>
      <w:r w:rsidRPr="007A12AF">
        <w:rPr>
          <w:b/>
        </w:rPr>
        <w:t>测试序列</w:t>
      </w:r>
      <w:r w:rsidRPr="007A12AF">
        <w:rPr>
          <w:rFonts w:hint="eastAsia"/>
          <w:b/>
        </w:rPr>
        <w:t>生成算法</w:t>
      </w:r>
      <w:r>
        <w:rPr>
          <w:rFonts w:hint="eastAsia"/>
          <w:bCs/>
          <w:kern w:val="0"/>
        </w:rPr>
        <w:t>，针对</w:t>
      </w:r>
      <w:r w:rsidRPr="00523AFD">
        <w:rPr>
          <w:rFonts w:hint="eastAsia"/>
          <w:bCs/>
          <w:kern w:val="0"/>
        </w:rPr>
        <w:t>每条测试</w:t>
      </w:r>
      <w:r>
        <w:rPr>
          <w:rFonts w:hint="eastAsia"/>
          <w:bCs/>
          <w:kern w:val="0"/>
        </w:rPr>
        <w:t>序列生成</w:t>
      </w:r>
      <w:r>
        <w:rPr>
          <w:rFonts w:hint="eastAsia"/>
          <w:b/>
          <w:bCs/>
          <w:kern w:val="0"/>
        </w:rPr>
        <w:t>满足约束</w:t>
      </w:r>
      <w:r>
        <w:rPr>
          <w:b/>
          <w:bCs/>
          <w:kern w:val="0"/>
        </w:rPr>
        <w:t>的测试数据</w:t>
      </w:r>
      <w:r>
        <w:rPr>
          <w:rFonts w:hint="eastAsia"/>
        </w:rPr>
        <w:t>，将</w:t>
      </w:r>
      <w:r>
        <w:t>测试</w:t>
      </w:r>
      <w:r>
        <w:rPr>
          <w:rFonts w:hint="eastAsia"/>
        </w:rPr>
        <w:t>数据</w:t>
      </w:r>
      <w:r>
        <w:t>与测试序列相结合，生成可执行的</w:t>
      </w:r>
      <w:r w:rsidRPr="007123C7">
        <w:rPr>
          <w:b/>
        </w:rPr>
        <w:t>测试用例</w:t>
      </w:r>
      <w:r>
        <w:rPr>
          <w:rFonts w:hint="eastAsia"/>
        </w:rPr>
        <w:t>；</w:t>
      </w:r>
    </w:p>
    <w:p w14:paraId="1A21947C" w14:textId="77777777" w:rsidR="00E34209" w:rsidRDefault="000119AA" w:rsidP="00136D40">
      <w:pPr>
        <w:pStyle w:val="u5"/>
        <w:numPr>
          <w:ilvl w:val="0"/>
          <w:numId w:val="73"/>
        </w:numPr>
        <w:tabs>
          <w:tab w:val="left" w:pos="420"/>
        </w:tabs>
        <w:spacing w:before="24" w:after="24"/>
        <w:ind w:firstLineChars="0"/>
      </w:pPr>
      <w:r w:rsidRPr="004E7C03">
        <w:rPr>
          <w:rFonts w:hint="eastAsia"/>
          <w:b/>
          <w:bCs/>
        </w:rPr>
        <w:t>开发了</w:t>
      </w:r>
      <w:r>
        <w:rPr>
          <w:rFonts w:hint="eastAsia"/>
          <w:b/>
          <w:bCs/>
        </w:rPr>
        <w:t>行为模型驱动的</w:t>
      </w:r>
      <w:r>
        <w:rPr>
          <w:rFonts w:hint="eastAsia"/>
          <w:b/>
          <w:bCs/>
        </w:rPr>
        <w:t>W</w:t>
      </w:r>
      <w:r>
        <w:rPr>
          <w:b/>
          <w:bCs/>
        </w:rPr>
        <w:t>eb</w:t>
      </w:r>
      <w:r>
        <w:rPr>
          <w:rFonts w:hint="eastAsia"/>
          <w:b/>
          <w:bCs/>
        </w:rPr>
        <w:t>服务组合</w:t>
      </w:r>
      <w:r>
        <w:rPr>
          <w:b/>
          <w:bCs/>
        </w:rPr>
        <w:t>测试</w:t>
      </w:r>
      <w:r>
        <w:rPr>
          <w:rFonts w:hint="eastAsia"/>
          <w:b/>
          <w:bCs/>
        </w:rPr>
        <w:t>用例生成</w:t>
      </w:r>
      <w:r w:rsidRPr="004E7C03">
        <w:rPr>
          <w:rFonts w:hint="eastAsia"/>
          <w:b/>
          <w:bCs/>
        </w:rPr>
        <w:t>工具</w:t>
      </w:r>
      <w:r w:rsidRPr="002930AE">
        <w:rPr>
          <w:rFonts w:cs="Times New Roman"/>
          <w:b/>
          <w:bCs/>
        </w:rPr>
        <w:t>B</w:t>
      </w:r>
      <w:r>
        <w:rPr>
          <w:rFonts w:cs="Times New Roman"/>
          <w:b/>
          <w:bCs/>
        </w:rPr>
        <w:t>M</w:t>
      </w:r>
      <w:r w:rsidRPr="002930AE">
        <w:rPr>
          <w:rFonts w:cs="Times New Roman"/>
          <w:b/>
          <w:bCs/>
        </w:rPr>
        <w:t>D_WSTCT</w:t>
      </w:r>
      <w:r>
        <w:rPr>
          <w:rFonts w:hint="eastAsia"/>
          <w:b/>
          <w:bCs/>
        </w:rPr>
        <w:t>：</w:t>
      </w:r>
      <w:r w:rsidRPr="002930AE">
        <w:t>B</w:t>
      </w:r>
      <w:r>
        <w:t>M</w:t>
      </w:r>
      <w:r w:rsidRPr="002930AE">
        <w:t>D_WSTCT</w:t>
      </w:r>
      <w:r>
        <w:rPr>
          <w:rFonts w:hint="eastAsia"/>
        </w:rPr>
        <w:t>支持扩展后</w:t>
      </w:r>
      <w:r>
        <w:t>服务描述文档</w:t>
      </w:r>
      <w:r>
        <w:rPr>
          <w:rFonts w:hint="eastAsia"/>
        </w:rPr>
        <w:t>（</w:t>
      </w:r>
      <w:r>
        <w:rPr>
          <w:rFonts w:hint="eastAsia"/>
        </w:rPr>
        <w:t>EX-WSDL</w:t>
      </w:r>
      <w:r>
        <w:rPr>
          <w:rFonts w:hint="eastAsia"/>
        </w:rPr>
        <w:t>）解析、服务行为</w:t>
      </w:r>
      <w:r>
        <w:t>模型生成</w:t>
      </w:r>
      <w:r>
        <w:rPr>
          <w:rFonts w:hint="eastAsia"/>
        </w:rPr>
        <w:t>及</w:t>
      </w:r>
      <w:r>
        <w:t>可视化</w:t>
      </w:r>
      <w:r w:rsidRPr="004E7C03">
        <w:rPr>
          <w:rFonts w:hint="eastAsia"/>
        </w:rPr>
        <w:t>、</w:t>
      </w:r>
      <w:r>
        <w:rPr>
          <w:rFonts w:hint="eastAsia"/>
        </w:rPr>
        <w:t>测试</w:t>
      </w:r>
      <w:r>
        <w:t>路径</w:t>
      </w:r>
      <w:r>
        <w:rPr>
          <w:rFonts w:hint="eastAsia"/>
        </w:rPr>
        <w:t>集</w:t>
      </w:r>
      <w:r>
        <w:t>生成</w:t>
      </w:r>
      <w:r>
        <w:rPr>
          <w:rFonts w:hint="eastAsia"/>
        </w:rPr>
        <w:t>、测试数据</w:t>
      </w:r>
      <w:r>
        <w:t>生成、</w:t>
      </w:r>
      <w:r w:rsidRPr="004E7C03">
        <w:rPr>
          <w:rFonts w:hint="eastAsia"/>
        </w:rPr>
        <w:t>测试用例集生成、测试执行</w:t>
      </w:r>
      <w:r>
        <w:rPr>
          <w:rFonts w:hint="eastAsia"/>
        </w:rPr>
        <w:t>及</w:t>
      </w:r>
      <w:r>
        <w:t>判定</w:t>
      </w:r>
      <w:r w:rsidRPr="004E7C03">
        <w:rPr>
          <w:rFonts w:hint="eastAsia"/>
        </w:rPr>
        <w:t>和测试结果统计</w:t>
      </w:r>
      <w:r w:rsidR="000126F1">
        <w:rPr>
          <w:rFonts w:hint="eastAsia"/>
        </w:rPr>
        <w:t>，提高了</w:t>
      </w:r>
      <w:r w:rsidR="000126F1" w:rsidRPr="000126F1">
        <w:rPr>
          <w:rFonts w:hint="eastAsia"/>
        </w:rPr>
        <w:t>行为模型驱动的</w:t>
      </w:r>
      <w:r w:rsidR="000126F1" w:rsidRPr="000126F1">
        <w:rPr>
          <w:rFonts w:hint="eastAsia"/>
        </w:rPr>
        <w:t>Web</w:t>
      </w:r>
      <w:r w:rsidR="000126F1" w:rsidRPr="000126F1">
        <w:rPr>
          <w:rFonts w:hint="eastAsia"/>
        </w:rPr>
        <w:t>服务组合测试用例生成技术</w:t>
      </w:r>
      <w:r w:rsidR="000126F1">
        <w:rPr>
          <w:rFonts w:hint="eastAsia"/>
        </w:rPr>
        <w:t>的</w:t>
      </w:r>
      <w:r w:rsidR="000126F1">
        <w:t>自动化程度。</w:t>
      </w:r>
    </w:p>
    <w:p w14:paraId="154A0E06" w14:textId="77777777" w:rsidR="005A3851" w:rsidRPr="004E7C03" w:rsidRDefault="000119AA" w:rsidP="00136D40">
      <w:pPr>
        <w:pStyle w:val="u5"/>
        <w:numPr>
          <w:ilvl w:val="0"/>
          <w:numId w:val="73"/>
        </w:numPr>
        <w:tabs>
          <w:tab w:val="left" w:pos="420"/>
        </w:tabs>
        <w:spacing w:before="24" w:after="24"/>
        <w:ind w:firstLineChars="0"/>
      </w:pPr>
      <w:r w:rsidRPr="00E34209">
        <w:rPr>
          <w:rFonts w:hint="eastAsia"/>
          <w:b/>
          <w:bCs/>
        </w:rPr>
        <w:t>经验研究：</w:t>
      </w:r>
      <w:r>
        <w:rPr>
          <w:rFonts w:hint="eastAsia"/>
        </w:rPr>
        <w:t>采用两</w:t>
      </w:r>
      <w:r w:rsidRPr="000870E0">
        <w:rPr>
          <w:rFonts w:hint="eastAsia"/>
        </w:rPr>
        <w:t>个</w:t>
      </w:r>
      <w:r w:rsidRPr="000870E0">
        <w:t>Web</w:t>
      </w:r>
      <w:r w:rsidRPr="000870E0">
        <w:t>服务</w:t>
      </w:r>
      <w:r w:rsidRPr="004E7C03">
        <w:rPr>
          <w:rFonts w:hint="eastAsia"/>
        </w:rPr>
        <w:t>程序实例验证并评估提出的技术的有效性</w:t>
      </w:r>
      <w:r>
        <w:rPr>
          <w:rFonts w:hint="eastAsia"/>
        </w:rPr>
        <w:t>与支持工具</w:t>
      </w:r>
      <w:r>
        <w:t>的</w:t>
      </w:r>
      <w:r>
        <w:rPr>
          <w:rFonts w:hint="eastAsia"/>
        </w:rPr>
        <w:t>实用</w:t>
      </w:r>
      <w:r>
        <w:t>性</w:t>
      </w:r>
      <w:r w:rsidRPr="004E7C03">
        <w:rPr>
          <w:rFonts w:hint="eastAsia"/>
        </w:rPr>
        <w:t>。</w:t>
      </w:r>
    </w:p>
    <w:p w14:paraId="5508BFC4" w14:textId="77777777" w:rsidR="005A3851" w:rsidRPr="004E7C03" w:rsidRDefault="0069507A" w:rsidP="002C71BE">
      <w:pPr>
        <w:pStyle w:val="aff6"/>
        <w:widowControl w:val="0"/>
        <w:spacing w:beforeLines="10" w:before="24" w:beforeAutospacing="0" w:afterLines="10" w:after="24" w:afterAutospacing="0" w:line="312" w:lineRule="auto"/>
        <w:ind w:firstLineChars="200" w:firstLine="480"/>
        <w:jc w:val="both"/>
      </w:pPr>
      <w:r w:rsidRPr="004E7C03">
        <w:rPr>
          <w:rFonts w:ascii="Times New Roman" w:hAnsi="Times New Roman" w:cs="宋体" w:hint="eastAsia"/>
          <w:kern w:val="2"/>
          <w:szCs w:val="20"/>
          <w:lang w:bidi="ar"/>
        </w:rPr>
        <w:t>工作不足及未来展望：</w:t>
      </w:r>
    </w:p>
    <w:p w14:paraId="4BB195E6" w14:textId="77777777" w:rsidR="005A3851" w:rsidRPr="004E7C03" w:rsidRDefault="0069507A" w:rsidP="00136D40">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设计并检验了所提出的</w:t>
      </w:r>
      <w:r w:rsidR="00EC56FB" w:rsidRPr="00EC56FB">
        <w:rPr>
          <w:rFonts w:ascii="Times New Roman" w:hAnsi="Times New Roman" w:cs="宋体" w:hint="eastAsia"/>
          <w:kern w:val="2"/>
          <w:szCs w:val="20"/>
          <w:lang w:bidi="ar"/>
        </w:rPr>
        <w:t>行为模型驱动的</w:t>
      </w:r>
      <w:r w:rsidR="00EC56FB" w:rsidRPr="00EC56FB">
        <w:rPr>
          <w:rFonts w:ascii="Times New Roman" w:hAnsi="Times New Roman" w:cs="宋体" w:hint="eastAsia"/>
          <w:kern w:val="2"/>
          <w:szCs w:val="20"/>
          <w:lang w:bidi="ar"/>
        </w:rPr>
        <w:t>Web</w:t>
      </w:r>
      <w:r w:rsidR="00EC56FB" w:rsidRPr="00EC56FB">
        <w:rPr>
          <w:rFonts w:ascii="Times New Roman" w:hAnsi="Times New Roman" w:cs="宋体" w:hint="eastAsia"/>
          <w:kern w:val="2"/>
          <w:szCs w:val="20"/>
          <w:lang w:bidi="ar"/>
        </w:rPr>
        <w:t>服务组合测试用例生成技术</w:t>
      </w:r>
      <w:r w:rsidRPr="004E7C03">
        <w:rPr>
          <w:rFonts w:ascii="Times New Roman" w:hAnsi="Times New Roman" w:cs="宋体" w:hint="eastAsia"/>
          <w:kern w:val="2"/>
          <w:szCs w:val="20"/>
          <w:lang w:bidi="ar"/>
        </w:rPr>
        <w:t>，需要进一步与其他相关的</w:t>
      </w:r>
      <w:r w:rsidR="00EC56FB">
        <w:rPr>
          <w:rFonts w:ascii="Times New Roman" w:hAnsi="Times New Roman" w:cs="宋体" w:hint="eastAsia"/>
          <w:kern w:val="2"/>
          <w:szCs w:val="20"/>
          <w:lang w:bidi="ar"/>
        </w:rPr>
        <w:t>模型驱动服务</w:t>
      </w:r>
      <w:r w:rsidR="00EC56FB">
        <w:rPr>
          <w:rFonts w:ascii="Times New Roman" w:hAnsi="Times New Roman" w:cs="宋体"/>
          <w:kern w:val="2"/>
          <w:szCs w:val="20"/>
          <w:lang w:bidi="ar"/>
        </w:rPr>
        <w:t>测试</w:t>
      </w:r>
      <w:r w:rsidR="00EC56FB">
        <w:rPr>
          <w:rFonts w:ascii="Times New Roman" w:hAnsi="Times New Roman" w:cs="宋体" w:hint="eastAsia"/>
          <w:kern w:val="2"/>
          <w:szCs w:val="20"/>
          <w:lang w:bidi="ar"/>
        </w:rPr>
        <w:t>技术进行比较</w:t>
      </w:r>
      <w:r w:rsidRPr="004E7C03">
        <w:rPr>
          <w:rFonts w:ascii="Times New Roman" w:hAnsi="Times New Roman" w:cs="宋体" w:hint="eastAsia"/>
          <w:kern w:val="2"/>
          <w:szCs w:val="20"/>
          <w:lang w:bidi="ar"/>
        </w:rPr>
        <w:t>。</w:t>
      </w:r>
    </w:p>
    <w:p w14:paraId="76D06E45" w14:textId="77777777" w:rsidR="005A3851" w:rsidRPr="004E7C03" w:rsidRDefault="0069507A" w:rsidP="00136D40">
      <w:pPr>
        <w:pStyle w:val="aff6"/>
        <w:widowControl w:val="0"/>
        <w:numPr>
          <w:ilvl w:val="0"/>
          <w:numId w:val="31"/>
        </w:numPr>
        <w:tabs>
          <w:tab w:val="left" w:pos="420"/>
        </w:tabs>
        <w:spacing w:beforeLines="10" w:before="24" w:beforeAutospacing="0" w:afterLines="10" w:after="24" w:afterAutospacing="0" w:line="312" w:lineRule="auto"/>
        <w:jc w:val="both"/>
      </w:pPr>
      <w:r w:rsidRPr="004E7C03">
        <w:rPr>
          <w:rFonts w:ascii="Times New Roman" w:hAnsi="Times New Roman" w:cs="宋体" w:hint="eastAsia"/>
          <w:kern w:val="2"/>
          <w:szCs w:val="20"/>
          <w:lang w:bidi="ar"/>
        </w:rPr>
        <w:t>使用了</w:t>
      </w:r>
      <w:r w:rsidR="00D4447C">
        <w:rPr>
          <w:rFonts w:ascii="Times New Roman" w:hAnsi="Times New Roman" w:cs="宋体"/>
          <w:kern w:val="2"/>
          <w:szCs w:val="20"/>
          <w:lang w:bidi="ar"/>
        </w:rPr>
        <w:t>2</w:t>
      </w:r>
      <w:r w:rsidRPr="004E7C03">
        <w:rPr>
          <w:rFonts w:ascii="Times New Roman" w:hAnsi="Times New Roman" w:cs="宋体" w:hint="eastAsia"/>
          <w:kern w:val="2"/>
          <w:szCs w:val="20"/>
          <w:lang w:bidi="ar"/>
        </w:rPr>
        <w:t>个</w:t>
      </w:r>
      <w:r w:rsidR="00D4447C">
        <w:rPr>
          <w:rFonts w:ascii="Times New Roman" w:hAnsi="Times New Roman" w:cs="宋体"/>
          <w:kern w:val="2"/>
          <w:szCs w:val="20"/>
          <w:lang w:bidi="ar"/>
        </w:rPr>
        <w:t>Web</w:t>
      </w:r>
      <w:r w:rsidR="00D4447C">
        <w:rPr>
          <w:rFonts w:ascii="Times New Roman" w:hAnsi="Times New Roman" w:cs="宋体"/>
          <w:kern w:val="2"/>
          <w:szCs w:val="20"/>
          <w:lang w:bidi="ar"/>
        </w:rPr>
        <w:t>服务</w:t>
      </w:r>
      <w:r w:rsidRPr="004E7C03">
        <w:rPr>
          <w:rFonts w:ascii="Times New Roman" w:hAnsi="Times New Roman" w:cs="宋体" w:hint="eastAsia"/>
          <w:kern w:val="2"/>
          <w:szCs w:val="20"/>
          <w:lang w:bidi="ar"/>
        </w:rPr>
        <w:t>进行实例验证，然而所选取的程序</w:t>
      </w:r>
      <w:r w:rsidR="00EC56FB">
        <w:rPr>
          <w:rFonts w:ascii="Times New Roman" w:hAnsi="Times New Roman" w:cs="宋体" w:hint="eastAsia"/>
          <w:kern w:val="2"/>
          <w:szCs w:val="20"/>
          <w:lang w:bidi="ar"/>
        </w:rPr>
        <w:t>行为约束</w:t>
      </w:r>
      <w:r w:rsidR="00EC56FB">
        <w:rPr>
          <w:rFonts w:ascii="Times New Roman" w:hAnsi="Times New Roman" w:cs="宋体"/>
          <w:kern w:val="2"/>
          <w:szCs w:val="20"/>
          <w:lang w:bidi="ar"/>
        </w:rPr>
        <w:t>较为简单</w:t>
      </w:r>
      <w:r w:rsidR="00A010D0">
        <w:rPr>
          <w:rFonts w:ascii="Times New Roman" w:hAnsi="Times New Roman" w:cs="宋体" w:hint="eastAsia"/>
          <w:kern w:val="2"/>
          <w:szCs w:val="20"/>
          <w:lang w:bidi="ar"/>
        </w:rPr>
        <w:t>，需要开发其他的实例程序</w:t>
      </w:r>
      <w:r w:rsidRPr="004E7C03">
        <w:rPr>
          <w:rFonts w:ascii="Times New Roman" w:hAnsi="Times New Roman" w:cs="宋体" w:hint="eastAsia"/>
          <w:kern w:val="2"/>
          <w:szCs w:val="20"/>
          <w:lang w:bidi="ar"/>
        </w:rPr>
        <w:t>评估技术的有效性。</w:t>
      </w:r>
    </w:p>
    <w:p w14:paraId="3523457A" w14:textId="77777777" w:rsidR="005A3851" w:rsidRPr="004E7C03" w:rsidRDefault="005A3851">
      <w:pPr>
        <w:pStyle w:val="u5"/>
        <w:spacing w:before="24" w:after="24"/>
        <w:ind w:firstLine="480"/>
      </w:pPr>
    </w:p>
    <w:p w14:paraId="252D2F44" w14:textId="77777777" w:rsidR="005A3851" w:rsidRPr="004E7C03" w:rsidRDefault="005A3851" w:rsidP="00E34209">
      <w:pPr>
        <w:pStyle w:val="u4"/>
        <w:jc w:val="both"/>
        <w:sectPr w:rsidR="005A3851" w:rsidRPr="004E7C03">
          <w:footerReference w:type="default" r:id="rId78"/>
          <w:endnotePr>
            <w:numFmt w:val="decimal"/>
          </w:endnotePr>
          <w:type w:val="oddPage"/>
          <w:pgSz w:w="11906" w:h="16838"/>
          <w:pgMar w:top="1701" w:right="1701" w:bottom="1134" w:left="1701" w:header="851" w:footer="992" w:gutter="567"/>
          <w:pgNumType w:start="1"/>
          <w:cols w:space="425"/>
          <w:docGrid w:linePitch="312"/>
        </w:sectPr>
      </w:pPr>
    </w:p>
    <w:p w14:paraId="517B044A" w14:textId="77777777" w:rsidR="005A3851" w:rsidRPr="004E7C03" w:rsidRDefault="0069507A">
      <w:pPr>
        <w:pStyle w:val="u4"/>
      </w:pPr>
      <w:bookmarkStart w:id="284" w:name="_Toc498361770"/>
      <w:r w:rsidRPr="004E7C03">
        <w:rPr>
          <w:rFonts w:hint="eastAsia"/>
        </w:rPr>
        <w:lastRenderedPageBreak/>
        <w:t>参考文献</w:t>
      </w:r>
      <w:bookmarkEnd w:id="284"/>
    </w:p>
    <w:p w14:paraId="77607ABF" w14:textId="1366E302" w:rsidR="009E3CEE" w:rsidRDefault="00C272A5" w:rsidP="00136D40">
      <w:pPr>
        <w:pStyle w:val="aff6"/>
        <w:widowControl w:val="0"/>
        <w:numPr>
          <w:ilvl w:val="0"/>
          <w:numId w:val="33"/>
        </w:numPr>
        <w:spacing w:before="100" w:after="100" w:line="312" w:lineRule="auto"/>
        <w:jc w:val="both"/>
        <w:rPr>
          <w:rFonts w:ascii="Times New Roman" w:hAnsi="Times New Roman"/>
        </w:rPr>
      </w:pPr>
      <w:bookmarkStart w:id="285" w:name="_Ref8222"/>
      <w:bookmarkStart w:id="286" w:name="_Toc466530000"/>
      <w:r w:rsidRPr="00C272A5">
        <w:rPr>
          <w:rFonts w:ascii="Times New Roman" w:hAnsi="Times New Roman"/>
        </w:rPr>
        <w:t>M.P. Papazoglou, P. Traverso, S. Dustdar, F. Leymann. Service-Oriented Computing: a Research Roadmap</w:t>
      </w:r>
      <w:ins w:id="287" w:author="a41255065@163.com" w:date="2017-11-14T10:57:00Z">
        <w:r w:rsidR="009F702B">
          <w:rPr>
            <w:rFonts w:ascii="Times New Roman" w:hAnsi="Times New Roman"/>
          </w:rPr>
          <w:t xml:space="preserve"> </w:t>
        </w:r>
      </w:ins>
      <w:r w:rsidRPr="00C272A5">
        <w:rPr>
          <w:rFonts w:ascii="Times New Roman" w:hAnsi="Times New Roman"/>
        </w:rPr>
        <w:t>[J]. International Journal of Cooperative Information Systems, 2008, 17(2): 223-255.</w:t>
      </w:r>
    </w:p>
    <w:p w14:paraId="4B51F8DB" w14:textId="5DE59D85" w:rsidR="009E3CEE" w:rsidRPr="00AD281C"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rPr>
        <w:t>E. Christensen, F. Curbera, G. Meredith, S. Weerawarana. Web Services Description Language (WSDL)</w:t>
      </w:r>
      <w:ins w:id="288" w:author="a41255065@163.com" w:date="2017-11-14T10:58:00Z">
        <w:r w:rsidR="009F702B">
          <w:rPr>
            <w:rFonts w:ascii="Times New Roman" w:hAnsi="Times New Roman"/>
          </w:rPr>
          <w:t xml:space="preserve"> </w:t>
        </w:r>
      </w:ins>
      <w:r w:rsidRPr="00C272A5">
        <w:rPr>
          <w:rFonts w:ascii="Times New Roman" w:hAnsi="Times New Roman"/>
        </w:rPr>
        <w:t>[S]. https://www.w3.org/TR/wsdl.</w:t>
      </w:r>
    </w:p>
    <w:p w14:paraId="22C4D2FC" w14:textId="77777777" w:rsidR="006A29F8" w:rsidRPr="009E3CEE" w:rsidRDefault="00C272A5" w:rsidP="00136D40">
      <w:pPr>
        <w:pStyle w:val="aff6"/>
        <w:widowControl w:val="0"/>
        <w:numPr>
          <w:ilvl w:val="0"/>
          <w:numId w:val="33"/>
        </w:numPr>
        <w:spacing w:before="100" w:after="100" w:line="312" w:lineRule="auto"/>
        <w:jc w:val="both"/>
        <w:rPr>
          <w:rFonts w:ascii="Times New Roman" w:hAnsi="Times New Roman"/>
        </w:rPr>
      </w:pPr>
      <w:r w:rsidRPr="00C272A5">
        <w:rPr>
          <w:rFonts w:ascii="Times New Roman" w:hAnsi="Times New Roman" w:cs="宋体" w:hint="eastAsia"/>
          <w:lang w:bidi="ar"/>
        </w:rPr>
        <w:t>骆翔宇</w:t>
      </w:r>
      <w:r w:rsidRPr="00C272A5">
        <w:rPr>
          <w:rFonts w:ascii="Times New Roman" w:hAnsi="Times New Roman" w:cs="宋体" w:hint="eastAsia"/>
          <w:lang w:bidi="ar"/>
        </w:rPr>
        <w:t xml:space="preserve">, </w:t>
      </w:r>
      <w:r w:rsidRPr="00C272A5">
        <w:rPr>
          <w:rFonts w:ascii="Times New Roman" w:hAnsi="Times New Roman" w:cs="宋体" w:hint="eastAsia"/>
          <w:lang w:bidi="ar"/>
        </w:rPr>
        <w:t>谭征</w:t>
      </w:r>
      <w:r w:rsidRPr="00C272A5">
        <w:rPr>
          <w:rFonts w:ascii="Times New Roman" w:hAnsi="Times New Roman" w:cs="宋体" w:hint="eastAsia"/>
          <w:lang w:bidi="ar"/>
        </w:rPr>
        <w:t xml:space="preserve">, </w:t>
      </w:r>
      <w:r w:rsidRPr="00C272A5">
        <w:rPr>
          <w:rFonts w:ascii="Times New Roman" w:hAnsi="Times New Roman" w:cs="宋体" w:hint="eastAsia"/>
          <w:lang w:bidi="ar"/>
        </w:rPr>
        <w:t>苏开乐</w:t>
      </w:r>
      <w:r w:rsidRPr="00C272A5">
        <w:rPr>
          <w:rFonts w:ascii="Times New Roman" w:hAnsi="Times New Roman" w:cs="宋体" w:hint="eastAsia"/>
          <w:lang w:bidi="ar"/>
        </w:rPr>
        <w:t xml:space="preserve">. </w:t>
      </w:r>
      <w:r w:rsidRPr="00C272A5">
        <w:rPr>
          <w:rFonts w:ascii="Times New Roman" w:hAnsi="Times New Roman" w:cs="宋体" w:hint="eastAsia"/>
          <w:lang w:bidi="ar"/>
        </w:rPr>
        <w:t>一种基于认知模型检测的</w:t>
      </w:r>
      <w:r w:rsidRPr="00C272A5">
        <w:rPr>
          <w:rFonts w:ascii="Times New Roman" w:hAnsi="Times New Roman" w:cs="宋体" w:hint="eastAsia"/>
          <w:lang w:bidi="ar"/>
        </w:rPr>
        <w:t>Web</w:t>
      </w:r>
      <w:r w:rsidRPr="00C272A5">
        <w:rPr>
          <w:rFonts w:ascii="Times New Roman" w:hAnsi="Times New Roman" w:cs="宋体" w:hint="eastAsia"/>
          <w:lang w:bidi="ar"/>
        </w:rPr>
        <w:t>服务组合验证方法</w:t>
      </w:r>
      <w:r w:rsidRPr="00C272A5">
        <w:rPr>
          <w:rFonts w:ascii="Times New Roman" w:hAnsi="Times New Roman" w:cs="宋体" w:hint="eastAsia"/>
          <w:lang w:bidi="ar"/>
        </w:rPr>
        <w:t xml:space="preserve"> [J]. </w:t>
      </w:r>
      <w:r w:rsidRPr="00C272A5">
        <w:rPr>
          <w:rFonts w:ascii="Times New Roman" w:hAnsi="Times New Roman" w:cs="宋体" w:hint="eastAsia"/>
          <w:lang w:bidi="ar"/>
        </w:rPr>
        <w:t>计算机学报</w:t>
      </w:r>
      <w:r w:rsidRPr="00C272A5">
        <w:rPr>
          <w:rFonts w:ascii="Times New Roman" w:hAnsi="Times New Roman" w:cs="宋体" w:hint="eastAsia"/>
          <w:lang w:bidi="ar"/>
        </w:rPr>
        <w:t>, 2011, 34(6): 1041-1061.</w:t>
      </w:r>
    </w:p>
    <w:bookmarkEnd w:id="285"/>
    <w:p w14:paraId="73DED6D3"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N. Milanovic, M. Malek. Current solutions for web service composition[J]. IEEE Internet Computing, 2004, 8(6): 51-59.</w:t>
      </w:r>
    </w:p>
    <w:p w14:paraId="46E44F38" w14:textId="77777777" w:rsidR="001A45B1" w:rsidRDefault="00C272A5" w:rsidP="00136D40">
      <w:pPr>
        <w:pStyle w:val="aff6"/>
        <w:widowControl w:val="0"/>
        <w:numPr>
          <w:ilvl w:val="0"/>
          <w:numId w:val="33"/>
        </w:numPr>
        <w:spacing w:before="100" w:after="100" w:line="312" w:lineRule="auto"/>
        <w:jc w:val="both"/>
        <w:rPr>
          <w:rFonts w:ascii="Times New Roman" w:hAnsi="Times New Roman"/>
          <w:lang w:bidi="ar"/>
        </w:rPr>
      </w:pPr>
      <w:bookmarkStart w:id="289" w:name="_Ref8362"/>
      <w:r w:rsidRPr="00C272A5">
        <w:rPr>
          <w:rFonts w:ascii="Times New Roman" w:hAnsi="Times New Roman"/>
          <w:lang w:bidi="ar"/>
        </w:rPr>
        <w:t>F. Belli, A.T. Endo, M. Linschulte, A. Simao. Model-based Testing of Web Service Compositions[C]. Proceedings of the 6th IEEE International Symposium on Service Oriented System Engineering (SOSE 2011), IEEE Computer Society, 2011, pp. 181-192.</w:t>
      </w:r>
    </w:p>
    <w:p w14:paraId="3FBFE6D8" w14:textId="77777777" w:rsidR="006A29F8" w:rsidRPr="001A45B1"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G. Canfora, M.D. Penta. Testing services and service-centric systems: challenges and opportunities[J]. It Professional, 2006, 8(2): 10-17.</w:t>
      </w:r>
    </w:p>
    <w:p w14:paraId="4007BB98" w14:textId="557B862E" w:rsidR="006A29F8" w:rsidRPr="00CC491A"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姜瑛</w:t>
      </w:r>
      <w:r w:rsidRPr="00C272A5">
        <w:rPr>
          <w:rFonts w:ascii="Times New Roman" w:hAnsi="Times New Roman" w:hint="eastAsia"/>
          <w:lang w:bidi="ar"/>
        </w:rPr>
        <w:t xml:space="preserve">, </w:t>
      </w:r>
      <w:r w:rsidRPr="00C272A5">
        <w:rPr>
          <w:rFonts w:ascii="Times New Roman" w:hAnsi="Times New Roman" w:hint="eastAsia"/>
          <w:lang w:bidi="ar"/>
        </w:rPr>
        <w:t>辛国茂</w:t>
      </w:r>
      <w:r w:rsidRPr="00C272A5">
        <w:rPr>
          <w:rFonts w:ascii="Times New Roman" w:hAnsi="Times New Roman" w:hint="eastAsia"/>
          <w:lang w:bidi="ar"/>
        </w:rPr>
        <w:t xml:space="preserve">, </w:t>
      </w:r>
      <w:r w:rsidRPr="00C272A5">
        <w:rPr>
          <w:rFonts w:ascii="Times New Roman" w:hAnsi="Times New Roman" w:hint="eastAsia"/>
          <w:lang w:bidi="ar"/>
        </w:rPr>
        <w:t>单锦辉</w:t>
      </w:r>
      <w:r w:rsidRPr="00C272A5">
        <w:rPr>
          <w:rFonts w:ascii="Times New Roman" w:hAnsi="Times New Roman" w:hint="eastAsia"/>
          <w:lang w:bidi="ar"/>
        </w:rPr>
        <w:t>,</w:t>
      </w:r>
      <w:ins w:id="290" w:author="a41255065@163.com" w:date="2017-11-14T10:57:00Z">
        <w:r w:rsidR="009F702B">
          <w:rPr>
            <w:rFonts w:ascii="Times New Roman" w:hAnsi="Times New Roman"/>
            <w:lang w:bidi="ar"/>
          </w:rPr>
          <w:t xml:space="preserve"> </w:t>
        </w:r>
      </w:ins>
      <w:r w:rsidRPr="00C272A5">
        <w:rPr>
          <w:rFonts w:ascii="Times New Roman" w:hAnsi="Times New Roman" w:hint="eastAsia"/>
          <w:lang w:bidi="ar"/>
        </w:rPr>
        <w:t>等</w:t>
      </w:r>
      <w:r w:rsidRPr="00C272A5">
        <w:rPr>
          <w:rFonts w:ascii="Times New Roman" w:hAnsi="Times New Roman" w:hint="eastAsia"/>
          <w:lang w:bidi="ar"/>
        </w:rPr>
        <w:t xml:space="preserve">. </w:t>
      </w:r>
      <w:r w:rsidRPr="00C272A5">
        <w:rPr>
          <w:rFonts w:ascii="Times New Roman" w:hAnsi="Times New Roman" w:hint="eastAsia"/>
          <w:lang w:bidi="ar"/>
        </w:rPr>
        <w:t>一种基于合约式设计的测试技术研究</w:t>
      </w:r>
      <w:r w:rsidRPr="00C272A5">
        <w:rPr>
          <w:rFonts w:ascii="Times New Roman" w:hAnsi="Times New Roman" w:hint="eastAsia"/>
          <w:lang w:bidi="ar"/>
        </w:rPr>
        <w:t xml:space="preserve">[J]. </w:t>
      </w:r>
      <w:r w:rsidRPr="00C272A5">
        <w:rPr>
          <w:rFonts w:ascii="Times New Roman" w:hAnsi="Times New Roman" w:hint="eastAsia"/>
          <w:lang w:bidi="ar"/>
        </w:rPr>
        <w:t>软件学报</w:t>
      </w:r>
      <w:r w:rsidRPr="00C272A5">
        <w:rPr>
          <w:rFonts w:ascii="Times New Roman" w:hAnsi="Times New Roman" w:hint="eastAsia"/>
          <w:lang w:bidi="ar"/>
        </w:rPr>
        <w:t>, 2004, 15(Suppl): 130-137.</w:t>
      </w:r>
    </w:p>
    <w:p w14:paraId="03B488DE" w14:textId="77777777" w:rsidR="00823B5B"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Peltz. Web services orchestration: A review of emerging technologies, tools, and standards[R]. Technical Report, Hewlett-Packard Company, http://devresource.hp.com/drc/.</w:t>
      </w:r>
    </w:p>
    <w:p w14:paraId="3FF36D89" w14:textId="77777777" w:rsidR="0032783A" w:rsidRPr="00426D7C"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C. Ma, C. Du, T. Zhang, et al. WSDL-Based Automated Test Data Generation for Web Service[C]. Proceedings of the 2008 International Conference on Computer Science and Software Engineering (CSSE 2008), Wuhan, China, 2008, pp. 731-737.</w:t>
      </w:r>
    </w:p>
    <w:bookmarkEnd w:id="289"/>
    <w:p w14:paraId="78BE0625"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hint="eastAsia"/>
          <w:lang w:bidi="ar"/>
        </w:rPr>
        <w:t>缪淮扣</w:t>
      </w:r>
      <w:r w:rsidRPr="00C272A5">
        <w:rPr>
          <w:rFonts w:ascii="Times New Roman" w:hAnsi="Times New Roman" w:hint="eastAsia"/>
          <w:lang w:bidi="ar"/>
        </w:rPr>
        <w:t xml:space="preserve">, </w:t>
      </w:r>
      <w:r w:rsidRPr="00C272A5">
        <w:rPr>
          <w:rFonts w:ascii="Times New Roman" w:hAnsi="Times New Roman" w:hint="eastAsia"/>
          <w:lang w:bidi="ar"/>
        </w:rPr>
        <w:t>陈圣波</w:t>
      </w:r>
      <w:r w:rsidRPr="00C272A5">
        <w:rPr>
          <w:rFonts w:ascii="Times New Roman" w:hAnsi="Times New Roman" w:hint="eastAsia"/>
          <w:lang w:bidi="ar"/>
        </w:rPr>
        <w:t xml:space="preserve">, </w:t>
      </w:r>
      <w:r w:rsidRPr="00C272A5">
        <w:rPr>
          <w:rFonts w:ascii="Times New Roman" w:hAnsi="Times New Roman" w:hint="eastAsia"/>
          <w:lang w:bidi="ar"/>
        </w:rPr>
        <w:t>曾红卫</w:t>
      </w:r>
      <w:r w:rsidRPr="00C272A5">
        <w:rPr>
          <w:rFonts w:ascii="Times New Roman" w:hAnsi="Times New Roman" w:hint="eastAsia"/>
          <w:lang w:bidi="ar"/>
        </w:rPr>
        <w:t xml:space="preserve">. </w:t>
      </w:r>
      <w:r w:rsidRPr="00C272A5">
        <w:rPr>
          <w:rFonts w:ascii="Times New Roman" w:hAnsi="Times New Roman" w:hint="eastAsia"/>
          <w:lang w:bidi="ar"/>
        </w:rPr>
        <w:t>基于模型的</w:t>
      </w:r>
      <w:r w:rsidRPr="00C272A5">
        <w:rPr>
          <w:rFonts w:ascii="Times New Roman" w:hAnsi="Times New Roman" w:hint="eastAsia"/>
          <w:lang w:bidi="ar"/>
        </w:rPr>
        <w:t>Web</w:t>
      </w:r>
      <w:r w:rsidRPr="00C272A5">
        <w:rPr>
          <w:rFonts w:ascii="Times New Roman" w:hAnsi="Times New Roman" w:hint="eastAsia"/>
          <w:lang w:bidi="ar"/>
        </w:rPr>
        <w:t>应用测试</w:t>
      </w:r>
      <w:r w:rsidRPr="00C272A5">
        <w:rPr>
          <w:rFonts w:ascii="Times New Roman" w:hAnsi="Times New Roman" w:hint="eastAsia"/>
          <w:lang w:bidi="ar"/>
        </w:rPr>
        <w:t xml:space="preserve">[J]. </w:t>
      </w:r>
      <w:r w:rsidRPr="00C272A5">
        <w:rPr>
          <w:rFonts w:ascii="Times New Roman" w:hAnsi="Times New Roman" w:hint="eastAsia"/>
          <w:lang w:bidi="ar"/>
        </w:rPr>
        <w:t>计算机学报</w:t>
      </w:r>
      <w:r w:rsidRPr="00C272A5">
        <w:rPr>
          <w:rFonts w:ascii="Times New Roman" w:hAnsi="Times New Roman" w:hint="eastAsia"/>
          <w:lang w:bidi="ar"/>
        </w:rPr>
        <w:t>, 2011, 34(6): 1012-1028.</w:t>
      </w:r>
    </w:p>
    <w:p w14:paraId="2CFEB06E"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Zoltán Micskei. Model-based testing (MBT)[DB/OL]. http://mit.bme.hu/~micskeiz/pages/mbt.html, 2017-09-25.</w:t>
      </w:r>
    </w:p>
    <w:p w14:paraId="41C33085"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S.R. Dalal, A. Jain, N. Karunanithi, B.M. Horowitz. Model-Based Testing in Practice[C]. Proceedings of the 21th International Conference on Software Engineering (ICSE 1999), ACM Press, 1999, pp. 285-294.</w:t>
      </w:r>
    </w:p>
    <w:p w14:paraId="78293FDF" w14:textId="77777777" w:rsidR="0054338F" w:rsidRPr="004E7C03" w:rsidRDefault="00C272A5" w:rsidP="00136D40">
      <w:pPr>
        <w:pStyle w:val="aff6"/>
        <w:widowControl w:val="0"/>
        <w:numPr>
          <w:ilvl w:val="0"/>
          <w:numId w:val="33"/>
        </w:numPr>
        <w:spacing w:before="100" w:after="100" w:line="312" w:lineRule="auto"/>
        <w:jc w:val="both"/>
      </w:pPr>
      <w:bookmarkStart w:id="291" w:name="_Ref8646"/>
      <w:r w:rsidRPr="00C272A5">
        <w:rPr>
          <w:rFonts w:ascii="Times New Roman" w:hAnsi="Times New Roman"/>
          <w:lang w:bidi="ar"/>
        </w:rPr>
        <w:t xml:space="preserve">A.C.D. Neto, R. Subramanyan, M. Vieira, et al. A Survey on Model-based Testing Approaches: A Systematic Review[C]. Proceedings of the 1st ACM International Workshop on Empirical Assessment of Software Engineering </w:t>
      </w:r>
      <w:r w:rsidRPr="00C272A5">
        <w:rPr>
          <w:rFonts w:ascii="Times New Roman" w:hAnsi="Times New Roman"/>
          <w:lang w:bidi="ar"/>
        </w:rPr>
        <w:lastRenderedPageBreak/>
        <w:t>Languages and Technologies (WEASETech 2007), ACM, 2007, pp. 31-36.</w:t>
      </w:r>
    </w:p>
    <w:bookmarkEnd w:id="291"/>
    <w:p w14:paraId="61843AE1"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M. Utting, A. Pretschner, B. Legeard. A taxonomy of model-based testing approaches[J]. Software Testing Verification &amp; Reliability, 2012, 22(5): 297–312.</w:t>
      </w:r>
    </w:p>
    <w:p w14:paraId="28D3C718"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K. Kristian. GraphWalker[DB/OL]. http://graphwalker.github.io, 2017-09-15.</w:t>
      </w:r>
    </w:p>
    <w:p w14:paraId="5F89B923"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J. Ellson, E. Gansner, E. Koutsofios, et al. Graphviz-Open Source Graph Drawing Tools[J]. Lecture Notes in Computer Science, 2001, 2265: 483-484.</w:t>
      </w:r>
    </w:p>
    <w:p w14:paraId="41905040"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J. Ellson, E.R. Gansner, E. Koutsofios, et al. Graphviz and Dynagraph - Static and Dynamic Graph Drawing Tools[M]. Graph Drawing Software. Springer Berlin Heidelberg, 2004: 127-148.</w:t>
      </w:r>
    </w:p>
    <w:p w14:paraId="58638D9A"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lang w:bidi="ar"/>
        </w:rPr>
        <w:t>E.R. Gansnerh, E. Koutsofios, S. North. Graphviz - Graph Visualization Software [DB/OL]. http://www.graphviz.org/Home.php.</w:t>
      </w:r>
    </w:p>
    <w:p w14:paraId="7E3C2B6D" w14:textId="77777777" w:rsidR="0054338F" w:rsidRPr="004E7C03" w:rsidRDefault="00C272A5" w:rsidP="00136D40">
      <w:pPr>
        <w:pStyle w:val="aff6"/>
        <w:widowControl w:val="0"/>
        <w:numPr>
          <w:ilvl w:val="0"/>
          <w:numId w:val="33"/>
        </w:numPr>
        <w:spacing w:before="100" w:after="100" w:line="312" w:lineRule="auto"/>
        <w:jc w:val="both"/>
      </w:pPr>
      <w:r w:rsidRPr="00C272A5">
        <w:rPr>
          <w:rFonts w:ascii="Times New Roman" w:hAnsi="Times New Roman" w:cs="宋体"/>
          <w:lang w:bidi="ar"/>
        </w:rPr>
        <w:t>E.R. Gansnerh, E. Koutsofios, S. North. Drawing graphs with dot[DB/OL]. http://www.graphviz.org/pdf/dotguide.pdf, 2015-01-05.</w:t>
      </w:r>
    </w:p>
    <w:p w14:paraId="655AF6AC" w14:textId="29869C78"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hint="eastAsia"/>
          <w:lang w:bidi="ar"/>
        </w:rPr>
        <w:t>王翀</w:t>
      </w:r>
      <w:r w:rsidRPr="00C272A5">
        <w:rPr>
          <w:rFonts w:ascii="Times New Roman" w:hAnsi="Times New Roman" w:hint="eastAsia"/>
          <w:lang w:bidi="ar"/>
        </w:rPr>
        <w:t xml:space="preserve">, </w:t>
      </w:r>
      <w:r w:rsidRPr="00C272A5">
        <w:rPr>
          <w:rFonts w:ascii="Times New Roman" w:hAnsi="Times New Roman" w:hint="eastAsia"/>
          <w:lang w:bidi="ar"/>
        </w:rPr>
        <w:t>吕荫润</w:t>
      </w:r>
      <w:r w:rsidRPr="00C272A5">
        <w:rPr>
          <w:rFonts w:ascii="Times New Roman" w:hAnsi="Times New Roman" w:hint="eastAsia"/>
          <w:lang w:bidi="ar"/>
        </w:rPr>
        <w:t xml:space="preserve">, </w:t>
      </w:r>
      <w:r w:rsidRPr="00C272A5">
        <w:rPr>
          <w:rFonts w:ascii="Times New Roman" w:hAnsi="Times New Roman" w:hint="eastAsia"/>
          <w:lang w:bidi="ar"/>
        </w:rPr>
        <w:t>陈力</w:t>
      </w:r>
      <w:r w:rsidRPr="00C272A5">
        <w:rPr>
          <w:rFonts w:ascii="Times New Roman" w:hAnsi="Times New Roman" w:hint="eastAsia"/>
          <w:lang w:bidi="ar"/>
        </w:rPr>
        <w:t>,</w:t>
      </w:r>
      <w:ins w:id="292" w:author="a41255065@163.com" w:date="2017-11-14T10:59:00Z">
        <w:r w:rsidR="009F702B">
          <w:rPr>
            <w:rFonts w:ascii="Times New Roman" w:hAnsi="Times New Roman"/>
            <w:lang w:bidi="ar"/>
          </w:rPr>
          <w:t xml:space="preserve"> </w:t>
        </w:r>
      </w:ins>
      <w:r w:rsidRPr="00C272A5">
        <w:rPr>
          <w:rFonts w:ascii="Times New Roman" w:hAnsi="Times New Roman" w:hint="eastAsia"/>
          <w:lang w:bidi="ar"/>
        </w:rPr>
        <w:t>等</w:t>
      </w:r>
      <w:r w:rsidRPr="00C272A5">
        <w:rPr>
          <w:rFonts w:ascii="Times New Roman" w:hAnsi="Times New Roman" w:hint="eastAsia"/>
          <w:lang w:bidi="ar"/>
        </w:rPr>
        <w:t>. SMT</w:t>
      </w:r>
      <w:r w:rsidRPr="00C272A5">
        <w:rPr>
          <w:rFonts w:ascii="Times New Roman" w:hAnsi="Times New Roman" w:hint="eastAsia"/>
          <w:lang w:bidi="ar"/>
        </w:rPr>
        <w:t>求解技术的发展及最新应用研究综述</w:t>
      </w:r>
      <w:r w:rsidRPr="00C272A5">
        <w:rPr>
          <w:rFonts w:ascii="Times New Roman" w:hAnsi="Times New Roman" w:hint="eastAsia"/>
          <w:lang w:bidi="ar"/>
        </w:rPr>
        <w:t xml:space="preserve">[J]. </w:t>
      </w:r>
      <w:r w:rsidRPr="00C272A5">
        <w:rPr>
          <w:rFonts w:ascii="Times New Roman" w:hAnsi="Times New Roman" w:hint="eastAsia"/>
          <w:lang w:bidi="ar"/>
        </w:rPr>
        <w:t>计算机研究与发展</w:t>
      </w:r>
      <w:r w:rsidRPr="00C272A5">
        <w:rPr>
          <w:rFonts w:ascii="Times New Roman" w:hAnsi="Times New Roman" w:hint="eastAsia"/>
          <w:lang w:bidi="ar"/>
        </w:rPr>
        <w:t>, 2017, 54(7): 1405-1425.</w:t>
      </w:r>
    </w:p>
    <w:p w14:paraId="6DB60AE9" w14:textId="77777777" w:rsidR="0054338F" w:rsidRPr="00C272A5"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Leonardo de Moura and Nikolaj Bjørner. Z3:An Efficient SMT Solver[C]. Proceedings of the 14th International Conference on Tools and Algorithms for the Construction and Analysis of Systems (TACAS 2008), Springer, 2008, pp. 337-340.</w:t>
      </w:r>
    </w:p>
    <w:p w14:paraId="7BCD7218"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Y. Zheng, X. Zhang, V. Ganesh. Z3-str: A Z3-Based String Solver for Web Application Analysis[C]. Proceedings of the Joint Meeting of the 14th European Software Engineering Conference and the 21st ACM SIGSOFT Symposium on the Foundations of Software Engineering (ESEC/FSE 2013), ACM, 2013, pp. 114-124.</w:t>
      </w:r>
    </w:p>
    <w:p w14:paraId="139F00D3"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L. Cordeiro, B. Fischer, J. Marquessilva. SMT-Based Bounded Model Checking for Embedded ANSI-C Software[J]. IEEE Transactions on Software Engineering, 2012, 38(4): 957-974.</w:t>
      </w:r>
    </w:p>
    <w:p w14:paraId="55EF6D1A"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Kiezun, V. Ganesh, P.J. Guo, et al. HAMPI: A Solver for String Constraints[C]. Proceedings of the 18th International Symposium on Software Testing and Analysis (ISSTA 2009), ACM, 2009, pp. 105-116.</w:t>
      </w:r>
    </w:p>
    <w:p w14:paraId="5D395F1A"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P. Bisht, T. Hinrichs, N. Skrupsky, et al. NoTamper: Automatic Blackbox Detection of Parameter Tampering Opportunities in Web Applications[C]. Proceedings of the 17th ACM Conference on Computer and Communications Security (CCS 2010), ACM, 2010, PP. 607-618.</w:t>
      </w:r>
    </w:p>
    <w:p w14:paraId="7D024E6B"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 xml:space="preserve">W.T. Tsai, R. Paul, Y. Wang, et al. Extending WSDL to Facilitate Web </w:t>
      </w:r>
      <w:r w:rsidRPr="00C272A5">
        <w:rPr>
          <w:rFonts w:ascii="Times New Roman" w:hAnsi="Times New Roman"/>
          <w:lang w:bidi="ar"/>
        </w:rPr>
        <w:lastRenderedPageBreak/>
        <w:t>Services Testing[C]. Proceedings of the 7th IEEE International Symposium on High-Assurance Systems Engineering (HASE 2002), IEEE Computer Society, 2002, pp. 171-172.</w:t>
      </w:r>
    </w:p>
    <w:p w14:paraId="5C87673D"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Q.Z. Sheng, Z. Maamar, L. Yao, et al. Behavior modeling and automated verification of Web services[J]. Information Sciences, 2014, 258(3): 416-433.</w:t>
      </w:r>
    </w:p>
    <w:p w14:paraId="51907F7A"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H.M. Sneed, S. Huang. WSDLTest - A Tool for Testing Web Services[C]. Proceedings of the 8th IEEE International Workshop on Web Site Evolution (WSE 2006). IEEE Computer Society, 2006, pp. 14-21.</w:t>
      </w:r>
    </w:p>
    <w:p w14:paraId="2F774FE0"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A. Bertolino, A. Polini. The Audition Framework for TestingWeb Services Interoperability[C]. Proceedings of the 31st EUROMICRO Conference on Software Engineering and Advanced Applications (EUROMICRO-SEAA 2005). IEEE Computer Society, 2005, pp. 134-142.</w:t>
      </w:r>
    </w:p>
    <w:p w14:paraId="0F401513" w14:textId="77777777" w:rsidR="0054338F" w:rsidRPr="004E7C03" w:rsidRDefault="00C272A5" w:rsidP="00136D40">
      <w:pPr>
        <w:pStyle w:val="aff6"/>
        <w:widowControl w:val="0"/>
        <w:numPr>
          <w:ilvl w:val="0"/>
          <w:numId w:val="33"/>
        </w:numPr>
        <w:spacing w:before="100" w:after="100" w:line="312" w:lineRule="auto"/>
        <w:jc w:val="both"/>
        <w:rPr>
          <w:rFonts w:ascii="Times New Roman" w:hAnsi="Times New Roman"/>
          <w:lang w:bidi="ar"/>
        </w:rPr>
      </w:pPr>
      <w:r w:rsidRPr="00C272A5">
        <w:rPr>
          <w:rFonts w:ascii="Times New Roman" w:hAnsi="Times New Roman"/>
          <w:lang w:bidi="ar"/>
        </w:rPr>
        <w:t>R. Heckel, L. Mariani. Automatic Conformance Testing of Web Services[C]. Proceedings of the 8th International Conference on Fundamental Approaches to Software Engineering (FASE 2005), Springer-Verlag, 2005, pp. 34-48.</w:t>
      </w:r>
    </w:p>
    <w:p w14:paraId="2875456F"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Parimala, A. Saini. Web Service with Criteria: Extending WSDL[C]. Proceedings of the 6th IEEE International Conference on Digital Information Management (ICDIM 2011), IEEE, 2011, pp. 205-210.</w:t>
      </w:r>
    </w:p>
    <w:p w14:paraId="35F56A66"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L. Jiang, T. Liu, D. Liu. Objective and SUbjective QoS factors supported Web Service search method based on extended WSDL[C]. Proceedings of the 23rd International Conference on Geoinformatics (Geoinformatics 2015), IEEE, 2015, pp. 1-4.</w:t>
      </w:r>
    </w:p>
    <w:p w14:paraId="22FF91F0"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P.W. Wang, Z.J. Ding, C.J. Jiang, et al. Constraint-Aware Approach to Web Service Composition[J]. IEEE Transactions on Systems Man &amp; Cybernetics Systems, 2017, 44(6):770-784.</w:t>
      </w:r>
    </w:p>
    <w:p w14:paraId="418E7795"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袁雪莉</w:t>
      </w:r>
      <w:r w:rsidRPr="0010235C">
        <w:rPr>
          <w:rFonts w:ascii="Times New Roman" w:hAnsi="Times New Roman" w:hint="eastAsia"/>
          <w:lang w:bidi="ar"/>
        </w:rPr>
        <w:t xml:space="preserve">. </w:t>
      </w:r>
      <w:r w:rsidRPr="0010235C">
        <w:rPr>
          <w:rFonts w:ascii="Times New Roman" w:hAnsi="Times New Roman" w:hint="eastAsia"/>
          <w:lang w:bidi="ar"/>
        </w:rPr>
        <w:t>基于扩展</w:t>
      </w:r>
      <w:r w:rsidRPr="0010235C">
        <w:rPr>
          <w:rFonts w:ascii="Times New Roman" w:hAnsi="Times New Roman" w:hint="eastAsia"/>
          <w:lang w:bidi="ar"/>
        </w:rPr>
        <w:t>WSDL</w:t>
      </w:r>
      <w:r w:rsidRPr="0010235C">
        <w:rPr>
          <w:rFonts w:ascii="Times New Roman" w:hAnsi="Times New Roman" w:hint="eastAsia"/>
          <w:lang w:bidi="ar"/>
        </w:rPr>
        <w:t>的测试用例自动生成</w:t>
      </w:r>
      <w:r w:rsidRPr="0010235C">
        <w:rPr>
          <w:rFonts w:ascii="Times New Roman" w:hAnsi="Times New Roman" w:hint="eastAsia"/>
          <w:lang w:bidi="ar"/>
        </w:rPr>
        <w:t xml:space="preserve">[D]. </w:t>
      </w:r>
      <w:r w:rsidRPr="0010235C">
        <w:rPr>
          <w:rFonts w:ascii="Times New Roman" w:hAnsi="Times New Roman" w:hint="eastAsia"/>
          <w:lang w:bidi="ar"/>
        </w:rPr>
        <w:t>重庆</w:t>
      </w:r>
      <w:r w:rsidRPr="0010235C">
        <w:rPr>
          <w:rFonts w:ascii="Times New Roman" w:hAnsi="Times New Roman" w:hint="eastAsia"/>
          <w:lang w:bidi="ar"/>
        </w:rPr>
        <w:t>:</w:t>
      </w:r>
      <w:r w:rsidRPr="0010235C">
        <w:rPr>
          <w:rFonts w:ascii="Times New Roman" w:hAnsi="Times New Roman" w:hint="eastAsia"/>
          <w:lang w:bidi="ar"/>
        </w:rPr>
        <w:t>西南大学</w:t>
      </w:r>
      <w:r w:rsidRPr="0010235C">
        <w:rPr>
          <w:rFonts w:ascii="Times New Roman" w:hAnsi="Times New Roman" w:hint="eastAsia"/>
          <w:lang w:bidi="ar"/>
        </w:rPr>
        <w:t>, 2009.</w:t>
      </w:r>
    </w:p>
    <w:p w14:paraId="118E6F57"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张峻</w:t>
      </w:r>
      <w:r w:rsidRPr="0010235C">
        <w:rPr>
          <w:rFonts w:ascii="Times New Roman" w:hAnsi="Times New Roman" w:hint="eastAsia"/>
          <w:lang w:bidi="ar"/>
        </w:rPr>
        <w:t xml:space="preserve">. </w:t>
      </w:r>
      <w:r w:rsidRPr="0010235C">
        <w:rPr>
          <w:rFonts w:ascii="Times New Roman" w:hAnsi="Times New Roman" w:hint="eastAsia"/>
          <w:lang w:bidi="ar"/>
        </w:rPr>
        <w:t>基于</w:t>
      </w:r>
      <w:r w:rsidRPr="0010235C">
        <w:rPr>
          <w:rFonts w:ascii="Times New Roman" w:hAnsi="Times New Roman" w:hint="eastAsia"/>
          <w:lang w:bidi="ar"/>
        </w:rPr>
        <w:t>UML2.0</w:t>
      </w:r>
      <w:r w:rsidRPr="0010235C">
        <w:rPr>
          <w:rFonts w:ascii="Times New Roman" w:hAnsi="Times New Roman" w:hint="eastAsia"/>
          <w:lang w:bidi="ar"/>
        </w:rPr>
        <w:t>动态视图的</w:t>
      </w:r>
      <w:r w:rsidRPr="0010235C">
        <w:rPr>
          <w:rFonts w:ascii="Times New Roman" w:hAnsi="Times New Roman" w:hint="eastAsia"/>
          <w:lang w:bidi="ar"/>
        </w:rPr>
        <w:t>Web</w:t>
      </w:r>
      <w:r w:rsidRPr="0010235C">
        <w:rPr>
          <w:rFonts w:ascii="Times New Roman" w:hAnsi="Times New Roman" w:hint="eastAsia"/>
          <w:lang w:bidi="ar"/>
        </w:rPr>
        <w:t>服务模型测试方法及其应用</w:t>
      </w:r>
      <w:r w:rsidRPr="0010235C">
        <w:rPr>
          <w:rFonts w:ascii="Times New Roman" w:hAnsi="Times New Roman" w:hint="eastAsia"/>
          <w:lang w:bidi="ar"/>
        </w:rPr>
        <w:t xml:space="preserve">[D]. </w:t>
      </w:r>
      <w:r w:rsidRPr="0010235C">
        <w:rPr>
          <w:rFonts w:ascii="Times New Roman" w:hAnsi="Times New Roman" w:hint="eastAsia"/>
          <w:lang w:bidi="ar"/>
        </w:rPr>
        <w:t>苏州大学</w:t>
      </w:r>
      <w:r w:rsidRPr="0010235C">
        <w:rPr>
          <w:rFonts w:ascii="Times New Roman" w:hAnsi="Times New Roman" w:hint="eastAsia"/>
          <w:lang w:bidi="ar"/>
        </w:rPr>
        <w:t>, 2007.</w:t>
      </w:r>
    </w:p>
    <w:p w14:paraId="205218C6"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Y. Zheng, J. Zhou, P. Krause. An Automatic Test Case Generation Framework for Web Services[J]. Journal of Software, 2007, 2(3): 64-77.</w:t>
      </w:r>
    </w:p>
    <w:p w14:paraId="088D384D"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Bertolino, G. D. Angelis, L. Frantzen, A. Polini. Model-Based Generation of Testbeds for Web Services[C]. Proceedings of the 20th IFIP International Conference on Testing of Software and Communicating Systems (TESTCOM 2008), Springer, 2008, pp. 266-282.</w:t>
      </w:r>
    </w:p>
    <w:p w14:paraId="2CB5A9AE"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A. T. Endo, A. Simao. Model-Based Testing of Service-Oriented </w:t>
      </w:r>
      <w:r w:rsidRPr="0010235C">
        <w:rPr>
          <w:rFonts w:ascii="Times New Roman" w:hAnsi="Times New Roman"/>
          <w:lang w:bidi="ar"/>
        </w:rPr>
        <w:lastRenderedPageBreak/>
        <w:t>Applications via State Models[C]. Proceedings of the 8th IEEE International Conference on Services Computing (SCC 2011), IEEE Computer Society, 2011, pp. 432-439.</w:t>
      </w:r>
    </w:p>
    <w:p w14:paraId="503B4B88"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Keum, S. Kang, I. Y. Ko, J. Baik, Y. I. Choi. Generating Test Cases for Web Services Using Extended Finite State Machine[C]. Proceedings of the 18th IFIP International Conference on Testing of Software and Communicating Systems (TESTCOM 2006), Springer, 2006, pp. 103-117.</w:t>
      </w:r>
    </w:p>
    <w:p w14:paraId="0DCD79A6"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A. S. Kalaji, R. M. Hierons, S. Swift. An integrated search-based approach for automatic testing from extended finite state machine (EFSM) models[J]. Information &amp; Software Technology, 2011, 53(53): 1297-1318.</w:t>
      </w:r>
    </w:p>
    <w:p w14:paraId="1EC09598"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Kiran, A. J. H. Simons. Model-Based Testing for Composite Web Services in Cloud Brokerage Scenarios[C]. Proceedings of the 3rd European Conference on Service-Oriented and Cloud Computing (ESOCC 2014), Springer, 2014, pp. 190-205.</w:t>
      </w:r>
    </w:p>
    <w:p w14:paraId="5D37BC36"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293" w:name="_Ref12199"/>
      <w:r w:rsidRPr="0010235C">
        <w:rPr>
          <w:rFonts w:ascii="Times New Roman" w:hAnsi="Times New Roman"/>
          <w:lang w:bidi="ar"/>
        </w:rPr>
        <w:t>A. T. Endo, M. Linschulte, A. D. S. Simão, et al. Event-and Coverage-Based Testing of Web Services[C]. Proceedings of the 4th International Conference on Secure Software Integration &amp; Reliability Improvement Companion (SSIRI 2010), IEEE Computer Society, 2010, pp. 62-69.</w:t>
      </w:r>
    </w:p>
    <w:bookmarkEnd w:id="293"/>
    <w:p w14:paraId="3E3C5535"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M. Linschulte. Event-Driven Modeling and Testing of Web Services[C]. Proceedings of the 32nd IEEE International Computer Software and Applications Conference (COMPSAC 2008), IEEE Computer Society, 2008, pp. 1168-1173.</w:t>
      </w:r>
    </w:p>
    <w:p w14:paraId="2B9DBA2E"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T. Endo, M. Linschulte, A. Simao. A holistic approach to model-based testing of Web service compositions[J]. Software Practice &amp; Experience, 2014, 44(2): 201–234.</w:t>
      </w:r>
    </w:p>
    <w:p w14:paraId="5CFC4E13"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 Wu, C. H. Huang. The Web Services Composition Testing Based on Extended Finite State Machine and UML Model[C]. Proceedings of the 5th International Conference on Service Science and Innovation (ICSSI 2013), IEEE Computer Society, 2013, pp. 215-222.</w:t>
      </w:r>
    </w:p>
    <w:p w14:paraId="564C2729"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G. Zhang, R. Mei, J. Zhang. A Business Process of Web Services Testing Method Based on UML2.0 Activity Diagram[C]. Proceedings of the Workshop on Intelligent Information Technology Application (IITA 2007), IEEE Computer Society, 2007, pp. 59-65.</w:t>
      </w:r>
    </w:p>
    <w:p w14:paraId="42873E30"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V. Pretre, A. D. Kermadec, F. Bouquet, et al. Automated UML models merging for web services testing[J]. International Journal of Web &amp; Grid Services, 2009, 5(2): 107-129.</w:t>
      </w:r>
    </w:p>
    <w:p w14:paraId="59699FA9"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 xml:space="preserve">S. Ali, L. C. Briand, J. U. Rehman, et al. A state-based approach to </w:t>
      </w:r>
      <w:r w:rsidRPr="0010235C">
        <w:rPr>
          <w:rFonts w:ascii="Times New Roman" w:hAnsi="Times New Roman"/>
          <w:lang w:bidi="ar"/>
        </w:rPr>
        <w:lastRenderedPageBreak/>
        <w:t>integration testing based on UML models[J]. Information &amp; Software Technology, 2007, 49(11–12): 1087-1106.</w:t>
      </w:r>
    </w:p>
    <w:p w14:paraId="441F09A2"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M. E. Cambronero, G. Diaz, J. J. Pardo, V. Valero. Using UML Diagrams to Model Real-Time Web Services[C]. Proceedings of the 2nd International Conference on Internet and Web Applications and Services (ICIW 2007), IEEE Computer Society, 2007, pp. 24.</w:t>
      </w:r>
    </w:p>
    <w:p w14:paraId="75C173A0"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D. Lee, M. Yannakakis. Principles and methods of testing finite state machines-a survey[J]. Proceedings of the IEEE, 1996, 84(8): 1090-1123.</w:t>
      </w:r>
    </w:p>
    <w:p w14:paraId="197DB0EC"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A. Hollmann, S. Padberg. Model-Based Integration Testing with Communication Sequence Graphs. In Model-Based Testing for Embedded Systems, CRC Press, 2011, pp. 223-243.</w:t>
      </w:r>
    </w:p>
    <w:p w14:paraId="05F90184" w14:textId="77777777" w:rsidR="0054338F"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bookmarkStart w:id="294" w:name="_Ref14537"/>
      <w:r w:rsidRPr="0010235C">
        <w:rPr>
          <w:rFonts w:ascii="Times New Roman" w:hAnsi="Times New Roman" w:hint="eastAsia"/>
          <w:lang w:bidi="ar"/>
        </w:rPr>
        <w:t>韩德帅</w:t>
      </w:r>
      <w:r w:rsidRPr="0010235C">
        <w:rPr>
          <w:rFonts w:ascii="Times New Roman" w:hAnsi="Times New Roman" w:hint="eastAsia"/>
          <w:lang w:bidi="ar"/>
        </w:rPr>
        <w:t xml:space="preserve">, </w:t>
      </w:r>
      <w:r w:rsidRPr="0010235C">
        <w:rPr>
          <w:rFonts w:ascii="Times New Roman" w:hAnsi="Times New Roman" w:hint="eastAsia"/>
          <w:lang w:bidi="ar"/>
        </w:rPr>
        <w:t>杨启亮</w:t>
      </w:r>
      <w:r w:rsidRPr="0010235C">
        <w:rPr>
          <w:rFonts w:ascii="Times New Roman" w:hAnsi="Times New Roman" w:hint="eastAsia"/>
          <w:lang w:bidi="ar"/>
        </w:rPr>
        <w:t xml:space="preserve">, </w:t>
      </w:r>
      <w:r w:rsidRPr="0010235C">
        <w:rPr>
          <w:rFonts w:ascii="Times New Roman" w:hAnsi="Times New Roman" w:hint="eastAsia"/>
          <w:lang w:bidi="ar"/>
        </w:rPr>
        <w:t>邢建春</w:t>
      </w:r>
      <w:r w:rsidRPr="0010235C">
        <w:rPr>
          <w:rFonts w:ascii="Times New Roman" w:hAnsi="Times New Roman" w:hint="eastAsia"/>
          <w:lang w:bidi="ar"/>
        </w:rPr>
        <w:t xml:space="preserve">. </w:t>
      </w:r>
      <w:r w:rsidRPr="0010235C">
        <w:rPr>
          <w:rFonts w:ascii="Times New Roman" w:hAnsi="Times New Roman" w:hint="eastAsia"/>
          <w:lang w:bidi="ar"/>
        </w:rPr>
        <w:t>一种软件自适应</w:t>
      </w:r>
      <w:r w:rsidRPr="0010235C">
        <w:rPr>
          <w:rFonts w:ascii="Times New Roman" w:hAnsi="Times New Roman" w:hint="eastAsia"/>
          <w:lang w:bidi="ar"/>
        </w:rPr>
        <w:t>UML</w:t>
      </w:r>
      <w:r w:rsidRPr="0010235C">
        <w:rPr>
          <w:rFonts w:ascii="Times New Roman" w:hAnsi="Times New Roman" w:hint="eastAsia"/>
          <w:lang w:bidi="ar"/>
        </w:rPr>
        <w:t>建模及其形式化验证方法</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2015, 26(4): 730-746.</w:t>
      </w:r>
      <w:bookmarkEnd w:id="294"/>
    </w:p>
    <w:p w14:paraId="3CBBC5C6" w14:textId="77777777" w:rsidR="0054338F"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Metamorphic Testing for Web Services: Framework and a Case Study[C]. Proceedings of the 9th IEEE International Conference on Web Services (ICWS 2011), IEEE Computer Society, 2011, pp. 283-290.</w:t>
      </w:r>
    </w:p>
    <w:p w14:paraId="0A9F05D7"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B. Mu, H. Liu, Z. Wang, T. Y. Chen. A metamorphic relation-based approach to testing web services without oracles[J]. International Journal on Web Service Research, 2012, 9(1): 51-73.</w:t>
      </w:r>
    </w:p>
    <w:p w14:paraId="11AFB278"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G. Wang, K. Y. Cai, T. Y. Chen. Towards Dynamic Random Testing for Web Services[C]. Proceedings of the 36th Annual IEEE International Computer Software and Applications Conference (COMPSAC 2012), IEEE Computer Society, 2012, pp. 164-169.</w:t>
      </w:r>
    </w:p>
    <w:p w14:paraId="1C5E6343"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Zhai, Y. Shang, Z. Zhang. BPELDebugger: An effective BPEL-specific fault localization framework[J]. Information and Software Technology, 2013, 55(12): 2140-2153.</w:t>
      </w:r>
    </w:p>
    <w:p w14:paraId="6C12C79F"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Peltz. Web services orchestration and choreography[J]. IEEE Computer, 2003, 36(10): 46-52.</w:t>
      </w:r>
    </w:p>
    <w:p w14:paraId="27810723"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Shang, Y. Zhao, T. Y. Chen. Scenario-Oriented Testing for Web Service Compositions Using BPEL[C]. Proceedings of the 12th International Conference on Quality Software (QSIC 2012), IEEE Computer Society, 2012, pp. 171-174.</w:t>
      </w:r>
    </w:p>
    <w:p w14:paraId="1BFBA49B"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C. Sun, Y. Zhao, L. Pan, L. Hui, T. Y. Chen. Automated Testing of WS-BPEL Service Compositions: A Scenario-Oriented Approach[J]. IEEE Transactions on Services Computing, in press (accepted on 2 August 2015).</w:t>
      </w:r>
    </w:p>
    <w:p w14:paraId="1FE68E73" w14:textId="36D170C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侯可佳</w:t>
      </w:r>
      <w:r w:rsidRPr="0010235C">
        <w:rPr>
          <w:rFonts w:ascii="Times New Roman" w:hAnsi="Times New Roman" w:hint="eastAsia"/>
          <w:lang w:bidi="ar"/>
        </w:rPr>
        <w:t xml:space="preserve">, </w:t>
      </w:r>
      <w:r w:rsidRPr="0010235C">
        <w:rPr>
          <w:rFonts w:ascii="Times New Roman" w:hAnsi="Times New Roman" w:hint="eastAsia"/>
          <w:lang w:bidi="ar"/>
        </w:rPr>
        <w:t>白晓颖</w:t>
      </w:r>
      <w:r w:rsidRPr="0010235C">
        <w:rPr>
          <w:rFonts w:ascii="Times New Roman" w:hAnsi="Times New Roman" w:hint="eastAsia"/>
          <w:lang w:bidi="ar"/>
        </w:rPr>
        <w:t xml:space="preserve">, </w:t>
      </w:r>
      <w:r w:rsidRPr="0010235C">
        <w:rPr>
          <w:rFonts w:ascii="Times New Roman" w:hAnsi="Times New Roman" w:hint="eastAsia"/>
          <w:lang w:bidi="ar"/>
        </w:rPr>
        <w:t>陆皓</w:t>
      </w:r>
      <w:r w:rsidRPr="0010235C">
        <w:rPr>
          <w:rFonts w:ascii="Times New Roman" w:hAnsi="Times New Roman" w:hint="eastAsia"/>
          <w:lang w:bidi="ar"/>
        </w:rPr>
        <w:t>,</w:t>
      </w:r>
      <w:ins w:id="295" w:author="a41255065@163.com" w:date="2017-11-14T11:00:00Z">
        <w:r w:rsidR="009F702B">
          <w:rPr>
            <w:rFonts w:ascii="Times New Roman" w:hAnsi="Times New Roman"/>
            <w:lang w:bidi="ar"/>
          </w:rPr>
          <w:t xml:space="preserve"> </w:t>
        </w:r>
      </w:ins>
      <w:r w:rsidRPr="0010235C">
        <w:rPr>
          <w:rFonts w:ascii="Times New Roman" w:hAnsi="Times New Roman" w:hint="eastAsia"/>
          <w:lang w:bidi="ar"/>
        </w:rPr>
        <w:t>等</w:t>
      </w:r>
      <w:r w:rsidRPr="0010235C">
        <w:rPr>
          <w:rFonts w:ascii="Times New Roman" w:hAnsi="Times New Roman" w:hint="eastAsia"/>
          <w:lang w:bidi="ar"/>
        </w:rPr>
        <w:t xml:space="preserve">. </w:t>
      </w:r>
      <w:r w:rsidRPr="0010235C">
        <w:rPr>
          <w:rFonts w:ascii="Times New Roman" w:hAnsi="Times New Roman" w:hint="eastAsia"/>
          <w:lang w:bidi="ar"/>
        </w:rPr>
        <w:t>基于接口语义契约的</w:t>
      </w:r>
      <w:r w:rsidRPr="0010235C">
        <w:rPr>
          <w:rFonts w:ascii="Times New Roman" w:hAnsi="Times New Roman" w:hint="eastAsia"/>
          <w:lang w:bidi="ar"/>
        </w:rPr>
        <w:t>Web</w:t>
      </w:r>
      <w:r w:rsidRPr="0010235C">
        <w:rPr>
          <w:rFonts w:ascii="Times New Roman" w:hAnsi="Times New Roman" w:hint="eastAsia"/>
          <w:lang w:bidi="ar"/>
        </w:rPr>
        <w:t>服务测试数据生成</w:t>
      </w:r>
      <w:r w:rsidRPr="0010235C">
        <w:rPr>
          <w:rFonts w:ascii="Times New Roman" w:hAnsi="Times New Roman" w:hint="eastAsia"/>
          <w:lang w:bidi="ar"/>
        </w:rPr>
        <w:t xml:space="preserve">[J]. </w:t>
      </w:r>
      <w:r w:rsidRPr="0010235C">
        <w:rPr>
          <w:rFonts w:ascii="Times New Roman" w:hAnsi="Times New Roman" w:hint="eastAsia"/>
          <w:lang w:bidi="ar"/>
        </w:rPr>
        <w:t>软件学报</w:t>
      </w:r>
      <w:r w:rsidRPr="0010235C">
        <w:rPr>
          <w:rFonts w:ascii="Times New Roman" w:hAnsi="Times New Roman" w:hint="eastAsia"/>
          <w:lang w:bidi="ar"/>
        </w:rPr>
        <w:t>, 2013, 24(9): 2020-2041.</w:t>
      </w:r>
    </w:p>
    <w:p w14:paraId="6AF397D5"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lastRenderedPageBreak/>
        <w:t>许蕾</w:t>
      </w:r>
      <w:r w:rsidRPr="0010235C">
        <w:rPr>
          <w:rFonts w:ascii="Times New Roman" w:hAnsi="Times New Roman" w:hint="eastAsia"/>
          <w:lang w:bidi="ar"/>
        </w:rPr>
        <w:t xml:space="preserve">, </w:t>
      </w:r>
      <w:r w:rsidRPr="0010235C">
        <w:rPr>
          <w:rFonts w:ascii="Times New Roman" w:hAnsi="Times New Roman" w:hint="eastAsia"/>
          <w:lang w:bidi="ar"/>
        </w:rPr>
        <w:t>陈林</w:t>
      </w:r>
      <w:r w:rsidRPr="0010235C">
        <w:rPr>
          <w:rFonts w:ascii="Times New Roman" w:hAnsi="Times New Roman" w:hint="eastAsia"/>
          <w:lang w:bidi="ar"/>
        </w:rPr>
        <w:t xml:space="preserve">, </w:t>
      </w:r>
      <w:r w:rsidRPr="0010235C">
        <w:rPr>
          <w:rFonts w:ascii="Times New Roman" w:hAnsi="Times New Roman" w:hint="eastAsia"/>
          <w:lang w:bidi="ar"/>
        </w:rPr>
        <w:t>徐宝文</w:t>
      </w:r>
      <w:r w:rsidRPr="0010235C">
        <w:rPr>
          <w:rFonts w:ascii="Times New Roman" w:hAnsi="Times New Roman" w:hint="eastAsia"/>
          <w:lang w:bidi="ar"/>
        </w:rPr>
        <w:t xml:space="preserve">. </w:t>
      </w:r>
      <w:r w:rsidRPr="0010235C">
        <w:rPr>
          <w:rFonts w:ascii="Times New Roman" w:hAnsi="Times New Roman" w:hint="eastAsia"/>
          <w:lang w:bidi="ar"/>
        </w:rPr>
        <w:t>用户需求驱动的</w:t>
      </w:r>
      <w:r w:rsidRPr="0010235C">
        <w:rPr>
          <w:rFonts w:ascii="Times New Roman" w:hAnsi="Times New Roman" w:hint="eastAsia"/>
          <w:lang w:bidi="ar"/>
        </w:rPr>
        <w:t>Web</w:t>
      </w:r>
      <w:r w:rsidRPr="0010235C">
        <w:rPr>
          <w:rFonts w:ascii="Times New Roman" w:hAnsi="Times New Roman" w:hint="eastAsia"/>
          <w:lang w:bidi="ar"/>
        </w:rPr>
        <w:t>服务测试</w:t>
      </w:r>
      <w:r w:rsidRPr="0010235C">
        <w:rPr>
          <w:rFonts w:ascii="Times New Roman" w:hAnsi="Times New Roman" w:hint="eastAsia"/>
          <w:lang w:bidi="ar"/>
        </w:rPr>
        <w:t xml:space="preserve">[J]. </w:t>
      </w:r>
      <w:r w:rsidRPr="0010235C">
        <w:rPr>
          <w:rFonts w:ascii="Times New Roman" w:hAnsi="Times New Roman" w:hint="eastAsia"/>
          <w:lang w:bidi="ar"/>
        </w:rPr>
        <w:t>计算机学报</w:t>
      </w:r>
      <w:r w:rsidRPr="0010235C">
        <w:rPr>
          <w:rFonts w:ascii="Times New Roman" w:hAnsi="Times New Roman" w:hint="eastAsia"/>
          <w:lang w:bidi="ar"/>
        </w:rPr>
        <w:t>, 2011, 34(6): 1029-1040.</w:t>
      </w:r>
    </w:p>
    <w:p w14:paraId="1E14C037"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李盛钢</w:t>
      </w:r>
      <w:r w:rsidRPr="0010235C">
        <w:rPr>
          <w:rFonts w:ascii="Times New Roman" w:hAnsi="Times New Roman" w:hint="eastAsia"/>
          <w:lang w:bidi="ar"/>
        </w:rPr>
        <w:t xml:space="preserve">. </w:t>
      </w:r>
      <w:r w:rsidRPr="0010235C">
        <w:rPr>
          <w:rFonts w:ascii="Times New Roman" w:hAnsi="Times New Roman" w:hint="eastAsia"/>
          <w:lang w:bidi="ar"/>
        </w:rPr>
        <w:t>一种基于扩展</w:t>
      </w:r>
      <w:r w:rsidRPr="0010235C">
        <w:rPr>
          <w:rFonts w:ascii="Times New Roman" w:hAnsi="Times New Roman" w:hint="eastAsia"/>
          <w:lang w:bidi="ar"/>
        </w:rPr>
        <w:t>WSDL</w:t>
      </w:r>
      <w:r w:rsidRPr="0010235C">
        <w:rPr>
          <w:rFonts w:ascii="Times New Roman" w:hAnsi="Times New Roman" w:hint="eastAsia"/>
          <w:lang w:bidi="ar"/>
        </w:rPr>
        <w:t>的测试数据自动生成方法</w:t>
      </w:r>
      <w:r w:rsidRPr="0010235C">
        <w:rPr>
          <w:rFonts w:ascii="Times New Roman" w:hAnsi="Times New Roman" w:hint="eastAsia"/>
          <w:lang w:bidi="ar"/>
        </w:rPr>
        <w:t xml:space="preserve">[D]. </w:t>
      </w:r>
      <w:r w:rsidRPr="0010235C">
        <w:rPr>
          <w:rFonts w:ascii="Times New Roman" w:hAnsi="Times New Roman" w:hint="eastAsia"/>
          <w:lang w:bidi="ar"/>
        </w:rPr>
        <w:t>西南大学</w:t>
      </w:r>
      <w:r w:rsidRPr="0010235C">
        <w:rPr>
          <w:rFonts w:ascii="Times New Roman" w:hAnsi="Times New Roman" w:hint="eastAsia"/>
          <w:lang w:bidi="ar"/>
        </w:rPr>
        <w:t>, 2010.</w:t>
      </w:r>
    </w:p>
    <w:p w14:paraId="1D1EBEF2"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Essalmi, L.J.B Ayed. Graphical UML View from Extended Backus-Naur Form Grammars[C]. Proceedings of the 6th IEEE International Conference on Advanced Learning Technologies (ICALT 2006), IEEE Computer Society, 2006, pp. 544-546.</w:t>
      </w:r>
    </w:p>
    <w:p w14:paraId="3F900FE6"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P. Bourhis, J.L. Reutter. JSON: Data model, Query languages and Schema specification[C] Proceedings of the 36th ACM SIGMOD-SIGACT-SIGAI Symposium on Principles of Database Systems (PODS 2017), ACM, 2017, pp. 123-135.</w:t>
      </w:r>
    </w:p>
    <w:p w14:paraId="14BEB70F"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N. Wirth. The programming language Pascal[J]. Acta Informatica, 1971, 1(1):35-63.</w:t>
      </w:r>
    </w:p>
    <w:p w14:paraId="73817F61" w14:textId="77777777" w:rsidR="0010235C"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lang w:bidi="ar"/>
        </w:rPr>
        <w:t>F. Belli, C.J. Budnik, et al. Event-based modelling, analysis and testing of user interactions: approach and case study: Research Articles[J]. Software Testing Verification &amp; Reliability, 2006, 16(1): 3–32.</w:t>
      </w:r>
    </w:p>
    <w:p w14:paraId="4A00B0A3" w14:textId="77777777" w:rsidR="0010235C" w:rsidRPr="004E7C03" w:rsidRDefault="0010235C" w:rsidP="00136D40">
      <w:pPr>
        <w:pStyle w:val="aff6"/>
        <w:widowControl w:val="0"/>
        <w:numPr>
          <w:ilvl w:val="0"/>
          <w:numId w:val="33"/>
        </w:numPr>
        <w:spacing w:before="100" w:after="100" w:line="312" w:lineRule="auto"/>
        <w:jc w:val="both"/>
        <w:rPr>
          <w:rFonts w:ascii="Times New Roman" w:hAnsi="Times New Roman"/>
          <w:lang w:bidi="ar"/>
        </w:rPr>
      </w:pPr>
      <w:r w:rsidRPr="0010235C">
        <w:rPr>
          <w:rFonts w:ascii="Times New Roman" w:hAnsi="Times New Roman" w:hint="eastAsia"/>
          <w:lang w:bidi="ar"/>
        </w:rPr>
        <w:t>C. Sun. A Transformation-based Approach to Generating Scenario-oriented Test Cases from UML Activity Diagrams for Concurrent Applications[C]. Proceedings of 32nd Annual IEEE International Computer Software and Application Conference (COMPSAC 2008)</w:t>
      </w:r>
      <w:r w:rsidRPr="0010235C">
        <w:rPr>
          <w:rFonts w:ascii="Times New Roman" w:hAnsi="Times New Roman" w:hint="eastAsia"/>
          <w:lang w:bidi="ar"/>
        </w:rPr>
        <w:t>，</w:t>
      </w:r>
      <w:r w:rsidRPr="0010235C">
        <w:rPr>
          <w:rFonts w:ascii="Times New Roman" w:hAnsi="Times New Roman" w:hint="eastAsia"/>
          <w:lang w:bidi="ar"/>
        </w:rPr>
        <w:t>IEEE Com</w:t>
      </w:r>
      <w:r w:rsidRPr="0010235C">
        <w:rPr>
          <w:rFonts w:ascii="Times New Roman" w:hAnsi="Times New Roman"/>
          <w:lang w:bidi="ar"/>
        </w:rPr>
        <w:t>puter Society, Turku, Finland, 2008,</w:t>
      </w:r>
      <w:bookmarkStart w:id="296" w:name="_GoBack"/>
      <w:bookmarkEnd w:id="296"/>
      <w:r w:rsidRPr="0010235C">
        <w:rPr>
          <w:rFonts w:ascii="Times New Roman" w:hAnsi="Times New Roman"/>
          <w:lang w:bidi="ar"/>
        </w:rPr>
        <w:t xml:space="preserve"> pp. 160-167.</w:t>
      </w:r>
    </w:p>
    <w:p w14:paraId="1785358F" w14:textId="77777777" w:rsidR="005A3851" w:rsidRPr="004E7C03" w:rsidRDefault="0069507A">
      <w:pPr>
        <w:pStyle w:val="u7"/>
      </w:pPr>
      <w:bookmarkStart w:id="297" w:name="_Toc498361771"/>
      <w:r w:rsidRPr="004E7C03">
        <w:rPr>
          <w:rFonts w:hint="eastAsia"/>
        </w:rPr>
        <w:lastRenderedPageBreak/>
        <w:t>作者简历及在学研究成果</w:t>
      </w:r>
      <w:bookmarkEnd w:id="286"/>
      <w:bookmarkEnd w:id="297"/>
    </w:p>
    <w:p w14:paraId="6C646858" w14:textId="77777777" w:rsidR="005A3851" w:rsidRPr="004E7C03" w:rsidRDefault="0069507A" w:rsidP="00136D40">
      <w:pPr>
        <w:widowControl/>
        <w:numPr>
          <w:ilvl w:val="0"/>
          <w:numId w:val="32"/>
        </w:numPr>
        <w:spacing w:line="312" w:lineRule="auto"/>
        <w:ind w:left="0" w:firstLine="0"/>
        <w:jc w:val="left"/>
        <w:rPr>
          <w:sz w:val="24"/>
        </w:rPr>
      </w:pPr>
      <w:r w:rsidRPr="004E7C03">
        <w:rPr>
          <w:rFonts w:hint="eastAsia"/>
          <w:sz w:val="24"/>
        </w:rPr>
        <w:t>作者入学前简历</w:t>
      </w:r>
    </w:p>
    <w:p w14:paraId="6303D70D" w14:textId="77777777" w:rsidR="005A3851" w:rsidRPr="004E7C03" w:rsidRDefault="005A3851">
      <w:pPr>
        <w:widowControl/>
        <w:spacing w:line="312" w:lineRule="auto"/>
        <w:jc w:val="left"/>
        <w:rPr>
          <w:sz w:val="24"/>
        </w:r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711"/>
        <w:gridCol w:w="4274"/>
        <w:gridCol w:w="1168"/>
      </w:tblGrid>
      <w:tr w:rsidR="005A3851" w:rsidRPr="004E7C03" w14:paraId="5C8415BA" w14:textId="77777777">
        <w:tc>
          <w:tcPr>
            <w:tcW w:w="2711" w:type="dxa"/>
            <w:vAlign w:val="center"/>
          </w:tcPr>
          <w:p w14:paraId="255DFAE5" w14:textId="77777777" w:rsidR="005A3851" w:rsidRPr="004E7C03" w:rsidRDefault="0069507A">
            <w:pPr>
              <w:widowControl/>
              <w:spacing w:beforeLines="50" w:before="120" w:afterLines="50" w:after="120"/>
              <w:jc w:val="center"/>
              <w:rPr>
                <w:sz w:val="24"/>
              </w:rPr>
            </w:pPr>
            <w:r w:rsidRPr="004E7C03">
              <w:rPr>
                <w:rFonts w:hint="eastAsia"/>
                <w:sz w:val="24"/>
              </w:rPr>
              <w:t>起止年月</w:t>
            </w:r>
          </w:p>
        </w:tc>
        <w:tc>
          <w:tcPr>
            <w:tcW w:w="4274" w:type="dxa"/>
            <w:vAlign w:val="center"/>
          </w:tcPr>
          <w:p w14:paraId="216EEF9F" w14:textId="77777777" w:rsidR="005A3851" w:rsidRPr="004E7C03" w:rsidRDefault="0069507A">
            <w:pPr>
              <w:widowControl/>
              <w:spacing w:beforeLines="50" w:before="120" w:afterLines="50" w:after="120"/>
              <w:jc w:val="center"/>
              <w:rPr>
                <w:sz w:val="24"/>
              </w:rPr>
            </w:pPr>
            <w:r w:rsidRPr="004E7C03">
              <w:rPr>
                <w:rFonts w:hint="eastAsia"/>
                <w:sz w:val="24"/>
              </w:rPr>
              <w:t>学习或工作单位</w:t>
            </w:r>
          </w:p>
        </w:tc>
        <w:tc>
          <w:tcPr>
            <w:tcW w:w="1168" w:type="dxa"/>
            <w:vAlign w:val="center"/>
          </w:tcPr>
          <w:p w14:paraId="37EB64BA" w14:textId="77777777" w:rsidR="005A3851" w:rsidRPr="004E7C03" w:rsidRDefault="0069507A">
            <w:pPr>
              <w:widowControl/>
              <w:spacing w:beforeLines="50" w:before="120" w:afterLines="50" w:after="120"/>
              <w:jc w:val="center"/>
              <w:rPr>
                <w:sz w:val="24"/>
              </w:rPr>
            </w:pPr>
            <w:r w:rsidRPr="004E7C03">
              <w:rPr>
                <w:rFonts w:hint="eastAsia"/>
                <w:sz w:val="24"/>
              </w:rPr>
              <w:t>备注</w:t>
            </w:r>
          </w:p>
        </w:tc>
      </w:tr>
      <w:tr w:rsidR="005A3851" w:rsidRPr="004E7C03" w14:paraId="62E5E261" w14:textId="77777777">
        <w:tc>
          <w:tcPr>
            <w:tcW w:w="2711" w:type="dxa"/>
            <w:vAlign w:val="center"/>
          </w:tcPr>
          <w:p w14:paraId="52425876" w14:textId="77777777" w:rsidR="005A3851" w:rsidRPr="004E7C03" w:rsidRDefault="0069507A" w:rsidP="00D245BA">
            <w:pPr>
              <w:widowControl/>
              <w:spacing w:beforeLines="50" w:before="120" w:afterLines="50" w:after="120"/>
              <w:jc w:val="center"/>
              <w:rPr>
                <w:sz w:val="24"/>
              </w:rPr>
            </w:pPr>
            <w:r w:rsidRPr="004E7C03">
              <w:rPr>
                <w:sz w:val="24"/>
              </w:rPr>
              <w:t>201</w:t>
            </w:r>
            <w:r w:rsidR="00D245BA">
              <w:rPr>
                <w:sz w:val="24"/>
              </w:rPr>
              <w:t>1</w:t>
            </w:r>
            <w:r w:rsidRPr="004E7C03">
              <w:rPr>
                <w:rFonts w:hint="eastAsia"/>
                <w:sz w:val="24"/>
              </w:rPr>
              <w:t>年</w:t>
            </w:r>
            <w:r w:rsidRPr="004E7C03">
              <w:rPr>
                <w:sz w:val="24"/>
              </w:rPr>
              <w:t>09</w:t>
            </w:r>
            <w:r w:rsidRPr="004E7C03">
              <w:rPr>
                <w:rFonts w:hint="eastAsia"/>
                <w:sz w:val="24"/>
              </w:rPr>
              <w:t>月至</w:t>
            </w:r>
            <w:r w:rsidRPr="004E7C03">
              <w:rPr>
                <w:sz w:val="24"/>
              </w:rPr>
              <w:t>201</w:t>
            </w:r>
            <w:r w:rsidR="00D245BA">
              <w:rPr>
                <w:sz w:val="24"/>
              </w:rPr>
              <w:t>5</w:t>
            </w:r>
            <w:r w:rsidRPr="004E7C03">
              <w:rPr>
                <w:rFonts w:hint="eastAsia"/>
                <w:sz w:val="24"/>
              </w:rPr>
              <w:t>年</w:t>
            </w:r>
            <w:r w:rsidRPr="004E7C03">
              <w:rPr>
                <w:sz w:val="24"/>
              </w:rPr>
              <w:t>06</w:t>
            </w:r>
            <w:r w:rsidRPr="004E7C03">
              <w:rPr>
                <w:rFonts w:hint="eastAsia"/>
                <w:sz w:val="24"/>
              </w:rPr>
              <w:t>月</w:t>
            </w:r>
          </w:p>
        </w:tc>
        <w:tc>
          <w:tcPr>
            <w:tcW w:w="4274" w:type="dxa"/>
            <w:vAlign w:val="center"/>
          </w:tcPr>
          <w:p w14:paraId="5648832E" w14:textId="77777777" w:rsidR="005A3851" w:rsidRPr="004E7C03" w:rsidRDefault="0069507A" w:rsidP="00D245BA">
            <w:pPr>
              <w:widowControl/>
              <w:spacing w:beforeLines="50" w:before="120" w:afterLines="50" w:after="120"/>
              <w:rPr>
                <w:sz w:val="24"/>
              </w:rPr>
            </w:pPr>
            <w:r w:rsidRPr="004E7C03">
              <w:rPr>
                <w:rFonts w:hint="eastAsia"/>
                <w:sz w:val="24"/>
              </w:rPr>
              <w:t>在</w:t>
            </w:r>
            <w:r w:rsidRPr="004E7C03">
              <w:rPr>
                <w:rFonts w:ascii="宋体" w:hint="eastAsia"/>
                <w:sz w:val="24"/>
              </w:rPr>
              <w:t>北京科技大学</w:t>
            </w:r>
            <w:r w:rsidR="00D245BA">
              <w:rPr>
                <w:rFonts w:ascii="宋体" w:hint="eastAsia"/>
                <w:sz w:val="24"/>
              </w:rPr>
              <w:t>信息安全</w:t>
            </w:r>
            <w:r w:rsidRPr="004E7C03">
              <w:rPr>
                <w:rFonts w:ascii="宋体" w:hint="eastAsia"/>
                <w:sz w:val="24"/>
              </w:rPr>
              <w:t>专业攻读</w:t>
            </w:r>
            <w:r w:rsidRPr="004E7C03">
              <w:rPr>
                <w:rFonts w:ascii="宋体"/>
                <w:sz w:val="24"/>
              </w:rPr>
              <w:fldChar w:fldCharType="begin"/>
            </w:r>
            <w:r w:rsidRPr="004E7C03">
              <w:rPr>
                <w:rFonts w:ascii="宋体"/>
                <w:sz w:val="24"/>
              </w:rPr>
              <w:instrText xml:space="preserve">MACROBUTTON NoMacro </w:instrText>
            </w:r>
            <w:r w:rsidRPr="004E7C03">
              <w:rPr>
                <w:rFonts w:ascii="宋体" w:hint="eastAsia"/>
                <w:sz w:val="24"/>
              </w:rPr>
              <w:instrText>学士学位</w:instrText>
            </w:r>
            <w:r w:rsidRPr="004E7C03">
              <w:rPr>
                <w:rFonts w:ascii="宋体"/>
                <w:sz w:val="24"/>
              </w:rPr>
              <w:fldChar w:fldCharType="end"/>
            </w:r>
          </w:p>
        </w:tc>
        <w:tc>
          <w:tcPr>
            <w:tcW w:w="1168" w:type="dxa"/>
            <w:vAlign w:val="center"/>
          </w:tcPr>
          <w:p w14:paraId="36DD4D29" w14:textId="77777777" w:rsidR="005A3851" w:rsidRPr="004E7C03" w:rsidRDefault="005A3851">
            <w:pPr>
              <w:widowControl/>
              <w:spacing w:beforeLines="50" w:before="120" w:afterLines="50" w:after="120"/>
              <w:jc w:val="center"/>
              <w:rPr>
                <w:sz w:val="24"/>
              </w:rPr>
            </w:pPr>
          </w:p>
        </w:tc>
      </w:tr>
      <w:tr w:rsidR="005A3851" w:rsidRPr="004E7C03" w14:paraId="79306F04" w14:textId="77777777">
        <w:tc>
          <w:tcPr>
            <w:tcW w:w="2711" w:type="dxa"/>
            <w:vAlign w:val="center"/>
          </w:tcPr>
          <w:p w14:paraId="282A7DD4" w14:textId="77777777" w:rsidR="005A3851" w:rsidRPr="004E7C03" w:rsidRDefault="005A3851">
            <w:pPr>
              <w:widowControl/>
              <w:spacing w:beforeLines="50" w:before="120" w:afterLines="50" w:after="120"/>
              <w:jc w:val="center"/>
              <w:rPr>
                <w:sz w:val="24"/>
              </w:rPr>
            </w:pPr>
          </w:p>
        </w:tc>
        <w:tc>
          <w:tcPr>
            <w:tcW w:w="4274" w:type="dxa"/>
            <w:vAlign w:val="center"/>
          </w:tcPr>
          <w:p w14:paraId="0129F8A6" w14:textId="77777777" w:rsidR="005A3851" w:rsidRPr="004E7C03" w:rsidRDefault="005A3851">
            <w:pPr>
              <w:widowControl/>
              <w:spacing w:beforeLines="50" w:before="120" w:afterLines="50" w:after="120"/>
              <w:rPr>
                <w:sz w:val="24"/>
              </w:rPr>
            </w:pPr>
          </w:p>
        </w:tc>
        <w:tc>
          <w:tcPr>
            <w:tcW w:w="1168" w:type="dxa"/>
            <w:vAlign w:val="center"/>
          </w:tcPr>
          <w:p w14:paraId="4234A87C" w14:textId="77777777" w:rsidR="005A3851" w:rsidRPr="004E7C03" w:rsidRDefault="005A3851">
            <w:pPr>
              <w:widowControl/>
              <w:spacing w:beforeLines="50" w:before="120" w:afterLines="50" w:after="120"/>
              <w:jc w:val="center"/>
              <w:rPr>
                <w:sz w:val="24"/>
              </w:rPr>
            </w:pPr>
          </w:p>
        </w:tc>
      </w:tr>
      <w:tr w:rsidR="005A3851" w:rsidRPr="004E7C03" w14:paraId="43CB2015" w14:textId="77777777">
        <w:tc>
          <w:tcPr>
            <w:tcW w:w="2711" w:type="dxa"/>
            <w:vAlign w:val="center"/>
          </w:tcPr>
          <w:p w14:paraId="521FED2E" w14:textId="77777777" w:rsidR="005A3851" w:rsidRPr="004E7C03" w:rsidRDefault="005A3851">
            <w:pPr>
              <w:widowControl/>
              <w:spacing w:beforeLines="50" w:before="120" w:afterLines="50" w:after="120"/>
              <w:jc w:val="center"/>
              <w:rPr>
                <w:sz w:val="24"/>
              </w:rPr>
            </w:pPr>
          </w:p>
        </w:tc>
        <w:tc>
          <w:tcPr>
            <w:tcW w:w="4274" w:type="dxa"/>
            <w:vAlign w:val="center"/>
          </w:tcPr>
          <w:p w14:paraId="2DDAD9F3" w14:textId="77777777" w:rsidR="005A3851" w:rsidRPr="004E7C03" w:rsidRDefault="005A3851">
            <w:pPr>
              <w:widowControl/>
              <w:spacing w:beforeLines="50" w:before="120" w:afterLines="50" w:after="120"/>
              <w:jc w:val="center"/>
              <w:rPr>
                <w:sz w:val="24"/>
              </w:rPr>
            </w:pPr>
          </w:p>
        </w:tc>
        <w:tc>
          <w:tcPr>
            <w:tcW w:w="1168" w:type="dxa"/>
            <w:vAlign w:val="center"/>
          </w:tcPr>
          <w:p w14:paraId="3FE809C2" w14:textId="77777777" w:rsidR="005A3851" w:rsidRPr="004E7C03" w:rsidRDefault="005A3851">
            <w:pPr>
              <w:widowControl/>
              <w:spacing w:beforeLines="50" w:before="120" w:afterLines="50" w:after="120"/>
              <w:jc w:val="center"/>
              <w:rPr>
                <w:sz w:val="24"/>
              </w:rPr>
            </w:pPr>
          </w:p>
        </w:tc>
      </w:tr>
      <w:tr w:rsidR="005A3851" w:rsidRPr="004E7C03" w14:paraId="302DA9F6" w14:textId="77777777">
        <w:tc>
          <w:tcPr>
            <w:tcW w:w="2711" w:type="dxa"/>
            <w:vAlign w:val="center"/>
          </w:tcPr>
          <w:p w14:paraId="629A9FD7" w14:textId="77777777" w:rsidR="005A3851" w:rsidRPr="004E7C03" w:rsidRDefault="005A3851">
            <w:pPr>
              <w:widowControl/>
              <w:spacing w:beforeLines="50" w:before="120" w:afterLines="50" w:after="120"/>
              <w:jc w:val="center"/>
              <w:rPr>
                <w:sz w:val="24"/>
              </w:rPr>
            </w:pPr>
          </w:p>
        </w:tc>
        <w:tc>
          <w:tcPr>
            <w:tcW w:w="4274" w:type="dxa"/>
            <w:vAlign w:val="center"/>
          </w:tcPr>
          <w:p w14:paraId="60F2EF9E" w14:textId="77777777" w:rsidR="005A3851" w:rsidRPr="004E7C03" w:rsidRDefault="005A3851">
            <w:pPr>
              <w:widowControl/>
              <w:spacing w:beforeLines="50" w:before="120" w:afterLines="50" w:after="120"/>
              <w:jc w:val="center"/>
              <w:rPr>
                <w:sz w:val="24"/>
              </w:rPr>
            </w:pPr>
          </w:p>
        </w:tc>
        <w:tc>
          <w:tcPr>
            <w:tcW w:w="1168" w:type="dxa"/>
            <w:vAlign w:val="center"/>
          </w:tcPr>
          <w:p w14:paraId="62DF6B8B" w14:textId="77777777" w:rsidR="005A3851" w:rsidRPr="004E7C03" w:rsidRDefault="005A3851">
            <w:pPr>
              <w:widowControl/>
              <w:spacing w:beforeLines="50" w:before="120" w:afterLines="50" w:after="120"/>
              <w:jc w:val="center"/>
              <w:rPr>
                <w:sz w:val="24"/>
              </w:rPr>
            </w:pPr>
          </w:p>
        </w:tc>
      </w:tr>
    </w:tbl>
    <w:p w14:paraId="62DDFC82" w14:textId="77777777" w:rsidR="005A3851" w:rsidRPr="004E7C03" w:rsidRDefault="005A3851">
      <w:pPr>
        <w:widowControl/>
        <w:spacing w:line="312" w:lineRule="auto"/>
        <w:jc w:val="left"/>
      </w:pPr>
    </w:p>
    <w:p w14:paraId="792D05A1" w14:textId="77777777" w:rsidR="005A3851" w:rsidRPr="0097483D" w:rsidRDefault="0069507A" w:rsidP="00136D40">
      <w:pPr>
        <w:widowControl/>
        <w:numPr>
          <w:ilvl w:val="0"/>
          <w:numId w:val="32"/>
        </w:numPr>
        <w:spacing w:line="312" w:lineRule="auto"/>
        <w:ind w:left="0" w:firstLine="0"/>
        <w:jc w:val="left"/>
        <w:rPr>
          <w:sz w:val="24"/>
        </w:rPr>
      </w:pPr>
      <w:r w:rsidRPr="0097483D">
        <w:rPr>
          <w:rFonts w:hint="eastAsia"/>
          <w:sz w:val="24"/>
        </w:rPr>
        <w:t>在学期间从事的科研工作</w:t>
      </w:r>
    </w:p>
    <w:p w14:paraId="4F3DDBBC" w14:textId="77777777" w:rsidR="007B6315" w:rsidRDefault="007B6315" w:rsidP="0097483D">
      <w:pPr>
        <w:pStyle w:val="u5"/>
        <w:numPr>
          <w:ilvl w:val="0"/>
          <w:numId w:val="77"/>
        </w:numPr>
        <w:tabs>
          <w:tab w:val="left" w:pos="420"/>
        </w:tabs>
        <w:spacing w:before="24" w:after="24"/>
        <w:ind w:firstLineChars="0"/>
        <w:rPr>
          <w:rFonts w:cs="Times New Roman"/>
        </w:rPr>
      </w:pPr>
      <w:r w:rsidRPr="0097483D">
        <w:rPr>
          <w:rFonts w:cs="Times New Roman" w:hint="eastAsia"/>
        </w:rPr>
        <w:t>模型驱动的</w:t>
      </w:r>
      <w:r w:rsidRPr="0097483D">
        <w:rPr>
          <w:rFonts w:cs="Times New Roman" w:hint="eastAsia"/>
        </w:rPr>
        <w:t>SOA</w:t>
      </w:r>
      <w:r w:rsidRPr="0097483D">
        <w:rPr>
          <w:rFonts w:cs="Times New Roman" w:hint="eastAsia"/>
        </w:rPr>
        <w:t>软件测试与监控技术研究</w:t>
      </w:r>
      <w:r w:rsidR="0097483D" w:rsidRPr="0097483D">
        <w:rPr>
          <w:rFonts w:cs="Times New Roman" w:hint="eastAsia"/>
        </w:rPr>
        <w:t xml:space="preserve">, </w:t>
      </w:r>
      <w:r w:rsidR="0097483D" w:rsidRPr="0097483D">
        <w:rPr>
          <w:rFonts w:cs="Times New Roman" w:hint="eastAsia"/>
        </w:rPr>
        <w:t>北京市自然科学基金项目</w:t>
      </w:r>
      <w:r w:rsidR="0097483D" w:rsidRPr="0097483D">
        <w:rPr>
          <w:rFonts w:cs="Times New Roman" w:hint="eastAsia"/>
        </w:rPr>
        <w:t>(</w:t>
      </w:r>
      <w:r w:rsidR="0097483D" w:rsidRPr="0097483D">
        <w:rPr>
          <w:rFonts w:cs="Times New Roman"/>
        </w:rPr>
        <w:t>4162040</w:t>
      </w:r>
      <w:r w:rsidR="0097483D" w:rsidRPr="0097483D">
        <w:rPr>
          <w:rFonts w:cs="Times New Roman" w:hint="eastAsia"/>
        </w:rPr>
        <w:t xml:space="preserve">), </w:t>
      </w:r>
      <w:r w:rsidR="0097483D" w:rsidRPr="0097483D">
        <w:rPr>
          <w:rFonts w:cs="Times New Roman" w:hint="eastAsia"/>
        </w:rPr>
        <w:t>主要</w:t>
      </w:r>
      <w:r w:rsidR="0097483D" w:rsidRPr="0097483D">
        <w:rPr>
          <w:rFonts w:cs="Times New Roman"/>
        </w:rPr>
        <w:t>参与人员</w:t>
      </w:r>
      <w:r w:rsidR="0097483D" w:rsidRPr="0097483D">
        <w:rPr>
          <w:rFonts w:cs="Times New Roman"/>
        </w:rPr>
        <w:t>.</w:t>
      </w:r>
    </w:p>
    <w:p w14:paraId="1323AB05" w14:textId="77777777" w:rsidR="005A3851" w:rsidRPr="0097483D" w:rsidRDefault="0097483D" w:rsidP="0097483D">
      <w:pPr>
        <w:pStyle w:val="u5"/>
        <w:numPr>
          <w:ilvl w:val="0"/>
          <w:numId w:val="77"/>
        </w:numPr>
        <w:tabs>
          <w:tab w:val="left" w:pos="420"/>
        </w:tabs>
        <w:spacing w:before="24" w:after="24"/>
        <w:ind w:firstLineChars="0"/>
        <w:rPr>
          <w:rFonts w:cs="Times New Roman"/>
        </w:rPr>
      </w:pPr>
      <w:r w:rsidRPr="0097483D">
        <w:rPr>
          <w:rFonts w:cs="Times New Roman" w:hint="eastAsia"/>
        </w:rPr>
        <w:t>面向航空嵌入式软件的变异测试框架与优化技术研究</w:t>
      </w:r>
      <w:r>
        <w:rPr>
          <w:rFonts w:cs="Times New Roman" w:hint="eastAsia"/>
        </w:rPr>
        <w:t xml:space="preserve">, </w:t>
      </w:r>
      <w:r w:rsidRPr="0097483D">
        <w:rPr>
          <w:rFonts w:cs="Times New Roman" w:hint="eastAsia"/>
        </w:rPr>
        <w:t>航空科学基金项目</w:t>
      </w:r>
      <w:r>
        <w:rPr>
          <w:rFonts w:cs="Times New Roman" w:hint="eastAsia"/>
        </w:rPr>
        <w:t xml:space="preserve"> (</w:t>
      </w:r>
      <w:r w:rsidRPr="0097483D">
        <w:rPr>
          <w:rFonts w:cs="Times New Roman"/>
        </w:rPr>
        <w:t>2016ZD74004</w:t>
      </w:r>
      <w:r>
        <w:rPr>
          <w:rFonts w:cs="Times New Roman" w:hint="eastAsia"/>
        </w:rPr>
        <w:t>)</w:t>
      </w:r>
      <w:r w:rsidRPr="0097483D">
        <w:rPr>
          <w:rFonts w:cs="Times New Roman" w:hint="eastAsia"/>
        </w:rPr>
        <w:t xml:space="preserve">, </w:t>
      </w:r>
      <w:r w:rsidRPr="0097483D">
        <w:rPr>
          <w:rFonts w:cs="Times New Roman" w:hint="eastAsia"/>
        </w:rPr>
        <w:t>主要</w:t>
      </w:r>
      <w:r w:rsidRPr="0097483D">
        <w:rPr>
          <w:rFonts w:cs="Times New Roman"/>
        </w:rPr>
        <w:t>参与人员</w:t>
      </w:r>
      <w:r w:rsidRPr="0097483D">
        <w:rPr>
          <w:rFonts w:cs="Times New Roman"/>
        </w:rPr>
        <w:t>.</w:t>
      </w:r>
    </w:p>
    <w:p w14:paraId="5A648B9F" w14:textId="77777777" w:rsidR="005A3851" w:rsidRPr="00BC62A4" w:rsidRDefault="0069507A" w:rsidP="0097483D">
      <w:pPr>
        <w:widowControl/>
        <w:numPr>
          <w:ilvl w:val="0"/>
          <w:numId w:val="32"/>
        </w:numPr>
        <w:spacing w:line="312" w:lineRule="auto"/>
        <w:ind w:left="0" w:firstLine="0"/>
        <w:rPr>
          <w:sz w:val="24"/>
        </w:rPr>
      </w:pPr>
      <w:r w:rsidRPr="00BC62A4">
        <w:rPr>
          <w:rFonts w:hint="eastAsia"/>
          <w:sz w:val="24"/>
        </w:rPr>
        <w:t>在学期间所获的科研奖励</w:t>
      </w:r>
    </w:p>
    <w:p w14:paraId="5E4D446D" w14:textId="77777777" w:rsidR="005A3851" w:rsidRPr="00D245BA" w:rsidRDefault="0069507A" w:rsidP="0097483D">
      <w:pPr>
        <w:pStyle w:val="u5"/>
        <w:tabs>
          <w:tab w:val="left" w:pos="420"/>
        </w:tabs>
        <w:spacing w:before="24" w:after="24"/>
        <w:ind w:left="360" w:hangingChars="150" w:hanging="360"/>
        <w:rPr>
          <w:rFonts w:cs="Times New Roman"/>
          <w:highlight w:val="yellow"/>
        </w:rPr>
      </w:pPr>
      <w:r w:rsidRPr="002A7232">
        <w:rPr>
          <w:rFonts w:cs="Times New Roman" w:hint="eastAsia"/>
        </w:rPr>
        <w:t xml:space="preserve">[1] </w:t>
      </w:r>
      <w:r w:rsidR="002A7232" w:rsidRPr="002A7232">
        <w:rPr>
          <w:rFonts w:cs="Times New Roman" w:hint="eastAsia"/>
        </w:rPr>
        <w:t>VxSaaS</w:t>
      </w:r>
      <w:r w:rsidR="002A7232" w:rsidRPr="002A7232">
        <w:rPr>
          <w:rFonts w:cs="Times New Roman" w:hint="eastAsia"/>
        </w:rPr>
        <w:t>：基于可变性模型的可定制</w:t>
      </w:r>
      <w:r w:rsidR="002A7232" w:rsidRPr="002A7232">
        <w:rPr>
          <w:rFonts w:cs="Times New Roman" w:hint="eastAsia"/>
        </w:rPr>
        <w:t>SaaS</w:t>
      </w:r>
      <w:r w:rsidR="002A7232" w:rsidRPr="002A7232">
        <w:rPr>
          <w:rFonts w:cs="Times New Roman" w:hint="eastAsia"/>
        </w:rPr>
        <w:t>软件支撑平台</w:t>
      </w:r>
      <w:r w:rsidRPr="002A7232">
        <w:rPr>
          <w:rFonts w:cs="Times New Roman"/>
        </w:rPr>
        <w:t>,</w:t>
      </w:r>
      <w:r w:rsidRPr="002A7232">
        <w:rPr>
          <w:rFonts w:cs="Times New Roman" w:hint="eastAsia"/>
        </w:rPr>
        <w:t xml:space="preserve"> </w:t>
      </w:r>
      <w:r w:rsidRPr="00AF6BFC">
        <w:rPr>
          <w:rFonts w:cs="Times New Roman" w:hint="eastAsia"/>
        </w:rPr>
        <w:t>全国软件</w:t>
      </w:r>
      <w:r w:rsidR="00AF6BFC" w:rsidRPr="00AF6BFC">
        <w:rPr>
          <w:rFonts w:cs="Times New Roman" w:hint="eastAsia"/>
        </w:rPr>
        <w:t>服务创新</w:t>
      </w:r>
      <w:r w:rsidR="00AF6BFC" w:rsidRPr="00AF6BFC">
        <w:rPr>
          <w:rFonts w:cs="Times New Roman"/>
        </w:rPr>
        <w:t>大赛一</w:t>
      </w:r>
      <w:r w:rsidRPr="00AF6BFC">
        <w:rPr>
          <w:rFonts w:cs="Times New Roman" w:hint="eastAsia"/>
        </w:rPr>
        <w:t>等奖</w:t>
      </w:r>
      <w:r w:rsidR="00AF6BFC" w:rsidRPr="00AF6BFC">
        <w:rPr>
          <w:rFonts w:cs="Times New Roman" w:hint="eastAsia"/>
        </w:rPr>
        <w:t xml:space="preserve">, </w:t>
      </w:r>
      <w:r w:rsidRPr="00AF6BFC">
        <w:rPr>
          <w:rFonts w:cs="Times New Roman" w:hint="eastAsia"/>
        </w:rPr>
        <w:t>中国计算机学会</w:t>
      </w:r>
      <w:r w:rsidR="00AF6BFC" w:rsidRPr="00AF6BFC">
        <w:rPr>
          <w:rFonts w:cs="Times New Roman" w:hint="eastAsia"/>
        </w:rPr>
        <w:t>服务计算</w:t>
      </w:r>
      <w:r w:rsidRPr="00AF6BFC">
        <w:rPr>
          <w:rFonts w:cs="Times New Roman" w:hint="eastAsia"/>
        </w:rPr>
        <w:t>专业委员会</w:t>
      </w:r>
      <w:r w:rsidR="00AF6BFC" w:rsidRPr="00AF6BFC">
        <w:rPr>
          <w:rFonts w:cs="Times New Roman" w:hint="eastAsia"/>
        </w:rPr>
        <w:t>,</w:t>
      </w:r>
      <w:r w:rsidR="00AF6BFC" w:rsidRPr="00AF6BFC">
        <w:rPr>
          <w:rFonts w:cs="Times New Roman"/>
        </w:rPr>
        <w:t xml:space="preserve"> </w:t>
      </w:r>
      <w:r w:rsidRPr="00AF6BFC">
        <w:rPr>
          <w:rFonts w:cs="Times New Roman"/>
        </w:rPr>
        <w:t>201</w:t>
      </w:r>
      <w:r w:rsidR="00AF6BFC" w:rsidRPr="00AF6BFC">
        <w:rPr>
          <w:rFonts w:cs="Times New Roman"/>
        </w:rPr>
        <w:t>6</w:t>
      </w:r>
      <w:r w:rsidRPr="00AF6BFC">
        <w:rPr>
          <w:rFonts w:cs="Times New Roman"/>
        </w:rPr>
        <w:t>.</w:t>
      </w:r>
      <w:r w:rsidR="00AF6BFC" w:rsidRPr="00AF6BFC">
        <w:rPr>
          <w:rFonts w:cs="Times New Roman"/>
        </w:rPr>
        <w:t>9</w:t>
      </w:r>
      <w:r w:rsidRPr="00AF6BFC">
        <w:rPr>
          <w:rFonts w:cs="Times New Roman"/>
        </w:rPr>
        <w:t>.</w:t>
      </w:r>
    </w:p>
    <w:p w14:paraId="5546F87E" w14:textId="77777777" w:rsidR="005A3851" w:rsidRPr="00DF2861" w:rsidRDefault="0069507A" w:rsidP="0097483D">
      <w:pPr>
        <w:pStyle w:val="u5"/>
        <w:tabs>
          <w:tab w:val="left" w:pos="420"/>
        </w:tabs>
        <w:spacing w:before="24" w:after="24"/>
        <w:ind w:firstLineChars="0" w:firstLine="0"/>
        <w:rPr>
          <w:rFonts w:cs="Times New Roman"/>
        </w:rPr>
      </w:pPr>
      <w:r w:rsidRPr="00DF2861">
        <w:rPr>
          <w:rFonts w:cs="Times New Roman" w:hint="eastAsia"/>
        </w:rPr>
        <w:t xml:space="preserve">[2] </w:t>
      </w:r>
      <w:r w:rsidR="00DF2861" w:rsidRPr="00DF2861">
        <w:rPr>
          <w:rFonts w:cs="Times New Roman" w:hint="eastAsia"/>
        </w:rPr>
        <w:t>研究生一等</w:t>
      </w:r>
      <w:r w:rsidR="00DF2861" w:rsidRPr="00DF2861">
        <w:rPr>
          <w:rFonts w:cs="Times New Roman"/>
        </w:rPr>
        <w:t>学业</w:t>
      </w:r>
      <w:r w:rsidRPr="00DF2861">
        <w:rPr>
          <w:rFonts w:cs="Times New Roman" w:hint="eastAsia"/>
        </w:rPr>
        <w:t>奖学金</w:t>
      </w:r>
      <w:r w:rsidR="00AF6BFC">
        <w:rPr>
          <w:rFonts w:cs="Times New Roman" w:hint="eastAsia"/>
        </w:rPr>
        <w:t>,</w:t>
      </w:r>
      <w:r w:rsidR="00AF6BFC">
        <w:rPr>
          <w:rFonts w:cs="Times New Roman"/>
        </w:rPr>
        <w:t xml:space="preserve"> </w:t>
      </w:r>
      <w:r w:rsidRPr="00DF2861">
        <w:rPr>
          <w:rFonts w:cs="Times New Roman" w:hint="eastAsia"/>
        </w:rPr>
        <w:t>北京科技大学</w:t>
      </w:r>
      <w:r w:rsidR="00AF6BFC">
        <w:rPr>
          <w:rFonts w:cs="Times New Roman" w:hint="eastAsia"/>
        </w:rPr>
        <w:t xml:space="preserve">, </w:t>
      </w:r>
      <w:r w:rsidRPr="00DF2861">
        <w:rPr>
          <w:rFonts w:cs="Times New Roman"/>
        </w:rPr>
        <w:t>2016</w:t>
      </w:r>
      <w:r w:rsidRPr="00DF2861">
        <w:rPr>
          <w:rFonts w:cs="Times New Roman" w:hint="eastAsia"/>
        </w:rPr>
        <w:t>.</w:t>
      </w:r>
      <w:r w:rsidRPr="00DF2861">
        <w:rPr>
          <w:rFonts w:cs="Times New Roman"/>
        </w:rPr>
        <w:t>10</w:t>
      </w:r>
      <w:r w:rsidRPr="00DF2861">
        <w:rPr>
          <w:rFonts w:cs="Times New Roman" w:hint="eastAsia"/>
        </w:rPr>
        <w:t>.</w:t>
      </w:r>
    </w:p>
    <w:p w14:paraId="1EB7CD05" w14:textId="77777777" w:rsidR="00DF2861" w:rsidRPr="00D245BA" w:rsidRDefault="00DF2861" w:rsidP="0097483D">
      <w:pPr>
        <w:pStyle w:val="u5"/>
        <w:tabs>
          <w:tab w:val="left" w:pos="420"/>
        </w:tabs>
        <w:spacing w:before="24" w:after="24"/>
        <w:ind w:firstLineChars="0" w:firstLine="0"/>
        <w:rPr>
          <w:rFonts w:cs="Times New Roman"/>
          <w:highlight w:val="yellow"/>
        </w:rPr>
      </w:pPr>
      <w:r w:rsidRPr="00DF2861">
        <w:rPr>
          <w:rFonts w:cs="Times New Roman" w:hint="eastAsia"/>
        </w:rPr>
        <w:t>[</w:t>
      </w:r>
      <w:r w:rsidRPr="00DF2861">
        <w:rPr>
          <w:rFonts w:cs="Times New Roman"/>
        </w:rPr>
        <w:t>3</w:t>
      </w:r>
      <w:r w:rsidRPr="00DF2861">
        <w:rPr>
          <w:rFonts w:cs="Times New Roman" w:hint="eastAsia"/>
        </w:rPr>
        <w:t>]</w:t>
      </w:r>
      <w:r w:rsidRPr="00DF2861">
        <w:rPr>
          <w:rFonts w:cs="Times New Roman"/>
        </w:rPr>
        <w:t xml:space="preserve"> </w:t>
      </w:r>
      <w:r w:rsidRPr="00DF2861">
        <w:rPr>
          <w:rFonts w:cs="Times New Roman" w:hint="eastAsia"/>
        </w:rPr>
        <w:t>优秀</w:t>
      </w:r>
      <w:r w:rsidRPr="00DF2861">
        <w:rPr>
          <w:rFonts w:cs="Times New Roman"/>
        </w:rPr>
        <w:t>三好研究生</w:t>
      </w:r>
      <w:r w:rsidR="00AF6BFC">
        <w:rPr>
          <w:rFonts w:cs="Times New Roman" w:hint="eastAsia"/>
        </w:rPr>
        <w:t>,</w:t>
      </w:r>
      <w:r w:rsidR="00AF6BFC">
        <w:rPr>
          <w:rFonts w:cs="Times New Roman"/>
        </w:rPr>
        <w:t xml:space="preserve"> </w:t>
      </w:r>
      <w:r w:rsidRPr="00DF2861">
        <w:rPr>
          <w:rFonts w:cs="Times New Roman"/>
        </w:rPr>
        <w:t>北京科技大学</w:t>
      </w:r>
      <w:r w:rsidR="00AF6BFC">
        <w:rPr>
          <w:rFonts w:cs="Times New Roman" w:hint="eastAsia"/>
        </w:rPr>
        <w:t>,</w:t>
      </w:r>
      <w:r w:rsidR="00AF6BFC">
        <w:rPr>
          <w:rFonts w:cs="Times New Roman"/>
        </w:rPr>
        <w:t xml:space="preserve"> </w:t>
      </w:r>
      <w:r w:rsidRPr="00DF2861">
        <w:rPr>
          <w:rFonts w:cs="Times New Roman" w:hint="eastAsia"/>
        </w:rPr>
        <w:t>2017.10</w:t>
      </w:r>
      <w:r w:rsidR="00AF6BFC">
        <w:rPr>
          <w:rFonts w:cs="Times New Roman"/>
        </w:rPr>
        <w:t>.</w:t>
      </w:r>
    </w:p>
    <w:p w14:paraId="0C410B17" w14:textId="77777777" w:rsidR="00D04E28" w:rsidRDefault="0069507A" w:rsidP="0097483D">
      <w:pPr>
        <w:widowControl/>
        <w:numPr>
          <w:ilvl w:val="0"/>
          <w:numId w:val="32"/>
        </w:numPr>
        <w:spacing w:line="312" w:lineRule="auto"/>
        <w:ind w:left="0" w:firstLine="0"/>
        <w:rPr>
          <w:sz w:val="24"/>
        </w:rPr>
      </w:pPr>
      <w:r w:rsidRPr="00DF2861">
        <w:rPr>
          <w:rFonts w:hint="eastAsia"/>
          <w:sz w:val="24"/>
        </w:rPr>
        <w:t>在学期间发表的论文</w:t>
      </w:r>
      <w:bookmarkStart w:id="298" w:name="_Toc466530001"/>
    </w:p>
    <w:p w14:paraId="365335C4" w14:textId="77777777" w:rsidR="0097483D" w:rsidRDefault="0097483D" w:rsidP="0097483D">
      <w:pPr>
        <w:pStyle w:val="afff9"/>
        <w:widowControl/>
        <w:numPr>
          <w:ilvl w:val="0"/>
          <w:numId w:val="78"/>
        </w:numPr>
        <w:tabs>
          <w:tab w:val="left" w:pos="644"/>
        </w:tabs>
        <w:spacing w:line="312" w:lineRule="auto"/>
        <w:ind w:firstLineChars="0"/>
        <w:rPr>
          <w:sz w:val="24"/>
        </w:rPr>
      </w:pPr>
      <w:r w:rsidRPr="0097483D">
        <w:rPr>
          <w:rFonts w:hint="eastAsia"/>
          <w:sz w:val="24"/>
        </w:rPr>
        <w:t>孙昌爱</w:t>
      </w:r>
      <w:r w:rsidRPr="0097483D">
        <w:rPr>
          <w:rFonts w:hint="eastAsia"/>
          <w:sz w:val="24"/>
        </w:rPr>
        <w:t>,</w:t>
      </w:r>
      <w:r>
        <w:rPr>
          <w:sz w:val="24"/>
        </w:rPr>
        <w:t xml:space="preserve"> </w:t>
      </w:r>
      <w:r w:rsidRPr="0097483D">
        <w:rPr>
          <w:rFonts w:hint="eastAsia"/>
          <w:sz w:val="24"/>
        </w:rPr>
        <w:t>贾婧婷</w:t>
      </w:r>
      <w:r w:rsidRPr="0097483D">
        <w:rPr>
          <w:rFonts w:hint="eastAsia"/>
          <w:sz w:val="24"/>
        </w:rPr>
        <w:t>.</w:t>
      </w:r>
      <w:r>
        <w:rPr>
          <w:sz w:val="24"/>
        </w:rPr>
        <w:t xml:space="preserve"> </w:t>
      </w:r>
      <w:r w:rsidRPr="0097483D">
        <w:rPr>
          <w:rFonts w:hint="eastAsia"/>
          <w:sz w:val="24"/>
        </w:rPr>
        <w:t>一种变异测试方法及装置</w:t>
      </w:r>
      <w:r w:rsidRPr="0097483D">
        <w:rPr>
          <w:rFonts w:hint="eastAsia"/>
          <w:sz w:val="24"/>
        </w:rPr>
        <w:t>,</w:t>
      </w:r>
      <w:r>
        <w:rPr>
          <w:sz w:val="24"/>
        </w:rPr>
        <w:t xml:space="preserve"> </w:t>
      </w:r>
      <w:r w:rsidRPr="0097483D">
        <w:rPr>
          <w:rFonts w:hint="eastAsia"/>
          <w:sz w:val="24"/>
        </w:rPr>
        <w:t>中国发明专利</w:t>
      </w:r>
      <w:r w:rsidRPr="0097483D">
        <w:rPr>
          <w:rFonts w:hint="eastAsia"/>
          <w:sz w:val="24"/>
        </w:rPr>
        <w:t xml:space="preserve">, </w:t>
      </w:r>
      <w:r w:rsidRPr="0097483D">
        <w:rPr>
          <w:rFonts w:hint="eastAsia"/>
          <w:sz w:val="24"/>
        </w:rPr>
        <w:t>专利号</w:t>
      </w:r>
      <w:r w:rsidRPr="0097483D">
        <w:rPr>
          <w:rFonts w:hint="eastAsia"/>
          <w:sz w:val="24"/>
        </w:rPr>
        <w:t xml:space="preserve">:201510700704.4, </w:t>
      </w:r>
      <w:r w:rsidRPr="0097483D">
        <w:rPr>
          <w:rFonts w:hint="eastAsia"/>
          <w:sz w:val="24"/>
        </w:rPr>
        <w:t>授权日期</w:t>
      </w:r>
      <w:r w:rsidRPr="0097483D">
        <w:rPr>
          <w:rFonts w:hint="eastAsia"/>
          <w:sz w:val="24"/>
        </w:rPr>
        <w:t>:2017</w:t>
      </w:r>
      <w:r w:rsidRPr="0097483D">
        <w:rPr>
          <w:rFonts w:hint="eastAsia"/>
          <w:sz w:val="24"/>
        </w:rPr>
        <w:t>年</w:t>
      </w:r>
      <w:r w:rsidRPr="0097483D">
        <w:rPr>
          <w:rFonts w:hint="eastAsia"/>
          <w:sz w:val="24"/>
        </w:rPr>
        <w:t>10</w:t>
      </w:r>
      <w:r w:rsidRPr="0097483D">
        <w:rPr>
          <w:rFonts w:hint="eastAsia"/>
          <w:sz w:val="24"/>
        </w:rPr>
        <w:t>月</w:t>
      </w:r>
      <w:r w:rsidRPr="0097483D">
        <w:rPr>
          <w:rFonts w:hint="eastAsia"/>
          <w:sz w:val="24"/>
        </w:rPr>
        <w:t>27</w:t>
      </w:r>
      <w:r w:rsidRPr="0097483D">
        <w:rPr>
          <w:rFonts w:hint="eastAsia"/>
          <w:sz w:val="24"/>
        </w:rPr>
        <w:t>日</w:t>
      </w:r>
      <w:r w:rsidRPr="0097483D">
        <w:rPr>
          <w:rFonts w:hint="eastAsia"/>
          <w:sz w:val="24"/>
        </w:rPr>
        <w:t>.</w:t>
      </w:r>
    </w:p>
    <w:p w14:paraId="314273D3" w14:textId="77777777" w:rsidR="0097483D" w:rsidRPr="0097483D" w:rsidRDefault="0097483D" w:rsidP="0097483D">
      <w:pPr>
        <w:pStyle w:val="afff9"/>
        <w:widowControl/>
        <w:numPr>
          <w:ilvl w:val="0"/>
          <w:numId w:val="78"/>
        </w:numPr>
        <w:tabs>
          <w:tab w:val="left" w:pos="644"/>
        </w:tabs>
        <w:spacing w:line="312" w:lineRule="auto"/>
        <w:ind w:firstLineChars="0"/>
        <w:rPr>
          <w:sz w:val="24"/>
        </w:rPr>
      </w:pPr>
      <w:r w:rsidRPr="0097483D">
        <w:rPr>
          <w:sz w:val="24"/>
        </w:rPr>
        <w:t>Chang-ai Sun, Jingting Jia, Huai Liu, Xiangyu Zhang. A Lightweight Program Dependence based Approach to Concurrent Mutation Analysis. submitted to The Computer Journal, 17 August 2017 (under review).</w:t>
      </w:r>
    </w:p>
    <w:p w14:paraId="5D623467" w14:textId="77777777" w:rsidR="00AE6618" w:rsidRDefault="00AE6618" w:rsidP="00B36D1E">
      <w:pPr>
        <w:pStyle w:val="u5"/>
        <w:tabs>
          <w:tab w:val="left" w:pos="420"/>
        </w:tabs>
        <w:spacing w:before="24" w:after="24"/>
        <w:ind w:left="360" w:hangingChars="150" w:hanging="360"/>
        <w:rPr>
          <w:rFonts w:cs="Times New Roman"/>
          <w:kern w:val="0"/>
          <w:szCs w:val="24"/>
          <w:lang w:bidi="ar"/>
        </w:rPr>
      </w:pPr>
    </w:p>
    <w:p w14:paraId="1B812997" w14:textId="77777777" w:rsidR="00B36D1E" w:rsidRPr="00D04E28" w:rsidRDefault="00B36D1E" w:rsidP="00D04E28">
      <w:pPr>
        <w:widowControl/>
        <w:spacing w:line="312" w:lineRule="auto"/>
        <w:jc w:val="left"/>
        <w:rPr>
          <w:kern w:val="0"/>
          <w:sz w:val="24"/>
          <w:lang w:bidi="ar"/>
        </w:rPr>
        <w:sectPr w:rsidR="00B36D1E" w:rsidRPr="00D04E28" w:rsidSect="004E7C03">
          <w:type w:val="oddPage"/>
          <w:pgSz w:w="11906" w:h="16838"/>
          <w:pgMar w:top="1701" w:right="1701" w:bottom="1134" w:left="1701" w:header="851" w:footer="992" w:gutter="567"/>
          <w:cols w:space="720"/>
        </w:sectPr>
      </w:pPr>
    </w:p>
    <w:p w14:paraId="452534FC" w14:textId="77777777" w:rsidR="005A3851" w:rsidRPr="004E7C03" w:rsidRDefault="0069507A">
      <w:pPr>
        <w:pStyle w:val="u4"/>
      </w:pPr>
      <w:bookmarkStart w:id="299" w:name="_Toc498361772"/>
      <w:r w:rsidRPr="004E7C03">
        <w:rPr>
          <w:rFonts w:hint="eastAsia"/>
        </w:rPr>
        <w:lastRenderedPageBreak/>
        <w:t>独创性说明</w:t>
      </w:r>
      <w:bookmarkEnd w:id="298"/>
      <w:bookmarkEnd w:id="299"/>
    </w:p>
    <w:p w14:paraId="3F6E8B0D" w14:textId="77777777" w:rsidR="005A3851" w:rsidRPr="004E7C03" w:rsidRDefault="0069507A">
      <w:pPr>
        <w:pStyle w:val="a8"/>
        <w:spacing w:after="360" w:line="360" w:lineRule="auto"/>
        <w:ind w:firstLine="539"/>
        <w:jc w:val="both"/>
        <w:rPr>
          <w:sz w:val="28"/>
        </w:rPr>
      </w:pPr>
      <w:r w:rsidRPr="004E7C03">
        <w:rPr>
          <w:rFonts w:hint="eastAsia"/>
          <w:sz w:val="28"/>
        </w:rPr>
        <w:t>本人郑重声明：所呈交的论文是我个人在导师指导下进行的研究工作及取得研究成果。尽我所知，除了文中特别加以标注和致谢的地方外，论文中不包含其他人已经发表或撰写的研究成果，也不包含为获得北京科技大学或其他教育机构的学位或证书所使用过的材料。与我一同工作的同志对本研究所做的任何贡献均已在论文中做了明确的说明并表示了谢意。</w:t>
      </w:r>
    </w:p>
    <w:p w14:paraId="0ED953F5" w14:textId="77777777" w:rsidR="005A3851" w:rsidRPr="004E7C03" w:rsidRDefault="0069507A">
      <w:pPr>
        <w:jc w:val="right"/>
        <w:rPr>
          <w:spacing w:val="-5"/>
          <w:kern w:val="0"/>
          <w:sz w:val="28"/>
          <w:szCs w:val="20"/>
        </w:rPr>
      </w:pPr>
      <w:r w:rsidRPr="004E7C03">
        <w:rPr>
          <w:spacing w:val="-5"/>
          <w:kern w:val="0"/>
          <w:sz w:val="28"/>
          <w:szCs w:val="20"/>
        </w:rPr>
        <w:tab/>
      </w: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14:paraId="42769680" w14:textId="77777777" w:rsidR="005A3851" w:rsidRPr="004E7C03" w:rsidRDefault="005A3851"/>
    <w:p w14:paraId="5A7884B0" w14:textId="77777777" w:rsidR="005A3851" w:rsidRPr="004E7C03" w:rsidRDefault="005A3851"/>
    <w:p w14:paraId="5C874C1F" w14:textId="77777777" w:rsidR="005A3851" w:rsidRPr="004E7C03" w:rsidRDefault="005A3851"/>
    <w:p w14:paraId="4D802896" w14:textId="77777777" w:rsidR="005A3851" w:rsidRPr="004E7C03" w:rsidRDefault="005A3851"/>
    <w:p w14:paraId="48A1EED7" w14:textId="77777777" w:rsidR="005A3851" w:rsidRPr="004E7C03" w:rsidRDefault="005A3851"/>
    <w:p w14:paraId="07547A9C" w14:textId="77777777" w:rsidR="005A3851" w:rsidRPr="004E7C03" w:rsidRDefault="005A3851"/>
    <w:p w14:paraId="4EF0779B" w14:textId="77777777" w:rsidR="005A3851" w:rsidRPr="004E7C03" w:rsidRDefault="0069507A">
      <w:pPr>
        <w:pStyle w:val="u4"/>
      </w:pPr>
      <w:bookmarkStart w:id="300" w:name="_Toc466530002"/>
      <w:bookmarkStart w:id="301" w:name="_Toc498361773"/>
      <w:r w:rsidRPr="004E7C03">
        <w:rPr>
          <w:rFonts w:hint="eastAsia"/>
        </w:rPr>
        <w:t>关于论文使用授权的说明</w:t>
      </w:r>
      <w:bookmarkEnd w:id="300"/>
      <w:bookmarkEnd w:id="301"/>
    </w:p>
    <w:p w14:paraId="7A295357" w14:textId="77777777" w:rsidR="005A3851" w:rsidRPr="004E7C03" w:rsidRDefault="0069507A">
      <w:pPr>
        <w:spacing w:line="360" w:lineRule="auto"/>
        <w:ind w:firstLineChars="200" w:firstLine="560"/>
        <w:rPr>
          <w:sz w:val="28"/>
          <w:szCs w:val="28"/>
        </w:rPr>
      </w:pPr>
      <w:r w:rsidRPr="004E7C03">
        <w:rPr>
          <w:rFonts w:hint="eastAsia"/>
          <w:sz w:val="28"/>
          <w:szCs w:val="28"/>
        </w:rPr>
        <w:t>本人完全了解北京科技大学有关保留、使用学位论文的规定，即：学校有权保留送交论文的复印件，允许论文被查阅和借阅；学校可以公布论文的全部或部分内容，可以采用影印、缩印或其他复制手段保存论文。</w:t>
      </w:r>
    </w:p>
    <w:p w14:paraId="1E6F2F3D" w14:textId="77777777" w:rsidR="005A3851" w:rsidRPr="004E7C03" w:rsidRDefault="0069507A">
      <w:pPr>
        <w:spacing w:line="360" w:lineRule="auto"/>
        <w:ind w:firstLineChars="200" w:firstLine="542"/>
        <w:rPr>
          <w:b/>
          <w:spacing w:val="-5"/>
          <w:kern w:val="0"/>
          <w:sz w:val="28"/>
          <w:szCs w:val="20"/>
        </w:rPr>
      </w:pPr>
      <w:r w:rsidRPr="004E7C03">
        <w:rPr>
          <w:rFonts w:hint="eastAsia"/>
          <w:b/>
          <w:spacing w:val="-5"/>
          <w:kern w:val="0"/>
          <w:sz w:val="28"/>
          <w:szCs w:val="20"/>
        </w:rPr>
        <w:t>（保密的论文在解密后应遵循此规定）</w:t>
      </w:r>
    </w:p>
    <w:p w14:paraId="2A73E9BD" w14:textId="77777777" w:rsidR="005A3851" w:rsidRPr="004E7C03" w:rsidRDefault="005A3851">
      <w:pPr>
        <w:pStyle w:val="a8"/>
        <w:tabs>
          <w:tab w:val="left" w:pos="3135"/>
        </w:tabs>
        <w:jc w:val="both"/>
        <w:rPr>
          <w:sz w:val="28"/>
        </w:rPr>
      </w:pPr>
    </w:p>
    <w:p w14:paraId="3BDAC270" w14:textId="77777777" w:rsidR="005A3851" w:rsidRPr="004E7C03" w:rsidRDefault="0069507A">
      <w:pPr>
        <w:rPr>
          <w:spacing w:val="-5"/>
          <w:kern w:val="0"/>
          <w:sz w:val="28"/>
          <w:szCs w:val="20"/>
        </w:rPr>
      </w:pPr>
      <w:r w:rsidRPr="004E7C03">
        <w:rPr>
          <w:rFonts w:hint="eastAsia"/>
          <w:spacing w:val="-5"/>
          <w:kern w:val="0"/>
          <w:sz w:val="28"/>
          <w:szCs w:val="20"/>
        </w:rPr>
        <w:t>签名：</w:t>
      </w:r>
      <w:r w:rsidRPr="004E7C03">
        <w:rPr>
          <w:spacing w:val="-5"/>
          <w:kern w:val="0"/>
          <w:sz w:val="28"/>
          <w:szCs w:val="20"/>
        </w:rPr>
        <w:t xml:space="preserve">___________  </w:t>
      </w:r>
      <w:r w:rsidRPr="004E7C03">
        <w:rPr>
          <w:rFonts w:hint="eastAsia"/>
          <w:spacing w:val="-5"/>
          <w:kern w:val="0"/>
          <w:sz w:val="28"/>
          <w:szCs w:val="20"/>
        </w:rPr>
        <w:t>导师签名：</w:t>
      </w:r>
      <w:r w:rsidRPr="004E7C03">
        <w:rPr>
          <w:spacing w:val="-5"/>
          <w:kern w:val="0"/>
          <w:sz w:val="28"/>
          <w:szCs w:val="20"/>
        </w:rPr>
        <w:t xml:space="preserve">___________ </w:t>
      </w:r>
      <w:r w:rsidRPr="004E7C03">
        <w:rPr>
          <w:rFonts w:hint="eastAsia"/>
          <w:spacing w:val="-5"/>
          <w:kern w:val="0"/>
          <w:sz w:val="28"/>
          <w:szCs w:val="20"/>
        </w:rPr>
        <w:t>日期：</w:t>
      </w:r>
      <w:r w:rsidRPr="004E7C03">
        <w:rPr>
          <w:spacing w:val="-5"/>
          <w:kern w:val="0"/>
          <w:sz w:val="28"/>
          <w:szCs w:val="20"/>
        </w:rPr>
        <w:t>____________</w:t>
      </w:r>
    </w:p>
    <w:p w14:paraId="5262272A" w14:textId="77777777" w:rsidR="005A3851" w:rsidRPr="004E7C03" w:rsidRDefault="005A3851">
      <w:pPr>
        <w:pStyle w:val="u4"/>
        <w:sectPr w:rsidR="005A3851" w:rsidRPr="004E7C03">
          <w:footerReference w:type="default" r:id="rId79"/>
          <w:type w:val="oddPage"/>
          <w:pgSz w:w="11906" w:h="16838"/>
          <w:pgMar w:top="1701" w:right="1701" w:bottom="1134" w:left="1701" w:header="851" w:footer="992" w:gutter="567"/>
          <w:cols w:space="425"/>
          <w:docGrid w:linePitch="312"/>
        </w:sectPr>
      </w:pPr>
    </w:p>
    <w:p w14:paraId="1A85665A" w14:textId="77777777" w:rsidR="005A3851" w:rsidRPr="004E7C03" w:rsidRDefault="0069507A">
      <w:pPr>
        <w:pStyle w:val="u4"/>
      </w:pPr>
      <w:bookmarkStart w:id="302" w:name="_Toc498361774"/>
      <w:r w:rsidRPr="004E7C03">
        <w:rPr>
          <w:rFonts w:hint="eastAsia"/>
        </w:rPr>
        <w:lastRenderedPageBreak/>
        <w:t>学位论文数据集</w:t>
      </w:r>
      <w:bookmarkEnd w:id="302"/>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14"/>
        <w:gridCol w:w="1614"/>
        <w:gridCol w:w="1645"/>
        <w:gridCol w:w="1625"/>
        <w:gridCol w:w="1655"/>
      </w:tblGrid>
      <w:tr w:rsidR="005A3851" w:rsidRPr="004E7C03" w14:paraId="67FC1890" w14:textId="77777777">
        <w:tc>
          <w:tcPr>
            <w:tcW w:w="1614" w:type="dxa"/>
            <w:tcMar>
              <w:top w:w="28" w:type="dxa"/>
              <w:bottom w:w="28" w:type="dxa"/>
            </w:tcMar>
          </w:tcPr>
          <w:p w14:paraId="0AB45A59"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关键词*</w:t>
            </w:r>
          </w:p>
        </w:tc>
        <w:tc>
          <w:tcPr>
            <w:tcW w:w="1614" w:type="dxa"/>
            <w:tcMar>
              <w:top w:w="28" w:type="dxa"/>
              <w:bottom w:w="28" w:type="dxa"/>
            </w:tcMar>
          </w:tcPr>
          <w:p w14:paraId="43FABF08"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密级*</w:t>
            </w:r>
          </w:p>
        </w:tc>
        <w:tc>
          <w:tcPr>
            <w:tcW w:w="1645" w:type="dxa"/>
            <w:tcMar>
              <w:top w:w="28" w:type="dxa"/>
              <w:bottom w:w="28" w:type="dxa"/>
            </w:tcMar>
          </w:tcPr>
          <w:p w14:paraId="057F6050"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中图分类号*</w:t>
            </w:r>
          </w:p>
        </w:tc>
        <w:tc>
          <w:tcPr>
            <w:tcW w:w="1625" w:type="dxa"/>
            <w:tcMar>
              <w:top w:w="28" w:type="dxa"/>
              <w:bottom w:w="28" w:type="dxa"/>
            </w:tcMar>
          </w:tcPr>
          <w:p w14:paraId="029E9EB4" w14:textId="77777777" w:rsidR="005A3851" w:rsidRPr="004E7C03" w:rsidRDefault="0069507A">
            <w:pPr>
              <w:pStyle w:val="afff6"/>
              <w:ind w:firstLineChars="0" w:firstLine="0"/>
              <w:rPr>
                <w:rFonts w:ascii="黑体" w:eastAsia="黑体"/>
                <w:b/>
                <w:szCs w:val="21"/>
              </w:rPr>
            </w:pPr>
            <w:r w:rsidRPr="004E7C03">
              <w:rPr>
                <w:rFonts w:ascii="黑体" w:eastAsia="黑体"/>
                <w:b/>
                <w:szCs w:val="21"/>
              </w:rPr>
              <w:t>UDC</w:t>
            </w:r>
          </w:p>
        </w:tc>
        <w:tc>
          <w:tcPr>
            <w:tcW w:w="1655" w:type="dxa"/>
            <w:tcMar>
              <w:top w:w="28" w:type="dxa"/>
              <w:bottom w:w="28" w:type="dxa"/>
            </w:tcMar>
          </w:tcPr>
          <w:p w14:paraId="1A3B175D"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论文资助</w:t>
            </w:r>
          </w:p>
        </w:tc>
      </w:tr>
      <w:tr w:rsidR="005A3851" w:rsidRPr="004E7C03" w14:paraId="22E9FF48" w14:textId="77777777">
        <w:tc>
          <w:tcPr>
            <w:tcW w:w="1614" w:type="dxa"/>
            <w:tcMar>
              <w:top w:w="28" w:type="dxa"/>
              <w:bottom w:w="28" w:type="dxa"/>
            </w:tcMar>
          </w:tcPr>
          <w:p w14:paraId="4D472B9F" w14:textId="77777777" w:rsidR="005A3851" w:rsidRPr="004E7C03" w:rsidRDefault="003834E3">
            <w:pPr>
              <w:pStyle w:val="afff6"/>
              <w:ind w:firstLineChars="0" w:firstLine="0"/>
            </w:pPr>
            <w:r w:rsidRPr="003834E3">
              <w:rPr>
                <w:rFonts w:hint="eastAsia"/>
              </w:rPr>
              <w:t>行为模型，</w:t>
            </w:r>
            <w:r w:rsidRPr="003834E3">
              <w:rPr>
                <w:rFonts w:hint="eastAsia"/>
              </w:rPr>
              <w:t>WSDL</w:t>
            </w:r>
            <w:r w:rsidRPr="003834E3">
              <w:rPr>
                <w:rFonts w:hint="eastAsia"/>
              </w:rPr>
              <w:t>，</w:t>
            </w:r>
            <w:r w:rsidRPr="003834E3">
              <w:rPr>
                <w:rFonts w:hint="eastAsia"/>
              </w:rPr>
              <w:t>Web</w:t>
            </w:r>
            <w:r w:rsidRPr="003834E3">
              <w:rPr>
                <w:rFonts w:hint="eastAsia"/>
              </w:rPr>
              <w:t>服务约束，测试用例</w:t>
            </w:r>
          </w:p>
        </w:tc>
        <w:tc>
          <w:tcPr>
            <w:tcW w:w="1614" w:type="dxa"/>
            <w:tcMar>
              <w:top w:w="28" w:type="dxa"/>
              <w:bottom w:w="28" w:type="dxa"/>
            </w:tcMar>
          </w:tcPr>
          <w:p w14:paraId="3E614E66" w14:textId="77777777" w:rsidR="005A3851" w:rsidRPr="004E7C03" w:rsidRDefault="0069507A">
            <w:pPr>
              <w:pStyle w:val="afff6"/>
              <w:ind w:firstLineChars="0" w:firstLine="0"/>
            </w:pPr>
            <w:r w:rsidRPr="004E7C03">
              <w:rPr>
                <w:rFonts w:hint="eastAsia"/>
              </w:rPr>
              <w:t>公开</w:t>
            </w:r>
          </w:p>
        </w:tc>
        <w:tc>
          <w:tcPr>
            <w:tcW w:w="1645" w:type="dxa"/>
            <w:tcMar>
              <w:top w:w="28" w:type="dxa"/>
              <w:bottom w:w="28" w:type="dxa"/>
            </w:tcMar>
          </w:tcPr>
          <w:p w14:paraId="36097E84" w14:textId="77777777" w:rsidR="005A3851" w:rsidRPr="00BB6036" w:rsidRDefault="0069507A">
            <w:pPr>
              <w:pStyle w:val="afff6"/>
              <w:ind w:firstLineChars="0" w:firstLine="0"/>
            </w:pPr>
            <w:r w:rsidRPr="00BB6036">
              <w:rPr>
                <w:rFonts w:hint="eastAsia"/>
              </w:rPr>
              <w:t>TP311</w:t>
            </w:r>
          </w:p>
        </w:tc>
        <w:tc>
          <w:tcPr>
            <w:tcW w:w="1625" w:type="dxa"/>
            <w:tcMar>
              <w:top w:w="28" w:type="dxa"/>
              <w:bottom w:w="28" w:type="dxa"/>
            </w:tcMar>
          </w:tcPr>
          <w:p w14:paraId="2547512A" w14:textId="77777777" w:rsidR="005A3851" w:rsidRPr="00BB6036" w:rsidRDefault="0069507A">
            <w:pPr>
              <w:pStyle w:val="afff6"/>
              <w:ind w:firstLineChars="0" w:firstLine="0"/>
            </w:pPr>
            <w:r w:rsidRPr="00BB6036">
              <w:rPr>
                <w:rFonts w:hint="eastAsia"/>
              </w:rPr>
              <w:t>004.41</w:t>
            </w:r>
          </w:p>
        </w:tc>
        <w:tc>
          <w:tcPr>
            <w:tcW w:w="1655" w:type="dxa"/>
            <w:tcMar>
              <w:top w:w="28" w:type="dxa"/>
              <w:bottom w:w="28" w:type="dxa"/>
            </w:tcMar>
          </w:tcPr>
          <w:p w14:paraId="3C018F7A" w14:textId="77777777" w:rsidR="005A3851" w:rsidRPr="004E7C03" w:rsidRDefault="005A3851">
            <w:pPr>
              <w:pStyle w:val="afff6"/>
              <w:ind w:firstLineChars="0" w:firstLine="0"/>
            </w:pPr>
          </w:p>
        </w:tc>
      </w:tr>
      <w:tr w:rsidR="005A3851" w:rsidRPr="004E7C03" w14:paraId="4DD5575B" w14:textId="77777777">
        <w:tc>
          <w:tcPr>
            <w:tcW w:w="3228" w:type="dxa"/>
            <w:gridSpan w:val="2"/>
            <w:tcMar>
              <w:top w:w="28" w:type="dxa"/>
              <w:bottom w:w="28" w:type="dxa"/>
            </w:tcMar>
          </w:tcPr>
          <w:p w14:paraId="05F33D55"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学位授予单位名称*</w:t>
            </w:r>
          </w:p>
        </w:tc>
        <w:tc>
          <w:tcPr>
            <w:tcW w:w="1645" w:type="dxa"/>
            <w:tcMar>
              <w:top w:w="28" w:type="dxa"/>
              <w:bottom w:w="28" w:type="dxa"/>
            </w:tcMar>
          </w:tcPr>
          <w:p w14:paraId="5F84A6FD"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学位授予单位代码*</w:t>
            </w:r>
          </w:p>
        </w:tc>
        <w:tc>
          <w:tcPr>
            <w:tcW w:w="1625" w:type="dxa"/>
            <w:tcMar>
              <w:top w:w="28" w:type="dxa"/>
              <w:bottom w:w="28" w:type="dxa"/>
            </w:tcMar>
          </w:tcPr>
          <w:p w14:paraId="7F073231"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学位类别*</w:t>
            </w:r>
          </w:p>
        </w:tc>
        <w:tc>
          <w:tcPr>
            <w:tcW w:w="1655" w:type="dxa"/>
            <w:tcMar>
              <w:top w:w="28" w:type="dxa"/>
              <w:bottom w:w="28" w:type="dxa"/>
            </w:tcMar>
          </w:tcPr>
          <w:p w14:paraId="521D6C6C"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学位级别*</w:t>
            </w:r>
          </w:p>
        </w:tc>
      </w:tr>
      <w:tr w:rsidR="005A3851" w:rsidRPr="004E7C03" w14:paraId="51E8A0D7" w14:textId="77777777">
        <w:tc>
          <w:tcPr>
            <w:tcW w:w="3228" w:type="dxa"/>
            <w:gridSpan w:val="2"/>
            <w:tcMar>
              <w:top w:w="28" w:type="dxa"/>
              <w:bottom w:w="28" w:type="dxa"/>
            </w:tcMar>
          </w:tcPr>
          <w:p w14:paraId="0C851C06" w14:textId="77777777"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14:paraId="6990BD1D" w14:textId="77777777" w:rsidR="005A3851" w:rsidRPr="004E7C03" w:rsidRDefault="0069507A">
            <w:pPr>
              <w:pStyle w:val="afff6"/>
              <w:ind w:firstLineChars="0" w:firstLine="0"/>
            </w:pPr>
            <w:r w:rsidRPr="004E7C03">
              <w:t>10008</w:t>
            </w:r>
          </w:p>
        </w:tc>
        <w:tc>
          <w:tcPr>
            <w:tcW w:w="1625" w:type="dxa"/>
            <w:tcMar>
              <w:top w:w="28" w:type="dxa"/>
              <w:bottom w:w="28" w:type="dxa"/>
            </w:tcMar>
          </w:tcPr>
          <w:p w14:paraId="70B3DE72" w14:textId="77777777" w:rsidR="005A3851" w:rsidRPr="004E7C03" w:rsidRDefault="0069507A">
            <w:pPr>
              <w:pStyle w:val="afff6"/>
              <w:ind w:firstLineChars="0" w:firstLine="0"/>
            </w:pPr>
            <w:r w:rsidRPr="004E7C03">
              <w:rPr>
                <w:rFonts w:hint="eastAsia"/>
              </w:rPr>
              <w:t>工学</w:t>
            </w:r>
          </w:p>
        </w:tc>
        <w:tc>
          <w:tcPr>
            <w:tcW w:w="1655" w:type="dxa"/>
            <w:tcMar>
              <w:top w:w="28" w:type="dxa"/>
              <w:bottom w:w="28" w:type="dxa"/>
            </w:tcMar>
          </w:tcPr>
          <w:p w14:paraId="3F699E3F" w14:textId="77777777" w:rsidR="005A3851" w:rsidRPr="004E7C03" w:rsidRDefault="0069507A">
            <w:pPr>
              <w:pStyle w:val="afff6"/>
              <w:ind w:firstLineChars="0" w:firstLine="0"/>
            </w:pPr>
            <w:r w:rsidRPr="004E7C03">
              <w:rPr>
                <w:rFonts w:hint="eastAsia"/>
              </w:rPr>
              <w:t>硕士</w:t>
            </w:r>
          </w:p>
        </w:tc>
      </w:tr>
      <w:tr w:rsidR="005A3851" w:rsidRPr="004E7C03" w14:paraId="05751254" w14:textId="77777777">
        <w:tc>
          <w:tcPr>
            <w:tcW w:w="3228" w:type="dxa"/>
            <w:gridSpan w:val="2"/>
            <w:tcMar>
              <w:top w:w="28" w:type="dxa"/>
              <w:bottom w:w="28" w:type="dxa"/>
            </w:tcMar>
          </w:tcPr>
          <w:p w14:paraId="646F3CA8"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论文题名*</w:t>
            </w:r>
          </w:p>
        </w:tc>
        <w:tc>
          <w:tcPr>
            <w:tcW w:w="3270" w:type="dxa"/>
            <w:gridSpan w:val="2"/>
            <w:tcMar>
              <w:top w:w="28" w:type="dxa"/>
              <w:bottom w:w="28" w:type="dxa"/>
            </w:tcMar>
          </w:tcPr>
          <w:p w14:paraId="1A76F018"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并列题名</w:t>
            </w:r>
          </w:p>
        </w:tc>
        <w:tc>
          <w:tcPr>
            <w:tcW w:w="1655" w:type="dxa"/>
            <w:tcMar>
              <w:top w:w="28" w:type="dxa"/>
              <w:bottom w:w="28" w:type="dxa"/>
            </w:tcMar>
          </w:tcPr>
          <w:p w14:paraId="5FE5943F"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论文语种*</w:t>
            </w:r>
          </w:p>
        </w:tc>
      </w:tr>
      <w:tr w:rsidR="005A3851" w:rsidRPr="004E7C03" w14:paraId="103D6C23" w14:textId="77777777">
        <w:tc>
          <w:tcPr>
            <w:tcW w:w="3228" w:type="dxa"/>
            <w:gridSpan w:val="2"/>
            <w:tcMar>
              <w:top w:w="28" w:type="dxa"/>
              <w:bottom w:w="28" w:type="dxa"/>
            </w:tcMar>
          </w:tcPr>
          <w:p w14:paraId="774CC108" w14:textId="77777777" w:rsidR="005A3851" w:rsidRPr="004E7C03" w:rsidRDefault="003834E3" w:rsidP="003834E3">
            <w:pPr>
              <w:pStyle w:val="afff6"/>
              <w:ind w:firstLineChars="0" w:firstLine="0"/>
            </w:pPr>
            <w:r>
              <w:rPr>
                <w:rFonts w:hint="eastAsia"/>
              </w:rPr>
              <w:t>行为模型驱动的服务组合程序测试用例生成技术研究</w:t>
            </w:r>
          </w:p>
        </w:tc>
        <w:tc>
          <w:tcPr>
            <w:tcW w:w="3270" w:type="dxa"/>
            <w:gridSpan w:val="2"/>
            <w:tcMar>
              <w:top w:w="28" w:type="dxa"/>
              <w:bottom w:w="28" w:type="dxa"/>
            </w:tcMar>
          </w:tcPr>
          <w:p w14:paraId="569649AA" w14:textId="77777777" w:rsidR="005A3851" w:rsidRPr="004E7C03" w:rsidRDefault="005A3851">
            <w:pPr>
              <w:pStyle w:val="afff6"/>
              <w:ind w:firstLineChars="0" w:firstLine="0"/>
            </w:pPr>
          </w:p>
        </w:tc>
        <w:tc>
          <w:tcPr>
            <w:tcW w:w="1655" w:type="dxa"/>
            <w:tcMar>
              <w:top w:w="28" w:type="dxa"/>
              <w:bottom w:w="28" w:type="dxa"/>
            </w:tcMar>
          </w:tcPr>
          <w:p w14:paraId="5E94DF0A" w14:textId="77777777" w:rsidR="005A3851" w:rsidRPr="004E7C03" w:rsidRDefault="0069507A">
            <w:pPr>
              <w:pStyle w:val="afff6"/>
              <w:ind w:firstLineChars="0" w:firstLine="0"/>
            </w:pPr>
            <w:r w:rsidRPr="004E7C03">
              <w:rPr>
                <w:rFonts w:hint="eastAsia"/>
              </w:rPr>
              <w:t>中文</w:t>
            </w:r>
          </w:p>
        </w:tc>
      </w:tr>
      <w:tr w:rsidR="005A3851" w:rsidRPr="004E7C03" w14:paraId="24CE0C79" w14:textId="77777777">
        <w:tc>
          <w:tcPr>
            <w:tcW w:w="1614" w:type="dxa"/>
            <w:tcMar>
              <w:top w:w="28" w:type="dxa"/>
              <w:bottom w:w="28" w:type="dxa"/>
            </w:tcMar>
          </w:tcPr>
          <w:p w14:paraId="1F6A249A" w14:textId="77777777" w:rsidR="005A3851" w:rsidRPr="004E7C03" w:rsidRDefault="0069507A">
            <w:pPr>
              <w:pStyle w:val="afff6"/>
              <w:ind w:firstLineChars="0" w:firstLine="0"/>
              <w:rPr>
                <w:b/>
              </w:rPr>
            </w:pPr>
            <w:r w:rsidRPr="004E7C03">
              <w:rPr>
                <w:rFonts w:hint="eastAsia"/>
                <w:b/>
              </w:rPr>
              <w:t>作者姓名</w:t>
            </w:r>
            <w:r w:rsidRPr="004E7C03">
              <w:rPr>
                <w:rFonts w:hint="eastAsia"/>
                <w:b/>
              </w:rPr>
              <w:t>*</w:t>
            </w:r>
          </w:p>
        </w:tc>
        <w:tc>
          <w:tcPr>
            <w:tcW w:w="3259" w:type="dxa"/>
            <w:gridSpan w:val="2"/>
            <w:tcMar>
              <w:top w:w="28" w:type="dxa"/>
              <w:bottom w:w="28" w:type="dxa"/>
            </w:tcMar>
          </w:tcPr>
          <w:p w14:paraId="460AF007" w14:textId="77777777" w:rsidR="005A3851" w:rsidRPr="004E7C03" w:rsidRDefault="00BB6036">
            <w:pPr>
              <w:pStyle w:val="afff6"/>
              <w:ind w:firstLineChars="0" w:firstLine="0"/>
            </w:pPr>
            <w:r>
              <w:rPr>
                <w:rFonts w:hint="eastAsia"/>
              </w:rPr>
              <w:t>贾婧婷</w:t>
            </w:r>
          </w:p>
        </w:tc>
        <w:tc>
          <w:tcPr>
            <w:tcW w:w="1625" w:type="dxa"/>
            <w:tcMar>
              <w:top w:w="28" w:type="dxa"/>
              <w:bottom w:w="28" w:type="dxa"/>
            </w:tcMar>
          </w:tcPr>
          <w:p w14:paraId="2CA70C58" w14:textId="77777777" w:rsidR="005A3851" w:rsidRPr="004E7C03" w:rsidRDefault="0069507A">
            <w:pPr>
              <w:pStyle w:val="afff6"/>
              <w:ind w:firstLineChars="0" w:firstLine="0"/>
              <w:jc w:val="center"/>
              <w:rPr>
                <w:b/>
              </w:rPr>
            </w:pPr>
            <w:r w:rsidRPr="004E7C03">
              <w:rPr>
                <w:rFonts w:hint="eastAsia"/>
                <w:b/>
              </w:rPr>
              <w:t>学号</w:t>
            </w:r>
            <w:r w:rsidRPr="004E7C03">
              <w:rPr>
                <w:rFonts w:hint="eastAsia"/>
                <w:b/>
              </w:rPr>
              <w:t>*</w:t>
            </w:r>
          </w:p>
        </w:tc>
        <w:tc>
          <w:tcPr>
            <w:tcW w:w="1655" w:type="dxa"/>
            <w:tcMar>
              <w:top w:w="28" w:type="dxa"/>
              <w:bottom w:w="28" w:type="dxa"/>
            </w:tcMar>
          </w:tcPr>
          <w:p w14:paraId="1F91509B" w14:textId="77777777" w:rsidR="005A3851" w:rsidRPr="004E7C03" w:rsidRDefault="00BB6036">
            <w:pPr>
              <w:pStyle w:val="afff6"/>
              <w:ind w:firstLineChars="0" w:firstLine="0"/>
            </w:pPr>
            <w:r>
              <w:t>S20150750</w:t>
            </w:r>
          </w:p>
        </w:tc>
      </w:tr>
      <w:tr w:rsidR="005A3851" w:rsidRPr="004E7C03" w14:paraId="2C58BDC0" w14:textId="77777777">
        <w:tc>
          <w:tcPr>
            <w:tcW w:w="3228" w:type="dxa"/>
            <w:gridSpan w:val="2"/>
            <w:tcMar>
              <w:top w:w="28" w:type="dxa"/>
              <w:bottom w:w="28" w:type="dxa"/>
            </w:tcMar>
          </w:tcPr>
          <w:p w14:paraId="0FC14059"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培养单位名称*</w:t>
            </w:r>
          </w:p>
        </w:tc>
        <w:tc>
          <w:tcPr>
            <w:tcW w:w="1645" w:type="dxa"/>
            <w:tcMar>
              <w:top w:w="28" w:type="dxa"/>
              <w:bottom w:w="28" w:type="dxa"/>
            </w:tcMar>
          </w:tcPr>
          <w:p w14:paraId="03CE4744"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培养单位代码*</w:t>
            </w:r>
          </w:p>
        </w:tc>
        <w:tc>
          <w:tcPr>
            <w:tcW w:w="1625" w:type="dxa"/>
            <w:tcMar>
              <w:top w:w="28" w:type="dxa"/>
              <w:bottom w:w="28" w:type="dxa"/>
            </w:tcMar>
          </w:tcPr>
          <w:p w14:paraId="1B90A045"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培养单位地址</w:t>
            </w:r>
          </w:p>
        </w:tc>
        <w:tc>
          <w:tcPr>
            <w:tcW w:w="1655" w:type="dxa"/>
            <w:tcMar>
              <w:top w:w="28" w:type="dxa"/>
              <w:bottom w:w="28" w:type="dxa"/>
            </w:tcMar>
          </w:tcPr>
          <w:p w14:paraId="1661431F"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邮编</w:t>
            </w:r>
          </w:p>
        </w:tc>
      </w:tr>
      <w:tr w:rsidR="005A3851" w:rsidRPr="004E7C03" w14:paraId="5EB1325A" w14:textId="77777777">
        <w:tc>
          <w:tcPr>
            <w:tcW w:w="3228" w:type="dxa"/>
            <w:gridSpan w:val="2"/>
            <w:tcMar>
              <w:top w:w="28" w:type="dxa"/>
              <w:bottom w:w="28" w:type="dxa"/>
            </w:tcMar>
          </w:tcPr>
          <w:p w14:paraId="63743F25" w14:textId="77777777" w:rsidR="005A3851" w:rsidRPr="004E7C03" w:rsidRDefault="0069507A">
            <w:pPr>
              <w:pStyle w:val="afff6"/>
              <w:ind w:firstLineChars="0" w:firstLine="0"/>
            </w:pPr>
            <w:r w:rsidRPr="004E7C03">
              <w:rPr>
                <w:rFonts w:hint="eastAsia"/>
              </w:rPr>
              <w:t>北京科技大学</w:t>
            </w:r>
          </w:p>
        </w:tc>
        <w:tc>
          <w:tcPr>
            <w:tcW w:w="1645" w:type="dxa"/>
            <w:tcMar>
              <w:top w:w="28" w:type="dxa"/>
              <w:bottom w:w="28" w:type="dxa"/>
            </w:tcMar>
          </w:tcPr>
          <w:p w14:paraId="7DA76AD2" w14:textId="77777777" w:rsidR="005A3851" w:rsidRPr="004E7C03" w:rsidRDefault="0069507A">
            <w:pPr>
              <w:pStyle w:val="afff6"/>
              <w:ind w:firstLineChars="0" w:firstLine="0"/>
            </w:pPr>
            <w:r w:rsidRPr="004E7C03">
              <w:rPr>
                <w:rFonts w:hint="eastAsia"/>
              </w:rPr>
              <w:t>10008</w:t>
            </w:r>
          </w:p>
        </w:tc>
        <w:tc>
          <w:tcPr>
            <w:tcW w:w="1625" w:type="dxa"/>
            <w:tcMar>
              <w:top w:w="28" w:type="dxa"/>
              <w:bottom w:w="28" w:type="dxa"/>
            </w:tcMar>
          </w:tcPr>
          <w:p w14:paraId="1AB9E836" w14:textId="77777777" w:rsidR="005A3851" w:rsidRPr="004E7C03" w:rsidRDefault="0069507A">
            <w:pPr>
              <w:pStyle w:val="afff6"/>
              <w:ind w:firstLineChars="0" w:firstLine="0"/>
            </w:pPr>
            <w:r w:rsidRPr="004E7C03">
              <w:rPr>
                <w:rFonts w:hint="eastAsia"/>
              </w:rPr>
              <w:t>北京市海淀区学院路</w:t>
            </w:r>
            <w:r w:rsidRPr="004E7C03">
              <w:rPr>
                <w:rFonts w:hint="eastAsia"/>
              </w:rPr>
              <w:t>30</w:t>
            </w:r>
            <w:r w:rsidRPr="004E7C03">
              <w:rPr>
                <w:rFonts w:hint="eastAsia"/>
              </w:rPr>
              <w:t>号</w:t>
            </w:r>
          </w:p>
        </w:tc>
        <w:tc>
          <w:tcPr>
            <w:tcW w:w="1655" w:type="dxa"/>
            <w:tcMar>
              <w:top w:w="28" w:type="dxa"/>
              <w:bottom w:w="28" w:type="dxa"/>
            </w:tcMar>
          </w:tcPr>
          <w:p w14:paraId="690E2513" w14:textId="77777777" w:rsidR="005A3851" w:rsidRPr="004E7C03" w:rsidRDefault="0069507A">
            <w:pPr>
              <w:pStyle w:val="afff6"/>
              <w:ind w:firstLineChars="0" w:firstLine="0"/>
            </w:pPr>
            <w:r w:rsidRPr="004E7C03">
              <w:rPr>
                <w:rFonts w:hint="eastAsia"/>
              </w:rPr>
              <w:t>100083</w:t>
            </w:r>
          </w:p>
        </w:tc>
      </w:tr>
      <w:tr w:rsidR="005A3851" w:rsidRPr="004E7C03" w14:paraId="4CA28ACF" w14:textId="77777777">
        <w:tc>
          <w:tcPr>
            <w:tcW w:w="3228" w:type="dxa"/>
            <w:gridSpan w:val="2"/>
            <w:tcMar>
              <w:top w:w="28" w:type="dxa"/>
              <w:bottom w:w="28" w:type="dxa"/>
            </w:tcMar>
          </w:tcPr>
          <w:p w14:paraId="4EE5887A"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学科专业*</w:t>
            </w:r>
          </w:p>
        </w:tc>
        <w:tc>
          <w:tcPr>
            <w:tcW w:w="1645" w:type="dxa"/>
            <w:tcMar>
              <w:top w:w="28" w:type="dxa"/>
              <w:bottom w:w="28" w:type="dxa"/>
            </w:tcMar>
          </w:tcPr>
          <w:p w14:paraId="56B18BBB"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研究方向*</w:t>
            </w:r>
          </w:p>
        </w:tc>
        <w:tc>
          <w:tcPr>
            <w:tcW w:w="1625" w:type="dxa"/>
            <w:tcMar>
              <w:top w:w="28" w:type="dxa"/>
              <w:bottom w:w="28" w:type="dxa"/>
            </w:tcMar>
          </w:tcPr>
          <w:p w14:paraId="744A75D9"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学制*</w:t>
            </w:r>
          </w:p>
        </w:tc>
        <w:tc>
          <w:tcPr>
            <w:tcW w:w="1655" w:type="dxa"/>
            <w:tcMar>
              <w:top w:w="28" w:type="dxa"/>
              <w:bottom w:w="28" w:type="dxa"/>
            </w:tcMar>
          </w:tcPr>
          <w:p w14:paraId="6797FBC4"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学位授予年*</w:t>
            </w:r>
          </w:p>
        </w:tc>
      </w:tr>
      <w:tr w:rsidR="005A3851" w:rsidRPr="004E7C03" w14:paraId="4FF19FDA" w14:textId="77777777">
        <w:tc>
          <w:tcPr>
            <w:tcW w:w="3228" w:type="dxa"/>
            <w:gridSpan w:val="2"/>
            <w:tcMar>
              <w:top w:w="28" w:type="dxa"/>
              <w:bottom w:w="28" w:type="dxa"/>
            </w:tcMar>
          </w:tcPr>
          <w:p w14:paraId="12B403AA" w14:textId="77777777" w:rsidR="005A3851" w:rsidRPr="004E7C03" w:rsidRDefault="00BB6036">
            <w:pPr>
              <w:pStyle w:val="afff6"/>
              <w:ind w:firstLineChars="0" w:firstLine="0"/>
            </w:pPr>
            <w:r>
              <w:rPr>
                <w:rFonts w:hint="eastAsia"/>
              </w:rPr>
              <w:t>软件工程</w:t>
            </w:r>
          </w:p>
        </w:tc>
        <w:tc>
          <w:tcPr>
            <w:tcW w:w="1645" w:type="dxa"/>
            <w:tcMar>
              <w:top w:w="28" w:type="dxa"/>
              <w:bottom w:w="28" w:type="dxa"/>
            </w:tcMar>
          </w:tcPr>
          <w:p w14:paraId="1EFD49C8" w14:textId="77777777" w:rsidR="005A3851" w:rsidRPr="004E7C03" w:rsidRDefault="0069507A">
            <w:pPr>
              <w:pStyle w:val="afff6"/>
              <w:ind w:firstLineChars="0" w:firstLine="0"/>
            </w:pPr>
            <w:r w:rsidRPr="004E7C03">
              <w:rPr>
                <w:rFonts w:hint="eastAsia"/>
              </w:rPr>
              <w:t>软件测试</w:t>
            </w:r>
          </w:p>
        </w:tc>
        <w:tc>
          <w:tcPr>
            <w:tcW w:w="1625" w:type="dxa"/>
            <w:tcMar>
              <w:top w:w="28" w:type="dxa"/>
              <w:bottom w:w="28" w:type="dxa"/>
            </w:tcMar>
          </w:tcPr>
          <w:p w14:paraId="760439E5" w14:textId="77777777" w:rsidR="005A3851" w:rsidRPr="004E7C03" w:rsidRDefault="0069507A">
            <w:pPr>
              <w:pStyle w:val="afff6"/>
              <w:ind w:firstLineChars="0" w:firstLine="0"/>
            </w:pPr>
            <w:r w:rsidRPr="004E7C03">
              <w:rPr>
                <w:rFonts w:hint="eastAsia"/>
              </w:rPr>
              <w:t>2.5</w:t>
            </w:r>
            <w:r w:rsidRPr="004E7C03">
              <w:rPr>
                <w:rFonts w:hint="eastAsia"/>
              </w:rPr>
              <w:t>年</w:t>
            </w:r>
          </w:p>
        </w:tc>
        <w:tc>
          <w:tcPr>
            <w:tcW w:w="1655" w:type="dxa"/>
            <w:tcMar>
              <w:top w:w="28" w:type="dxa"/>
              <w:bottom w:w="28" w:type="dxa"/>
            </w:tcMar>
          </w:tcPr>
          <w:p w14:paraId="1B2E07E5" w14:textId="77777777" w:rsidR="005A3851" w:rsidRPr="004E7C03" w:rsidRDefault="0072054D">
            <w:pPr>
              <w:pStyle w:val="afff6"/>
              <w:ind w:firstLineChars="0" w:firstLine="0"/>
            </w:pPr>
            <w:r>
              <w:rPr>
                <w:rFonts w:hint="eastAsia"/>
              </w:rPr>
              <w:t>2018</w:t>
            </w:r>
          </w:p>
        </w:tc>
      </w:tr>
      <w:tr w:rsidR="005A3851" w:rsidRPr="004E7C03" w14:paraId="54774DBD" w14:textId="77777777">
        <w:tc>
          <w:tcPr>
            <w:tcW w:w="1614" w:type="dxa"/>
            <w:tcMar>
              <w:top w:w="28" w:type="dxa"/>
              <w:bottom w:w="28" w:type="dxa"/>
            </w:tcMar>
          </w:tcPr>
          <w:p w14:paraId="038E48DD"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论文提交日期*</w:t>
            </w:r>
          </w:p>
        </w:tc>
        <w:tc>
          <w:tcPr>
            <w:tcW w:w="6539" w:type="dxa"/>
            <w:gridSpan w:val="4"/>
            <w:tcMar>
              <w:top w:w="28" w:type="dxa"/>
              <w:bottom w:w="28" w:type="dxa"/>
            </w:tcMar>
          </w:tcPr>
          <w:p w14:paraId="048DF186" w14:textId="77777777" w:rsidR="005A3851" w:rsidRPr="004E7C03" w:rsidRDefault="0069507A" w:rsidP="00BB6036">
            <w:pPr>
              <w:pStyle w:val="afff6"/>
              <w:ind w:firstLineChars="0" w:firstLine="0"/>
            </w:pPr>
            <w:r w:rsidRPr="004E7C03">
              <w:rPr>
                <w:rFonts w:hint="eastAsia"/>
              </w:rPr>
              <w:t>201</w:t>
            </w:r>
            <w:r w:rsidR="00BB6036">
              <w:t>7</w:t>
            </w:r>
            <w:r w:rsidRPr="004E7C03">
              <w:rPr>
                <w:rFonts w:hint="eastAsia"/>
              </w:rPr>
              <w:t>年</w:t>
            </w:r>
            <w:r w:rsidRPr="004E7C03">
              <w:rPr>
                <w:rFonts w:hint="eastAsia"/>
              </w:rPr>
              <w:t>1</w:t>
            </w:r>
            <w:r w:rsidR="00BB6036">
              <w:t>1</w:t>
            </w:r>
            <w:r w:rsidRPr="004E7C03">
              <w:rPr>
                <w:rFonts w:hint="eastAsia"/>
              </w:rPr>
              <w:t>月</w:t>
            </w:r>
            <w:r w:rsidR="00BB6036">
              <w:t>14</w:t>
            </w:r>
            <w:r w:rsidRPr="004E7C03">
              <w:rPr>
                <w:rFonts w:hint="eastAsia"/>
              </w:rPr>
              <w:t>日</w:t>
            </w:r>
          </w:p>
        </w:tc>
      </w:tr>
      <w:tr w:rsidR="005A3851" w:rsidRPr="004E7C03" w14:paraId="1892FEF4" w14:textId="77777777">
        <w:tc>
          <w:tcPr>
            <w:tcW w:w="1614" w:type="dxa"/>
            <w:tcMar>
              <w:top w:w="28" w:type="dxa"/>
              <w:bottom w:w="28" w:type="dxa"/>
            </w:tcMar>
          </w:tcPr>
          <w:p w14:paraId="7FEE1E01"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导师姓名*</w:t>
            </w:r>
          </w:p>
        </w:tc>
        <w:tc>
          <w:tcPr>
            <w:tcW w:w="3259" w:type="dxa"/>
            <w:gridSpan w:val="2"/>
            <w:tcMar>
              <w:top w:w="28" w:type="dxa"/>
              <w:bottom w:w="28" w:type="dxa"/>
            </w:tcMar>
          </w:tcPr>
          <w:p w14:paraId="6D01FE1A" w14:textId="77777777" w:rsidR="005A3851" w:rsidRPr="004E7C03" w:rsidRDefault="0069507A">
            <w:pPr>
              <w:pStyle w:val="afff6"/>
              <w:ind w:firstLineChars="0" w:firstLine="0"/>
            </w:pPr>
            <w:r w:rsidRPr="004E7C03">
              <w:rPr>
                <w:rFonts w:hint="eastAsia"/>
              </w:rPr>
              <w:t>孙昌爱</w:t>
            </w:r>
          </w:p>
        </w:tc>
        <w:tc>
          <w:tcPr>
            <w:tcW w:w="1625" w:type="dxa"/>
            <w:tcMar>
              <w:top w:w="28" w:type="dxa"/>
              <w:bottom w:w="28" w:type="dxa"/>
            </w:tcMar>
          </w:tcPr>
          <w:p w14:paraId="007E2176"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职称*</w:t>
            </w:r>
          </w:p>
        </w:tc>
        <w:tc>
          <w:tcPr>
            <w:tcW w:w="1655" w:type="dxa"/>
            <w:tcMar>
              <w:top w:w="28" w:type="dxa"/>
              <w:bottom w:w="28" w:type="dxa"/>
            </w:tcMar>
          </w:tcPr>
          <w:p w14:paraId="01D662A5" w14:textId="77777777" w:rsidR="005A3851" w:rsidRPr="004E7C03" w:rsidRDefault="0069507A">
            <w:pPr>
              <w:pStyle w:val="afff6"/>
              <w:ind w:firstLineChars="0" w:firstLine="0"/>
            </w:pPr>
            <w:r w:rsidRPr="004E7C03">
              <w:rPr>
                <w:rFonts w:hint="eastAsia"/>
              </w:rPr>
              <w:t>教授</w:t>
            </w:r>
          </w:p>
        </w:tc>
      </w:tr>
      <w:tr w:rsidR="005A3851" w:rsidRPr="004E7C03" w14:paraId="120CE3FC" w14:textId="77777777">
        <w:tc>
          <w:tcPr>
            <w:tcW w:w="1614" w:type="dxa"/>
            <w:tcMar>
              <w:top w:w="28" w:type="dxa"/>
              <w:bottom w:w="28" w:type="dxa"/>
            </w:tcMar>
          </w:tcPr>
          <w:p w14:paraId="5A4B9FA8"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评阅人</w:t>
            </w:r>
          </w:p>
        </w:tc>
        <w:tc>
          <w:tcPr>
            <w:tcW w:w="3259" w:type="dxa"/>
            <w:gridSpan w:val="2"/>
            <w:tcMar>
              <w:top w:w="28" w:type="dxa"/>
              <w:bottom w:w="28" w:type="dxa"/>
            </w:tcMar>
          </w:tcPr>
          <w:p w14:paraId="2238C663"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答辩委员会主席*</w:t>
            </w:r>
          </w:p>
        </w:tc>
        <w:tc>
          <w:tcPr>
            <w:tcW w:w="3280" w:type="dxa"/>
            <w:gridSpan w:val="2"/>
            <w:tcMar>
              <w:top w:w="28" w:type="dxa"/>
              <w:bottom w:w="28" w:type="dxa"/>
            </w:tcMar>
          </w:tcPr>
          <w:p w14:paraId="771F97BB"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答辩委员会成员</w:t>
            </w:r>
          </w:p>
        </w:tc>
      </w:tr>
      <w:tr w:rsidR="005A3851" w:rsidRPr="004E7C03" w14:paraId="4EAB3D70" w14:textId="77777777">
        <w:tc>
          <w:tcPr>
            <w:tcW w:w="1614" w:type="dxa"/>
            <w:tcMar>
              <w:top w:w="28" w:type="dxa"/>
              <w:bottom w:w="28" w:type="dxa"/>
            </w:tcMar>
          </w:tcPr>
          <w:p w14:paraId="1393088D" w14:textId="77777777" w:rsidR="005A3851" w:rsidRPr="004E7C03" w:rsidRDefault="005A3851">
            <w:pPr>
              <w:pStyle w:val="afff6"/>
              <w:ind w:firstLineChars="0" w:firstLine="0"/>
            </w:pPr>
          </w:p>
        </w:tc>
        <w:tc>
          <w:tcPr>
            <w:tcW w:w="3259" w:type="dxa"/>
            <w:gridSpan w:val="2"/>
            <w:tcMar>
              <w:top w:w="28" w:type="dxa"/>
              <w:bottom w:w="28" w:type="dxa"/>
            </w:tcMar>
          </w:tcPr>
          <w:p w14:paraId="0ABBC013" w14:textId="77777777" w:rsidR="005A3851" w:rsidRPr="004E7C03" w:rsidRDefault="005A3851">
            <w:pPr>
              <w:pStyle w:val="u9"/>
              <w:spacing w:before="65" w:after="65"/>
            </w:pPr>
          </w:p>
          <w:p w14:paraId="5FC44AE1" w14:textId="77777777" w:rsidR="005A3851" w:rsidRPr="004E7C03" w:rsidRDefault="005A3851">
            <w:pPr>
              <w:pStyle w:val="afff6"/>
              <w:ind w:firstLineChars="0" w:firstLine="0"/>
            </w:pPr>
          </w:p>
        </w:tc>
        <w:tc>
          <w:tcPr>
            <w:tcW w:w="3280" w:type="dxa"/>
            <w:gridSpan w:val="2"/>
            <w:tcMar>
              <w:top w:w="28" w:type="dxa"/>
              <w:bottom w:w="28" w:type="dxa"/>
            </w:tcMar>
          </w:tcPr>
          <w:p w14:paraId="08797980" w14:textId="77777777" w:rsidR="005A3851" w:rsidRPr="004E7C03" w:rsidRDefault="005A3851">
            <w:pPr>
              <w:pStyle w:val="afff6"/>
              <w:ind w:firstLineChars="0" w:firstLine="0"/>
            </w:pPr>
          </w:p>
          <w:p w14:paraId="3736DC39" w14:textId="77777777" w:rsidR="005A3851" w:rsidRPr="004E7C03" w:rsidRDefault="005A3851">
            <w:pPr>
              <w:pStyle w:val="afff6"/>
              <w:ind w:firstLineChars="0" w:firstLine="0"/>
            </w:pPr>
          </w:p>
        </w:tc>
      </w:tr>
      <w:tr w:rsidR="005A3851" w:rsidRPr="004E7C03" w14:paraId="111EACAE" w14:textId="77777777">
        <w:tc>
          <w:tcPr>
            <w:tcW w:w="8153" w:type="dxa"/>
            <w:gridSpan w:val="5"/>
            <w:tcMar>
              <w:top w:w="28" w:type="dxa"/>
              <w:bottom w:w="28" w:type="dxa"/>
            </w:tcMar>
          </w:tcPr>
          <w:p w14:paraId="1A60DD83" w14:textId="77777777" w:rsidR="005A3851" w:rsidRPr="004E7C03" w:rsidRDefault="0069507A">
            <w:pPr>
              <w:pStyle w:val="afff6"/>
              <w:ind w:firstLineChars="0" w:firstLine="0"/>
            </w:pPr>
            <w:r w:rsidRPr="004E7C03">
              <w:rPr>
                <w:rFonts w:ascii="黑体" w:eastAsia="黑体" w:hint="eastAsia"/>
                <w:b/>
                <w:szCs w:val="21"/>
              </w:rPr>
              <w:t>电子版论文提交格式</w:t>
            </w:r>
            <w:r w:rsidRPr="004E7C03">
              <w:rPr>
                <w:rFonts w:hint="eastAsia"/>
              </w:rPr>
              <w:t xml:space="preserve">  </w:t>
            </w:r>
            <w:r w:rsidRPr="004E7C03">
              <w:rPr>
                <w:rFonts w:hint="eastAsia"/>
              </w:rPr>
              <w:t>文本（</w:t>
            </w:r>
            <w:r w:rsidRPr="004E7C03">
              <w:rPr>
                <w:rFonts w:ascii="宋体" w:hAnsi="宋体" w:hint="eastAsia"/>
              </w:rPr>
              <w:t>√</w:t>
            </w:r>
            <w:r w:rsidRPr="004E7C03">
              <w:rPr>
                <w:rFonts w:hint="eastAsia"/>
              </w:rPr>
              <w:t>）</w:t>
            </w:r>
            <w:r w:rsidRPr="004E7C03">
              <w:rPr>
                <w:rFonts w:hint="eastAsia"/>
              </w:rPr>
              <w:t xml:space="preserve">  </w:t>
            </w:r>
            <w:r w:rsidRPr="004E7C03">
              <w:rPr>
                <w:rFonts w:hint="eastAsia"/>
              </w:rPr>
              <w:t>图像（</w:t>
            </w:r>
            <w:r w:rsidRPr="004E7C03">
              <w:rPr>
                <w:rFonts w:hint="eastAsia"/>
              </w:rPr>
              <w:t xml:space="preserve"> </w:t>
            </w:r>
            <w:r w:rsidRPr="004E7C03">
              <w:rPr>
                <w:rFonts w:hint="eastAsia"/>
              </w:rPr>
              <w:t>）</w:t>
            </w:r>
            <w:r w:rsidRPr="004E7C03">
              <w:rPr>
                <w:rFonts w:hint="eastAsia"/>
              </w:rPr>
              <w:t xml:space="preserve"> </w:t>
            </w:r>
            <w:r w:rsidRPr="004E7C03">
              <w:rPr>
                <w:rFonts w:hint="eastAsia"/>
              </w:rPr>
              <w:t>视频（</w:t>
            </w:r>
            <w:r w:rsidRPr="004E7C03">
              <w:rPr>
                <w:rFonts w:hint="eastAsia"/>
              </w:rPr>
              <w:t xml:space="preserve"> </w:t>
            </w:r>
            <w:r w:rsidRPr="004E7C03">
              <w:rPr>
                <w:rFonts w:hint="eastAsia"/>
              </w:rPr>
              <w:t>）</w:t>
            </w:r>
            <w:r w:rsidRPr="004E7C03">
              <w:rPr>
                <w:rFonts w:hint="eastAsia"/>
              </w:rPr>
              <w:t xml:space="preserve"> </w:t>
            </w:r>
            <w:r w:rsidRPr="004E7C03">
              <w:rPr>
                <w:rFonts w:hint="eastAsia"/>
              </w:rPr>
              <w:t>音频（</w:t>
            </w:r>
            <w:r w:rsidRPr="004E7C03">
              <w:rPr>
                <w:rFonts w:hint="eastAsia"/>
              </w:rPr>
              <w:t xml:space="preserve"> </w:t>
            </w:r>
            <w:r w:rsidRPr="004E7C03">
              <w:rPr>
                <w:rFonts w:hint="eastAsia"/>
              </w:rPr>
              <w:t>）</w:t>
            </w:r>
            <w:r w:rsidRPr="004E7C03">
              <w:rPr>
                <w:rFonts w:hint="eastAsia"/>
              </w:rPr>
              <w:t xml:space="preserve"> </w:t>
            </w:r>
            <w:r w:rsidRPr="004E7C03">
              <w:rPr>
                <w:rFonts w:hint="eastAsia"/>
              </w:rPr>
              <w:t>多媒体（</w:t>
            </w:r>
            <w:r w:rsidRPr="004E7C03">
              <w:rPr>
                <w:rFonts w:hint="eastAsia"/>
              </w:rPr>
              <w:t xml:space="preserve"> </w:t>
            </w:r>
            <w:r w:rsidRPr="004E7C03">
              <w:rPr>
                <w:rFonts w:hint="eastAsia"/>
              </w:rPr>
              <w:t>）</w:t>
            </w:r>
            <w:r w:rsidRPr="004E7C03">
              <w:rPr>
                <w:rFonts w:hint="eastAsia"/>
              </w:rPr>
              <w:t xml:space="preserve"> </w:t>
            </w:r>
            <w:r w:rsidRPr="004E7C03">
              <w:rPr>
                <w:rFonts w:hint="eastAsia"/>
              </w:rPr>
              <w:t>其他（</w:t>
            </w:r>
            <w:r w:rsidRPr="004E7C03">
              <w:rPr>
                <w:rFonts w:hint="eastAsia"/>
              </w:rPr>
              <w:t xml:space="preserve"> </w:t>
            </w:r>
            <w:r w:rsidRPr="004E7C03">
              <w:rPr>
                <w:rFonts w:hint="eastAsia"/>
              </w:rPr>
              <w:t>）</w:t>
            </w:r>
            <w:r w:rsidRPr="004E7C03">
              <w:rPr>
                <w:rFonts w:hint="eastAsia"/>
              </w:rPr>
              <w:br/>
            </w:r>
            <w:r w:rsidRPr="004E7C03">
              <w:rPr>
                <w:rFonts w:ascii="黑体" w:eastAsia="黑体" w:hint="eastAsia"/>
                <w:b/>
                <w:szCs w:val="21"/>
              </w:rPr>
              <w:t>推荐格式：</w:t>
            </w:r>
            <w:r w:rsidRPr="004E7C03">
              <w:rPr>
                <w:rFonts w:hint="eastAsia"/>
              </w:rPr>
              <w:t>application/msword</w:t>
            </w:r>
            <w:r w:rsidRPr="004E7C03">
              <w:rPr>
                <w:rFonts w:hint="eastAsia"/>
              </w:rPr>
              <w:t>；</w:t>
            </w:r>
            <w:r w:rsidRPr="004E7C03">
              <w:rPr>
                <w:rFonts w:hint="eastAsia"/>
              </w:rPr>
              <w:t>app</w:t>
            </w:r>
            <w:r w:rsidRPr="004E7C03">
              <w:t>lication/pdf</w:t>
            </w:r>
          </w:p>
        </w:tc>
      </w:tr>
      <w:tr w:rsidR="005A3851" w:rsidRPr="004E7C03" w14:paraId="5B103E88" w14:textId="77777777">
        <w:tc>
          <w:tcPr>
            <w:tcW w:w="3228" w:type="dxa"/>
            <w:gridSpan w:val="2"/>
            <w:tcMar>
              <w:top w:w="28" w:type="dxa"/>
              <w:bottom w:w="28" w:type="dxa"/>
            </w:tcMar>
          </w:tcPr>
          <w:p w14:paraId="60D34AA1"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电子版论文出版（发布）者</w:t>
            </w:r>
          </w:p>
        </w:tc>
        <w:tc>
          <w:tcPr>
            <w:tcW w:w="3270" w:type="dxa"/>
            <w:gridSpan w:val="2"/>
            <w:tcMar>
              <w:top w:w="28" w:type="dxa"/>
              <w:bottom w:w="28" w:type="dxa"/>
            </w:tcMar>
          </w:tcPr>
          <w:p w14:paraId="24E2DDE7"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电子版论文出版（发布）地</w:t>
            </w:r>
          </w:p>
        </w:tc>
        <w:tc>
          <w:tcPr>
            <w:tcW w:w="1655" w:type="dxa"/>
            <w:tcMar>
              <w:top w:w="28" w:type="dxa"/>
              <w:bottom w:w="28" w:type="dxa"/>
            </w:tcMar>
          </w:tcPr>
          <w:p w14:paraId="2E67B179" w14:textId="77777777" w:rsidR="005A3851" w:rsidRPr="004E7C03" w:rsidRDefault="0069507A">
            <w:pPr>
              <w:pStyle w:val="afff6"/>
              <w:ind w:firstLineChars="0" w:firstLine="0"/>
              <w:rPr>
                <w:rFonts w:ascii="黑体" w:eastAsia="黑体"/>
                <w:b/>
                <w:szCs w:val="21"/>
              </w:rPr>
            </w:pPr>
            <w:r w:rsidRPr="004E7C03">
              <w:rPr>
                <w:rFonts w:ascii="黑体" w:eastAsia="黑体" w:hint="eastAsia"/>
                <w:b/>
                <w:szCs w:val="21"/>
              </w:rPr>
              <w:t>权限声明</w:t>
            </w:r>
          </w:p>
        </w:tc>
      </w:tr>
      <w:tr w:rsidR="005A3851" w:rsidRPr="004E7C03" w14:paraId="19568FB2" w14:textId="77777777">
        <w:tc>
          <w:tcPr>
            <w:tcW w:w="3228" w:type="dxa"/>
            <w:gridSpan w:val="2"/>
            <w:tcMar>
              <w:top w:w="28" w:type="dxa"/>
              <w:bottom w:w="28" w:type="dxa"/>
            </w:tcMar>
          </w:tcPr>
          <w:p w14:paraId="193BBD80" w14:textId="77777777" w:rsidR="005A3851" w:rsidRPr="004E7C03" w:rsidRDefault="005A3851">
            <w:pPr>
              <w:pStyle w:val="afff6"/>
              <w:ind w:firstLineChars="0" w:firstLine="0"/>
            </w:pPr>
          </w:p>
        </w:tc>
        <w:tc>
          <w:tcPr>
            <w:tcW w:w="3270" w:type="dxa"/>
            <w:gridSpan w:val="2"/>
            <w:tcMar>
              <w:top w:w="28" w:type="dxa"/>
              <w:bottom w:w="28" w:type="dxa"/>
            </w:tcMar>
          </w:tcPr>
          <w:p w14:paraId="23E1A607" w14:textId="77777777" w:rsidR="005A3851" w:rsidRPr="004E7C03" w:rsidRDefault="005A3851">
            <w:pPr>
              <w:pStyle w:val="afff6"/>
              <w:ind w:firstLineChars="0" w:firstLine="0"/>
            </w:pPr>
          </w:p>
        </w:tc>
        <w:tc>
          <w:tcPr>
            <w:tcW w:w="1655" w:type="dxa"/>
            <w:tcMar>
              <w:top w:w="28" w:type="dxa"/>
              <w:bottom w:w="28" w:type="dxa"/>
            </w:tcMar>
          </w:tcPr>
          <w:p w14:paraId="22AB1BCF" w14:textId="77777777" w:rsidR="005A3851" w:rsidRPr="004E7C03" w:rsidRDefault="005A3851">
            <w:pPr>
              <w:pStyle w:val="afff6"/>
              <w:ind w:firstLineChars="0" w:firstLine="0"/>
            </w:pPr>
          </w:p>
        </w:tc>
      </w:tr>
      <w:tr w:rsidR="005A3851" w:rsidRPr="004E7C03" w14:paraId="3F598FAD" w14:textId="77777777">
        <w:tc>
          <w:tcPr>
            <w:tcW w:w="1614" w:type="dxa"/>
            <w:tcMar>
              <w:top w:w="28" w:type="dxa"/>
              <w:bottom w:w="28" w:type="dxa"/>
            </w:tcMar>
          </w:tcPr>
          <w:p w14:paraId="28D35BAF" w14:textId="77777777" w:rsidR="005A3851" w:rsidRPr="004E7C03" w:rsidRDefault="0069507A">
            <w:pPr>
              <w:pStyle w:val="afff6"/>
              <w:ind w:firstLineChars="0" w:firstLine="0"/>
            </w:pPr>
            <w:r w:rsidRPr="004E7C03">
              <w:rPr>
                <w:rFonts w:ascii="黑体" w:eastAsia="黑体" w:hint="eastAsia"/>
                <w:b/>
                <w:szCs w:val="21"/>
              </w:rPr>
              <w:t>论文总页数*</w:t>
            </w:r>
          </w:p>
        </w:tc>
        <w:tc>
          <w:tcPr>
            <w:tcW w:w="6539" w:type="dxa"/>
            <w:gridSpan w:val="4"/>
            <w:tcMar>
              <w:top w:w="28" w:type="dxa"/>
              <w:bottom w:w="28" w:type="dxa"/>
            </w:tcMar>
          </w:tcPr>
          <w:p w14:paraId="4F710F02" w14:textId="77777777" w:rsidR="005A3851" w:rsidRPr="004E7C03" w:rsidRDefault="00B13CCA" w:rsidP="00BE3011">
            <w:pPr>
              <w:pStyle w:val="afff6"/>
              <w:ind w:firstLineChars="0" w:firstLine="0"/>
            </w:pPr>
            <w:r>
              <w:t>95</w:t>
            </w:r>
            <w:r w:rsidR="0069507A" w:rsidRPr="004E7C03">
              <w:rPr>
                <w:rFonts w:hint="eastAsia"/>
              </w:rPr>
              <w:t>页</w:t>
            </w:r>
          </w:p>
        </w:tc>
      </w:tr>
      <w:tr w:rsidR="005A3851" w:rsidRPr="004E7C03" w14:paraId="456E9327" w14:textId="77777777">
        <w:tc>
          <w:tcPr>
            <w:tcW w:w="8153" w:type="dxa"/>
            <w:gridSpan w:val="5"/>
            <w:tcMar>
              <w:top w:w="28" w:type="dxa"/>
              <w:bottom w:w="28" w:type="dxa"/>
            </w:tcMar>
          </w:tcPr>
          <w:p w14:paraId="69E9B26B" w14:textId="77777777" w:rsidR="005A3851" w:rsidRPr="004E7C03" w:rsidRDefault="0069507A">
            <w:pPr>
              <w:pStyle w:val="afff6"/>
              <w:ind w:firstLineChars="0" w:firstLine="0"/>
            </w:pPr>
            <w:r w:rsidRPr="004E7C03">
              <w:rPr>
                <w:rFonts w:hint="eastAsia"/>
              </w:rPr>
              <w:t>共</w:t>
            </w:r>
            <w:r w:rsidRPr="004E7C03">
              <w:rPr>
                <w:rFonts w:hint="eastAsia"/>
              </w:rPr>
              <w:t>33</w:t>
            </w:r>
            <w:r w:rsidRPr="004E7C03">
              <w:rPr>
                <w:rFonts w:hint="eastAsia"/>
              </w:rPr>
              <w:t>项，其中带</w:t>
            </w:r>
            <w:r w:rsidRPr="004E7C03">
              <w:rPr>
                <w:rFonts w:hint="eastAsia"/>
              </w:rPr>
              <w:t>*</w:t>
            </w:r>
            <w:r w:rsidRPr="004E7C03">
              <w:rPr>
                <w:rFonts w:hint="eastAsia"/>
              </w:rPr>
              <w:t>为必填数据，为</w:t>
            </w:r>
            <w:r w:rsidRPr="004E7C03">
              <w:rPr>
                <w:rFonts w:hint="eastAsia"/>
              </w:rPr>
              <w:t>22</w:t>
            </w:r>
            <w:r w:rsidRPr="004E7C03">
              <w:rPr>
                <w:rFonts w:hint="eastAsia"/>
              </w:rPr>
              <w:t>项。</w:t>
            </w:r>
          </w:p>
        </w:tc>
      </w:tr>
    </w:tbl>
    <w:p w14:paraId="3E1028AB" w14:textId="77777777" w:rsidR="005A3851" w:rsidRPr="004E7C03" w:rsidRDefault="005A3851">
      <w:pPr>
        <w:pStyle w:val="afff6"/>
        <w:ind w:firstLine="420"/>
      </w:pPr>
    </w:p>
    <w:p w14:paraId="0CF4F85F" w14:textId="77777777" w:rsidR="005A3851" w:rsidRDefault="005A3851"/>
    <w:p w14:paraId="2CE91C98" w14:textId="77777777" w:rsidR="00F451A7" w:rsidRDefault="00F451A7"/>
    <w:p w14:paraId="05FAC305" w14:textId="77777777" w:rsidR="00F451A7" w:rsidRDefault="00F451A7"/>
    <w:p w14:paraId="00185B74" w14:textId="77777777" w:rsidR="00F451A7" w:rsidRDefault="00F451A7"/>
    <w:p w14:paraId="4179334D" w14:textId="77777777" w:rsidR="00F451A7" w:rsidRPr="004E7C03" w:rsidRDefault="00F451A7"/>
    <w:sectPr w:rsidR="00F451A7" w:rsidRPr="004E7C03">
      <w:footerReference w:type="default" r:id="rId80"/>
      <w:footnotePr>
        <w:numRestart w:val="eachPage"/>
      </w:footnotePr>
      <w:pgSz w:w="11906" w:h="16838"/>
      <w:pgMar w:top="1701" w:right="1701" w:bottom="1134" w:left="1701" w:header="851" w:footer="992" w:gutter="567"/>
      <w:pgNumType w:start="1"/>
      <w:cols w:space="425"/>
      <w:docGrid w:linePitch="312"/>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0" w:author="a41255065@163.com" w:date="2017-11-13T20:40:00Z" w:initials="a">
    <w:p w14:paraId="1CA1C83D" w14:textId="77777777" w:rsidR="007D3BCA" w:rsidRDefault="007D3BCA">
      <w:pPr>
        <w:pStyle w:val="a6"/>
      </w:pPr>
      <w:r>
        <w:rPr>
          <w:rStyle w:val="afff"/>
        </w:rPr>
        <w:annotationRef/>
      </w:r>
    </w:p>
  </w:comment>
  <w:comment w:id="12" w:author="a41255065@163.com" w:date="2017-11-13T21:26:00Z" w:initials="a">
    <w:p w14:paraId="058B98E4" w14:textId="77777777" w:rsidR="007D3BCA" w:rsidRDefault="007D3BCA">
      <w:pPr>
        <w:pStyle w:val="a6"/>
      </w:pPr>
      <w:r>
        <w:rPr>
          <w:rStyle w:val="afff"/>
        </w:rPr>
        <w:annotationRef/>
      </w:r>
      <w:r>
        <w:rPr>
          <w:rFonts w:hint="eastAsia"/>
        </w:rPr>
        <w:t>单复数</w:t>
      </w:r>
    </w:p>
  </w:comment>
  <w:comment w:id="14" w:author="a41255065@163.com" w:date="2017-11-13T21:26:00Z" w:initials="a">
    <w:p w14:paraId="5775164E" w14:textId="77777777" w:rsidR="007D3BCA" w:rsidRDefault="007D3BCA">
      <w:pPr>
        <w:pStyle w:val="a6"/>
      </w:pPr>
      <w:r>
        <w:rPr>
          <w:rStyle w:val="afff"/>
        </w:rPr>
        <w:annotationRef/>
      </w:r>
      <w:r>
        <w:rPr>
          <w:rFonts w:hint="eastAsia"/>
        </w:rPr>
        <w:t>单复数</w:t>
      </w:r>
    </w:p>
  </w:comment>
  <w:comment w:id="15" w:author="a41255065@163.com" w:date="2017-11-13T21:26:00Z" w:initials="a">
    <w:p w14:paraId="41E58002" w14:textId="77777777" w:rsidR="007D3BCA" w:rsidRDefault="007D3BCA">
      <w:pPr>
        <w:pStyle w:val="a6"/>
      </w:pPr>
      <w:r>
        <w:rPr>
          <w:rStyle w:val="afff"/>
        </w:rPr>
        <w:annotationRef/>
      </w:r>
    </w:p>
  </w:comment>
  <w:comment w:id="16" w:author="a41255065@163.com" w:date="2017-11-13T21:27:00Z" w:initials="a">
    <w:p w14:paraId="1C6CA61E" w14:textId="77777777" w:rsidR="007D3BCA" w:rsidRDefault="007D3BCA">
      <w:pPr>
        <w:pStyle w:val="a6"/>
      </w:pPr>
      <w:r>
        <w:rPr>
          <w:rStyle w:val="afff"/>
        </w:rPr>
        <w:annotationRef/>
      </w:r>
    </w:p>
  </w:comment>
  <w:comment w:id="17" w:author="a41255065@163.com" w:date="2017-11-13T21:27:00Z" w:initials="a">
    <w:p w14:paraId="0F2D9B20" w14:textId="77777777" w:rsidR="007D3BCA" w:rsidRDefault="007D3BCA">
      <w:pPr>
        <w:pStyle w:val="a6"/>
      </w:pPr>
      <w:r>
        <w:rPr>
          <w:rStyle w:val="afff"/>
        </w:rPr>
        <w:annotationRef/>
      </w:r>
    </w:p>
  </w:comment>
  <w:comment w:id="18" w:author="a41255065@163.com" w:date="2017-11-13T21:28:00Z" w:initials="a">
    <w:p w14:paraId="63A4E660" w14:textId="77777777" w:rsidR="007D3BCA" w:rsidRDefault="007D3BCA">
      <w:pPr>
        <w:pStyle w:val="a6"/>
      </w:pPr>
      <w:r>
        <w:rPr>
          <w:rStyle w:val="afff"/>
        </w:rPr>
        <w:annotationRef/>
      </w:r>
    </w:p>
  </w:comment>
  <w:comment w:id="19" w:author="a41255065@163.com" w:date="2017-11-13T21:28:00Z" w:initials="a">
    <w:p w14:paraId="4826E337" w14:textId="77777777" w:rsidR="007D3BCA" w:rsidRDefault="007D3BCA">
      <w:pPr>
        <w:pStyle w:val="a6"/>
      </w:pPr>
      <w:r>
        <w:rPr>
          <w:rStyle w:val="afff"/>
        </w:rPr>
        <w:annotationRef/>
      </w:r>
      <w:r>
        <w:rPr>
          <w:rFonts w:hint="eastAsia"/>
        </w:rPr>
        <w:t>不一致，</w:t>
      </w:r>
      <w:r>
        <w:t>且不是句子</w:t>
      </w:r>
    </w:p>
  </w:comment>
  <w:comment w:id="21" w:author="a41255065@163.com" w:date="2017-11-13T21:32:00Z" w:initials="a">
    <w:p w14:paraId="717B77D7" w14:textId="55F11361" w:rsidR="007D3BCA" w:rsidRDefault="007D3BCA">
      <w:pPr>
        <w:pStyle w:val="a6"/>
      </w:pPr>
      <w:r>
        <w:rPr>
          <w:rStyle w:val="afff"/>
        </w:rPr>
        <w:annotationRef/>
      </w:r>
      <w:r>
        <w:rPr>
          <w:rFonts w:hint="eastAsia"/>
        </w:rPr>
        <w:t>应该</w:t>
      </w:r>
      <w:r>
        <w:t>用短语而非句子</w:t>
      </w:r>
      <w:r>
        <w:rPr>
          <w:rFonts w:hint="eastAsia"/>
        </w:rPr>
        <w:t>吧</w:t>
      </w:r>
    </w:p>
  </w:comment>
  <w:comment w:id="22" w:author="a41255065@163.com" w:date="2017-11-13T21:33:00Z" w:initials="a">
    <w:p w14:paraId="23B6AECE" w14:textId="325CE3E3" w:rsidR="007D3BCA" w:rsidRDefault="007D3BCA">
      <w:pPr>
        <w:pStyle w:val="a6"/>
      </w:pPr>
      <w:r>
        <w:rPr>
          <w:rStyle w:val="afff"/>
        </w:rPr>
        <w:annotationRef/>
      </w:r>
    </w:p>
  </w:comment>
  <w:comment w:id="24" w:author="a41255065@163.com" w:date="2017-11-13T21:39:00Z" w:initials="a">
    <w:p w14:paraId="549F1914" w14:textId="439F67DB" w:rsidR="007D3BCA" w:rsidRDefault="007D3BCA">
      <w:pPr>
        <w:pStyle w:val="a6"/>
      </w:pPr>
      <w:r>
        <w:rPr>
          <w:rStyle w:val="afff"/>
        </w:rPr>
        <w:annotationRef/>
      </w:r>
      <w:r>
        <w:rPr>
          <w:rFonts w:hint="eastAsia"/>
        </w:rPr>
        <w:t>。</w:t>
      </w:r>
      <w:r>
        <w:t>。。表述奇怪啊</w:t>
      </w:r>
    </w:p>
  </w:comment>
  <w:comment w:id="48" w:author="a41255065@163.com" w:date="2017-11-13T22:37:00Z" w:initials="a">
    <w:p w14:paraId="1BDF081D" w14:textId="2C83EE52" w:rsidR="007D3BCA" w:rsidRDefault="007D3BCA">
      <w:pPr>
        <w:pStyle w:val="a6"/>
      </w:pPr>
      <w:r>
        <w:rPr>
          <w:rStyle w:val="afff"/>
        </w:rPr>
        <w:annotationRef/>
      </w:r>
      <w:r>
        <w:rPr>
          <w:rFonts w:hint="eastAsia"/>
        </w:rPr>
        <w:t>2.1.1</w:t>
      </w:r>
      <w:r>
        <w:rPr>
          <w:rFonts w:hint="eastAsia"/>
        </w:rPr>
        <w:t>三级</w:t>
      </w:r>
      <w:r>
        <w:t>标题是否加粗</w:t>
      </w:r>
    </w:p>
  </w:comment>
  <w:comment w:id="49" w:author="a41255065@163.com" w:date="2017-11-13T22:07:00Z" w:initials="a">
    <w:p w14:paraId="4EB05073" w14:textId="1D7B8B5D" w:rsidR="007D3BCA" w:rsidRDefault="007D3BCA">
      <w:pPr>
        <w:pStyle w:val="a6"/>
      </w:pPr>
      <w:r>
        <w:rPr>
          <w:rStyle w:val="afff"/>
        </w:rPr>
        <w:annotationRef/>
      </w:r>
      <w:r>
        <w:rPr>
          <w:rFonts w:hint="eastAsia"/>
        </w:rPr>
        <w:t>英文全称？</w:t>
      </w:r>
    </w:p>
  </w:comment>
  <w:comment w:id="50" w:author="a41255065@163.com" w:date="2017-11-13T22:07:00Z" w:initials="a">
    <w:p w14:paraId="6BAA1206" w14:textId="2EF25858" w:rsidR="007D3BCA" w:rsidRDefault="007D3BCA">
      <w:pPr>
        <w:pStyle w:val="a6"/>
      </w:pPr>
      <w:r>
        <w:rPr>
          <w:rStyle w:val="afff"/>
        </w:rPr>
        <w:annotationRef/>
      </w:r>
      <w:r>
        <w:rPr>
          <w:rFonts w:hint="eastAsia"/>
        </w:rPr>
        <w:t>？</w:t>
      </w:r>
    </w:p>
  </w:comment>
  <w:comment w:id="52" w:author="a41255065@163.com" w:date="2017-11-13T22:10:00Z" w:initials="a">
    <w:p w14:paraId="4DD8FF1F" w14:textId="7F4D10E0" w:rsidR="007D3BCA" w:rsidRDefault="007D3BCA">
      <w:pPr>
        <w:pStyle w:val="a6"/>
      </w:pPr>
      <w:r>
        <w:rPr>
          <w:rStyle w:val="afff"/>
        </w:rPr>
        <w:annotationRef/>
      </w:r>
      <w:r>
        <w:rPr>
          <w:rFonts w:hint="eastAsia"/>
        </w:rPr>
        <w:t>？</w:t>
      </w:r>
      <w:r>
        <w:t>？</w:t>
      </w:r>
    </w:p>
  </w:comment>
  <w:comment w:id="61" w:author="a41255065@163.com" w:date="2017-11-13T22:16:00Z" w:initials="a">
    <w:p w14:paraId="3F3D7FE7" w14:textId="2E47B10A" w:rsidR="007D3BCA" w:rsidRDefault="007D3BCA">
      <w:pPr>
        <w:pStyle w:val="a6"/>
      </w:pPr>
      <w:r>
        <w:rPr>
          <w:rStyle w:val="afff"/>
        </w:rPr>
        <w:annotationRef/>
      </w:r>
      <w:r>
        <w:rPr>
          <w:rFonts w:hint="eastAsia"/>
        </w:rPr>
        <w:t>。</w:t>
      </w:r>
      <w:r>
        <w:t>。好长</w:t>
      </w:r>
    </w:p>
  </w:comment>
  <w:comment w:id="67" w:author="a41255065@163.com" w:date="2017-11-13T22:23:00Z" w:initials="a">
    <w:p w14:paraId="51155787" w14:textId="54F6E321" w:rsidR="007D3BCA" w:rsidRDefault="007D3BCA">
      <w:pPr>
        <w:pStyle w:val="a6"/>
      </w:pPr>
      <w:r>
        <w:rPr>
          <w:rStyle w:val="afff"/>
        </w:rPr>
        <w:annotationRef/>
      </w:r>
      <w:r>
        <w:rPr>
          <w:rFonts w:hint="eastAsia"/>
        </w:rPr>
        <w:t>不懂</w:t>
      </w:r>
    </w:p>
  </w:comment>
  <w:comment w:id="70" w:author="a41255065@163.com" w:date="2017-11-13T22:23:00Z" w:initials="a">
    <w:p w14:paraId="4D53B806" w14:textId="48E813D7" w:rsidR="007D3BCA" w:rsidRDefault="007D3BCA">
      <w:pPr>
        <w:pStyle w:val="a6"/>
      </w:pPr>
      <w:r>
        <w:rPr>
          <w:rStyle w:val="afff"/>
        </w:rPr>
        <w:annotationRef/>
      </w:r>
      <w:r>
        <w:rPr>
          <w:rFonts w:hint="eastAsia"/>
        </w:rPr>
        <w:t>两句</w:t>
      </w:r>
      <w:r>
        <w:t>重复？？</w:t>
      </w:r>
    </w:p>
  </w:comment>
  <w:comment w:id="71" w:author="a41255065@163.com" w:date="2017-11-13T22:24:00Z" w:initials="a">
    <w:p w14:paraId="60FA1620" w14:textId="353F1DDA" w:rsidR="007D3BCA" w:rsidRDefault="007D3BCA">
      <w:pPr>
        <w:pStyle w:val="a6"/>
      </w:pPr>
      <w:r>
        <w:rPr>
          <w:rStyle w:val="afff"/>
        </w:rPr>
        <w:annotationRef/>
      </w:r>
      <w:r>
        <w:rPr>
          <w:rFonts w:hint="eastAsia"/>
        </w:rPr>
        <w:t>环境</w:t>
      </w:r>
      <w:r>
        <w:t>？？</w:t>
      </w:r>
    </w:p>
  </w:comment>
  <w:comment w:id="82" w:author="a41255065@163.com" w:date="2017-11-13T22:30:00Z" w:initials="a">
    <w:p w14:paraId="62CEC6F4" w14:textId="49A25DE4" w:rsidR="007D3BCA" w:rsidRDefault="007D3BCA">
      <w:pPr>
        <w:pStyle w:val="a6"/>
      </w:pPr>
      <w:r>
        <w:rPr>
          <w:rStyle w:val="afff"/>
        </w:rPr>
        <w:annotationRef/>
      </w:r>
      <w:r>
        <w:rPr>
          <w:rFonts w:hint="eastAsia"/>
        </w:rPr>
        <w:t>全文</w:t>
      </w:r>
      <w:r>
        <w:t>XML</w:t>
      </w:r>
      <w:r>
        <w:t>大小写统一？</w:t>
      </w:r>
    </w:p>
  </w:comment>
  <w:comment w:id="88" w:author="a41255065@163.com" w:date="2017-11-13T22:34:00Z" w:initials="a">
    <w:p w14:paraId="2C196F1F" w14:textId="57129C44" w:rsidR="007D3BCA" w:rsidRDefault="007D3BCA">
      <w:pPr>
        <w:pStyle w:val="a6"/>
      </w:pPr>
      <w:r>
        <w:rPr>
          <w:rStyle w:val="afff"/>
        </w:rPr>
        <w:annotationRef/>
      </w:r>
      <w:r>
        <w:rPr>
          <w:rFonts w:hint="eastAsia"/>
        </w:rPr>
        <w:t>口语</w:t>
      </w:r>
    </w:p>
  </w:comment>
  <w:comment w:id="116" w:author="a41255065@163.com" w:date="2017-11-13T22:51:00Z" w:initials="a">
    <w:p w14:paraId="26185667" w14:textId="0EB77A4C" w:rsidR="007D3BCA" w:rsidRDefault="007D3BCA">
      <w:pPr>
        <w:pStyle w:val="a6"/>
      </w:pPr>
      <w:r>
        <w:rPr>
          <w:rStyle w:val="afff"/>
        </w:rPr>
        <w:annotationRef/>
      </w:r>
    </w:p>
  </w:comment>
  <w:comment w:id="117" w:author="a41255065@163.com" w:date="2017-11-13T22:52:00Z" w:initials="a">
    <w:p w14:paraId="6E50C6FE" w14:textId="2BEEF9AF" w:rsidR="007D3BCA" w:rsidRDefault="007D3BCA">
      <w:pPr>
        <w:pStyle w:val="a6"/>
      </w:pPr>
      <w:r>
        <w:rPr>
          <w:rStyle w:val="afff"/>
        </w:rPr>
        <w:annotationRef/>
      </w:r>
    </w:p>
  </w:comment>
  <w:comment w:id="118" w:author="a41255065@163.com" w:date="2017-11-13T22:52:00Z" w:initials="a">
    <w:p w14:paraId="2460B0DF" w14:textId="2C6E293D" w:rsidR="007D3BCA" w:rsidRDefault="007D3BCA">
      <w:pPr>
        <w:pStyle w:val="a6"/>
      </w:pPr>
      <w:r>
        <w:rPr>
          <w:rStyle w:val="afff"/>
        </w:rPr>
        <w:annotationRef/>
      </w:r>
    </w:p>
  </w:comment>
  <w:comment w:id="127" w:author="a41255065@163.com" w:date="2017-11-13T22:47:00Z" w:initials="a">
    <w:p w14:paraId="00FBD022" w14:textId="79F93B21" w:rsidR="007D3BCA" w:rsidRDefault="007D3BCA">
      <w:pPr>
        <w:pStyle w:val="a6"/>
      </w:pPr>
      <w:r>
        <w:rPr>
          <w:rStyle w:val="afff"/>
        </w:rPr>
        <w:annotationRef/>
      </w:r>
      <w:r>
        <w:rPr>
          <w:rFonts w:hint="eastAsia"/>
        </w:rPr>
        <w:t>？</w:t>
      </w:r>
      <w:r>
        <w:t>？</w:t>
      </w:r>
      <w:r>
        <w:rPr>
          <w:rFonts w:hint="eastAsia"/>
        </w:rPr>
        <w:t>实验</w:t>
      </w:r>
      <w:r>
        <w:t>结果表明？？</w:t>
      </w:r>
    </w:p>
  </w:comment>
  <w:comment w:id="142" w:author="a41255065@163.com" w:date="2017-11-13T23:05:00Z" w:initials="a">
    <w:p w14:paraId="663775D9" w14:textId="2E02BB0F" w:rsidR="007D3BCA" w:rsidRDefault="007D3BCA">
      <w:pPr>
        <w:pStyle w:val="a6"/>
      </w:pPr>
      <w:r>
        <w:rPr>
          <w:rStyle w:val="afff"/>
        </w:rPr>
        <w:annotationRef/>
      </w:r>
      <w:r>
        <w:rPr>
          <w:rFonts w:hint="eastAsia"/>
        </w:rPr>
        <w:t>表格</w:t>
      </w:r>
      <w:r>
        <w:t>字体是五号还是小四，，</w:t>
      </w:r>
    </w:p>
  </w:comment>
  <w:comment w:id="149" w:author="a41255065@163.com" w:date="2017-11-13T23:07:00Z" w:initials="a">
    <w:p w14:paraId="615979A8" w14:textId="59E3D194" w:rsidR="007D3BCA" w:rsidRDefault="007D3BCA">
      <w:pPr>
        <w:pStyle w:val="a6"/>
      </w:pPr>
      <w:r>
        <w:rPr>
          <w:rStyle w:val="afff"/>
        </w:rPr>
        <w:annotationRef/>
      </w:r>
      <w:r>
        <w:rPr>
          <w:rFonts w:hint="eastAsia"/>
        </w:rPr>
        <w:t>缩进</w:t>
      </w:r>
      <w:r>
        <w:t>的缩进？</w:t>
      </w:r>
    </w:p>
  </w:comment>
  <w:comment w:id="161" w:author="a41255065@163.com" w:date="2017-11-14T09:55:00Z" w:initials="a">
    <w:p w14:paraId="62B0DB53" w14:textId="71CCEE20" w:rsidR="007D3BCA" w:rsidRDefault="007D3BCA">
      <w:pPr>
        <w:pStyle w:val="a6"/>
      </w:pPr>
      <w:r>
        <w:rPr>
          <w:rStyle w:val="afff"/>
        </w:rPr>
        <w:annotationRef/>
      </w:r>
      <w:r>
        <w:rPr>
          <w:rFonts w:hint="eastAsia"/>
        </w:rPr>
        <w:t>？</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CA1C83D" w15:done="0"/>
  <w15:commentEx w15:paraId="058B98E4" w15:done="0"/>
  <w15:commentEx w15:paraId="5775164E" w15:done="0"/>
  <w15:commentEx w15:paraId="41E58002" w15:done="0"/>
  <w15:commentEx w15:paraId="1C6CA61E" w15:done="0"/>
  <w15:commentEx w15:paraId="0F2D9B20" w15:done="0"/>
  <w15:commentEx w15:paraId="63A4E660" w15:done="0"/>
  <w15:commentEx w15:paraId="4826E337" w15:done="0"/>
  <w15:commentEx w15:paraId="717B77D7" w15:done="0"/>
  <w15:commentEx w15:paraId="23B6AECE" w15:done="0"/>
  <w15:commentEx w15:paraId="549F1914" w15:done="0"/>
  <w15:commentEx w15:paraId="1BDF081D" w15:done="0"/>
  <w15:commentEx w15:paraId="4EB05073" w15:done="0"/>
  <w15:commentEx w15:paraId="6BAA1206" w15:done="0"/>
  <w15:commentEx w15:paraId="4DD8FF1F" w15:done="0"/>
  <w15:commentEx w15:paraId="3F3D7FE7" w15:done="0"/>
  <w15:commentEx w15:paraId="51155787" w15:done="0"/>
  <w15:commentEx w15:paraId="4D53B806" w15:done="0"/>
  <w15:commentEx w15:paraId="60FA1620" w15:done="0"/>
  <w15:commentEx w15:paraId="62CEC6F4" w15:done="0"/>
  <w15:commentEx w15:paraId="2C196F1F" w15:done="0"/>
  <w15:commentEx w15:paraId="26185667" w15:done="0"/>
  <w15:commentEx w15:paraId="6E50C6FE" w15:done="0"/>
  <w15:commentEx w15:paraId="2460B0DF" w15:done="0"/>
  <w15:commentEx w15:paraId="00FBD022" w15:done="0"/>
  <w15:commentEx w15:paraId="663775D9" w15:done="0"/>
  <w15:commentEx w15:paraId="615979A8" w15:done="0"/>
  <w15:commentEx w15:paraId="62B0DB53"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135BBFB" w14:textId="77777777" w:rsidR="00B7220A" w:rsidRDefault="00B7220A">
      <w:r>
        <w:separator/>
      </w:r>
    </w:p>
  </w:endnote>
  <w:endnote w:type="continuationSeparator" w:id="0">
    <w:p w14:paraId="3A2CA9CE" w14:textId="77777777" w:rsidR="00B7220A" w:rsidRDefault="00B7220A">
      <w:r>
        <w:continuationSeparator/>
      </w:r>
    </w:p>
  </w:endnote>
  <w:endnote w:id="1">
    <w:p w14:paraId="4A1B4966" w14:textId="77777777" w:rsidR="007D3BCA" w:rsidRDefault="007D3BCA" w:rsidP="00F451A7">
      <w:pPr>
        <w:pStyle w:val="af9"/>
        <w:jc w:val="both"/>
        <w:rPr>
          <w:sz w:val="24"/>
        </w:rPr>
      </w:pPr>
      <w:r w:rsidRPr="00F451A7">
        <w:rPr>
          <w:sz w:val="24"/>
        </w:rPr>
        <w:t>[</w:t>
      </w:r>
      <w:r w:rsidRPr="00F451A7">
        <w:rPr>
          <w:rStyle w:val="aff9"/>
          <w:sz w:val="24"/>
          <w:vertAlign w:val="baseline"/>
        </w:rPr>
        <w:endnoteRef/>
      </w:r>
      <w:r>
        <w:rPr>
          <w:sz w:val="24"/>
        </w:rPr>
        <w:t>] M.</w:t>
      </w:r>
      <w:r w:rsidRPr="00F451A7">
        <w:rPr>
          <w:sz w:val="24"/>
        </w:rPr>
        <w:t>P. Papazoglou, P. Traverso, S. Dustdar, F. Leymann. Service-Oriented Computing: a Research Roadmap[J]. International Journal of Cooperative Information Systems, 2008, 17(2): 223-255.</w:t>
      </w:r>
    </w:p>
    <w:p w14:paraId="13DBA8F2" w14:textId="77777777" w:rsidR="007D3BCA" w:rsidRPr="00F451A7" w:rsidRDefault="007D3BCA" w:rsidP="00F451A7">
      <w:pPr>
        <w:pStyle w:val="af9"/>
        <w:jc w:val="both"/>
        <w:rPr>
          <w:sz w:val="24"/>
        </w:rPr>
      </w:pPr>
    </w:p>
  </w:endnote>
  <w:endnote w:id="2">
    <w:p w14:paraId="6CED0C0D" w14:textId="77777777" w:rsidR="007D3BCA" w:rsidRDefault="007D3BCA"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E. Christensen, F. Curbera, G. Meredith, S. Weerawarana</w:t>
      </w:r>
      <w:r>
        <w:rPr>
          <w:sz w:val="24"/>
        </w:rPr>
        <w:t>.</w:t>
      </w:r>
      <w:r w:rsidRPr="00F451A7">
        <w:rPr>
          <w:sz w:val="24"/>
        </w:rPr>
        <w:t xml:space="preserve"> Web Services Description Language (WSDL)[S]</w:t>
      </w:r>
      <w:r>
        <w:rPr>
          <w:sz w:val="24"/>
        </w:rPr>
        <w:t>.</w:t>
      </w:r>
      <w:r w:rsidRPr="00F451A7">
        <w:rPr>
          <w:sz w:val="24"/>
        </w:rPr>
        <w:t xml:space="preserve"> </w:t>
      </w:r>
      <w:hyperlink r:id="rId1" w:history="1">
        <w:r w:rsidRPr="00612F79">
          <w:rPr>
            <w:rStyle w:val="affe"/>
            <w:sz w:val="24"/>
          </w:rPr>
          <w:t>https://www.w3.org/TR/wsdl</w:t>
        </w:r>
      </w:hyperlink>
      <w:r w:rsidRPr="00F451A7">
        <w:rPr>
          <w:sz w:val="24"/>
        </w:rPr>
        <w:t>.</w:t>
      </w:r>
    </w:p>
    <w:p w14:paraId="5CF43B24" w14:textId="77777777" w:rsidR="007D3BCA" w:rsidRPr="00F451A7" w:rsidRDefault="007D3BCA" w:rsidP="00407183">
      <w:pPr>
        <w:pStyle w:val="af9"/>
        <w:jc w:val="both"/>
      </w:pPr>
    </w:p>
  </w:endnote>
  <w:endnote w:id="3">
    <w:p w14:paraId="208DCDFD" w14:textId="77777777" w:rsidR="007D3BCA" w:rsidRDefault="007D3BCA"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rFonts w:hint="eastAsia"/>
          <w:sz w:val="24"/>
        </w:rPr>
        <w:t>骆翔宇</w:t>
      </w:r>
      <w:r w:rsidRPr="001A2978">
        <w:rPr>
          <w:sz w:val="24"/>
        </w:rPr>
        <w:t xml:space="preserve">, </w:t>
      </w:r>
      <w:r w:rsidRPr="001A2978">
        <w:rPr>
          <w:rFonts w:hint="eastAsia"/>
          <w:sz w:val="24"/>
        </w:rPr>
        <w:t>谭征</w:t>
      </w:r>
      <w:r w:rsidRPr="001A2978">
        <w:rPr>
          <w:sz w:val="24"/>
        </w:rPr>
        <w:t xml:space="preserve">, </w:t>
      </w:r>
      <w:r w:rsidRPr="001A2978">
        <w:rPr>
          <w:rFonts w:hint="eastAsia"/>
          <w:sz w:val="24"/>
        </w:rPr>
        <w:t>苏开乐</w:t>
      </w:r>
      <w:r w:rsidRPr="001A2978">
        <w:rPr>
          <w:sz w:val="24"/>
        </w:rPr>
        <w:t xml:space="preserve">. </w:t>
      </w:r>
      <w:r w:rsidRPr="001A2978">
        <w:rPr>
          <w:rFonts w:hint="eastAsia"/>
          <w:sz w:val="24"/>
        </w:rPr>
        <w:t>一种基于认知模型检测的</w:t>
      </w:r>
      <w:r w:rsidRPr="001A2978">
        <w:rPr>
          <w:sz w:val="24"/>
        </w:rPr>
        <w:t>Web</w:t>
      </w:r>
      <w:r w:rsidRPr="001A2978">
        <w:rPr>
          <w:rFonts w:hint="eastAsia"/>
          <w:sz w:val="24"/>
        </w:rPr>
        <w:t>服务组合验证方法</w:t>
      </w:r>
      <w:r w:rsidRPr="001A2978">
        <w:rPr>
          <w:sz w:val="24"/>
        </w:rPr>
        <w:t xml:space="preserve"> [J]. </w:t>
      </w:r>
      <w:r w:rsidRPr="001A2978">
        <w:rPr>
          <w:rFonts w:hint="eastAsia"/>
          <w:sz w:val="24"/>
        </w:rPr>
        <w:t>计算机学报</w:t>
      </w:r>
      <w:r w:rsidRPr="001A2978">
        <w:rPr>
          <w:sz w:val="24"/>
        </w:rPr>
        <w:t>, 2011, 34(6): 1041-1061</w:t>
      </w:r>
      <w:r>
        <w:rPr>
          <w:sz w:val="24"/>
        </w:rPr>
        <w:t>.</w:t>
      </w:r>
    </w:p>
    <w:p w14:paraId="7B242AB0" w14:textId="77777777" w:rsidR="007D3BCA" w:rsidRPr="00F451A7" w:rsidRDefault="007D3BCA" w:rsidP="00407183">
      <w:pPr>
        <w:pStyle w:val="af9"/>
        <w:jc w:val="both"/>
      </w:pPr>
    </w:p>
  </w:endnote>
  <w:endnote w:id="4">
    <w:p w14:paraId="3586A297" w14:textId="77777777" w:rsidR="007D3BCA" w:rsidRDefault="007D3BCA" w:rsidP="00407183">
      <w:pPr>
        <w:pStyle w:val="af9"/>
        <w:jc w:val="both"/>
        <w:rPr>
          <w:sz w:val="24"/>
        </w:rPr>
      </w:pPr>
      <w:r>
        <w:rPr>
          <w:sz w:val="24"/>
        </w:rPr>
        <w:t>[</w:t>
      </w:r>
      <w:r w:rsidRPr="00F451A7">
        <w:rPr>
          <w:rStyle w:val="aff9"/>
          <w:sz w:val="24"/>
          <w:vertAlign w:val="baseline"/>
        </w:rPr>
        <w:endnoteRef/>
      </w:r>
      <w:r>
        <w:rPr>
          <w:sz w:val="24"/>
        </w:rPr>
        <w:t>]</w:t>
      </w:r>
      <w:r w:rsidRPr="00F451A7">
        <w:rPr>
          <w:sz w:val="24"/>
        </w:rPr>
        <w:t xml:space="preserve"> </w:t>
      </w:r>
      <w:r w:rsidRPr="001A2978">
        <w:rPr>
          <w:sz w:val="24"/>
        </w:rPr>
        <w:t>N. Milanovic, M. Malek. Current solutions for web service composition[J]. IEEE Internet Computing, 2004, 8(6): 51-59.</w:t>
      </w:r>
    </w:p>
    <w:p w14:paraId="0918500D" w14:textId="77777777" w:rsidR="007D3BCA" w:rsidRPr="00F451A7" w:rsidRDefault="007D3BCA" w:rsidP="00407183">
      <w:pPr>
        <w:pStyle w:val="af9"/>
        <w:jc w:val="both"/>
      </w:pPr>
    </w:p>
  </w:endnote>
  <w:endnote w:id="5">
    <w:p w14:paraId="04C3CA5C" w14:textId="77777777" w:rsidR="007D3BCA" w:rsidRDefault="007D3BCA" w:rsidP="00407183">
      <w:pPr>
        <w:pStyle w:val="af9"/>
        <w:jc w:val="both"/>
        <w:rPr>
          <w:sz w:val="24"/>
        </w:rPr>
      </w:pPr>
      <w:r>
        <w:rPr>
          <w:sz w:val="24"/>
        </w:rPr>
        <w:t>[</w:t>
      </w:r>
      <w:r w:rsidRPr="00F451A7">
        <w:rPr>
          <w:rStyle w:val="aff9"/>
          <w:sz w:val="24"/>
          <w:vertAlign w:val="baseline"/>
        </w:rPr>
        <w:endnoteRef/>
      </w:r>
      <w:r>
        <w:rPr>
          <w:sz w:val="24"/>
        </w:rPr>
        <w:t>] F. Belli, A.</w:t>
      </w:r>
      <w:r w:rsidRPr="00001020">
        <w:rPr>
          <w:sz w:val="24"/>
        </w:rPr>
        <w:t>T. Endo, M. Linschulte, A. Simao. Model-based Testing</w:t>
      </w:r>
      <w:r>
        <w:rPr>
          <w:sz w:val="24"/>
        </w:rPr>
        <w:t xml:space="preserve"> of Web Service Compositions[C].</w:t>
      </w:r>
      <w:r w:rsidRPr="00001020">
        <w:rPr>
          <w:sz w:val="24"/>
        </w:rPr>
        <w:t xml:space="preserve"> Proceedings of the 6th IEEE International Symposium on Service Oriented System Engineering (SOSE 2011), IEEE Computer Society, 2011, pp. 181-192.</w:t>
      </w:r>
    </w:p>
    <w:p w14:paraId="6636D169" w14:textId="77777777" w:rsidR="007D3BCA" w:rsidRPr="00001020" w:rsidRDefault="007D3BCA" w:rsidP="00407183">
      <w:pPr>
        <w:pStyle w:val="af9"/>
        <w:jc w:val="both"/>
      </w:pPr>
    </w:p>
  </w:endnote>
  <w:endnote w:id="6">
    <w:p w14:paraId="600C8681" w14:textId="77777777" w:rsidR="007D3BCA" w:rsidRDefault="007D3BCA"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w:t>
      </w:r>
      <w:r>
        <w:rPr>
          <w:sz w:val="24"/>
        </w:rPr>
        <w:t>G. Canfora, M.</w:t>
      </w:r>
      <w:r w:rsidRPr="00001020">
        <w:rPr>
          <w:sz w:val="24"/>
        </w:rPr>
        <w:t>D. Penta. Testing services and service-centric systems: challenges and opportunities[J]. It Professional, 2006, 8(2): 10-17.</w:t>
      </w:r>
    </w:p>
    <w:p w14:paraId="5B90E924" w14:textId="77777777" w:rsidR="007D3BCA" w:rsidRPr="00001020" w:rsidRDefault="007D3BCA" w:rsidP="00407183">
      <w:pPr>
        <w:pStyle w:val="af9"/>
        <w:jc w:val="both"/>
      </w:pPr>
    </w:p>
  </w:endnote>
  <w:endnote w:id="7">
    <w:p w14:paraId="614CE198" w14:textId="77777777" w:rsidR="007D3BCA" w:rsidRDefault="007D3BCA" w:rsidP="00407183">
      <w:pPr>
        <w:pStyle w:val="af9"/>
        <w:jc w:val="both"/>
        <w:rPr>
          <w:sz w:val="24"/>
        </w:rPr>
      </w:pPr>
      <w:r>
        <w:rPr>
          <w:sz w:val="24"/>
        </w:rPr>
        <w:t>[</w:t>
      </w:r>
      <w:r w:rsidRPr="00001020">
        <w:rPr>
          <w:rStyle w:val="aff9"/>
          <w:sz w:val="24"/>
          <w:vertAlign w:val="baseline"/>
        </w:rPr>
        <w:endnoteRef/>
      </w:r>
      <w:r>
        <w:rPr>
          <w:sz w:val="24"/>
        </w:rPr>
        <w:t xml:space="preserve">] </w:t>
      </w:r>
      <w:r w:rsidRPr="00001020">
        <w:rPr>
          <w:rFonts w:hint="eastAsia"/>
          <w:sz w:val="24"/>
        </w:rPr>
        <w:t>姜瑛</w:t>
      </w:r>
      <w:r w:rsidRPr="00001020">
        <w:rPr>
          <w:rFonts w:hint="eastAsia"/>
          <w:sz w:val="24"/>
        </w:rPr>
        <w:t xml:space="preserve">, </w:t>
      </w:r>
      <w:r w:rsidRPr="00001020">
        <w:rPr>
          <w:rFonts w:hint="eastAsia"/>
          <w:sz w:val="24"/>
        </w:rPr>
        <w:t>辛国茂</w:t>
      </w:r>
      <w:r w:rsidRPr="00001020">
        <w:rPr>
          <w:rFonts w:hint="eastAsia"/>
          <w:sz w:val="24"/>
        </w:rPr>
        <w:t xml:space="preserve">, </w:t>
      </w:r>
      <w:r w:rsidRPr="00001020">
        <w:rPr>
          <w:rFonts w:hint="eastAsia"/>
          <w:sz w:val="24"/>
        </w:rPr>
        <w:t>单锦辉</w:t>
      </w:r>
      <w:r w:rsidRPr="00001020">
        <w:rPr>
          <w:rFonts w:hint="eastAsia"/>
          <w:sz w:val="24"/>
        </w:rPr>
        <w:t>,</w:t>
      </w:r>
      <w:r w:rsidRPr="00001020">
        <w:rPr>
          <w:rFonts w:hint="eastAsia"/>
          <w:sz w:val="24"/>
        </w:rPr>
        <w:t>等</w:t>
      </w:r>
      <w:r w:rsidRPr="00001020">
        <w:rPr>
          <w:rFonts w:hint="eastAsia"/>
          <w:sz w:val="24"/>
        </w:rPr>
        <w:t xml:space="preserve">. </w:t>
      </w:r>
      <w:r w:rsidRPr="00001020">
        <w:rPr>
          <w:rFonts w:hint="eastAsia"/>
          <w:sz w:val="24"/>
        </w:rPr>
        <w:t>一种基于合约式设计的测试技术研究</w:t>
      </w:r>
      <w:r w:rsidRPr="00001020">
        <w:rPr>
          <w:rFonts w:hint="eastAsia"/>
          <w:sz w:val="24"/>
        </w:rPr>
        <w:t xml:space="preserve">[J]. </w:t>
      </w:r>
      <w:r w:rsidRPr="00001020">
        <w:rPr>
          <w:rFonts w:hint="eastAsia"/>
          <w:sz w:val="24"/>
        </w:rPr>
        <w:t>软件学报</w:t>
      </w:r>
      <w:r w:rsidRPr="00001020">
        <w:rPr>
          <w:rFonts w:hint="eastAsia"/>
          <w:sz w:val="24"/>
        </w:rPr>
        <w:t>, 2004, 15(Suppl): 130-137.</w:t>
      </w:r>
    </w:p>
    <w:p w14:paraId="5D77640D" w14:textId="77777777" w:rsidR="007D3BCA" w:rsidRPr="00001020" w:rsidRDefault="007D3BCA" w:rsidP="00407183">
      <w:pPr>
        <w:pStyle w:val="af9"/>
        <w:jc w:val="both"/>
      </w:pPr>
    </w:p>
  </w:endnote>
  <w:endnote w:id="8">
    <w:p w14:paraId="48462CC6" w14:textId="77777777" w:rsidR="007D3BCA" w:rsidRDefault="007D3BCA" w:rsidP="00407183">
      <w:pPr>
        <w:pStyle w:val="af9"/>
        <w:jc w:val="both"/>
        <w:rPr>
          <w:sz w:val="24"/>
        </w:rPr>
      </w:pPr>
      <w:r>
        <w:rPr>
          <w:sz w:val="24"/>
        </w:rPr>
        <w:t>[</w:t>
      </w:r>
      <w:r w:rsidRPr="00001020">
        <w:rPr>
          <w:rStyle w:val="aff9"/>
          <w:sz w:val="24"/>
          <w:vertAlign w:val="baseline"/>
        </w:rPr>
        <w:endnoteRef/>
      </w:r>
      <w:r>
        <w:rPr>
          <w:sz w:val="24"/>
        </w:rPr>
        <w:t>]</w:t>
      </w:r>
      <w:r w:rsidRPr="00001020">
        <w:rPr>
          <w:sz w:val="24"/>
        </w:rPr>
        <w:t xml:space="preserve"> C. Peltz. Web services orchestration: A review of emerging technologies, tools, and standards[R]. Technical Report, Hewlett-Packard Company, </w:t>
      </w:r>
      <w:hyperlink r:id="rId2" w:history="1">
        <w:r w:rsidRPr="00612F79">
          <w:rPr>
            <w:rStyle w:val="affe"/>
            <w:sz w:val="24"/>
          </w:rPr>
          <w:t>http://devresource.hp.com/drc/</w:t>
        </w:r>
      </w:hyperlink>
      <w:r>
        <w:rPr>
          <w:sz w:val="24"/>
        </w:rPr>
        <w:t>.</w:t>
      </w:r>
    </w:p>
    <w:p w14:paraId="473090E7" w14:textId="77777777" w:rsidR="007D3BCA" w:rsidRPr="00001020" w:rsidRDefault="007D3BCA" w:rsidP="00407183">
      <w:pPr>
        <w:pStyle w:val="af9"/>
        <w:jc w:val="both"/>
        <w:rPr>
          <w:sz w:val="24"/>
        </w:rPr>
      </w:pPr>
    </w:p>
  </w:endnote>
  <w:endnote w:id="9">
    <w:p w14:paraId="2D33DA1E" w14:textId="77777777" w:rsidR="007D3BCA" w:rsidRDefault="007D3BCA" w:rsidP="00407183">
      <w:pPr>
        <w:pStyle w:val="af9"/>
        <w:jc w:val="both"/>
        <w:rPr>
          <w:sz w:val="24"/>
        </w:rPr>
      </w:pPr>
      <w:r w:rsidRPr="00407183">
        <w:rPr>
          <w:sz w:val="24"/>
        </w:rPr>
        <w:t>[</w:t>
      </w:r>
      <w:r w:rsidRPr="00407183">
        <w:rPr>
          <w:rStyle w:val="aff9"/>
          <w:sz w:val="24"/>
          <w:vertAlign w:val="baseline"/>
        </w:rPr>
        <w:endnoteRef/>
      </w:r>
      <w:r w:rsidRPr="00407183">
        <w:rPr>
          <w:sz w:val="24"/>
        </w:rPr>
        <w:t>] C. Ma, C. Du, T. Zhang, et al. WSDL-Based Automated Test Data Generation for Web Service[C]</w:t>
      </w:r>
      <w:r>
        <w:rPr>
          <w:sz w:val="24"/>
        </w:rPr>
        <w:t>.</w:t>
      </w:r>
      <w:r w:rsidRPr="00407183">
        <w:rPr>
          <w:sz w:val="24"/>
        </w:rPr>
        <w:t xml:space="preserve"> Proceedings of the 2008 International Conference on Computer Science and Software Engineering (CSSE 2008), Wuhan, China, 2008</w:t>
      </w:r>
      <w:r>
        <w:rPr>
          <w:sz w:val="24"/>
        </w:rPr>
        <w:t xml:space="preserve">, pp. </w:t>
      </w:r>
      <w:r w:rsidRPr="00407183">
        <w:rPr>
          <w:sz w:val="24"/>
        </w:rPr>
        <w:t>731-737.</w:t>
      </w:r>
    </w:p>
    <w:p w14:paraId="39436F77" w14:textId="77777777" w:rsidR="007D3BCA" w:rsidRPr="00407183" w:rsidRDefault="007D3BCA" w:rsidP="00407183">
      <w:pPr>
        <w:pStyle w:val="af9"/>
        <w:jc w:val="both"/>
      </w:pPr>
    </w:p>
  </w:endnote>
  <w:endnote w:id="10">
    <w:p w14:paraId="6B17F568" w14:textId="77777777" w:rsidR="007D3BCA" w:rsidRDefault="007D3BCA" w:rsidP="007643FB">
      <w:pPr>
        <w:pStyle w:val="af9"/>
        <w:jc w:val="both"/>
        <w:rPr>
          <w:sz w:val="24"/>
        </w:rPr>
      </w:pPr>
      <w:r>
        <w:rPr>
          <w:sz w:val="24"/>
        </w:rPr>
        <w:t>[</w:t>
      </w:r>
      <w:r w:rsidRPr="00407183">
        <w:rPr>
          <w:rStyle w:val="aff9"/>
          <w:sz w:val="24"/>
          <w:vertAlign w:val="baseline"/>
        </w:rPr>
        <w:endnoteRef/>
      </w:r>
      <w:r>
        <w:rPr>
          <w:sz w:val="24"/>
        </w:rPr>
        <w:t>]</w:t>
      </w:r>
      <w:r w:rsidRPr="00407183">
        <w:rPr>
          <w:sz w:val="24"/>
        </w:rPr>
        <w:t xml:space="preserve"> </w:t>
      </w:r>
      <w:r w:rsidRPr="00407183">
        <w:rPr>
          <w:rFonts w:hint="eastAsia"/>
          <w:sz w:val="24"/>
        </w:rPr>
        <w:t>缪淮扣</w:t>
      </w:r>
      <w:r w:rsidRPr="00407183">
        <w:rPr>
          <w:rFonts w:hint="eastAsia"/>
          <w:sz w:val="24"/>
        </w:rPr>
        <w:t xml:space="preserve">, </w:t>
      </w:r>
      <w:r w:rsidRPr="00407183">
        <w:rPr>
          <w:rFonts w:hint="eastAsia"/>
          <w:sz w:val="24"/>
        </w:rPr>
        <w:t>陈圣波</w:t>
      </w:r>
      <w:r w:rsidRPr="00407183">
        <w:rPr>
          <w:rFonts w:hint="eastAsia"/>
          <w:sz w:val="24"/>
        </w:rPr>
        <w:t xml:space="preserve">, </w:t>
      </w:r>
      <w:r w:rsidRPr="00407183">
        <w:rPr>
          <w:rFonts w:hint="eastAsia"/>
          <w:sz w:val="24"/>
        </w:rPr>
        <w:t>曾红卫</w:t>
      </w:r>
      <w:r w:rsidRPr="00407183">
        <w:rPr>
          <w:rFonts w:hint="eastAsia"/>
          <w:sz w:val="24"/>
        </w:rPr>
        <w:t xml:space="preserve">. </w:t>
      </w:r>
      <w:r w:rsidRPr="00407183">
        <w:rPr>
          <w:rFonts w:hint="eastAsia"/>
          <w:sz w:val="24"/>
        </w:rPr>
        <w:t>基于模型的</w:t>
      </w:r>
      <w:r w:rsidRPr="00407183">
        <w:rPr>
          <w:rFonts w:hint="eastAsia"/>
          <w:sz w:val="24"/>
        </w:rPr>
        <w:t>Web</w:t>
      </w:r>
      <w:r w:rsidRPr="00407183">
        <w:rPr>
          <w:rFonts w:hint="eastAsia"/>
          <w:sz w:val="24"/>
        </w:rPr>
        <w:t>应用测试</w:t>
      </w:r>
      <w:r w:rsidRPr="00407183">
        <w:rPr>
          <w:rFonts w:hint="eastAsia"/>
          <w:sz w:val="24"/>
        </w:rPr>
        <w:t xml:space="preserve">[J]. </w:t>
      </w:r>
      <w:r w:rsidRPr="00407183">
        <w:rPr>
          <w:rFonts w:hint="eastAsia"/>
          <w:sz w:val="24"/>
        </w:rPr>
        <w:t>计算机学报</w:t>
      </w:r>
      <w:r>
        <w:rPr>
          <w:sz w:val="24"/>
        </w:rPr>
        <w:t>,</w:t>
      </w:r>
      <w:r w:rsidRPr="00407183">
        <w:rPr>
          <w:rFonts w:hint="eastAsia"/>
          <w:sz w:val="24"/>
        </w:rPr>
        <w:t xml:space="preserve"> 2011, 34(6):</w:t>
      </w:r>
      <w:r>
        <w:rPr>
          <w:sz w:val="24"/>
        </w:rPr>
        <w:t xml:space="preserve"> </w:t>
      </w:r>
      <w:r w:rsidRPr="00407183">
        <w:rPr>
          <w:rFonts w:hint="eastAsia"/>
          <w:sz w:val="24"/>
        </w:rPr>
        <w:t>1012-1028.</w:t>
      </w:r>
    </w:p>
    <w:p w14:paraId="112E7412" w14:textId="77777777" w:rsidR="007D3BCA" w:rsidRPr="00407183" w:rsidRDefault="007D3BCA" w:rsidP="007643FB">
      <w:pPr>
        <w:pStyle w:val="af9"/>
        <w:jc w:val="both"/>
        <w:rPr>
          <w:sz w:val="24"/>
        </w:rPr>
      </w:pPr>
    </w:p>
  </w:endnote>
  <w:endnote w:id="11">
    <w:p w14:paraId="3E278F8F" w14:textId="77777777" w:rsidR="007D3BCA" w:rsidRPr="00C8302C" w:rsidRDefault="007D3BCA" w:rsidP="008D0E6E">
      <w:pPr>
        <w:pStyle w:val="af9"/>
        <w:jc w:val="both"/>
        <w:rPr>
          <w:sz w:val="24"/>
        </w:rPr>
      </w:pPr>
      <w:r>
        <w:rPr>
          <w:rFonts w:hint="eastAsia"/>
          <w:sz w:val="24"/>
        </w:rPr>
        <w:t>[</w:t>
      </w:r>
      <w:r w:rsidRPr="008D0E6E">
        <w:rPr>
          <w:rStyle w:val="aff9"/>
          <w:sz w:val="24"/>
          <w:vertAlign w:val="baseline"/>
        </w:rPr>
        <w:endnoteRef/>
      </w:r>
      <w:r>
        <w:rPr>
          <w:sz w:val="24"/>
        </w:rPr>
        <w:t>]</w:t>
      </w:r>
      <w:r w:rsidRPr="008D0E6E">
        <w:rPr>
          <w:rStyle w:val="aff9"/>
          <w:sz w:val="24"/>
          <w:vertAlign w:val="baseline"/>
        </w:rPr>
        <w:t xml:space="preserve"> </w:t>
      </w:r>
      <w:r w:rsidRPr="00C8302C">
        <w:rPr>
          <w:sz w:val="24"/>
        </w:rPr>
        <w:t>Zoltán Micskei</w:t>
      </w:r>
      <w:r>
        <w:rPr>
          <w:sz w:val="24"/>
        </w:rPr>
        <w:t xml:space="preserve">. </w:t>
      </w:r>
      <w:r w:rsidRPr="00C8302C">
        <w:rPr>
          <w:sz w:val="24"/>
        </w:rPr>
        <w:t>Model-based testing (MBT)</w:t>
      </w:r>
      <w:r>
        <w:rPr>
          <w:sz w:val="24"/>
        </w:rPr>
        <w:t>[</w:t>
      </w:r>
      <w:r w:rsidRPr="00D108BE">
        <w:rPr>
          <w:sz w:val="24"/>
        </w:rPr>
        <w:t>DB/OL</w:t>
      </w:r>
      <w:r>
        <w:rPr>
          <w:sz w:val="24"/>
        </w:rPr>
        <w:t xml:space="preserve">]. </w:t>
      </w:r>
      <w:hyperlink r:id="rId3" w:history="1">
        <w:r w:rsidRPr="00612F79">
          <w:rPr>
            <w:rStyle w:val="affe"/>
            <w:sz w:val="24"/>
          </w:rPr>
          <w:t>http://mit.bme.hu/~micskeiz/pages/mbt.html</w:t>
        </w:r>
      </w:hyperlink>
      <w:r>
        <w:rPr>
          <w:sz w:val="24"/>
        </w:rPr>
        <w:t xml:space="preserve">, </w:t>
      </w:r>
      <w:r w:rsidRPr="00C8302C">
        <w:rPr>
          <w:sz w:val="24"/>
        </w:rPr>
        <w:t>2017</w:t>
      </w:r>
      <w:r>
        <w:rPr>
          <w:sz w:val="24"/>
        </w:rPr>
        <w:t>-09-</w:t>
      </w:r>
      <w:r w:rsidRPr="00C8302C">
        <w:rPr>
          <w:sz w:val="24"/>
        </w:rPr>
        <w:t>25.</w:t>
      </w:r>
    </w:p>
    <w:p w14:paraId="0EBB438F" w14:textId="77777777" w:rsidR="007D3BCA" w:rsidRPr="008D0E6E" w:rsidRDefault="007D3BCA" w:rsidP="008D0E6E">
      <w:pPr>
        <w:pStyle w:val="af9"/>
        <w:jc w:val="both"/>
        <w:rPr>
          <w:rStyle w:val="aff9"/>
          <w:sz w:val="24"/>
          <w:vertAlign w:val="baseline"/>
        </w:rPr>
      </w:pPr>
    </w:p>
  </w:endnote>
  <w:endnote w:id="12">
    <w:p w14:paraId="411B79EC" w14:textId="77777777" w:rsidR="007D3BCA" w:rsidRDefault="007D3BCA" w:rsidP="007643FB">
      <w:pPr>
        <w:pStyle w:val="af9"/>
        <w:jc w:val="both"/>
        <w:rPr>
          <w:sz w:val="24"/>
        </w:rPr>
      </w:pPr>
      <w:r>
        <w:rPr>
          <w:sz w:val="24"/>
        </w:rPr>
        <w:t>[</w:t>
      </w:r>
      <w:r w:rsidRPr="00AA1E7B">
        <w:rPr>
          <w:rStyle w:val="aff9"/>
          <w:sz w:val="24"/>
          <w:vertAlign w:val="baseline"/>
        </w:rPr>
        <w:endnoteRef/>
      </w:r>
      <w:r>
        <w:rPr>
          <w:sz w:val="24"/>
        </w:rPr>
        <w:t>]</w:t>
      </w:r>
      <w:r w:rsidRPr="00AA1E7B">
        <w:rPr>
          <w:sz w:val="24"/>
        </w:rPr>
        <w:t xml:space="preserve"> </w:t>
      </w:r>
      <w:r>
        <w:rPr>
          <w:sz w:val="24"/>
        </w:rPr>
        <w:t xml:space="preserve">S.R. Dalal, A. Jain, N. Karunanithi, B.M. Horowitz. </w:t>
      </w:r>
      <w:r w:rsidRPr="00AA1E7B">
        <w:rPr>
          <w:sz w:val="24"/>
        </w:rPr>
        <w:t>Model-Based Testing in Practice[</w:t>
      </w:r>
      <w:r>
        <w:rPr>
          <w:sz w:val="24"/>
        </w:rPr>
        <w:t>C</w:t>
      </w:r>
      <w:r w:rsidRPr="00AA1E7B">
        <w:rPr>
          <w:sz w:val="24"/>
        </w:rPr>
        <w:t xml:space="preserve">]. Proceedings of the </w:t>
      </w:r>
      <w:r>
        <w:rPr>
          <w:sz w:val="24"/>
        </w:rPr>
        <w:t>21th</w:t>
      </w:r>
      <w:r w:rsidRPr="00AA1E7B">
        <w:rPr>
          <w:sz w:val="24"/>
        </w:rPr>
        <w:t xml:space="preserve"> International Conference on Software Engineering</w:t>
      </w:r>
      <w:r>
        <w:rPr>
          <w:sz w:val="24"/>
        </w:rPr>
        <w:t xml:space="preserve"> (ICSE 1999),</w:t>
      </w:r>
      <w:r w:rsidRPr="00AA1E7B">
        <w:rPr>
          <w:sz w:val="24"/>
        </w:rPr>
        <w:t xml:space="preserve"> </w:t>
      </w:r>
      <w:r>
        <w:rPr>
          <w:sz w:val="24"/>
        </w:rPr>
        <w:t>ACM Press, 1999, pp. 285-294</w:t>
      </w:r>
      <w:r w:rsidRPr="00AA1E7B">
        <w:rPr>
          <w:sz w:val="24"/>
        </w:rPr>
        <w:t>.</w:t>
      </w:r>
    </w:p>
    <w:p w14:paraId="56213CAF" w14:textId="77777777" w:rsidR="007D3BCA" w:rsidRPr="00AA1E7B" w:rsidRDefault="007D3BCA" w:rsidP="007643FB">
      <w:pPr>
        <w:pStyle w:val="af9"/>
        <w:jc w:val="both"/>
        <w:rPr>
          <w:sz w:val="24"/>
        </w:rPr>
      </w:pPr>
    </w:p>
  </w:endnote>
  <w:endnote w:id="13">
    <w:p w14:paraId="5421D945" w14:textId="77777777" w:rsidR="007D3BCA" w:rsidRDefault="007D3BCA" w:rsidP="007643FB">
      <w:pPr>
        <w:pStyle w:val="af9"/>
        <w:jc w:val="both"/>
        <w:rPr>
          <w:sz w:val="24"/>
        </w:rPr>
      </w:pPr>
      <w:r>
        <w:rPr>
          <w:sz w:val="24"/>
        </w:rPr>
        <w:t>[</w:t>
      </w:r>
      <w:r w:rsidRPr="007643FB">
        <w:rPr>
          <w:rStyle w:val="aff9"/>
          <w:sz w:val="24"/>
          <w:vertAlign w:val="baseline"/>
        </w:rPr>
        <w:endnoteRef/>
      </w:r>
      <w:r>
        <w:rPr>
          <w:sz w:val="24"/>
        </w:rPr>
        <w:t>]</w:t>
      </w:r>
      <w:r w:rsidRPr="007643FB">
        <w:rPr>
          <w:sz w:val="24"/>
        </w:rPr>
        <w:t xml:space="preserve"> A</w:t>
      </w:r>
      <w:r>
        <w:rPr>
          <w:sz w:val="24"/>
        </w:rPr>
        <w:t>.</w:t>
      </w:r>
      <w:r w:rsidRPr="007643FB">
        <w:rPr>
          <w:sz w:val="24"/>
        </w:rPr>
        <w:t>C</w:t>
      </w:r>
      <w:r>
        <w:rPr>
          <w:sz w:val="24"/>
        </w:rPr>
        <w:t>.</w:t>
      </w:r>
      <w:r w:rsidRPr="007643FB">
        <w:rPr>
          <w:sz w:val="24"/>
        </w:rPr>
        <w:t>D</w:t>
      </w:r>
      <w:r>
        <w:rPr>
          <w:sz w:val="24"/>
        </w:rPr>
        <w:t>.</w:t>
      </w:r>
      <w:r w:rsidRPr="007643FB">
        <w:rPr>
          <w:sz w:val="24"/>
        </w:rPr>
        <w:t xml:space="preserve"> Neto, R</w:t>
      </w:r>
      <w:r>
        <w:rPr>
          <w:sz w:val="24"/>
        </w:rPr>
        <w:t>.</w:t>
      </w:r>
      <w:r w:rsidRPr="007643FB">
        <w:rPr>
          <w:sz w:val="24"/>
        </w:rPr>
        <w:t xml:space="preserve"> Subramanyan, M</w:t>
      </w:r>
      <w:r>
        <w:rPr>
          <w:sz w:val="24"/>
        </w:rPr>
        <w:t>.</w:t>
      </w:r>
      <w:r w:rsidRPr="007643FB">
        <w:rPr>
          <w:sz w:val="24"/>
        </w:rPr>
        <w:t xml:space="preserve"> Vieira, et al. A </w:t>
      </w:r>
      <w:r>
        <w:rPr>
          <w:sz w:val="24"/>
        </w:rPr>
        <w:t>S</w:t>
      </w:r>
      <w:r w:rsidRPr="007643FB">
        <w:rPr>
          <w:sz w:val="24"/>
        </w:rPr>
        <w:t xml:space="preserve">urvey on </w:t>
      </w:r>
      <w:r>
        <w:rPr>
          <w:sz w:val="24"/>
        </w:rPr>
        <w:t>M</w:t>
      </w:r>
      <w:r w:rsidRPr="007643FB">
        <w:rPr>
          <w:sz w:val="24"/>
        </w:rPr>
        <w:t xml:space="preserve">odel-based </w:t>
      </w:r>
      <w:r>
        <w:rPr>
          <w:sz w:val="24"/>
        </w:rPr>
        <w:t>T</w:t>
      </w:r>
      <w:r w:rsidRPr="007643FB">
        <w:rPr>
          <w:sz w:val="24"/>
        </w:rPr>
        <w:t xml:space="preserve">esting </w:t>
      </w:r>
      <w:r>
        <w:rPr>
          <w:sz w:val="24"/>
        </w:rPr>
        <w:t>A</w:t>
      </w:r>
      <w:r w:rsidRPr="007643FB">
        <w:rPr>
          <w:sz w:val="24"/>
        </w:rPr>
        <w:t>pproaches:</w:t>
      </w:r>
      <w:r>
        <w:rPr>
          <w:sz w:val="24"/>
        </w:rPr>
        <w:t xml:space="preserve"> A</w:t>
      </w:r>
      <w:r w:rsidRPr="007643FB">
        <w:rPr>
          <w:sz w:val="24"/>
        </w:rPr>
        <w:t xml:space="preserve"> </w:t>
      </w:r>
      <w:r>
        <w:rPr>
          <w:sz w:val="24"/>
        </w:rPr>
        <w:t>S</w:t>
      </w:r>
      <w:r w:rsidRPr="007643FB">
        <w:rPr>
          <w:sz w:val="24"/>
        </w:rPr>
        <w:t xml:space="preserve">ystematic </w:t>
      </w:r>
      <w:r>
        <w:rPr>
          <w:sz w:val="24"/>
        </w:rPr>
        <w:t>R</w:t>
      </w:r>
      <w:r w:rsidRPr="007643FB">
        <w:rPr>
          <w:sz w:val="24"/>
        </w:rPr>
        <w:t>eview[C]</w:t>
      </w:r>
      <w:r>
        <w:rPr>
          <w:sz w:val="24"/>
        </w:rPr>
        <w:t>.</w:t>
      </w:r>
      <w:r w:rsidRPr="007643FB">
        <w:rPr>
          <w:sz w:val="24"/>
        </w:rPr>
        <w:t xml:space="preserve"> </w:t>
      </w:r>
      <w:r w:rsidRPr="000C684E">
        <w:rPr>
          <w:sz w:val="24"/>
        </w:rPr>
        <w:t xml:space="preserve">Proceedings of the 1st </w:t>
      </w:r>
      <w:r w:rsidRPr="007643FB">
        <w:rPr>
          <w:sz w:val="24"/>
        </w:rPr>
        <w:t>ACM International Workshop on Empirical Assessment of Software Engineering Languages and Technologies</w:t>
      </w:r>
      <w:r>
        <w:rPr>
          <w:sz w:val="24"/>
        </w:rPr>
        <w:t xml:space="preserve"> (WEASETech 2007),</w:t>
      </w:r>
      <w:r w:rsidRPr="007643FB">
        <w:rPr>
          <w:sz w:val="24"/>
        </w:rPr>
        <w:t xml:space="preserve"> ACM, 2007</w:t>
      </w:r>
      <w:r>
        <w:rPr>
          <w:sz w:val="24"/>
        </w:rPr>
        <w:t xml:space="preserve">, pp. </w:t>
      </w:r>
      <w:r w:rsidRPr="007643FB">
        <w:rPr>
          <w:sz w:val="24"/>
        </w:rPr>
        <w:t>31-36.</w:t>
      </w:r>
    </w:p>
    <w:p w14:paraId="319901C9" w14:textId="77777777" w:rsidR="007D3BCA" w:rsidRPr="007643FB" w:rsidRDefault="007D3BCA" w:rsidP="007643FB">
      <w:pPr>
        <w:pStyle w:val="af9"/>
        <w:jc w:val="both"/>
      </w:pPr>
    </w:p>
  </w:endnote>
  <w:endnote w:id="14">
    <w:p w14:paraId="55E64E11" w14:textId="77777777" w:rsidR="007D3BCA" w:rsidRDefault="007D3BCA" w:rsidP="000C684E">
      <w:pPr>
        <w:pStyle w:val="af9"/>
        <w:jc w:val="both"/>
        <w:rPr>
          <w:sz w:val="24"/>
        </w:rPr>
      </w:pPr>
      <w:r>
        <w:rPr>
          <w:sz w:val="24"/>
        </w:rPr>
        <w:t>[</w:t>
      </w:r>
      <w:r w:rsidRPr="000C684E">
        <w:rPr>
          <w:rStyle w:val="aff9"/>
          <w:sz w:val="24"/>
          <w:vertAlign w:val="baseline"/>
        </w:rPr>
        <w:endnoteRef/>
      </w:r>
      <w:r>
        <w:rPr>
          <w:sz w:val="24"/>
        </w:rPr>
        <w:t>]</w:t>
      </w:r>
      <w:r w:rsidRPr="000C684E">
        <w:rPr>
          <w:sz w:val="24"/>
        </w:rPr>
        <w:t xml:space="preserve"> M</w:t>
      </w:r>
      <w:r>
        <w:rPr>
          <w:sz w:val="24"/>
        </w:rPr>
        <w:t>.</w:t>
      </w:r>
      <w:r w:rsidRPr="000C684E">
        <w:rPr>
          <w:sz w:val="24"/>
        </w:rPr>
        <w:t xml:space="preserve"> Utting, A</w:t>
      </w:r>
      <w:r>
        <w:rPr>
          <w:sz w:val="24"/>
        </w:rPr>
        <w:t>.</w:t>
      </w:r>
      <w:r w:rsidRPr="000C684E">
        <w:rPr>
          <w:sz w:val="24"/>
        </w:rPr>
        <w:t xml:space="preserve"> Pretschner, B</w:t>
      </w:r>
      <w:r>
        <w:rPr>
          <w:sz w:val="24"/>
        </w:rPr>
        <w:t>.</w:t>
      </w:r>
      <w:r w:rsidRPr="000C684E">
        <w:rPr>
          <w:sz w:val="24"/>
        </w:rPr>
        <w:t xml:space="preserve"> Legeard. A taxonomy of model-based testing approaches[J]. Software Testing Verification &amp; Reliability, 2012, 22(5):</w:t>
      </w:r>
      <w:r>
        <w:rPr>
          <w:sz w:val="24"/>
        </w:rPr>
        <w:t xml:space="preserve"> </w:t>
      </w:r>
      <w:r w:rsidRPr="000C684E">
        <w:rPr>
          <w:sz w:val="24"/>
        </w:rPr>
        <w:t>297–312.</w:t>
      </w:r>
    </w:p>
    <w:p w14:paraId="7F4DB80A" w14:textId="77777777" w:rsidR="007D3BCA" w:rsidRPr="000C684E" w:rsidRDefault="007D3BCA" w:rsidP="00D57EBA">
      <w:pPr>
        <w:pStyle w:val="af9"/>
        <w:jc w:val="both"/>
      </w:pPr>
    </w:p>
  </w:endnote>
  <w:endnote w:id="15">
    <w:p w14:paraId="639A5DFA" w14:textId="77777777" w:rsidR="007D3BCA" w:rsidRDefault="007D3BCA" w:rsidP="00D57EBA">
      <w:pPr>
        <w:pStyle w:val="af9"/>
        <w:jc w:val="both"/>
        <w:rPr>
          <w:sz w:val="24"/>
        </w:rPr>
      </w:pPr>
      <w:r>
        <w:rPr>
          <w:sz w:val="24"/>
        </w:rPr>
        <w:t>[</w:t>
      </w:r>
      <w:r w:rsidRPr="007F0B5A">
        <w:rPr>
          <w:rStyle w:val="aff9"/>
          <w:sz w:val="24"/>
          <w:vertAlign w:val="baseline"/>
        </w:rPr>
        <w:endnoteRef/>
      </w:r>
      <w:r>
        <w:rPr>
          <w:sz w:val="24"/>
        </w:rPr>
        <w:t>]</w:t>
      </w:r>
      <w:r w:rsidRPr="007F0B5A">
        <w:rPr>
          <w:sz w:val="24"/>
        </w:rPr>
        <w:t xml:space="preserve"> </w:t>
      </w:r>
      <w:r w:rsidRPr="00FB42D4">
        <w:rPr>
          <w:sz w:val="24"/>
        </w:rPr>
        <w:t>K</w:t>
      </w:r>
      <w:r>
        <w:rPr>
          <w:sz w:val="24"/>
        </w:rPr>
        <w:t xml:space="preserve">. </w:t>
      </w:r>
      <w:r w:rsidRPr="00FB42D4">
        <w:rPr>
          <w:sz w:val="24"/>
        </w:rPr>
        <w:t>Kristian</w:t>
      </w:r>
      <w:r>
        <w:rPr>
          <w:sz w:val="24"/>
        </w:rPr>
        <w:t xml:space="preserve">. </w:t>
      </w:r>
      <w:r w:rsidRPr="00D108BE">
        <w:rPr>
          <w:sz w:val="24"/>
        </w:rPr>
        <w:t>GraphWalker</w:t>
      </w:r>
      <w:r>
        <w:rPr>
          <w:sz w:val="24"/>
        </w:rPr>
        <w:t>[</w:t>
      </w:r>
      <w:r w:rsidRPr="00D108BE">
        <w:rPr>
          <w:sz w:val="24"/>
        </w:rPr>
        <w:t>DB/OL</w:t>
      </w:r>
      <w:r>
        <w:rPr>
          <w:sz w:val="24"/>
        </w:rPr>
        <w:t>].</w:t>
      </w:r>
      <w:r w:rsidRPr="00D108BE">
        <w:rPr>
          <w:sz w:val="24"/>
        </w:rPr>
        <w:t xml:space="preserve"> </w:t>
      </w:r>
      <w:hyperlink r:id="rId4" w:history="1">
        <w:r w:rsidRPr="00612F79">
          <w:rPr>
            <w:rStyle w:val="affe"/>
            <w:sz w:val="24"/>
          </w:rPr>
          <w:t>http://graphwalker.github.io</w:t>
        </w:r>
      </w:hyperlink>
      <w:r w:rsidRPr="00D108BE">
        <w:rPr>
          <w:sz w:val="24"/>
        </w:rPr>
        <w:t>, 2017</w:t>
      </w:r>
      <w:r>
        <w:rPr>
          <w:sz w:val="24"/>
        </w:rPr>
        <w:t>-09-15.</w:t>
      </w:r>
    </w:p>
    <w:p w14:paraId="341433E3" w14:textId="77777777" w:rsidR="007D3BCA" w:rsidRPr="007F0B5A" w:rsidRDefault="007D3BCA" w:rsidP="00D57EBA">
      <w:pPr>
        <w:pStyle w:val="af9"/>
        <w:jc w:val="both"/>
        <w:rPr>
          <w:sz w:val="24"/>
        </w:rPr>
      </w:pPr>
    </w:p>
  </w:endnote>
  <w:endnote w:id="16">
    <w:p w14:paraId="06174CCE" w14:textId="77777777" w:rsidR="007D3BCA" w:rsidRDefault="007D3BCA" w:rsidP="00D57EBA">
      <w:pPr>
        <w:pStyle w:val="af9"/>
        <w:jc w:val="both"/>
        <w:rPr>
          <w:sz w:val="24"/>
        </w:rPr>
      </w:pPr>
      <w:r>
        <w:rPr>
          <w:sz w:val="24"/>
        </w:rPr>
        <w:t>[</w:t>
      </w:r>
      <w:r w:rsidRPr="00B94542">
        <w:rPr>
          <w:sz w:val="24"/>
        </w:rPr>
        <w:endnoteRef/>
      </w:r>
      <w:r>
        <w:rPr>
          <w:sz w:val="24"/>
        </w:rPr>
        <w:t>]</w:t>
      </w:r>
      <w:r w:rsidRPr="00B94542">
        <w:rPr>
          <w:sz w:val="24"/>
        </w:rPr>
        <w:t xml:space="preserve"> J</w:t>
      </w:r>
      <w:r>
        <w:rPr>
          <w:sz w:val="24"/>
        </w:rPr>
        <w:t>.</w:t>
      </w:r>
      <w:r w:rsidRPr="00B94542">
        <w:rPr>
          <w:sz w:val="24"/>
        </w:rPr>
        <w:t xml:space="preserve"> Ellson, E</w:t>
      </w:r>
      <w:r>
        <w:rPr>
          <w:sz w:val="24"/>
        </w:rPr>
        <w:t>.</w:t>
      </w:r>
      <w:r w:rsidRPr="00B94542">
        <w:rPr>
          <w:sz w:val="24"/>
        </w:rPr>
        <w:t xml:space="preserve"> Gansner, </w:t>
      </w:r>
      <w:r>
        <w:rPr>
          <w:sz w:val="24"/>
        </w:rPr>
        <w:t xml:space="preserve">E. </w:t>
      </w:r>
      <w:r w:rsidRPr="00B94542">
        <w:rPr>
          <w:sz w:val="24"/>
        </w:rPr>
        <w:t>Koutsofios, et al. Graphviz</w:t>
      </w:r>
      <w:r>
        <w:rPr>
          <w:sz w:val="24"/>
        </w:rPr>
        <w:t>-</w:t>
      </w:r>
      <w:r w:rsidRPr="00B94542">
        <w:rPr>
          <w:sz w:val="24"/>
        </w:rPr>
        <w:t>Open Source Graph Drawing Tools[J]. Lecture Notes in Computer Science, 2001, 2265:</w:t>
      </w:r>
      <w:r>
        <w:rPr>
          <w:sz w:val="24"/>
        </w:rPr>
        <w:t xml:space="preserve"> </w:t>
      </w:r>
      <w:r w:rsidRPr="00B94542">
        <w:rPr>
          <w:sz w:val="24"/>
        </w:rPr>
        <w:t>483-484.</w:t>
      </w:r>
    </w:p>
    <w:p w14:paraId="46EA3D4C" w14:textId="77777777" w:rsidR="007D3BCA" w:rsidRPr="00B94542" w:rsidRDefault="007D3BCA" w:rsidP="00D57EBA">
      <w:pPr>
        <w:pStyle w:val="af9"/>
        <w:jc w:val="both"/>
        <w:rPr>
          <w:sz w:val="24"/>
        </w:rPr>
      </w:pPr>
    </w:p>
  </w:endnote>
  <w:endnote w:id="17">
    <w:p w14:paraId="233E6ADF" w14:textId="77777777" w:rsidR="007D3BCA" w:rsidRDefault="007D3BCA" w:rsidP="00D57EBA">
      <w:pPr>
        <w:pStyle w:val="af9"/>
        <w:jc w:val="both"/>
        <w:rPr>
          <w:sz w:val="24"/>
        </w:rPr>
      </w:pPr>
      <w:r>
        <w:rPr>
          <w:sz w:val="24"/>
        </w:rPr>
        <w:t>[</w:t>
      </w:r>
      <w:r w:rsidRPr="00E8766F">
        <w:rPr>
          <w:rStyle w:val="aff9"/>
          <w:sz w:val="24"/>
          <w:vertAlign w:val="baseline"/>
        </w:rPr>
        <w:endnoteRef/>
      </w:r>
      <w:r>
        <w:rPr>
          <w:sz w:val="24"/>
        </w:rPr>
        <w:t xml:space="preserve">] </w:t>
      </w:r>
      <w:r w:rsidRPr="00B94542">
        <w:rPr>
          <w:sz w:val="24"/>
        </w:rPr>
        <w:t>J</w:t>
      </w:r>
      <w:r>
        <w:rPr>
          <w:sz w:val="24"/>
        </w:rPr>
        <w:t>.</w:t>
      </w:r>
      <w:r w:rsidRPr="00B94542">
        <w:rPr>
          <w:sz w:val="24"/>
        </w:rPr>
        <w:t xml:space="preserve"> Ellson,</w:t>
      </w:r>
      <w:r>
        <w:rPr>
          <w:sz w:val="24"/>
        </w:rPr>
        <w:t xml:space="preserve"> </w:t>
      </w:r>
      <w:r w:rsidRPr="00B94542">
        <w:rPr>
          <w:sz w:val="24"/>
        </w:rPr>
        <w:t>E</w:t>
      </w:r>
      <w:r>
        <w:rPr>
          <w:sz w:val="24"/>
        </w:rPr>
        <w:t>.R.</w:t>
      </w:r>
      <w:r w:rsidRPr="00B94542">
        <w:rPr>
          <w:sz w:val="24"/>
        </w:rPr>
        <w:t xml:space="preserve"> Gansner, </w:t>
      </w:r>
      <w:r>
        <w:rPr>
          <w:sz w:val="24"/>
        </w:rPr>
        <w:t xml:space="preserve">E. </w:t>
      </w:r>
      <w:r w:rsidRPr="00B94542">
        <w:rPr>
          <w:sz w:val="24"/>
        </w:rPr>
        <w:t>Koutsofios, et al.</w:t>
      </w:r>
      <w:r>
        <w:rPr>
          <w:sz w:val="24"/>
        </w:rPr>
        <w:t xml:space="preserve"> </w:t>
      </w:r>
      <w:r w:rsidRPr="00E8766F">
        <w:rPr>
          <w:sz w:val="24"/>
        </w:rPr>
        <w:t xml:space="preserve">Graphviz and Dynagraph - Static </w:t>
      </w:r>
      <w:r>
        <w:rPr>
          <w:sz w:val="24"/>
        </w:rPr>
        <w:t>and Dynamic Graph Drawing Tools[M].</w:t>
      </w:r>
      <w:r w:rsidRPr="00860FF7">
        <w:rPr>
          <w:sz w:val="24"/>
        </w:rPr>
        <w:t xml:space="preserve"> Graph Drawing Software. Springer Berlin Heidelberg, 2004:</w:t>
      </w:r>
      <w:r>
        <w:rPr>
          <w:sz w:val="24"/>
        </w:rPr>
        <w:t xml:space="preserve"> </w:t>
      </w:r>
      <w:r w:rsidRPr="00860FF7">
        <w:rPr>
          <w:sz w:val="24"/>
        </w:rPr>
        <w:t>127-148.</w:t>
      </w:r>
    </w:p>
    <w:p w14:paraId="2C96B3D2" w14:textId="77777777" w:rsidR="007D3BCA" w:rsidRPr="00E8766F" w:rsidRDefault="007D3BCA">
      <w:pPr>
        <w:pStyle w:val="af9"/>
      </w:pPr>
    </w:p>
  </w:endnote>
  <w:endnote w:id="18">
    <w:p w14:paraId="2C7D4BB8" w14:textId="77777777" w:rsidR="007D3BCA" w:rsidRDefault="007D3BCA" w:rsidP="00D57EBA">
      <w:pPr>
        <w:pStyle w:val="af9"/>
        <w:jc w:val="both"/>
        <w:rPr>
          <w:sz w:val="24"/>
        </w:rPr>
      </w:pPr>
      <w:r>
        <w:rPr>
          <w:rFonts w:hint="eastAsia"/>
          <w:sz w:val="24"/>
        </w:rPr>
        <w:t>[</w:t>
      </w:r>
      <w:r w:rsidRPr="00D57EBA">
        <w:rPr>
          <w:rStyle w:val="aff9"/>
          <w:sz w:val="24"/>
          <w:vertAlign w:val="baseline"/>
        </w:rPr>
        <w:endnoteRef/>
      </w:r>
      <w:r>
        <w:rPr>
          <w:sz w:val="24"/>
        </w:rPr>
        <w:t>]</w:t>
      </w:r>
      <w:r w:rsidRPr="00D57EBA">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sidRPr="00D57EBA">
        <w:rPr>
          <w:sz w:val="24"/>
        </w:rPr>
        <w:t xml:space="preserve"> </w:t>
      </w:r>
      <w:r>
        <w:rPr>
          <w:sz w:val="24"/>
        </w:rPr>
        <w:t>G</w:t>
      </w:r>
      <w:r w:rsidRPr="00F17908">
        <w:rPr>
          <w:sz w:val="24"/>
        </w:rPr>
        <w:t>raphviz</w:t>
      </w:r>
      <w:r>
        <w:rPr>
          <w:sz w:val="24"/>
        </w:rPr>
        <w:t xml:space="preserve"> - </w:t>
      </w:r>
      <w:r w:rsidRPr="00F17908">
        <w:rPr>
          <w:sz w:val="24"/>
        </w:rPr>
        <w:t xml:space="preserve">Graph Visualization Software </w:t>
      </w:r>
      <w:r>
        <w:rPr>
          <w:sz w:val="24"/>
        </w:rPr>
        <w:t>[</w:t>
      </w:r>
      <w:r w:rsidRPr="00D108BE">
        <w:rPr>
          <w:sz w:val="24"/>
        </w:rPr>
        <w:t>DB/OL</w:t>
      </w:r>
      <w:r>
        <w:rPr>
          <w:sz w:val="24"/>
        </w:rPr>
        <w:t>].</w:t>
      </w:r>
      <w:r w:rsidRPr="00D57EBA">
        <w:rPr>
          <w:sz w:val="24"/>
        </w:rPr>
        <w:t xml:space="preserve"> </w:t>
      </w:r>
      <w:hyperlink r:id="rId5" w:history="1">
        <w:r w:rsidRPr="00612F79">
          <w:rPr>
            <w:rStyle w:val="affe"/>
            <w:sz w:val="24"/>
          </w:rPr>
          <w:t>http://www.graphviz.org/Home.php</w:t>
        </w:r>
      </w:hyperlink>
      <w:r>
        <w:rPr>
          <w:sz w:val="24"/>
        </w:rPr>
        <w:t>.</w:t>
      </w:r>
    </w:p>
    <w:p w14:paraId="5DCE8FCF" w14:textId="77777777" w:rsidR="007D3BCA" w:rsidRDefault="007D3BCA" w:rsidP="00D57EBA">
      <w:pPr>
        <w:pStyle w:val="af9"/>
        <w:jc w:val="both"/>
        <w:rPr>
          <w:sz w:val="24"/>
        </w:rPr>
      </w:pPr>
    </w:p>
    <w:p w14:paraId="586FDA5B" w14:textId="77777777" w:rsidR="007D3BCA" w:rsidRPr="00D57EBA" w:rsidRDefault="007D3BCA" w:rsidP="00D57EBA">
      <w:pPr>
        <w:pStyle w:val="af9"/>
        <w:jc w:val="both"/>
      </w:pPr>
    </w:p>
  </w:endnote>
  <w:endnote w:id="19">
    <w:p w14:paraId="5618ACF3" w14:textId="77777777" w:rsidR="007D3BCA" w:rsidRDefault="007D3BCA">
      <w:pPr>
        <w:pStyle w:val="af9"/>
        <w:rPr>
          <w:sz w:val="24"/>
        </w:rPr>
      </w:pPr>
      <w:r>
        <w:rPr>
          <w:sz w:val="24"/>
        </w:rPr>
        <w:t>[</w:t>
      </w:r>
      <w:r w:rsidRPr="008F20DF">
        <w:rPr>
          <w:rStyle w:val="aff9"/>
          <w:sz w:val="24"/>
          <w:vertAlign w:val="baseline"/>
        </w:rPr>
        <w:endnoteRef/>
      </w:r>
      <w:r>
        <w:rPr>
          <w:sz w:val="24"/>
        </w:rPr>
        <w:t>]</w:t>
      </w:r>
      <w:r w:rsidRPr="008F20DF">
        <w:rPr>
          <w:sz w:val="24"/>
        </w:rPr>
        <w:t xml:space="preserve"> </w:t>
      </w:r>
      <w:r w:rsidRPr="00B94542">
        <w:rPr>
          <w:sz w:val="24"/>
        </w:rPr>
        <w:t>E</w:t>
      </w:r>
      <w:r>
        <w:rPr>
          <w:sz w:val="24"/>
        </w:rPr>
        <w:t>.R.</w:t>
      </w:r>
      <w:r w:rsidRPr="00B94542">
        <w:rPr>
          <w:sz w:val="24"/>
        </w:rPr>
        <w:t xml:space="preserve"> Gansner</w:t>
      </w:r>
      <w:r w:rsidRPr="00D57EBA">
        <w:rPr>
          <w:sz w:val="24"/>
        </w:rPr>
        <w:t>h</w:t>
      </w:r>
      <w:r>
        <w:rPr>
          <w:sz w:val="24"/>
        </w:rPr>
        <w:t xml:space="preserve">, E. </w:t>
      </w:r>
      <w:r w:rsidRPr="00B94542">
        <w:rPr>
          <w:sz w:val="24"/>
        </w:rPr>
        <w:t>Koutsofios</w:t>
      </w:r>
      <w:r>
        <w:rPr>
          <w:sz w:val="24"/>
        </w:rPr>
        <w:t>,</w:t>
      </w:r>
      <w:r w:rsidRPr="00D57EBA">
        <w:rPr>
          <w:sz w:val="24"/>
        </w:rPr>
        <w:t xml:space="preserve"> S</w:t>
      </w:r>
      <w:r>
        <w:rPr>
          <w:sz w:val="24"/>
        </w:rPr>
        <w:t>.</w:t>
      </w:r>
      <w:r w:rsidRPr="00D57EBA">
        <w:rPr>
          <w:sz w:val="24"/>
        </w:rPr>
        <w:t xml:space="preserve"> North</w:t>
      </w:r>
      <w:r>
        <w:rPr>
          <w:sz w:val="24"/>
        </w:rPr>
        <w:t>.</w:t>
      </w:r>
      <w:r>
        <w:rPr>
          <w:rFonts w:hint="eastAsia"/>
          <w:sz w:val="24"/>
        </w:rPr>
        <w:t xml:space="preserve"> </w:t>
      </w:r>
      <w:r w:rsidRPr="00D57EBA">
        <w:rPr>
          <w:sz w:val="24"/>
        </w:rPr>
        <w:t>Drawing graphs with dot</w:t>
      </w:r>
      <w:r>
        <w:rPr>
          <w:sz w:val="24"/>
        </w:rPr>
        <w:t>[</w:t>
      </w:r>
      <w:r w:rsidRPr="00D108BE">
        <w:rPr>
          <w:sz w:val="24"/>
        </w:rPr>
        <w:t>DB/OL</w:t>
      </w:r>
      <w:r>
        <w:rPr>
          <w:sz w:val="24"/>
        </w:rPr>
        <w:t xml:space="preserve">]. </w:t>
      </w:r>
      <w:hyperlink r:id="rId6" w:history="1">
        <w:r w:rsidRPr="00612F79">
          <w:rPr>
            <w:rStyle w:val="affe"/>
            <w:sz w:val="24"/>
          </w:rPr>
          <w:t>http://www.graphviz.org/pdf/dotguide.pdf</w:t>
        </w:r>
      </w:hyperlink>
      <w:r>
        <w:rPr>
          <w:sz w:val="24"/>
        </w:rPr>
        <w:t>, 2015-01-05.</w:t>
      </w:r>
    </w:p>
    <w:p w14:paraId="0BAFC298" w14:textId="77777777" w:rsidR="007D3BCA" w:rsidRPr="008F20DF" w:rsidRDefault="007D3BCA">
      <w:pPr>
        <w:pStyle w:val="af9"/>
        <w:rPr>
          <w:sz w:val="24"/>
        </w:rPr>
      </w:pPr>
    </w:p>
  </w:endnote>
  <w:endnote w:id="20">
    <w:p w14:paraId="70C8EC4D" w14:textId="77777777" w:rsidR="007D3BCA" w:rsidRDefault="007D3BCA">
      <w:pPr>
        <w:pStyle w:val="af9"/>
        <w:rPr>
          <w:sz w:val="24"/>
        </w:rPr>
      </w:pPr>
      <w:r>
        <w:rPr>
          <w:sz w:val="24"/>
        </w:rPr>
        <w:t>[</w:t>
      </w:r>
      <w:r w:rsidRPr="00C87948">
        <w:rPr>
          <w:rStyle w:val="aff9"/>
          <w:sz w:val="24"/>
          <w:vertAlign w:val="baseline"/>
        </w:rPr>
        <w:endnoteRef/>
      </w:r>
      <w:r>
        <w:rPr>
          <w:sz w:val="24"/>
        </w:rPr>
        <w:t>]</w:t>
      </w:r>
      <w:r w:rsidRPr="00C87948">
        <w:rPr>
          <w:rStyle w:val="aff9"/>
          <w:sz w:val="24"/>
          <w:vertAlign w:val="baseline"/>
        </w:rPr>
        <w:t xml:space="preserve"> </w:t>
      </w:r>
      <w:r w:rsidRPr="00C87948">
        <w:rPr>
          <w:rFonts w:hint="eastAsia"/>
          <w:sz w:val="24"/>
        </w:rPr>
        <w:t>王翀</w:t>
      </w:r>
      <w:r w:rsidRPr="00C87948">
        <w:rPr>
          <w:rFonts w:hint="eastAsia"/>
          <w:sz w:val="24"/>
        </w:rPr>
        <w:t xml:space="preserve">, </w:t>
      </w:r>
      <w:r w:rsidRPr="00C87948">
        <w:rPr>
          <w:rFonts w:hint="eastAsia"/>
          <w:sz w:val="24"/>
        </w:rPr>
        <w:t>吕荫润</w:t>
      </w:r>
      <w:r w:rsidRPr="00C87948">
        <w:rPr>
          <w:rFonts w:hint="eastAsia"/>
          <w:sz w:val="24"/>
        </w:rPr>
        <w:t xml:space="preserve">, </w:t>
      </w:r>
      <w:r w:rsidRPr="00C87948">
        <w:rPr>
          <w:rFonts w:hint="eastAsia"/>
          <w:sz w:val="24"/>
        </w:rPr>
        <w:t>陈力</w:t>
      </w:r>
      <w:r w:rsidRPr="00C87948">
        <w:rPr>
          <w:rFonts w:hint="eastAsia"/>
          <w:sz w:val="24"/>
        </w:rPr>
        <w:t>,</w:t>
      </w:r>
      <w:r w:rsidRPr="00C87948">
        <w:rPr>
          <w:rFonts w:hint="eastAsia"/>
          <w:sz w:val="24"/>
        </w:rPr>
        <w:t>等</w:t>
      </w:r>
      <w:r w:rsidRPr="00C87948">
        <w:rPr>
          <w:rFonts w:hint="eastAsia"/>
          <w:sz w:val="24"/>
        </w:rPr>
        <w:t>. SMT</w:t>
      </w:r>
      <w:r w:rsidRPr="00C87948">
        <w:rPr>
          <w:rFonts w:hint="eastAsia"/>
          <w:sz w:val="24"/>
        </w:rPr>
        <w:t>求解技术的发展及最新应用研究综述</w:t>
      </w:r>
      <w:r w:rsidRPr="00C87948">
        <w:rPr>
          <w:rFonts w:hint="eastAsia"/>
          <w:sz w:val="24"/>
        </w:rPr>
        <w:t xml:space="preserve">[J]. </w:t>
      </w:r>
      <w:r w:rsidRPr="00C87948">
        <w:rPr>
          <w:rFonts w:hint="eastAsia"/>
          <w:sz w:val="24"/>
        </w:rPr>
        <w:t>计算机研究与发展</w:t>
      </w:r>
      <w:r w:rsidRPr="00C87948">
        <w:rPr>
          <w:rFonts w:hint="eastAsia"/>
          <w:sz w:val="24"/>
        </w:rPr>
        <w:t>, 2017, 54(7):</w:t>
      </w:r>
      <w:r>
        <w:rPr>
          <w:sz w:val="24"/>
        </w:rPr>
        <w:t xml:space="preserve"> </w:t>
      </w:r>
      <w:r w:rsidRPr="00C87948">
        <w:rPr>
          <w:rFonts w:hint="eastAsia"/>
          <w:sz w:val="24"/>
        </w:rPr>
        <w:t>1405-1425.</w:t>
      </w:r>
    </w:p>
    <w:p w14:paraId="671E30D1" w14:textId="77777777" w:rsidR="007D3BCA" w:rsidRPr="00C87948" w:rsidRDefault="007D3BCA">
      <w:pPr>
        <w:pStyle w:val="af9"/>
        <w:rPr>
          <w:rStyle w:val="aff9"/>
          <w:sz w:val="24"/>
          <w:vertAlign w:val="baseline"/>
        </w:rPr>
      </w:pPr>
    </w:p>
  </w:endnote>
  <w:endnote w:id="21">
    <w:p w14:paraId="0C43C308" w14:textId="77777777" w:rsidR="007D3BCA" w:rsidRDefault="007D3BCA" w:rsidP="00C87948">
      <w:pPr>
        <w:pStyle w:val="af9"/>
        <w:jc w:val="both"/>
        <w:rPr>
          <w:sz w:val="24"/>
        </w:rPr>
      </w:pPr>
      <w:r>
        <w:rPr>
          <w:sz w:val="24"/>
        </w:rPr>
        <w:t>[</w:t>
      </w:r>
      <w:r w:rsidRPr="00C87948">
        <w:rPr>
          <w:rStyle w:val="aff9"/>
          <w:sz w:val="24"/>
          <w:vertAlign w:val="baseline"/>
        </w:rPr>
        <w:endnoteRef/>
      </w:r>
      <w:r>
        <w:rPr>
          <w:sz w:val="24"/>
        </w:rPr>
        <w:t xml:space="preserve">] </w:t>
      </w:r>
      <w:r w:rsidRPr="00C87948">
        <w:rPr>
          <w:sz w:val="24"/>
        </w:rPr>
        <w:t xml:space="preserve">Leonardo de Moura and Nikolaj Bjørner. Z3:An Efficient SMT Solver[C]. Proceedings of the </w:t>
      </w:r>
      <w:r w:rsidRPr="001C402F">
        <w:rPr>
          <w:sz w:val="24"/>
        </w:rPr>
        <w:t>14th International Conference</w:t>
      </w:r>
      <w:r w:rsidRPr="00C87948">
        <w:rPr>
          <w:sz w:val="24"/>
        </w:rPr>
        <w:t xml:space="preserve"> on </w:t>
      </w:r>
      <w:r w:rsidRPr="001C402F">
        <w:rPr>
          <w:sz w:val="24"/>
        </w:rPr>
        <w:t>Tools and Algorithms for the Construction and Analysis of Systems</w:t>
      </w:r>
      <w:r>
        <w:rPr>
          <w:sz w:val="24"/>
        </w:rPr>
        <w:t xml:space="preserve"> (TACAS 2008)</w:t>
      </w:r>
      <w:r w:rsidRPr="00C87948">
        <w:rPr>
          <w:sz w:val="24"/>
        </w:rPr>
        <w:t xml:space="preserve">, </w:t>
      </w:r>
      <w:r w:rsidRPr="001C402F">
        <w:rPr>
          <w:sz w:val="24"/>
        </w:rPr>
        <w:t>Springer</w:t>
      </w:r>
      <w:r>
        <w:rPr>
          <w:sz w:val="24"/>
        </w:rPr>
        <w:t xml:space="preserve">, 2008, </w:t>
      </w:r>
      <w:r w:rsidRPr="00C87948">
        <w:rPr>
          <w:sz w:val="24"/>
        </w:rPr>
        <w:t>pp</w:t>
      </w:r>
      <w:r>
        <w:rPr>
          <w:sz w:val="24"/>
        </w:rPr>
        <w:t xml:space="preserve">. </w:t>
      </w:r>
      <w:r w:rsidRPr="00C87948">
        <w:rPr>
          <w:sz w:val="24"/>
        </w:rPr>
        <w:t xml:space="preserve">337-340. </w:t>
      </w:r>
    </w:p>
    <w:p w14:paraId="1E9DBC1C" w14:textId="77777777" w:rsidR="007D3BCA" w:rsidRPr="00C87948" w:rsidRDefault="007D3BCA" w:rsidP="00C87948">
      <w:pPr>
        <w:pStyle w:val="af9"/>
        <w:jc w:val="both"/>
      </w:pPr>
    </w:p>
  </w:endnote>
  <w:endnote w:id="22">
    <w:p w14:paraId="24464C79" w14:textId="77777777" w:rsidR="007D3BCA" w:rsidRDefault="007D3BCA" w:rsidP="00DA3F1F">
      <w:pPr>
        <w:pStyle w:val="af9"/>
        <w:jc w:val="both"/>
        <w:rPr>
          <w:sz w:val="24"/>
        </w:rPr>
      </w:pPr>
      <w:r>
        <w:rPr>
          <w:sz w:val="24"/>
        </w:rPr>
        <w:t>[</w:t>
      </w:r>
      <w:r w:rsidRPr="00DA3F1F">
        <w:rPr>
          <w:rStyle w:val="aff9"/>
          <w:sz w:val="24"/>
          <w:vertAlign w:val="baseline"/>
        </w:rPr>
        <w:endnoteRef/>
      </w:r>
      <w:r>
        <w:rPr>
          <w:sz w:val="24"/>
        </w:rPr>
        <w:t>]</w:t>
      </w:r>
      <w:r w:rsidRPr="00DA3F1F">
        <w:rPr>
          <w:rStyle w:val="aff9"/>
          <w:sz w:val="24"/>
          <w:vertAlign w:val="baseline"/>
        </w:rPr>
        <w:t xml:space="preserve"> </w:t>
      </w:r>
      <w:r w:rsidRPr="00DA3F1F">
        <w:rPr>
          <w:sz w:val="24"/>
        </w:rPr>
        <w:t>Y</w:t>
      </w:r>
      <w:r>
        <w:rPr>
          <w:sz w:val="24"/>
        </w:rPr>
        <w:t>.</w:t>
      </w:r>
      <w:r w:rsidRPr="00DA3F1F">
        <w:rPr>
          <w:sz w:val="24"/>
        </w:rPr>
        <w:t xml:space="preserve"> Zheng, X</w:t>
      </w:r>
      <w:r>
        <w:rPr>
          <w:sz w:val="24"/>
        </w:rPr>
        <w:t>.</w:t>
      </w:r>
      <w:r w:rsidRPr="00DA3F1F">
        <w:rPr>
          <w:sz w:val="24"/>
        </w:rPr>
        <w:t xml:space="preserve"> Zhang, V</w:t>
      </w:r>
      <w:r>
        <w:rPr>
          <w:sz w:val="24"/>
        </w:rPr>
        <w:t>.</w:t>
      </w:r>
      <w:r w:rsidRPr="00DA3F1F">
        <w:rPr>
          <w:sz w:val="24"/>
        </w:rPr>
        <w:t xml:space="preserve"> Ganesh. Z3-str: </w:t>
      </w:r>
      <w:r>
        <w:rPr>
          <w:sz w:val="24"/>
        </w:rPr>
        <w:t>A</w:t>
      </w:r>
      <w:r w:rsidRPr="00DA3F1F">
        <w:rPr>
          <w:sz w:val="24"/>
        </w:rPr>
        <w:t xml:space="preserve"> </w:t>
      </w:r>
      <w:r>
        <w:rPr>
          <w:sz w:val="24"/>
        </w:rPr>
        <w:t>Z3</w:t>
      </w:r>
      <w:r w:rsidRPr="00DA3F1F">
        <w:rPr>
          <w:sz w:val="24"/>
        </w:rPr>
        <w:t>-</w:t>
      </w:r>
      <w:r>
        <w:rPr>
          <w:sz w:val="24"/>
        </w:rPr>
        <w:t>B</w:t>
      </w:r>
      <w:r w:rsidRPr="00DA3F1F">
        <w:rPr>
          <w:sz w:val="24"/>
        </w:rPr>
        <w:t xml:space="preserve">ased </w:t>
      </w:r>
      <w:r>
        <w:rPr>
          <w:sz w:val="24"/>
        </w:rPr>
        <w:t>S</w:t>
      </w:r>
      <w:r w:rsidRPr="00DA3F1F">
        <w:rPr>
          <w:sz w:val="24"/>
        </w:rPr>
        <w:t xml:space="preserve">tring </w:t>
      </w:r>
      <w:r>
        <w:rPr>
          <w:sz w:val="24"/>
        </w:rPr>
        <w:t>S</w:t>
      </w:r>
      <w:r w:rsidRPr="00DA3F1F">
        <w:rPr>
          <w:sz w:val="24"/>
        </w:rPr>
        <w:t xml:space="preserve">olver for </w:t>
      </w:r>
      <w:r>
        <w:rPr>
          <w:sz w:val="24"/>
        </w:rPr>
        <w:t>W</w:t>
      </w:r>
      <w:r w:rsidRPr="00DA3F1F">
        <w:rPr>
          <w:sz w:val="24"/>
        </w:rPr>
        <w:t xml:space="preserve">eb </w:t>
      </w:r>
      <w:r>
        <w:rPr>
          <w:sz w:val="24"/>
        </w:rPr>
        <w:t>A</w:t>
      </w:r>
      <w:r w:rsidRPr="00DA3F1F">
        <w:rPr>
          <w:sz w:val="24"/>
        </w:rPr>
        <w:t xml:space="preserve">pplication </w:t>
      </w:r>
      <w:r>
        <w:rPr>
          <w:sz w:val="24"/>
        </w:rPr>
        <w:t>A</w:t>
      </w:r>
      <w:r w:rsidRPr="00DA3F1F">
        <w:rPr>
          <w:sz w:val="24"/>
        </w:rPr>
        <w:t>nalysis[</w:t>
      </w:r>
      <w:r>
        <w:rPr>
          <w:sz w:val="24"/>
        </w:rPr>
        <w:t>C</w:t>
      </w:r>
      <w:r w:rsidRPr="00DA3F1F">
        <w:rPr>
          <w:sz w:val="24"/>
        </w:rPr>
        <w:t xml:space="preserve">]. </w:t>
      </w:r>
      <w:r w:rsidRPr="00C87948">
        <w:rPr>
          <w:sz w:val="24"/>
        </w:rPr>
        <w:t>Proceedings of the</w:t>
      </w:r>
      <w:r w:rsidRPr="00DA3F1F">
        <w:rPr>
          <w:sz w:val="24"/>
        </w:rPr>
        <w:t xml:space="preserve"> Joint Meeting of the </w:t>
      </w:r>
      <w:r>
        <w:rPr>
          <w:sz w:val="24"/>
        </w:rPr>
        <w:t>14</w:t>
      </w:r>
      <w:r w:rsidRPr="00DA3F1F">
        <w:rPr>
          <w:sz w:val="24"/>
        </w:rPr>
        <w:t>th</w:t>
      </w:r>
      <w:r>
        <w:rPr>
          <w:sz w:val="24"/>
        </w:rPr>
        <w:t xml:space="preserve"> </w:t>
      </w:r>
      <w:r w:rsidRPr="00DA3F1F">
        <w:rPr>
          <w:sz w:val="24"/>
        </w:rPr>
        <w:t xml:space="preserve">European Software Engineering Conference and the </w:t>
      </w:r>
      <w:r>
        <w:rPr>
          <w:sz w:val="24"/>
        </w:rPr>
        <w:t>21</w:t>
      </w:r>
      <w:r w:rsidRPr="00DA3F1F">
        <w:rPr>
          <w:sz w:val="24"/>
        </w:rPr>
        <w:t>st</w:t>
      </w:r>
      <w:r>
        <w:rPr>
          <w:sz w:val="24"/>
        </w:rPr>
        <w:t xml:space="preserve"> </w:t>
      </w:r>
      <w:r w:rsidRPr="00DA3F1F">
        <w:rPr>
          <w:sz w:val="24"/>
        </w:rPr>
        <w:t>ACM SIGSOFT Symposium on the Foundations of Software Engineering</w:t>
      </w:r>
      <w:r>
        <w:rPr>
          <w:sz w:val="24"/>
        </w:rPr>
        <w:t xml:space="preserve"> (</w:t>
      </w:r>
      <w:r w:rsidRPr="00B52BAA">
        <w:rPr>
          <w:sz w:val="24"/>
        </w:rPr>
        <w:t>ESEC/FSE</w:t>
      </w:r>
      <w:r>
        <w:rPr>
          <w:sz w:val="24"/>
        </w:rPr>
        <w:t xml:space="preserve"> 2013),</w:t>
      </w:r>
      <w:r w:rsidRPr="00DA3F1F">
        <w:rPr>
          <w:sz w:val="24"/>
        </w:rPr>
        <w:t xml:space="preserve"> ACM, 2013</w:t>
      </w:r>
      <w:r>
        <w:rPr>
          <w:sz w:val="24"/>
        </w:rPr>
        <w:t>, pp. 114-124</w:t>
      </w:r>
      <w:r w:rsidRPr="00DA3F1F">
        <w:rPr>
          <w:sz w:val="24"/>
        </w:rPr>
        <w:t>.</w:t>
      </w:r>
    </w:p>
    <w:p w14:paraId="37F090AE" w14:textId="77777777" w:rsidR="007D3BCA" w:rsidRPr="007F29DE" w:rsidRDefault="007D3BCA" w:rsidP="00DA3F1F">
      <w:pPr>
        <w:pStyle w:val="af9"/>
        <w:jc w:val="both"/>
        <w:rPr>
          <w:rStyle w:val="aff9"/>
          <w:sz w:val="24"/>
          <w:vertAlign w:val="baseline"/>
        </w:rPr>
      </w:pPr>
    </w:p>
  </w:endnote>
  <w:endnote w:id="23">
    <w:p w14:paraId="22EB2B12" w14:textId="77777777" w:rsidR="007D3BCA" w:rsidRDefault="007D3BCA" w:rsidP="007F29DE">
      <w:pPr>
        <w:pStyle w:val="af9"/>
        <w:jc w:val="both"/>
        <w:rPr>
          <w:sz w:val="24"/>
        </w:rPr>
      </w:pPr>
      <w:r>
        <w:rPr>
          <w:sz w:val="24"/>
        </w:rPr>
        <w:t>[</w:t>
      </w:r>
      <w:r w:rsidRPr="007F29DE">
        <w:rPr>
          <w:rStyle w:val="aff9"/>
          <w:sz w:val="24"/>
          <w:vertAlign w:val="baseline"/>
        </w:rPr>
        <w:endnoteRef/>
      </w:r>
      <w:r>
        <w:rPr>
          <w:sz w:val="24"/>
        </w:rPr>
        <w:t>]</w:t>
      </w:r>
      <w:r w:rsidRPr="007F29DE">
        <w:rPr>
          <w:rStyle w:val="aff9"/>
          <w:sz w:val="24"/>
          <w:vertAlign w:val="baseline"/>
        </w:rPr>
        <w:t xml:space="preserve"> </w:t>
      </w:r>
      <w:r w:rsidRPr="007F29DE">
        <w:rPr>
          <w:sz w:val="24"/>
        </w:rPr>
        <w:t>L</w:t>
      </w:r>
      <w:r>
        <w:rPr>
          <w:sz w:val="24"/>
        </w:rPr>
        <w:t>.</w:t>
      </w:r>
      <w:r w:rsidRPr="007F29DE">
        <w:rPr>
          <w:sz w:val="24"/>
        </w:rPr>
        <w:t xml:space="preserve"> Cordeiro, B</w:t>
      </w:r>
      <w:r>
        <w:rPr>
          <w:sz w:val="24"/>
        </w:rPr>
        <w:t>.</w:t>
      </w:r>
      <w:r w:rsidRPr="007F29DE">
        <w:rPr>
          <w:sz w:val="24"/>
        </w:rPr>
        <w:t xml:space="preserve"> Fischer, J</w:t>
      </w:r>
      <w:r>
        <w:rPr>
          <w:sz w:val="24"/>
        </w:rPr>
        <w:t>.</w:t>
      </w:r>
      <w:r w:rsidRPr="007F29DE">
        <w:rPr>
          <w:sz w:val="24"/>
        </w:rPr>
        <w:t xml:space="preserve"> Marquessilva. SMT-Based Bounded Model Checking for Embedded ANSI-C Software[J]. </w:t>
      </w:r>
      <w:r w:rsidRPr="00644460">
        <w:rPr>
          <w:sz w:val="24"/>
        </w:rPr>
        <w:t>IEEE Transactions on Software Engineering</w:t>
      </w:r>
      <w:r>
        <w:rPr>
          <w:sz w:val="24"/>
        </w:rPr>
        <w:t>,</w:t>
      </w:r>
      <w:r w:rsidRPr="00644460">
        <w:rPr>
          <w:sz w:val="24"/>
        </w:rPr>
        <w:t xml:space="preserve"> </w:t>
      </w:r>
      <w:r w:rsidRPr="007F29DE">
        <w:rPr>
          <w:sz w:val="24"/>
        </w:rPr>
        <w:t>20</w:t>
      </w:r>
      <w:r>
        <w:rPr>
          <w:sz w:val="24"/>
        </w:rPr>
        <w:t>12</w:t>
      </w:r>
      <w:r w:rsidRPr="007F29DE">
        <w:rPr>
          <w:sz w:val="24"/>
        </w:rPr>
        <w:t>, 38(4):</w:t>
      </w:r>
      <w:r>
        <w:rPr>
          <w:sz w:val="24"/>
        </w:rPr>
        <w:t xml:space="preserve"> </w:t>
      </w:r>
      <w:r w:rsidRPr="00644460">
        <w:rPr>
          <w:sz w:val="24"/>
        </w:rPr>
        <w:t>957-974</w:t>
      </w:r>
      <w:r w:rsidRPr="007F29DE">
        <w:rPr>
          <w:sz w:val="24"/>
        </w:rPr>
        <w:t>.</w:t>
      </w:r>
    </w:p>
    <w:p w14:paraId="32E00C6F" w14:textId="77777777" w:rsidR="007D3BCA" w:rsidRPr="007F29DE" w:rsidRDefault="007D3BCA" w:rsidP="007F29DE">
      <w:pPr>
        <w:pStyle w:val="af9"/>
        <w:jc w:val="both"/>
        <w:rPr>
          <w:rStyle w:val="aff9"/>
          <w:sz w:val="24"/>
          <w:vertAlign w:val="baseline"/>
        </w:rPr>
      </w:pPr>
    </w:p>
  </w:endnote>
  <w:endnote w:id="24">
    <w:p w14:paraId="5849CF52" w14:textId="77777777" w:rsidR="007D3BCA" w:rsidRDefault="007D3BCA"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FC24B8">
        <w:rPr>
          <w:sz w:val="24"/>
        </w:rPr>
        <w:t>A</w:t>
      </w:r>
      <w:r>
        <w:rPr>
          <w:sz w:val="24"/>
        </w:rPr>
        <w:t>.</w:t>
      </w:r>
      <w:r w:rsidRPr="00FC24B8">
        <w:rPr>
          <w:sz w:val="24"/>
        </w:rPr>
        <w:t xml:space="preserve"> Kiezun, V</w:t>
      </w:r>
      <w:r>
        <w:rPr>
          <w:sz w:val="24"/>
        </w:rPr>
        <w:t>.</w:t>
      </w:r>
      <w:r w:rsidRPr="00FC24B8">
        <w:rPr>
          <w:sz w:val="24"/>
        </w:rPr>
        <w:t xml:space="preserve"> Ganesh, P</w:t>
      </w:r>
      <w:r>
        <w:rPr>
          <w:sz w:val="24"/>
        </w:rPr>
        <w:t>.</w:t>
      </w:r>
      <w:r w:rsidRPr="00FC24B8">
        <w:rPr>
          <w:sz w:val="24"/>
        </w:rPr>
        <w:t>J</w:t>
      </w:r>
      <w:r>
        <w:rPr>
          <w:sz w:val="24"/>
        </w:rPr>
        <w:t>.</w:t>
      </w:r>
      <w:r w:rsidRPr="00FC24B8">
        <w:rPr>
          <w:sz w:val="24"/>
        </w:rPr>
        <w:t xml:space="preserve"> Guo, et al. HAMPI:</w:t>
      </w:r>
      <w:r>
        <w:rPr>
          <w:sz w:val="24"/>
        </w:rPr>
        <w:t xml:space="preserve"> A</w:t>
      </w:r>
      <w:r w:rsidRPr="00FC24B8">
        <w:rPr>
          <w:sz w:val="24"/>
        </w:rPr>
        <w:t xml:space="preserve"> </w:t>
      </w:r>
      <w:r>
        <w:rPr>
          <w:sz w:val="24"/>
        </w:rPr>
        <w:t>S</w:t>
      </w:r>
      <w:r w:rsidRPr="00FC24B8">
        <w:rPr>
          <w:sz w:val="24"/>
        </w:rPr>
        <w:t xml:space="preserve">olver for </w:t>
      </w:r>
      <w:r>
        <w:rPr>
          <w:sz w:val="24"/>
        </w:rPr>
        <w:t>S</w:t>
      </w:r>
      <w:r w:rsidRPr="00FC24B8">
        <w:rPr>
          <w:sz w:val="24"/>
        </w:rPr>
        <w:t xml:space="preserve">tring </w:t>
      </w:r>
      <w:r>
        <w:rPr>
          <w:sz w:val="24"/>
        </w:rPr>
        <w:t>C</w:t>
      </w:r>
      <w:r w:rsidRPr="00FC24B8">
        <w:rPr>
          <w:sz w:val="24"/>
        </w:rPr>
        <w:t>onstraints[C]</w:t>
      </w:r>
      <w:r>
        <w:rPr>
          <w:sz w:val="24"/>
        </w:rPr>
        <w:t xml:space="preserve">. </w:t>
      </w:r>
      <w:r w:rsidRPr="00C87948">
        <w:rPr>
          <w:sz w:val="24"/>
        </w:rPr>
        <w:t>Proceedings of the</w:t>
      </w:r>
      <w:r w:rsidRPr="00FC24B8">
        <w:rPr>
          <w:sz w:val="24"/>
        </w:rPr>
        <w:t xml:space="preserve"> </w:t>
      </w:r>
      <w:r>
        <w:rPr>
          <w:sz w:val="24"/>
        </w:rPr>
        <w:t>18</w:t>
      </w:r>
      <w:r w:rsidRPr="00FC24B8">
        <w:rPr>
          <w:sz w:val="24"/>
        </w:rPr>
        <w:t>th International Symposium on Software Testing and Analysis</w:t>
      </w:r>
      <w:r>
        <w:rPr>
          <w:sz w:val="24"/>
        </w:rPr>
        <w:t xml:space="preserve"> (ISSTA 2009),</w:t>
      </w:r>
      <w:r w:rsidRPr="00FC24B8">
        <w:rPr>
          <w:sz w:val="24"/>
        </w:rPr>
        <w:t xml:space="preserve"> ACM, 2009</w:t>
      </w:r>
      <w:r>
        <w:rPr>
          <w:sz w:val="24"/>
        </w:rPr>
        <w:t xml:space="preserve">, pp. </w:t>
      </w:r>
      <w:r w:rsidRPr="00FC24B8">
        <w:rPr>
          <w:sz w:val="24"/>
        </w:rPr>
        <w:t>105-116.</w:t>
      </w:r>
    </w:p>
    <w:p w14:paraId="22A36431" w14:textId="77777777" w:rsidR="007D3BCA" w:rsidRPr="00FC24B8" w:rsidRDefault="007D3BCA" w:rsidP="00FC24B8">
      <w:pPr>
        <w:pStyle w:val="af9"/>
        <w:jc w:val="both"/>
        <w:rPr>
          <w:rStyle w:val="aff9"/>
          <w:sz w:val="24"/>
          <w:vertAlign w:val="baseline"/>
        </w:rPr>
      </w:pPr>
    </w:p>
  </w:endnote>
  <w:endnote w:id="25">
    <w:p w14:paraId="714778C0" w14:textId="77777777" w:rsidR="007D3BCA" w:rsidRDefault="007D3BCA" w:rsidP="00FC24B8">
      <w:pPr>
        <w:pStyle w:val="af9"/>
        <w:jc w:val="both"/>
        <w:rPr>
          <w:sz w:val="24"/>
        </w:rPr>
      </w:pPr>
      <w:r>
        <w:rPr>
          <w:sz w:val="24"/>
        </w:rPr>
        <w:t>[</w:t>
      </w:r>
      <w:r w:rsidRPr="00FC24B8">
        <w:rPr>
          <w:rStyle w:val="aff9"/>
          <w:sz w:val="24"/>
          <w:vertAlign w:val="baseline"/>
        </w:rPr>
        <w:endnoteRef/>
      </w:r>
      <w:r>
        <w:rPr>
          <w:sz w:val="24"/>
        </w:rPr>
        <w:t>]</w:t>
      </w:r>
      <w:r w:rsidRPr="00FC24B8">
        <w:rPr>
          <w:rStyle w:val="aff9"/>
          <w:sz w:val="24"/>
          <w:vertAlign w:val="baseline"/>
        </w:rPr>
        <w:t xml:space="preserve"> </w:t>
      </w:r>
      <w:r w:rsidRPr="00BB4C8D">
        <w:rPr>
          <w:sz w:val="24"/>
        </w:rPr>
        <w:t>P</w:t>
      </w:r>
      <w:r>
        <w:rPr>
          <w:sz w:val="24"/>
        </w:rPr>
        <w:t>.</w:t>
      </w:r>
      <w:r w:rsidRPr="00BB4C8D">
        <w:rPr>
          <w:sz w:val="24"/>
        </w:rPr>
        <w:t xml:space="preserve"> Bisht, T</w:t>
      </w:r>
      <w:r>
        <w:rPr>
          <w:sz w:val="24"/>
        </w:rPr>
        <w:t>.</w:t>
      </w:r>
      <w:r w:rsidRPr="00BB4C8D">
        <w:rPr>
          <w:sz w:val="24"/>
        </w:rPr>
        <w:t xml:space="preserve"> Hinrichs, N</w:t>
      </w:r>
      <w:r>
        <w:rPr>
          <w:sz w:val="24"/>
        </w:rPr>
        <w:t>.</w:t>
      </w:r>
      <w:r w:rsidRPr="00BB4C8D">
        <w:rPr>
          <w:sz w:val="24"/>
        </w:rPr>
        <w:t xml:space="preserve"> Skrupsky, et al. NoTamper: </w:t>
      </w:r>
      <w:r>
        <w:rPr>
          <w:sz w:val="24"/>
        </w:rPr>
        <w:t>A</w:t>
      </w:r>
      <w:r w:rsidRPr="00BB4C8D">
        <w:rPr>
          <w:sz w:val="24"/>
        </w:rPr>
        <w:t xml:space="preserve">utomatic </w:t>
      </w:r>
      <w:r>
        <w:rPr>
          <w:sz w:val="24"/>
        </w:rPr>
        <w:t>B</w:t>
      </w:r>
      <w:r w:rsidRPr="00BB4C8D">
        <w:rPr>
          <w:sz w:val="24"/>
        </w:rPr>
        <w:t xml:space="preserve">lackbox </w:t>
      </w:r>
      <w:r>
        <w:rPr>
          <w:sz w:val="24"/>
        </w:rPr>
        <w:t>D</w:t>
      </w:r>
      <w:r w:rsidRPr="00BB4C8D">
        <w:rPr>
          <w:sz w:val="24"/>
        </w:rPr>
        <w:t xml:space="preserve">etection of </w:t>
      </w:r>
      <w:r>
        <w:rPr>
          <w:sz w:val="24"/>
        </w:rPr>
        <w:t>P</w:t>
      </w:r>
      <w:r w:rsidRPr="00BB4C8D">
        <w:rPr>
          <w:sz w:val="24"/>
        </w:rPr>
        <w:t xml:space="preserve">arameter </w:t>
      </w:r>
      <w:r>
        <w:rPr>
          <w:sz w:val="24"/>
        </w:rPr>
        <w:t>T</w:t>
      </w:r>
      <w:r w:rsidRPr="00BB4C8D">
        <w:rPr>
          <w:sz w:val="24"/>
        </w:rPr>
        <w:t xml:space="preserve">ampering </w:t>
      </w:r>
      <w:r>
        <w:rPr>
          <w:sz w:val="24"/>
        </w:rPr>
        <w:t>O</w:t>
      </w:r>
      <w:r w:rsidRPr="00BB4C8D">
        <w:rPr>
          <w:sz w:val="24"/>
        </w:rPr>
        <w:t xml:space="preserve">pportunities in </w:t>
      </w:r>
      <w:r>
        <w:rPr>
          <w:sz w:val="24"/>
        </w:rPr>
        <w:t>W</w:t>
      </w:r>
      <w:r w:rsidRPr="00BB4C8D">
        <w:rPr>
          <w:sz w:val="24"/>
        </w:rPr>
        <w:t xml:space="preserve">eb </w:t>
      </w:r>
      <w:r>
        <w:rPr>
          <w:sz w:val="24"/>
        </w:rPr>
        <w:t>A</w:t>
      </w:r>
      <w:r w:rsidRPr="00BB4C8D">
        <w:rPr>
          <w:sz w:val="24"/>
        </w:rPr>
        <w:t>pplications[C]</w:t>
      </w:r>
      <w:r>
        <w:rPr>
          <w:sz w:val="24"/>
        </w:rPr>
        <w:t>.</w:t>
      </w:r>
      <w:r w:rsidRPr="00BB4C8D">
        <w:rPr>
          <w:sz w:val="24"/>
        </w:rPr>
        <w:t xml:space="preserve"> Proceedings of the 17th ACM Conference on Computer and Communications Security</w:t>
      </w:r>
      <w:r>
        <w:rPr>
          <w:sz w:val="24"/>
        </w:rPr>
        <w:t xml:space="preserve"> (CCS 2010),</w:t>
      </w:r>
      <w:r w:rsidRPr="00BB4C8D">
        <w:rPr>
          <w:sz w:val="24"/>
        </w:rPr>
        <w:t xml:space="preserve"> ACM, 2010</w:t>
      </w:r>
      <w:r>
        <w:rPr>
          <w:sz w:val="24"/>
        </w:rPr>
        <w:t xml:space="preserve">, PP. </w:t>
      </w:r>
      <w:r w:rsidRPr="00BB4C8D">
        <w:rPr>
          <w:sz w:val="24"/>
        </w:rPr>
        <w:t>607-618.</w:t>
      </w:r>
    </w:p>
    <w:p w14:paraId="5DF04C7E" w14:textId="77777777" w:rsidR="007D3BCA" w:rsidRPr="00FC24B8" w:rsidRDefault="007D3BCA" w:rsidP="00FC24B8">
      <w:pPr>
        <w:pStyle w:val="af9"/>
        <w:jc w:val="both"/>
        <w:rPr>
          <w:rStyle w:val="aff9"/>
          <w:sz w:val="24"/>
          <w:vertAlign w:val="baseline"/>
        </w:rPr>
      </w:pPr>
    </w:p>
  </w:endnote>
  <w:endnote w:id="26">
    <w:p w14:paraId="66B36998" w14:textId="77777777" w:rsidR="007D3BCA" w:rsidRPr="00771CD1" w:rsidRDefault="007D3BCA" w:rsidP="00771CD1">
      <w:pPr>
        <w:pStyle w:val="af9"/>
        <w:jc w:val="both"/>
        <w:rPr>
          <w:rStyle w:val="aff9"/>
          <w:sz w:val="24"/>
          <w:vertAlign w:val="baseline"/>
        </w:rPr>
      </w:pPr>
      <w:r>
        <w:rPr>
          <w:rFonts w:hint="eastAsia"/>
          <w:sz w:val="24"/>
        </w:rPr>
        <w:t>[</w:t>
      </w:r>
      <w:r w:rsidRPr="00771CD1">
        <w:rPr>
          <w:rStyle w:val="aff9"/>
          <w:sz w:val="24"/>
          <w:vertAlign w:val="baseline"/>
        </w:rPr>
        <w:endnoteRef/>
      </w:r>
      <w:r>
        <w:rPr>
          <w:sz w:val="24"/>
        </w:rPr>
        <w:t>]</w:t>
      </w:r>
      <w:r w:rsidRPr="00771CD1">
        <w:rPr>
          <w:rStyle w:val="aff9"/>
          <w:sz w:val="24"/>
          <w:vertAlign w:val="baseline"/>
        </w:rPr>
        <w:t xml:space="preserve"> </w:t>
      </w:r>
      <w:r w:rsidRPr="00973F2F">
        <w:rPr>
          <w:sz w:val="24"/>
        </w:rPr>
        <w:t>W</w:t>
      </w:r>
      <w:r>
        <w:rPr>
          <w:sz w:val="24"/>
        </w:rPr>
        <w:t>.</w:t>
      </w:r>
      <w:r w:rsidRPr="00973F2F">
        <w:rPr>
          <w:sz w:val="24"/>
        </w:rPr>
        <w:t>T</w:t>
      </w:r>
      <w:r>
        <w:rPr>
          <w:sz w:val="24"/>
        </w:rPr>
        <w:t>.</w:t>
      </w:r>
      <w:r w:rsidRPr="00973F2F">
        <w:rPr>
          <w:sz w:val="24"/>
        </w:rPr>
        <w:t xml:space="preserve"> Tsai, R</w:t>
      </w:r>
      <w:r>
        <w:rPr>
          <w:sz w:val="24"/>
        </w:rPr>
        <w:t>.</w:t>
      </w:r>
      <w:r w:rsidRPr="00973F2F">
        <w:rPr>
          <w:sz w:val="24"/>
        </w:rPr>
        <w:t xml:space="preserve"> Paul, Y</w:t>
      </w:r>
      <w:r>
        <w:rPr>
          <w:sz w:val="24"/>
        </w:rPr>
        <w:t>.</w:t>
      </w:r>
      <w:r w:rsidRPr="00973F2F">
        <w:rPr>
          <w:sz w:val="24"/>
        </w:rPr>
        <w:t xml:space="preserve"> Wang, et al. Extending WSDL to </w:t>
      </w:r>
      <w:r>
        <w:rPr>
          <w:sz w:val="24"/>
        </w:rPr>
        <w:t>F</w:t>
      </w:r>
      <w:r w:rsidRPr="00973F2F">
        <w:rPr>
          <w:sz w:val="24"/>
        </w:rPr>
        <w:t xml:space="preserve">acilitate Web </w:t>
      </w:r>
      <w:r>
        <w:rPr>
          <w:sz w:val="24"/>
        </w:rPr>
        <w:t>S</w:t>
      </w:r>
      <w:r w:rsidRPr="00973F2F">
        <w:rPr>
          <w:sz w:val="24"/>
        </w:rPr>
        <w:t xml:space="preserve">ervices </w:t>
      </w:r>
      <w:r>
        <w:rPr>
          <w:sz w:val="24"/>
        </w:rPr>
        <w:t>T</w:t>
      </w:r>
      <w:r w:rsidRPr="00973F2F">
        <w:rPr>
          <w:sz w:val="24"/>
        </w:rPr>
        <w:t>esting[</w:t>
      </w:r>
      <w:r>
        <w:rPr>
          <w:sz w:val="24"/>
        </w:rPr>
        <w:t>C</w:t>
      </w:r>
      <w:r w:rsidRPr="00973F2F">
        <w:rPr>
          <w:sz w:val="24"/>
        </w:rPr>
        <w:t xml:space="preserve">]. </w:t>
      </w:r>
      <w:r w:rsidRPr="00BB4C8D">
        <w:rPr>
          <w:sz w:val="24"/>
        </w:rPr>
        <w:t>Proceedings of the</w:t>
      </w:r>
      <w:r w:rsidRPr="00F720EC">
        <w:rPr>
          <w:sz w:val="24"/>
        </w:rPr>
        <w:t xml:space="preserve"> 7th IEEE International Symposium on High-Assurance Systems Engineering (HASE 2002)</w:t>
      </w:r>
      <w:r w:rsidRPr="00973F2F">
        <w:rPr>
          <w:sz w:val="24"/>
        </w:rPr>
        <w:t xml:space="preserve">, </w:t>
      </w:r>
      <w:r w:rsidRPr="00F720EC">
        <w:rPr>
          <w:sz w:val="24"/>
        </w:rPr>
        <w:t>IEEE Computer Society</w:t>
      </w:r>
      <w:r>
        <w:rPr>
          <w:sz w:val="24"/>
        </w:rPr>
        <w:t xml:space="preserve">, </w:t>
      </w:r>
      <w:r w:rsidRPr="00973F2F">
        <w:rPr>
          <w:sz w:val="24"/>
        </w:rPr>
        <w:t>2002</w:t>
      </w:r>
      <w:r>
        <w:rPr>
          <w:sz w:val="24"/>
        </w:rPr>
        <w:t xml:space="preserve">, pp. </w:t>
      </w:r>
      <w:r w:rsidRPr="00973F2F">
        <w:rPr>
          <w:sz w:val="24"/>
        </w:rPr>
        <w:t>171-172.</w:t>
      </w:r>
    </w:p>
  </w:endnote>
  <w:endnote w:id="27">
    <w:p w14:paraId="0BE6D4AC" w14:textId="77777777" w:rsidR="007D3BCA" w:rsidRDefault="007D3BCA" w:rsidP="00745781">
      <w:pPr>
        <w:pStyle w:val="af9"/>
        <w:jc w:val="both"/>
        <w:rPr>
          <w:sz w:val="24"/>
        </w:rPr>
      </w:pPr>
      <w:r>
        <w:rPr>
          <w:sz w:val="24"/>
        </w:rPr>
        <w:t>[</w:t>
      </w:r>
      <w:r w:rsidRPr="00BE513B">
        <w:rPr>
          <w:rStyle w:val="aff9"/>
          <w:sz w:val="24"/>
          <w:vertAlign w:val="baseline"/>
        </w:rPr>
        <w:endnoteRef/>
      </w:r>
      <w:r>
        <w:rPr>
          <w:sz w:val="24"/>
        </w:rPr>
        <w:t>]</w:t>
      </w:r>
      <w:r w:rsidRPr="00BE513B">
        <w:rPr>
          <w:rStyle w:val="aff9"/>
          <w:sz w:val="24"/>
          <w:vertAlign w:val="baseline"/>
        </w:rPr>
        <w:t xml:space="preserve"> </w:t>
      </w:r>
      <w:r w:rsidRPr="00BE513B">
        <w:rPr>
          <w:sz w:val="24"/>
        </w:rPr>
        <w:t>Q</w:t>
      </w:r>
      <w:r>
        <w:rPr>
          <w:sz w:val="24"/>
        </w:rPr>
        <w:t>.</w:t>
      </w:r>
      <w:r w:rsidRPr="00BE513B">
        <w:rPr>
          <w:sz w:val="24"/>
        </w:rPr>
        <w:t>Z</w:t>
      </w:r>
      <w:r>
        <w:rPr>
          <w:sz w:val="24"/>
        </w:rPr>
        <w:t>.</w:t>
      </w:r>
      <w:r w:rsidRPr="00BE513B">
        <w:rPr>
          <w:sz w:val="24"/>
        </w:rPr>
        <w:t xml:space="preserve"> Sheng, Z</w:t>
      </w:r>
      <w:r>
        <w:rPr>
          <w:sz w:val="24"/>
        </w:rPr>
        <w:t>.</w:t>
      </w:r>
      <w:r w:rsidRPr="00BE513B">
        <w:rPr>
          <w:sz w:val="24"/>
        </w:rPr>
        <w:t xml:space="preserve"> Maamar, L</w:t>
      </w:r>
      <w:r>
        <w:rPr>
          <w:sz w:val="24"/>
        </w:rPr>
        <w:t>.</w:t>
      </w:r>
      <w:r w:rsidRPr="00BE513B">
        <w:rPr>
          <w:sz w:val="24"/>
        </w:rPr>
        <w:t xml:space="preserve"> Yao, et al. Behavior modeling and automated verification of Web services[J]. Information Sciences, 2014, 258(3):</w:t>
      </w:r>
      <w:r>
        <w:rPr>
          <w:sz w:val="24"/>
        </w:rPr>
        <w:t xml:space="preserve"> </w:t>
      </w:r>
      <w:r w:rsidRPr="00BE513B">
        <w:rPr>
          <w:sz w:val="24"/>
        </w:rPr>
        <w:t>416-433.</w:t>
      </w:r>
    </w:p>
    <w:p w14:paraId="317985E7" w14:textId="77777777" w:rsidR="007D3BCA" w:rsidRPr="00BE513B" w:rsidRDefault="007D3BCA" w:rsidP="00745781">
      <w:pPr>
        <w:pStyle w:val="af9"/>
        <w:jc w:val="both"/>
        <w:rPr>
          <w:rStyle w:val="aff9"/>
          <w:sz w:val="24"/>
          <w:vertAlign w:val="baseline"/>
        </w:rPr>
      </w:pPr>
    </w:p>
  </w:endnote>
  <w:endnote w:id="28">
    <w:p w14:paraId="1E12CA55" w14:textId="77777777" w:rsidR="007D3BCA" w:rsidRDefault="007D3BCA" w:rsidP="00FD36C2">
      <w:pPr>
        <w:pStyle w:val="af9"/>
        <w:jc w:val="both"/>
        <w:rPr>
          <w:sz w:val="24"/>
        </w:rPr>
      </w:pPr>
      <w:r>
        <w:rPr>
          <w:rFonts w:hint="eastAsia"/>
          <w:sz w:val="24"/>
        </w:rPr>
        <w:t>[</w:t>
      </w:r>
      <w:r w:rsidRPr="00FD36C2">
        <w:rPr>
          <w:rStyle w:val="aff9"/>
          <w:sz w:val="24"/>
          <w:vertAlign w:val="baseline"/>
        </w:rPr>
        <w:endnoteRef/>
      </w:r>
      <w:r>
        <w:rPr>
          <w:sz w:val="24"/>
        </w:rPr>
        <w:t>]</w:t>
      </w:r>
      <w:r w:rsidRPr="00FD36C2">
        <w:rPr>
          <w:rStyle w:val="aff9"/>
          <w:sz w:val="24"/>
          <w:vertAlign w:val="baseline"/>
        </w:rPr>
        <w:t xml:space="preserve"> </w:t>
      </w:r>
      <w:r w:rsidRPr="00FD36C2">
        <w:rPr>
          <w:sz w:val="24"/>
        </w:rPr>
        <w:t>H</w:t>
      </w:r>
      <w:r>
        <w:rPr>
          <w:sz w:val="24"/>
        </w:rPr>
        <w:t>.</w:t>
      </w:r>
      <w:r w:rsidRPr="00FD36C2">
        <w:rPr>
          <w:sz w:val="24"/>
        </w:rPr>
        <w:t>M</w:t>
      </w:r>
      <w:r>
        <w:rPr>
          <w:sz w:val="24"/>
        </w:rPr>
        <w:t>.</w:t>
      </w:r>
      <w:r w:rsidRPr="00FD36C2">
        <w:rPr>
          <w:sz w:val="24"/>
        </w:rPr>
        <w:t xml:space="preserve"> Sneed, S</w:t>
      </w:r>
      <w:r>
        <w:rPr>
          <w:sz w:val="24"/>
        </w:rPr>
        <w:t>.</w:t>
      </w:r>
      <w:r w:rsidRPr="00FD36C2">
        <w:rPr>
          <w:sz w:val="24"/>
        </w:rPr>
        <w:t xml:space="preserve"> Huang. WSDLTest - A Tool for Testing Web Services[C]</w:t>
      </w:r>
      <w:r>
        <w:rPr>
          <w:sz w:val="24"/>
        </w:rPr>
        <w:t>.</w:t>
      </w:r>
      <w:r w:rsidRPr="00FD36C2">
        <w:rPr>
          <w:sz w:val="24"/>
        </w:rPr>
        <w:t xml:space="preserve"> </w:t>
      </w:r>
      <w:r w:rsidRPr="00761B0A">
        <w:rPr>
          <w:sz w:val="24"/>
        </w:rPr>
        <w:t>Proceedings of the</w:t>
      </w:r>
      <w:r w:rsidRPr="00FD36C2">
        <w:rPr>
          <w:sz w:val="24"/>
        </w:rPr>
        <w:t xml:space="preserve"> </w:t>
      </w:r>
      <w:r>
        <w:rPr>
          <w:sz w:val="24"/>
        </w:rPr>
        <w:t>8</w:t>
      </w:r>
      <w:r w:rsidRPr="00FD36C2">
        <w:rPr>
          <w:sz w:val="24"/>
        </w:rPr>
        <w:t>th</w:t>
      </w:r>
      <w:r>
        <w:rPr>
          <w:sz w:val="24"/>
        </w:rPr>
        <w:t xml:space="preserve"> </w:t>
      </w:r>
      <w:r w:rsidRPr="00FD36C2">
        <w:rPr>
          <w:sz w:val="24"/>
        </w:rPr>
        <w:t>IEEE International Workshop on Web Site Evolution (WSE 2006). IEEE Computer Society, 2006</w:t>
      </w:r>
      <w:r>
        <w:rPr>
          <w:sz w:val="24"/>
        </w:rPr>
        <w:t xml:space="preserve">, pp. </w:t>
      </w:r>
      <w:r w:rsidRPr="00FD36C2">
        <w:rPr>
          <w:sz w:val="24"/>
        </w:rPr>
        <w:t>14-21.</w:t>
      </w:r>
    </w:p>
    <w:p w14:paraId="51E8E96F" w14:textId="77777777" w:rsidR="007D3BCA" w:rsidRPr="00FD36C2" w:rsidRDefault="007D3BCA" w:rsidP="00FD36C2">
      <w:pPr>
        <w:pStyle w:val="af9"/>
        <w:jc w:val="both"/>
        <w:rPr>
          <w:rStyle w:val="aff9"/>
          <w:sz w:val="24"/>
          <w:vertAlign w:val="baseline"/>
        </w:rPr>
      </w:pPr>
    </w:p>
  </w:endnote>
  <w:endnote w:id="29">
    <w:p w14:paraId="6F5016E5" w14:textId="77777777" w:rsidR="007D3BCA" w:rsidRPr="00A019B3" w:rsidRDefault="007D3BCA" w:rsidP="00A019B3">
      <w:pPr>
        <w:pStyle w:val="af9"/>
        <w:jc w:val="both"/>
        <w:rPr>
          <w:rStyle w:val="aff9"/>
          <w:sz w:val="24"/>
          <w:vertAlign w:val="baseline"/>
        </w:rPr>
      </w:pPr>
      <w:r>
        <w:rPr>
          <w:sz w:val="24"/>
        </w:rPr>
        <w:t>[</w:t>
      </w:r>
      <w:r w:rsidRPr="00A019B3">
        <w:rPr>
          <w:rStyle w:val="aff9"/>
          <w:sz w:val="24"/>
          <w:vertAlign w:val="baseline"/>
        </w:rPr>
        <w:endnoteRef/>
      </w:r>
      <w:r>
        <w:rPr>
          <w:sz w:val="24"/>
        </w:rPr>
        <w:t>]</w:t>
      </w:r>
      <w:r w:rsidRPr="00A019B3">
        <w:rPr>
          <w:rStyle w:val="aff9"/>
          <w:sz w:val="24"/>
          <w:vertAlign w:val="baseline"/>
        </w:rPr>
        <w:t xml:space="preserve"> </w:t>
      </w:r>
      <w:r w:rsidRPr="00A019B3">
        <w:rPr>
          <w:sz w:val="24"/>
        </w:rPr>
        <w:t>A</w:t>
      </w:r>
      <w:r>
        <w:rPr>
          <w:sz w:val="24"/>
        </w:rPr>
        <w:t>.</w:t>
      </w:r>
      <w:r w:rsidRPr="00A019B3">
        <w:rPr>
          <w:sz w:val="24"/>
        </w:rPr>
        <w:t xml:space="preserve"> Bertolino, A</w:t>
      </w:r>
      <w:r>
        <w:rPr>
          <w:sz w:val="24"/>
        </w:rPr>
        <w:t>.</w:t>
      </w:r>
      <w:r w:rsidRPr="00A019B3">
        <w:rPr>
          <w:sz w:val="24"/>
        </w:rPr>
        <w:t xml:space="preserve"> Polini. The Audition Framework for TestingWeb Services Interoperability[C]</w:t>
      </w:r>
      <w:r>
        <w:rPr>
          <w:sz w:val="24"/>
        </w:rPr>
        <w:t>.</w:t>
      </w:r>
      <w:r w:rsidRPr="00A019B3">
        <w:rPr>
          <w:sz w:val="24"/>
        </w:rPr>
        <w:t xml:space="preserve"> </w:t>
      </w:r>
      <w:r w:rsidRPr="00761B0A">
        <w:rPr>
          <w:sz w:val="24"/>
        </w:rPr>
        <w:t>Proceedings of the</w:t>
      </w:r>
      <w:r w:rsidRPr="00D43482">
        <w:rPr>
          <w:sz w:val="24"/>
        </w:rPr>
        <w:t xml:space="preserve"> 31st EUROMICRO Conference on Software Engineering and Advanced Applications (EUROMICRO-SEAA 2005)</w:t>
      </w:r>
      <w:r w:rsidRPr="00A019B3">
        <w:rPr>
          <w:sz w:val="24"/>
        </w:rPr>
        <w:t>. IEEE Computer Society, 2005</w:t>
      </w:r>
      <w:r>
        <w:rPr>
          <w:sz w:val="24"/>
        </w:rPr>
        <w:t xml:space="preserve">, pp. </w:t>
      </w:r>
      <w:r w:rsidRPr="00A019B3">
        <w:rPr>
          <w:sz w:val="24"/>
        </w:rPr>
        <w:t>134-142.</w:t>
      </w:r>
    </w:p>
    <w:p w14:paraId="6E8B4BA5" w14:textId="77777777" w:rsidR="007D3BCA" w:rsidRDefault="007D3BCA">
      <w:pPr>
        <w:pStyle w:val="af9"/>
      </w:pPr>
    </w:p>
  </w:endnote>
  <w:endnote w:id="30">
    <w:p w14:paraId="70E1EDE7" w14:textId="77777777" w:rsidR="007D3BCA" w:rsidRDefault="007D3BCA" w:rsidP="00E6225C">
      <w:pPr>
        <w:pStyle w:val="af9"/>
        <w:jc w:val="both"/>
        <w:rPr>
          <w:rStyle w:val="aff9"/>
          <w:sz w:val="24"/>
          <w:vertAlign w:val="baseline"/>
        </w:rPr>
      </w:pPr>
      <w:r>
        <w:rPr>
          <w:sz w:val="24"/>
        </w:rPr>
        <w:t>[</w:t>
      </w:r>
      <w:r w:rsidRPr="00E6225C">
        <w:rPr>
          <w:rStyle w:val="aff9"/>
          <w:sz w:val="24"/>
          <w:vertAlign w:val="baseline"/>
        </w:rPr>
        <w:endnoteRef/>
      </w:r>
      <w:r>
        <w:rPr>
          <w:sz w:val="24"/>
        </w:rPr>
        <w:t>]</w:t>
      </w:r>
      <w:r w:rsidRPr="00E6225C">
        <w:rPr>
          <w:rStyle w:val="aff9"/>
          <w:sz w:val="24"/>
          <w:vertAlign w:val="baseline"/>
        </w:rPr>
        <w:t xml:space="preserve"> </w:t>
      </w:r>
      <w:r w:rsidRPr="00E6225C">
        <w:rPr>
          <w:sz w:val="24"/>
        </w:rPr>
        <w:t>R</w:t>
      </w:r>
      <w:r>
        <w:rPr>
          <w:sz w:val="24"/>
        </w:rPr>
        <w:t>.</w:t>
      </w:r>
      <w:r w:rsidRPr="00E6225C">
        <w:rPr>
          <w:sz w:val="24"/>
        </w:rPr>
        <w:t xml:space="preserve"> Heckel, L</w:t>
      </w:r>
      <w:r>
        <w:rPr>
          <w:sz w:val="24"/>
        </w:rPr>
        <w:t>.</w:t>
      </w:r>
      <w:r w:rsidRPr="00E6225C">
        <w:rPr>
          <w:sz w:val="24"/>
        </w:rPr>
        <w:t xml:space="preserve"> Mariani. Automatic Conformance Testing of Web Services[C]</w:t>
      </w:r>
      <w:r>
        <w:rPr>
          <w:sz w:val="24"/>
        </w:rPr>
        <w:t>.</w:t>
      </w:r>
      <w:r w:rsidRPr="00E6225C">
        <w:rPr>
          <w:sz w:val="24"/>
        </w:rPr>
        <w:t xml:space="preserve"> </w:t>
      </w:r>
      <w:r w:rsidRPr="00761B0A">
        <w:rPr>
          <w:sz w:val="24"/>
        </w:rPr>
        <w:t>Proceedings of the</w:t>
      </w:r>
      <w:r w:rsidRPr="00E6225C">
        <w:rPr>
          <w:sz w:val="24"/>
        </w:rPr>
        <w:t xml:space="preserve"> </w:t>
      </w:r>
      <w:r w:rsidRPr="005E33A4">
        <w:rPr>
          <w:sz w:val="24"/>
        </w:rPr>
        <w:t>8th International Conference</w:t>
      </w:r>
      <w:r>
        <w:rPr>
          <w:sz w:val="24"/>
        </w:rPr>
        <w:t xml:space="preserve"> on </w:t>
      </w:r>
      <w:r w:rsidRPr="005E33A4">
        <w:rPr>
          <w:sz w:val="24"/>
        </w:rPr>
        <w:t>Fundamental Approaches to Software Engineering</w:t>
      </w:r>
      <w:r>
        <w:rPr>
          <w:sz w:val="24"/>
        </w:rPr>
        <w:t xml:space="preserve"> (</w:t>
      </w:r>
      <w:r w:rsidRPr="005E33A4">
        <w:rPr>
          <w:sz w:val="24"/>
        </w:rPr>
        <w:t>FASE 2005</w:t>
      </w:r>
      <w:r>
        <w:rPr>
          <w:sz w:val="24"/>
        </w:rPr>
        <w:t>)</w:t>
      </w:r>
      <w:r w:rsidRPr="00E6225C">
        <w:rPr>
          <w:sz w:val="24"/>
        </w:rPr>
        <w:t>, Springer-Verlag, 2005</w:t>
      </w:r>
      <w:r>
        <w:rPr>
          <w:sz w:val="24"/>
        </w:rPr>
        <w:t xml:space="preserve">, pp. </w:t>
      </w:r>
      <w:r w:rsidRPr="00E6225C">
        <w:rPr>
          <w:sz w:val="24"/>
        </w:rPr>
        <w:t>34-48.</w:t>
      </w:r>
    </w:p>
    <w:p w14:paraId="2670A597" w14:textId="77777777" w:rsidR="007D3BCA" w:rsidRPr="00E6225C" w:rsidRDefault="007D3BCA" w:rsidP="00E6225C">
      <w:pPr>
        <w:pStyle w:val="af9"/>
        <w:jc w:val="both"/>
        <w:rPr>
          <w:rStyle w:val="aff9"/>
          <w:sz w:val="24"/>
          <w:vertAlign w:val="baseline"/>
        </w:rPr>
      </w:pPr>
    </w:p>
  </w:endnote>
  <w:endnote w:id="31">
    <w:p w14:paraId="4A8D5045" w14:textId="77777777" w:rsidR="007D3BCA" w:rsidRDefault="007D3BCA" w:rsidP="001E74B4">
      <w:pPr>
        <w:pStyle w:val="af9"/>
        <w:jc w:val="both"/>
        <w:rPr>
          <w:sz w:val="24"/>
        </w:rPr>
      </w:pPr>
      <w:r>
        <w:rPr>
          <w:rFonts w:hint="eastAsia"/>
          <w:sz w:val="24"/>
        </w:rPr>
        <w:t>[</w:t>
      </w:r>
      <w:r w:rsidRPr="001E74B4">
        <w:rPr>
          <w:rStyle w:val="aff9"/>
          <w:sz w:val="24"/>
          <w:vertAlign w:val="baseline"/>
        </w:rPr>
        <w:endnoteRef/>
      </w:r>
      <w:r>
        <w:rPr>
          <w:sz w:val="24"/>
        </w:rPr>
        <w:t>]</w:t>
      </w:r>
      <w:r w:rsidRPr="001E74B4">
        <w:rPr>
          <w:rStyle w:val="aff9"/>
          <w:sz w:val="24"/>
          <w:vertAlign w:val="baseline"/>
        </w:rPr>
        <w:t xml:space="preserve"> </w:t>
      </w:r>
      <w:r w:rsidRPr="001E74B4">
        <w:rPr>
          <w:sz w:val="24"/>
        </w:rPr>
        <w:t>N</w:t>
      </w:r>
      <w:r>
        <w:rPr>
          <w:sz w:val="24"/>
        </w:rPr>
        <w:t>.</w:t>
      </w:r>
      <w:r w:rsidRPr="001E74B4">
        <w:rPr>
          <w:sz w:val="24"/>
        </w:rPr>
        <w:t xml:space="preserve"> Parimala, A</w:t>
      </w:r>
      <w:r>
        <w:rPr>
          <w:sz w:val="24"/>
        </w:rPr>
        <w:t>.</w:t>
      </w:r>
      <w:r w:rsidRPr="001E74B4">
        <w:rPr>
          <w:sz w:val="24"/>
        </w:rPr>
        <w:t xml:space="preserve"> Saini. Web </w:t>
      </w:r>
      <w:r>
        <w:rPr>
          <w:sz w:val="24"/>
        </w:rPr>
        <w:t>S</w:t>
      </w:r>
      <w:r w:rsidRPr="001E74B4">
        <w:rPr>
          <w:sz w:val="24"/>
        </w:rPr>
        <w:t xml:space="preserve">ervice with </w:t>
      </w:r>
      <w:r>
        <w:rPr>
          <w:sz w:val="24"/>
        </w:rPr>
        <w:t>C</w:t>
      </w:r>
      <w:r w:rsidRPr="001E74B4">
        <w:rPr>
          <w:sz w:val="24"/>
        </w:rPr>
        <w:t>riteria: Extending WSDL[C]</w:t>
      </w:r>
      <w:r>
        <w:rPr>
          <w:sz w:val="24"/>
        </w:rPr>
        <w:t>.</w:t>
      </w:r>
      <w:r w:rsidRPr="001E74B4">
        <w:rPr>
          <w:sz w:val="24"/>
        </w:rPr>
        <w:t xml:space="preserve"> </w:t>
      </w:r>
      <w:r w:rsidRPr="00761B0A">
        <w:rPr>
          <w:sz w:val="24"/>
        </w:rPr>
        <w:t xml:space="preserve">Proceedings of the </w:t>
      </w:r>
      <w:r>
        <w:rPr>
          <w:sz w:val="24"/>
        </w:rPr>
        <w:t>6</w:t>
      </w:r>
      <w:r w:rsidRPr="00761B0A">
        <w:rPr>
          <w:sz w:val="24"/>
        </w:rPr>
        <w:t>th</w:t>
      </w:r>
      <w:r w:rsidRPr="001E74B4">
        <w:rPr>
          <w:sz w:val="24"/>
        </w:rPr>
        <w:t xml:space="preserve"> </w:t>
      </w:r>
      <w:r w:rsidRPr="00761B0A">
        <w:rPr>
          <w:sz w:val="24"/>
        </w:rPr>
        <w:t>IEEE International Conference on Digital Information Management</w:t>
      </w:r>
      <w:r>
        <w:rPr>
          <w:sz w:val="24"/>
        </w:rPr>
        <w:t xml:space="preserve"> (</w:t>
      </w:r>
      <w:r w:rsidRPr="00761B0A">
        <w:rPr>
          <w:sz w:val="24"/>
        </w:rPr>
        <w:t>ICDIM 2011</w:t>
      </w:r>
      <w:r>
        <w:rPr>
          <w:sz w:val="24"/>
        </w:rPr>
        <w:t>),</w:t>
      </w:r>
      <w:r w:rsidRPr="001E74B4">
        <w:rPr>
          <w:sz w:val="24"/>
        </w:rPr>
        <w:t xml:space="preserve"> IEEE, 2011</w:t>
      </w:r>
      <w:r>
        <w:rPr>
          <w:sz w:val="24"/>
        </w:rPr>
        <w:t xml:space="preserve">, pp. </w:t>
      </w:r>
      <w:r w:rsidRPr="001E74B4">
        <w:rPr>
          <w:sz w:val="24"/>
        </w:rPr>
        <w:t>205-210.</w:t>
      </w:r>
    </w:p>
    <w:p w14:paraId="2A4D4CAC" w14:textId="77777777" w:rsidR="007D3BCA" w:rsidRPr="001E74B4" w:rsidRDefault="007D3BCA" w:rsidP="001E74B4">
      <w:pPr>
        <w:pStyle w:val="af9"/>
        <w:jc w:val="both"/>
        <w:rPr>
          <w:rStyle w:val="aff9"/>
          <w:sz w:val="24"/>
          <w:vertAlign w:val="baseline"/>
        </w:rPr>
      </w:pPr>
    </w:p>
  </w:endnote>
  <w:endnote w:id="32">
    <w:p w14:paraId="728321A5" w14:textId="77777777" w:rsidR="007D3BCA" w:rsidRDefault="007D3BCA" w:rsidP="00761B0A">
      <w:pPr>
        <w:pStyle w:val="af9"/>
        <w:jc w:val="both"/>
        <w:rPr>
          <w:sz w:val="24"/>
        </w:rPr>
      </w:pPr>
      <w:r>
        <w:rPr>
          <w:sz w:val="24"/>
        </w:rPr>
        <w:t>[</w:t>
      </w:r>
      <w:r w:rsidRPr="00761B0A">
        <w:rPr>
          <w:rStyle w:val="aff9"/>
          <w:sz w:val="24"/>
          <w:vertAlign w:val="baseline"/>
        </w:rPr>
        <w:endnoteRef/>
      </w:r>
      <w:r>
        <w:rPr>
          <w:sz w:val="24"/>
        </w:rPr>
        <w:t>]</w:t>
      </w:r>
      <w:r w:rsidRPr="00761B0A">
        <w:rPr>
          <w:rStyle w:val="aff9"/>
          <w:sz w:val="24"/>
          <w:vertAlign w:val="baseline"/>
        </w:rPr>
        <w:t xml:space="preserve"> </w:t>
      </w:r>
      <w:r w:rsidRPr="00761B0A">
        <w:rPr>
          <w:sz w:val="24"/>
        </w:rPr>
        <w:t>L</w:t>
      </w:r>
      <w:r>
        <w:rPr>
          <w:sz w:val="24"/>
        </w:rPr>
        <w:t>.</w:t>
      </w:r>
      <w:r w:rsidRPr="00761B0A">
        <w:rPr>
          <w:sz w:val="24"/>
        </w:rPr>
        <w:t xml:space="preserve"> Jiang, T</w:t>
      </w:r>
      <w:r>
        <w:rPr>
          <w:sz w:val="24"/>
        </w:rPr>
        <w:t>.</w:t>
      </w:r>
      <w:r w:rsidRPr="00761B0A">
        <w:rPr>
          <w:sz w:val="24"/>
        </w:rPr>
        <w:t xml:space="preserve"> Liu, D</w:t>
      </w:r>
      <w:r>
        <w:rPr>
          <w:sz w:val="24"/>
        </w:rPr>
        <w:t>.</w:t>
      </w:r>
      <w:r w:rsidRPr="00761B0A">
        <w:rPr>
          <w:sz w:val="24"/>
        </w:rPr>
        <w:t xml:space="preserve"> Liu</w:t>
      </w:r>
      <w:r>
        <w:rPr>
          <w:sz w:val="24"/>
        </w:rPr>
        <w:t>.</w:t>
      </w:r>
      <w:r w:rsidRPr="00761B0A">
        <w:rPr>
          <w:sz w:val="24"/>
        </w:rPr>
        <w:t xml:space="preserve"> Objective and SUbjective QoS factors supported Web Service search method based on extended WSDL[C]</w:t>
      </w:r>
      <w:r>
        <w:rPr>
          <w:sz w:val="24"/>
        </w:rPr>
        <w:t>.</w:t>
      </w:r>
      <w:r w:rsidRPr="00761B0A">
        <w:rPr>
          <w:sz w:val="24"/>
        </w:rPr>
        <w:t xml:space="preserve"> Proceedings of the 23rd International Conference on Geoinformatics</w:t>
      </w:r>
      <w:r>
        <w:rPr>
          <w:sz w:val="24"/>
        </w:rPr>
        <w:t xml:space="preserve"> (</w:t>
      </w:r>
      <w:r w:rsidRPr="00761B0A">
        <w:rPr>
          <w:sz w:val="24"/>
        </w:rPr>
        <w:t>Geoinformatics 2015</w:t>
      </w:r>
      <w:r>
        <w:rPr>
          <w:sz w:val="24"/>
        </w:rPr>
        <w:t>),</w:t>
      </w:r>
      <w:r w:rsidRPr="00761B0A">
        <w:rPr>
          <w:sz w:val="24"/>
        </w:rPr>
        <w:t xml:space="preserve"> IEEE, 201</w:t>
      </w:r>
      <w:r>
        <w:rPr>
          <w:sz w:val="24"/>
        </w:rPr>
        <w:t xml:space="preserve">5, pp. </w:t>
      </w:r>
      <w:r w:rsidRPr="00761B0A">
        <w:rPr>
          <w:sz w:val="24"/>
        </w:rPr>
        <w:t>1-4.</w:t>
      </w:r>
    </w:p>
    <w:p w14:paraId="2BAEBBDE" w14:textId="77777777" w:rsidR="007D3BCA" w:rsidRPr="00761B0A" w:rsidRDefault="007D3BCA" w:rsidP="00761B0A">
      <w:pPr>
        <w:pStyle w:val="af9"/>
        <w:jc w:val="both"/>
        <w:rPr>
          <w:rStyle w:val="aff9"/>
          <w:sz w:val="24"/>
          <w:vertAlign w:val="baseline"/>
        </w:rPr>
      </w:pPr>
    </w:p>
  </w:endnote>
  <w:endnote w:id="33">
    <w:p w14:paraId="6969F01D" w14:textId="77777777" w:rsidR="007D3BCA" w:rsidRDefault="007D3BCA" w:rsidP="00BC129D">
      <w:pPr>
        <w:pStyle w:val="af9"/>
        <w:jc w:val="both"/>
        <w:rPr>
          <w:sz w:val="24"/>
        </w:rPr>
      </w:pPr>
      <w:r>
        <w:rPr>
          <w:sz w:val="24"/>
        </w:rPr>
        <w:t>[</w:t>
      </w:r>
      <w:r w:rsidRPr="00BC129D">
        <w:rPr>
          <w:rStyle w:val="aff9"/>
          <w:sz w:val="24"/>
          <w:vertAlign w:val="baseline"/>
        </w:rPr>
        <w:endnoteRef/>
      </w:r>
      <w:r>
        <w:rPr>
          <w:sz w:val="24"/>
        </w:rPr>
        <w:t>]</w:t>
      </w:r>
      <w:r w:rsidRPr="00BC129D">
        <w:rPr>
          <w:rStyle w:val="aff9"/>
          <w:sz w:val="24"/>
          <w:vertAlign w:val="baseline"/>
        </w:rPr>
        <w:t xml:space="preserve"> </w:t>
      </w:r>
      <w:r w:rsidRPr="00BC129D">
        <w:rPr>
          <w:sz w:val="24"/>
        </w:rPr>
        <w:t>P</w:t>
      </w:r>
      <w:r>
        <w:rPr>
          <w:sz w:val="24"/>
        </w:rPr>
        <w:t>.</w:t>
      </w:r>
      <w:r w:rsidRPr="00BC129D">
        <w:rPr>
          <w:sz w:val="24"/>
        </w:rPr>
        <w:t>W</w:t>
      </w:r>
      <w:r>
        <w:rPr>
          <w:sz w:val="24"/>
        </w:rPr>
        <w:t>.</w:t>
      </w:r>
      <w:r w:rsidRPr="00BC129D">
        <w:rPr>
          <w:sz w:val="24"/>
        </w:rPr>
        <w:t xml:space="preserve"> Wang, Z</w:t>
      </w:r>
      <w:r>
        <w:rPr>
          <w:sz w:val="24"/>
        </w:rPr>
        <w:t>.</w:t>
      </w:r>
      <w:r w:rsidRPr="00BC129D">
        <w:rPr>
          <w:sz w:val="24"/>
        </w:rPr>
        <w:t>J</w:t>
      </w:r>
      <w:r>
        <w:rPr>
          <w:sz w:val="24"/>
        </w:rPr>
        <w:t>.</w:t>
      </w:r>
      <w:r w:rsidRPr="00BC129D">
        <w:rPr>
          <w:sz w:val="24"/>
        </w:rPr>
        <w:t xml:space="preserve"> Ding, C</w:t>
      </w:r>
      <w:r>
        <w:rPr>
          <w:sz w:val="24"/>
        </w:rPr>
        <w:t>.</w:t>
      </w:r>
      <w:r w:rsidRPr="00BC129D">
        <w:rPr>
          <w:sz w:val="24"/>
        </w:rPr>
        <w:t>J</w:t>
      </w:r>
      <w:r>
        <w:rPr>
          <w:sz w:val="24"/>
        </w:rPr>
        <w:t>.</w:t>
      </w:r>
      <w:r w:rsidRPr="00BC129D">
        <w:rPr>
          <w:sz w:val="24"/>
        </w:rPr>
        <w:t xml:space="preserve"> Jiang, et al. Constraint-Aware Approach to Web Service Composition[J]. IEEE Transactions on Systems Man &amp; Cybernetics Systems, 2017, 44(6):770-784.</w:t>
      </w:r>
    </w:p>
    <w:p w14:paraId="202D78C8" w14:textId="77777777" w:rsidR="007D3BCA" w:rsidRPr="00BC129D" w:rsidRDefault="007D3BCA" w:rsidP="00BC129D">
      <w:pPr>
        <w:pStyle w:val="af9"/>
        <w:jc w:val="both"/>
        <w:rPr>
          <w:rStyle w:val="aff9"/>
          <w:sz w:val="24"/>
          <w:vertAlign w:val="baseline"/>
        </w:rPr>
      </w:pPr>
    </w:p>
  </w:endnote>
  <w:endnote w:id="34">
    <w:p w14:paraId="0B7F47E2" w14:textId="77777777" w:rsidR="007D3BCA" w:rsidRPr="003C3891" w:rsidRDefault="007D3BCA" w:rsidP="003C3891">
      <w:pPr>
        <w:pStyle w:val="af9"/>
        <w:jc w:val="both"/>
        <w:rPr>
          <w:rStyle w:val="aff9"/>
          <w:sz w:val="24"/>
          <w:vertAlign w:val="baseline"/>
        </w:rPr>
      </w:pPr>
      <w:r>
        <w:rPr>
          <w:sz w:val="24"/>
        </w:rPr>
        <w:t>[</w:t>
      </w:r>
      <w:r w:rsidRPr="003C3891">
        <w:rPr>
          <w:rStyle w:val="aff9"/>
          <w:sz w:val="24"/>
          <w:vertAlign w:val="baseline"/>
        </w:rPr>
        <w:endnoteRef/>
      </w:r>
      <w:r>
        <w:rPr>
          <w:sz w:val="24"/>
        </w:rPr>
        <w:t>]</w:t>
      </w:r>
      <w:r w:rsidRPr="003C3891">
        <w:rPr>
          <w:rStyle w:val="aff9"/>
          <w:sz w:val="24"/>
          <w:vertAlign w:val="baseline"/>
        </w:rPr>
        <w:t xml:space="preserve"> </w:t>
      </w:r>
      <w:r w:rsidRPr="003C3891">
        <w:rPr>
          <w:rFonts w:hint="eastAsia"/>
          <w:sz w:val="24"/>
        </w:rPr>
        <w:t>袁雪莉</w:t>
      </w:r>
      <w:r w:rsidRPr="003C3891">
        <w:rPr>
          <w:rFonts w:hint="eastAsia"/>
          <w:sz w:val="24"/>
        </w:rPr>
        <w:t xml:space="preserve">. </w:t>
      </w:r>
      <w:r w:rsidRPr="003C3891">
        <w:rPr>
          <w:rFonts w:hint="eastAsia"/>
          <w:sz w:val="24"/>
        </w:rPr>
        <w:t>基于扩展</w:t>
      </w:r>
      <w:r w:rsidRPr="003C3891">
        <w:rPr>
          <w:rFonts w:hint="eastAsia"/>
          <w:sz w:val="24"/>
        </w:rPr>
        <w:t>WSDL</w:t>
      </w:r>
      <w:r w:rsidRPr="003C3891">
        <w:rPr>
          <w:rFonts w:hint="eastAsia"/>
          <w:sz w:val="24"/>
        </w:rPr>
        <w:t>的测试用例自动生成</w:t>
      </w:r>
      <w:r w:rsidRPr="003C3891">
        <w:rPr>
          <w:rFonts w:hint="eastAsia"/>
          <w:sz w:val="24"/>
        </w:rPr>
        <w:t>[</w:t>
      </w:r>
      <w:r>
        <w:rPr>
          <w:sz w:val="24"/>
        </w:rPr>
        <w:t>D</w:t>
      </w:r>
      <w:r w:rsidRPr="003C3891">
        <w:rPr>
          <w:rFonts w:hint="eastAsia"/>
          <w:sz w:val="24"/>
        </w:rPr>
        <w:t xml:space="preserve">]. </w:t>
      </w:r>
      <w:r>
        <w:rPr>
          <w:rFonts w:hint="eastAsia"/>
          <w:sz w:val="24"/>
        </w:rPr>
        <w:t>重庆</w:t>
      </w:r>
      <w:r>
        <w:rPr>
          <w:rFonts w:hint="eastAsia"/>
          <w:sz w:val="24"/>
        </w:rPr>
        <w:t>:</w:t>
      </w:r>
      <w:r w:rsidRPr="003C3891">
        <w:rPr>
          <w:rFonts w:hint="eastAsia"/>
          <w:sz w:val="24"/>
        </w:rPr>
        <w:t>西南大学</w:t>
      </w:r>
      <w:r w:rsidRPr="003C3891">
        <w:rPr>
          <w:rFonts w:hint="eastAsia"/>
          <w:sz w:val="24"/>
        </w:rPr>
        <w:t>, 2009.</w:t>
      </w:r>
    </w:p>
    <w:p w14:paraId="2CF5578F" w14:textId="77777777" w:rsidR="007D3BCA" w:rsidRPr="003C3891" w:rsidRDefault="007D3BCA">
      <w:pPr>
        <w:pStyle w:val="af9"/>
      </w:pPr>
    </w:p>
  </w:endnote>
  <w:endnote w:id="35">
    <w:p w14:paraId="5B2CD41A" w14:textId="77777777" w:rsidR="007D3BCA" w:rsidRPr="009A4016" w:rsidRDefault="007D3BCA"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rFonts w:hint="eastAsia"/>
          <w:sz w:val="24"/>
        </w:rPr>
        <w:t>张峻</w:t>
      </w:r>
      <w:r w:rsidRPr="009D74A4">
        <w:rPr>
          <w:rFonts w:hint="eastAsia"/>
          <w:sz w:val="24"/>
        </w:rPr>
        <w:t xml:space="preserve">. </w:t>
      </w:r>
      <w:r w:rsidRPr="009D74A4">
        <w:rPr>
          <w:rFonts w:hint="eastAsia"/>
          <w:sz w:val="24"/>
        </w:rPr>
        <w:t>基于</w:t>
      </w:r>
      <w:r w:rsidRPr="009D74A4">
        <w:rPr>
          <w:rFonts w:hint="eastAsia"/>
          <w:sz w:val="24"/>
        </w:rPr>
        <w:t>UML2.0</w:t>
      </w:r>
      <w:r w:rsidRPr="009D74A4">
        <w:rPr>
          <w:rFonts w:hint="eastAsia"/>
          <w:sz w:val="24"/>
        </w:rPr>
        <w:t>动态视图的</w:t>
      </w:r>
      <w:r w:rsidRPr="009D74A4">
        <w:rPr>
          <w:rFonts w:hint="eastAsia"/>
          <w:sz w:val="24"/>
        </w:rPr>
        <w:t>Web</w:t>
      </w:r>
      <w:r w:rsidRPr="009D74A4">
        <w:rPr>
          <w:rFonts w:hint="eastAsia"/>
          <w:sz w:val="24"/>
        </w:rPr>
        <w:t>服务模型测试方法及其应用</w:t>
      </w:r>
      <w:r w:rsidRPr="009D74A4">
        <w:rPr>
          <w:rFonts w:hint="eastAsia"/>
          <w:sz w:val="24"/>
        </w:rPr>
        <w:t xml:space="preserve">[D]. </w:t>
      </w:r>
      <w:r w:rsidRPr="009D74A4">
        <w:rPr>
          <w:rFonts w:hint="eastAsia"/>
          <w:sz w:val="24"/>
        </w:rPr>
        <w:t>苏州大学</w:t>
      </w:r>
      <w:r w:rsidRPr="009D74A4">
        <w:rPr>
          <w:rFonts w:hint="eastAsia"/>
          <w:sz w:val="24"/>
        </w:rPr>
        <w:t>, 2007.</w:t>
      </w:r>
    </w:p>
    <w:p w14:paraId="61D1CA67" w14:textId="77777777" w:rsidR="007D3BCA" w:rsidRPr="009A4016" w:rsidRDefault="007D3BCA">
      <w:pPr>
        <w:pStyle w:val="af9"/>
      </w:pPr>
    </w:p>
  </w:endnote>
  <w:endnote w:id="36">
    <w:p w14:paraId="484EACE8" w14:textId="77777777" w:rsidR="007D3BCA" w:rsidRPr="009A4016" w:rsidRDefault="007D3BCA" w:rsidP="009A4016">
      <w:pPr>
        <w:pStyle w:val="af9"/>
        <w:jc w:val="both"/>
        <w:rPr>
          <w:rStyle w:val="aff9"/>
          <w:sz w:val="24"/>
          <w:vertAlign w:val="baseline"/>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D74A4">
        <w:rPr>
          <w:sz w:val="24"/>
        </w:rPr>
        <w:t xml:space="preserve">Y. Zheng, J. Zhou, P. Krause. An Automatic Test Case Generation Framework for Web Services[J]. Journal </w:t>
      </w:r>
      <w:r>
        <w:rPr>
          <w:sz w:val="24"/>
        </w:rPr>
        <w:t>of Software, 2007, 2(3): 64-77.</w:t>
      </w:r>
    </w:p>
    <w:p w14:paraId="0D4C11CF" w14:textId="77777777" w:rsidR="007D3BCA" w:rsidRPr="009A4016" w:rsidRDefault="007D3BCA">
      <w:pPr>
        <w:pStyle w:val="af9"/>
      </w:pPr>
    </w:p>
  </w:endnote>
  <w:endnote w:id="37">
    <w:p w14:paraId="3A53D74A" w14:textId="77777777" w:rsidR="007D3BCA" w:rsidRDefault="007D3BCA"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Bertolino, G. D. Angelis, L. Frantzen, A. Polini. Model-Based Generation of Testbeds for Web Services</w:t>
      </w:r>
      <w:r>
        <w:rPr>
          <w:sz w:val="24"/>
        </w:rPr>
        <w:t>[C].</w:t>
      </w:r>
      <w:r w:rsidRPr="009A4016">
        <w:rPr>
          <w:sz w:val="24"/>
        </w:rPr>
        <w:t xml:space="preserve"> Proceedings of the 20th IFIP International Conference on Testing of Software and Communicating Systems (TESTCOM 2008), Springer</w:t>
      </w:r>
      <w:r>
        <w:rPr>
          <w:sz w:val="24"/>
        </w:rPr>
        <w:t>,</w:t>
      </w:r>
      <w:r w:rsidRPr="009A4016">
        <w:rPr>
          <w:sz w:val="24"/>
        </w:rPr>
        <w:t xml:space="preserve"> 2008, pp. 266-282.</w:t>
      </w:r>
    </w:p>
    <w:p w14:paraId="3D77085A" w14:textId="77777777" w:rsidR="007D3BCA" w:rsidRPr="009A4016" w:rsidRDefault="007D3BCA" w:rsidP="009A4016">
      <w:pPr>
        <w:pStyle w:val="af9"/>
        <w:jc w:val="both"/>
        <w:rPr>
          <w:rStyle w:val="aff9"/>
          <w:sz w:val="24"/>
          <w:vertAlign w:val="baseline"/>
        </w:rPr>
      </w:pPr>
    </w:p>
  </w:endnote>
  <w:endnote w:id="38">
    <w:p w14:paraId="1A882FB3" w14:textId="77777777" w:rsidR="007D3BCA" w:rsidRDefault="007D3BCA"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9A4016">
        <w:rPr>
          <w:sz w:val="24"/>
        </w:rPr>
        <w:t>A. T. Endo, A. Simao. Model-Based Testing of Service-Oriented Applications via State Models</w:t>
      </w:r>
      <w:r>
        <w:rPr>
          <w:sz w:val="24"/>
        </w:rPr>
        <w:t>[C].</w:t>
      </w:r>
      <w:r w:rsidRPr="009A4016">
        <w:rPr>
          <w:sz w:val="24"/>
        </w:rPr>
        <w:t xml:space="preserve"> Proceedings of the 8th IEEE International Conference on Services Computing (SCC 2011), IEEE Computer Society</w:t>
      </w:r>
      <w:r>
        <w:rPr>
          <w:sz w:val="24"/>
        </w:rPr>
        <w:t>,</w:t>
      </w:r>
      <w:r w:rsidRPr="009A4016">
        <w:rPr>
          <w:sz w:val="24"/>
        </w:rPr>
        <w:t xml:space="preserve"> 2011, pp. 432-439.</w:t>
      </w:r>
    </w:p>
    <w:p w14:paraId="759AB90C" w14:textId="77777777" w:rsidR="007D3BCA" w:rsidRPr="009A4016" w:rsidRDefault="007D3BCA" w:rsidP="009A4016">
      <w:pPr>
        <w:pStyle w:val="af9"/>
        <w:jc w:val="both"/>
        <w:rPr>
          <w:rStyle w:val="aff9"/>
          <w:sz w:val="24"/>
          <w:vertAlign w:val="baseline"/>
        </w:rPr>
      </w:pPr>
    </w:p>
  </w:endnote>
  <w:endnote w:id="39">
    <w:p w14:paraId="4BB9E517" w14:textId="77777777" w:rsidR="007D3BCA" w:rsidRDefault="007D3BCA" w:rsidP="009A4016">
      <w:pPr>
        <w:pStyle w:val="af9"/>
        <w:jc w:val="both"/>
        <w:rPr>
          <w:sz w:val="24"/>
        </w:rPr>
      </w:pPr>
      <w:r>
        <w:rPr>
          <w:sz w:val="24"/>
        </w:rPr>
        <w:t>[</w:t>
      </w:r>
      <w:r w:rsidRPr="009A4016">
        <w:rPr>
          <w:rStyle w:val="aff9"/>
          <w:sz w:val="24"/>
          <w:vertAlign w:val="baseline"/>
        </w:rPr>
        <w:endnoteRef/>
      </w:r>
      <w:r>
        <w:rPr>
          <w:sz w:val="24"/>
        </w:rPr>
        <w:t xml:space="preserve">] </w:t>
      </w:r>
      <w:r w:rsidRPr="00336310">
        <w:rPr>
          <w:sz w:val="24"/>
        </w:rPr>
        <w:t>C. S. Keum, S. Kang, I. Y. Ko, J. Baik, Y. I. Choi. Generating Test Cases for Web Services Using Extended Finite State Machine</w:t>
      </w:r>
      <w:r>
        <w:rPr>
          <w:sz w:val="24"/>
        </w:rPr>
        <w:t xml:space="preserve">[C]. </w:t>
      </w:r>
      <w:r w:rsidRPr="00336310">
        <w:rPr>
          <w:sz w:val="24"/>
        </w:rPr>
        <w:t>Proceedings of the 18th IFIP International Conference on Testing of Software and Communicating Systems (TESTCOM 2006), Springer</w:t>
      </w:r>
      <w:r>
        <w:rPr>
          <w:sz w:val="24"/>
        </w:rPr>
        <w:t>,</w:t>
      </w:r>
      <w:r w:rsidRPr="00336310">
        <w:rPr>
          <w:sz w:val="24"/>
        </w:rPr>
        <w:t xml:space="preserve"> 2006, pp. 103-117.</w:t>
      </w:r>
    </w:p>
    <w:p w14:paraId="35967434" w14:textId="77777777" w:rsidR="007D3BCA" w:rsidRPr="009A4016" w:rsidRDefault="007D3BCA" w:rsidP="009A4016">
      <w:pPr>
        <w:pStyle w:val="af9"/>
        <w:jc w:val="both"/>
        <w:rPr>
          <w:rStyle w:val="aff9"/>
          <w:sz w:val="24"/>
          <w:vertAlign w:val="baseline"/>
        </w:rPr>
      </w:pPr>
    </w:p>
  </w:endnote>
  <w:endnote w:id="40">
    <w:p w14:paraId="67F4C85A" w14:textId="77777777" w:rsidR="007D3BCA" w:rsidRDefault="007D3BCA"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A. S. Kalaji, R. M. Hierons, S. Swift. An integrated search-based approach for automatic testing from extended finite state machine (EFSM) models[J]. Information &amp; Software Technology, 2011, 53(53): 1297-1318.</w:t>
      </w:r>
    </w:p>
    <w:p w14:paraId="34B72041" w14:textId="77777777" w:rsidR="007D3BCA" w:rsidRPr="009A4016" w:rsidRDefault="007D3BCA" w:rsidP="009A4016">
      <w:pPr>
        <w:pStyle w:val="af9"/>
        <w:jc w:val="both"/>
        <w:rPr>
          <w:rStyle w:val="aff9"/>
          <w:sz w:val="24"/>
          <w:vertAlign w:val="baseline"/>
        </w:rPr>
      </w:pPr>
    </w:p>
  </w:endnote>
  <w:endnote w:id="41">
    <w:p w14:paraId="705D253E" w14:textId="77777777" w:rsidR="007D3BCA" w:rsidRDefault="007D3BCA" w:rsidP="009A4016">
      <w:pPr>
        <w:pStyle w:val="af9"/>
        <w:jc w:val="both"/>
        <w:rPr>
          <w:sz w:val="24"/>
        </w:rPr>
      </w:pPr>
      <w:r>
        <w:rPr>
          <w:sz w:val="24"/>
        </w:rPr>
        <w:t>[</w:t>
      </w:r>
      <w:r w:rsidRPr="009A4016">
        <w:rPr>
          <w:rStyle w:val="aff9"/>
          <w:sz w:val="24"/>
          <w:vertAlign w:val="baseline"/>
        </w:rPr>
        <w:endnoteRef/>
      </w:r>
      <w:r>
        <w:rPr>
          <w:sz w:val="24"/>
        </w:rPr>
        <w:t>]</w:t>
      </w:r>
      <w:r w:rsidRPr="009A4016">
        <w:rPr>
          <w:rStyle w:val="aff9"/>
          <w:sz w:val="24"/>
          <w:vertAlign w:val="baseline"/>
        </w:rPr>
        <w:t xml:space="preserve"> </w:t>
      </w:r>
      <w:r w:rsidRPr="000D7DE5">
        <w:rPr>
          <w:sz w:val="24"/>
        </w:rPr>
        <w:t>M. Kiran, A. J. H. Simons. Model-Based Testing for Composite Web Services in Cloud Brokerage Scenarios</w:t>
      </w:r>
      <w:r>
        <w:rPr>
          <w:sz w:val="24"/>
        </w:rPr>
        <w:t xml:space="preserve">[C]. </w:t>
      </w:r>
      <w:r w:rsidRPr="000D7DE5">
        <w:rPr>
          <w:sz w:val="24"/>
        </w:rPr>
        <w:t>Proceedings of the 3rd European Conference on Service-Oriented and Cloud Computing (ESOCC 2014), Springer</w:t>
      </w:r>
      <w:r>
        <w:rPr>
          <w:sz w:val="24"/>
        </w:rPr>
        <w:t xml:space="preserve">, </w:t>
      </w:r>
      <w:r w:rsidRPr="000D7DE5">
        <w:rPr>
          <w:sz w:val="24"/>
        </w:rPr>
        <w:t>2014, pp. 190-205.</w:t>
      </w:r>
    </w:p>
    <w:p w14:paraId="406AAE3D" w14:textId="77777777" w:rsidR="007D3BCA" w:rsidRPr="009A4016" w:rsidRDefault="007D3BCA" w:rsidP="009A4016">
      <w:pPr>
        <w:pStyle w:val="af9"/>
        <w:jc w:val="both"/>
        <w:rPr>
          <w:rStyle w:val="aff9"/>
          <w:sz w:val="24"/>
          <w:vertAlign w:val="baseline"/>
        </w:rPr>
      </w:pPr>
    </w:p>
  </w:endnote>
  <w:endnote w:id="42">
    <w:p w14:paraId="57AB3798" w14:textId="77777777" w:rsidR="007D3BCA" w:rsidRPr="000D7DE5" w:rsidRDefault="007D3BCA"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A. T. Endo, M. Linschulte, A. D. S. Simão, et al. Event-and Coverage-Based Testing of Web Services</w:t>
      </w:r>
      <w:r>
        <w:rPr>
          <w:sz w:val="24"/>
        </w:rPr>
        <w:t>[C].</w:t>
      </w:r>
      <w:r w:rsidRPr="000D7DE5">
        <w:rPr>
          <w:sz w:val="24"/>
        </w:rPr>
        <w:t xml:space="preserve"> Proceedings of the 4th International Conference on Secure Software Integration &amp; Reliability Improvement Companion (SSIRI 2010), IEEE Computer Society, 2010, pp. 62-69.</w:t>
      </w:r>
    </w:p>
    <w:p w14:paraId="5E80AF76" w14:textId="77777777" w:rsidR="007D3BCA" w:rsidRPr="000D7DE5" w:rsidRDefault="007D3BCA">
      <w:pPr>
        <w:pStyle w:val="af9"/>
      </w:pPr>
    </w:p>
  </w:endnote>
  <w:endnote w:id="43">
    <w:p w14:paraId="09D83BA1" w14:textId="77777777" w:rsidR="007D3BCA" w:rsidRPr="000D7DE5" w:rsidRDefault="007D3BCA"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M. Linschulte. Event-Driven Modeling and Testing of Web Services</w:t>
      </w:r>
      <w:r>
        <w:rPr>
          <w:sz w:val="24"/>
        </w:rPr>
        <w:t xml:space="preserve">[C]. </w:t>
      </w:r>
      <w:r w:rsidRPr="000D7DE5">
        <w:rPr>
          <w:sz w:val="24"/>
        </w:rPr>
        <w:t>Proceedings of the 32nd IEEE International Computer Software and Applications Conference (COMPSAC 2008), IEEE Computer Society, 2008, pp. 1168-1173.</w:t>
      </w:r>
    </w:p>
    <w:p w14:paraId="47744955" w14:textId="77777777" w:rsidR="007D3BCA" w:rsidRPr="000D7DE5" w:rsidRDefault="007D3BCA">
      <w:pPr>
        <w:pStyle w:val="af9"/>
      </w:pPr>
    </w:p>
  </w:endnote>
  <w:endnote w:id="44">
    <w:p w14:paraId="532E2469" w14:textId="77777777" w:rsidR="007D3BCA" w:rsidRPr="000D7DE5" w:rsidRDefault="007D3BCA" w:rsidP="000D7DE5">
      <w:pPr>
        <w:pStyle w:val="af9"/>
        <w:jc w:val="both"/>
        <w:rPr>
          <w:rStyle w:val="aff9"/>
          <w:sz w:val="24"/>
          <w:vertAlign w:val="baseline"/>
        </w:rPr>
      </w:pPr>
      <w:r>
        <w:rPr>
          <w:rFonts w:hint="eastAsia"/>
          <w:sz w:val="24"/>
        </w:rPr>
        <w:t>[</w:t>
      </w:r>
      <w:r w:rsidRPr="000D7DE5">
        <w:rPr>
          <w:rStyle w:val="aff9"/>
          <w:sz w:val="24"/>
          <w:vertAlign w:val="baseline"/>
        </w:rPr>
        <w:endnoteRef/>
      </w:r>
      <w:r>
        <w:rPr>
          <w:sz w:val="24"/>
        </w:rPr>
        <w:t>]</w:t>
      </w:r>
      <w:r w:rsidRPr="000D7DE5">
        <w:rPr>
          <w:rStyle w:val="aff9"/>
          <w:sz w:val="24"/>
          <w:vertAlign w:val="baseline"/>
        </w:rPr>
        <w:t xml:space="preserve"> </w:t>
      </w:r>
      <w:r w:rsidRPr="000D7DE5">
        <w:rPr>
          <w:sz w:val="24"/>
        </w:rPr>
        <w:t>F. Belli, A. T. Endo, M. Linschulte, A. Simao. A holistic approach to model-based testing of Web service compositions[J]. Software Practice &amp; Experience, 2014, 44(2): 201–234.</w:t>
      </w:r>
    </w:p>
    <w:p w14:paraId="2C37A484" w14:textId="77777777" w:rsidR="007D3BCA" w:rsidRPr="000D7DE5" w:rsidRDefault="007D3BCA" w:rsidP="000D7DE5">
      <w:pPr>
        <w:pStyle w:val="af9"/>
        <w:jc w:val="both"/>
        <w:rPr>
          <w:rStyle w:val="aff9"/>
          <w:sz w:val="24"/>
          <w:vertAlign w:val="baseline"/>
        </w:rPr>
      </w:pPr>
    </w:p>
  </w:endnote>
  <w:endnote w:id="45">
    <w:p w14:paraId="6DAF23A8" w14:textId="77777777" w:rsidR="007D3BCA" w:rsidRPr="000D7DE5" w:rsidRDefault="007D3BCA" w:rsidP="000D7DE5">
      <w:pPr>
        <w:pStyle w:val="af9"/>
        <w:jc w:val="both"/>
        <w:rPr>
          <w:rStyle w:val="aff9"/>
          <w:sz w:val="24"/>
          <w:vertAlign w:val="baseline"/>
        </w:rPr>
      </w:pPr>
      <w:r>
        <w:rPr>
          <w:sz w:val="24"/>
        </w:rPr>
        <w:t>[</w:t>
      </w:r>
      <w:r w:rsidRPr="000D7DE5">
        <w:rPr>
          <w:rStyle w:val="aff9"/>
          <w:sz w:val="24"/>
          <w:vertAlign w:val="baseline"/>
        </w:rPr>
        <w:endnoteRef/>
      </w:r>
      <w:r>
        <w:rPr>
          <w:sz w:val="24"/>
        </w:rPr>
        <w:t>]</w:t>
      </w:r>
      <w:r w:rsidRPr="000D7DE5">
        <w:rPr>
          <w:rStyle w:val="aff9"/>
          <w:sz w:val="24"/>
          <w:vertAlign w:val="baseline"/>
        </w:rPr>
        <w:t xml:space="preserve"> </w:t>
      </w:r>
      <w:r w:rsidRPr="009D2682">
        <w:rPr>
          <w:sz w:val="24"/>
        </w:rPr>
        <w:t>C. S. Wu, C. H. Huang. The Web Services Composition Testing Based on Extended Finite State Machine and UML Model</w:t>
      </w:r>
      <w:r>
        <w:rPr>
          <w:sz w:val="24"/>
        </w:rPr>
        <w:t xml:space="preserve">[C]. </w:t>
      </w:r>
      <w:r w:rsidRPr="009D2682">
        <w:rPr>
          <w:sz w:val="24"/>
        </w:rPr>
        <w:t>Proceedings of the 5th International Conference on Service Science and Innovation (ICSSI 2013), IEEE Computer Society</w:t>
      </w:r>
      <w:r>
        <w:rPr>
          <w:sz w:val="24"/>
        </w:rPr>
        <w:t>,</w:t>
      </w:r>
      <w:r w:rsidRPr="009D2682">
        <w:rPr>
          <w:sz w:val="24"/>
        </w:rPr>
        <w:t xml:space="preserve"> 2013, pp. 215-222.</w:t>
      </w:r>
    </w:p>
    <w:p w14:paraId="72F7DDB6" w14:textId="77777777" w:rsidR="007D3BCA" w:rsidRDefault="007D3BCA">
      <w:pPr>
        <w:pStyle w:val="af9"/>
      </w:pPr>
    </w:p>
  </w:endnote>
  <w:endnote w:id="46">
    <w:p w14:paraId="2A018EB9" w14:textId="77777777" w:rsidR="007D3BCA" w:rsidRPr="009D2682" w:rsidRDefault="007D3BCA"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G. Zhang, R. Mei, J. Zhang. A Business Process of Web Services Testing Method Based on UML2.0 Activity Diagram</w:t>
      </w:r>
      <w:r>
        <w:rPr>
          <w:sz w:val="24"/>
        </w:rPr>
        <w:t xml:space="preserve">[C]. </w:t>
      </w:r>
      <w:r w:rsidRPr="009D2682">
        <w:rPr>
          <w:sz w:val="24"/>
        </w:rPr>
        <w:t>Proceedings of the Workshop on Intelligent Information Technology Application (IITA 2007), IEEE Computer Society</w:t>
      </w:r>
      <w:r>
        <w:rPr>
          <w:sz w:val="24"/>
        </w:rPr>
        <w:t>,</w:t>
      </w:r>
      <w:r w:rsidRPr="009D2682">
        <w:rPr>
          <w:sz w:val="24"/>
        </w:rPr>
        <w:t xml:space="preserve"> 2007, pp. 59-65.</w:t>
      </w:r>
    </w:p>
    <w:p w14:paraId="18CD0F93" w14:textId="77777777" w:rsidR="007D3BCA" w:rsidRPr="009D2682" w:rsidRDefault="007D3BCA">
      <w:pPr>
        <w:pStyle w:val="af9"/>
      </w:pPr>
    </w:p>
  </w:endnote>
  <w:endnote w:id="47">
    <w:p w14:paraId="0DDB2F01" w14:textId="77777777" w:rsidR="007D3BCA" w:rsidRPr="009D2682" w:rsidRDefault="007D3BCA"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V. Pretre, A. D. Kermadec, F. Bouquet, et al. Automated UML models merging for web services testing[J]. International Journal of Web &amp; Grid Services, 2009, 5(2): 107-129.</w:t>
      </w:r>
    </w:p>
    <w:p w14:paraId="2CA70079" w14:textId="77777777" w:rsidR="007D3BCA" w:rsidRPr="009D2682" w:rsidRDefault="007D3BCA">
      <w:pPr>
        <w:pStyle w:val="af9"/>
      </w:pPr>
    </w:p>
  </w:endnote>
  <w:endnote w:id="48">
    <w:p w14:paraId="1DC9E3E5" w14:textId="77777777" w:rsidR="007D3BCA" w:rsidRPr="009D2682" w:rsidRDefault="007D3BCA"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S. Ali, L. C. Briand, J. U. Rehman, et al. A state-based approach to integration testing based on UML models[J]. Information &amp; Software Technology, 2007, 49(11–12): 1087-1106.</w:t>
      </w:r>
    </w:p>
    <w:p w14:paraId="65389C09" w14:textId="77777777" w:rsidR="007D3BCA" w:rsidRPr="009D2682" w:rsidRDefault="007D3BCA">
      <w:pPr>
        <w:pStyle w:val="af9"/>
      </w:pPr>
    </w:p>
  </w:endnote>
  <w:endnote w:id="49">
    <w:p w14:paraId="47C6E8ED" w14:textId="77777777" w:rsidR="007D3BCA" w:rsidRPr="009D2682" w:rsidRDefault="007D3BCA" w:rsidP="009D2682">
      <w:pPr>
        <w:pStyle w:val="af9"/>
        <w:jc w:val="both"/>
        <w:rPr>
          <w:rStyle w:val="aff9"/>
          <w:sz w:val="24"/>
          <w:vertAlign w:val="baseline"/>
        </w:rPr>
      </w:pPr>
      <w:r>
        <w:rPr>
          <w:sz w:val="24"/>
        </w:rPr>
        <w:t>[</w:t>
      </w:r>
      <w:r w:rsidRPr="009D2682">
        <w:rPr>
          <w:rStyle w:val="aff9"/>
          <w:sz w:val="24"/>
          <w:vertAlign w:val="baseline"/>
        </w:rPr>
        <w:endnoteRef/>
      </w:r>
      <w:r>
        <w:rPr>
          <w:sz w:val="24"/>
        </w:rPr>
        <w:t>]</w:t>
      </w:r>
      <w:r w:rsidRPr="009D2682">
        <w:rPr>
          <w:rStyle w:val="aff9"/>
          <w:sz w:val="24"/>
          <w:vertAlign w:val="baseline"/>
        </w:rPr>
        <w:t xml:space="preserve"> </w:t>
      </w:r>
      <w:r w:rsidRPr="009D2682">
        <w:rPr>
          <w:sz w:val="24"/>
        </w:rPr>
        <w:t>M. E. Cambronero, G. Diaz, J. J. Pardo, V. Valero. Using UML Diagrams to Model Real-Time Web Services</w:t>
      </w:r>
      <w:r>
        <w:rPr>
          <w:sz w:val="24"/>
        </w:rPr>
        <w:t>[C].</w:t>
      </w:r>
      <w:r w:rsidRPr="009D2682">
        <w:rPr>
          <w:sz w:val="24"/>
        </w:rPr>
        <w:t xml:space="preserve"> Proceedings of the 2nd International Conference on Internet and Web Applications and Services (ICIW 2007), IEEE Computer Society</w:t>
      </w:r>
      <w:r>
        <w:rPr>
          <w:sz w:val="24"/>
        </w:rPr>
        <w:t>,</w:t>
      </w:r>
      <w:r w:rsidRPr="009D2682">
        <w:rPr>
          <w:sz w:val="24"/>
        </w:rPr>
        <w:t xml:space="preserve"> 2007, pp. 24.</w:t>
      </w:r>
    </w:p>
    <w:p w14:paraId="34E295E7" w14:textId="77777777" w:rsidR="007D3BCA" w:rsidRDefault="007D3BCA">
      <w:pPr>
        <w:pStyle w:val="af9"/>
      </w:pPr>
    </w:p>
  </w:endnote>
  <w:endnote w:id="50">
    <w:p w14:paraId="739D9588" w14:textId="77777777" w:rsidR="007D3BCA" w:rsidRDefault="007D3BCA" w:rsidP="00293263">
      <w:pPr>
        <w:pStyle w:val="af9"/>
        <w:jc w:val="both"/>
        <w:rPr>
          <w:sz w:val="24"/>
        </w:rPr>
      </w:pPr>
      <w:r>
        <w:rPr>
          <w:sz w:val="24"/>
        </w:rPr>
        <w:t>[</w:t>
      </w:r>
      <w:r w:rsidRPr="00293263">
        <w:rPr>
          <w:rStyle w:val="aff9"/>
          <w:sz w:val="24"/>
          <w:vertAlign w:val="baseline"/>
        </w:rPr>
        <w:endnoteRef/>
      </w:r>
      <w:r>
        <w:rPr>
          <w:sz w:val="24"/>
        </w:rPr>
        <w:t>]</w:t>
      </w:r>
      <w:r w:rsidRPr="00293263">
        <w:rPr>
          <w:rStyle w:val="aff9"/>
          <w:sz w:val="24"/>
          <w:vertAlign w:val="baseline"/>
        </w:rPr>
        <w:t xml:space="preserve"> </w:t>
      </w:r>
      <w:r w:rsidRPr="00293263">
        <w:rPr>
          <w:sz w:val="24"/>
        </w:rPr>
        <w:t>D. Lee, M. Yannakakis. Principles and methods of testing finite state machines-a survey[J]. Proceedings of the IEEE, 1996, 84(8): 1090-1123.</w:t>
      </w:r>
    </w:p>
    <w:p w14:paraId="7F7E81B5" w14:textId="77777777" w:rsidR="007D3BCA" w:rsidRPr="00293263" w:rsidRDefault="007D3BCA" w:rsidP="00293263">
      <w:pPr>
        <w:pStyle w:val="af9"/>
        <w:jc w:val="both"/>
        <w:rPr>
          <w:rStyle w:val="aff9"/>
          <w:sz w:val="24"/>
          <w:vertAlign w:val="baseline"/>
        </w:rPr>
      </w:pPr>
    </w:p>
  </w:endnote>
  <w:endnote w:id="51">
    <w:p w14:paraId="3342EDF9" w14:textId="77777777" w:rsidR="007D3BCA" w:rsidRPr="001A4624" w:rsidRDefault="007D3BCA" w:rsidP="001A4624">
      <w:pPr>
        <w:pStyle w:val="af9"/>
        <w:jc w:val="both"/>
        <w:rPr>
          <w:rStyle w:val="aff9"/>
          <w:sz w:val="24"/>
          <w:vertAlign w:val="baseline"/>
        </w:rPr>
      </w:pPr>
      <w:r>
        <w:rPr>
          <w:sz w:val="24"/>
        </w:rPr>
        <w:t>[</w:t>
      </w:r>
      <w:r w:rsidRPr="001A4624">
        <w:rPr>
          <w:rStyle w:val="aff9"/>
          <w:sz w:val="24"/>
          <w:vertAlign w:val="baseline"/>
        </w:rPr>
        <w:endnoteRef/>
      </w:r>
      <w:r>
        <w:rPr>
          <w:sz w:val="24"/>
        </w:rPr>
        <w:t>]</w:t>
      </w:r>
      <w:r w:rsidRPr="001A4624">
        <w:rPr>
          <w:rStyle w:val="aff9"/>
          <w:sz w:val="24"/>
          <w:vertAlign w:val="baseline"/>
        </w:rPr>
        <w:t xml:space="preserve"> </w:t>
      </w:r>
      <w:r>
        <w:rPr>
          <w:sz w:val="24"/>
        </w:rPr>
        <w:t xml:space="preserve">F. Belli, A. Hollmann, S. Padberg. </w:t>
      </w:r>
      <w:r w:rsidRPr="00212A54">
        <w:rPr>
          <w:sz w:val="24"/>
        </w:rPr>
        <w:t>Model-Based Integration Testing with Communication Sequence Graphs</w:t>
      </w:r>
      <w:r>
        <w:rPr>
          <w:rFonts w:hint="eastAsia"/>
          <w:sz w:val="24"/>
        </w:rPr>
        <w:t xml:space="preserve">. In </w:t>
      </w:r>
      <w:r w:rsidRPr="00666F40">
        <w:rPr>
          <w:sz w:val="24"/>
        </w:rPr>
        <w:t>Model-Based Testing for Embedded Systems</w:t>
      </w:r>
      <w:r>
        <w:rPr>
          <w:sz w:val="24"/>
        </w:rPr>
        <w:t>, CRC Press, 2011, pp. 223-243.</w:t>
      </w:r>
    </w:p>
    <w:p w14:paraId="29B02E9E" w14:textId="77777777" w:rsidR="007D3BCA" w:rsidRPr="001A4624" w:rsidRDefault="007D3BCA">
      <w:pPr>
        <w:pStyle w:val="af9"/>
      </w:pPr>
    </w:p>
  </w:endnote>
  <w:endnote w:id="52">
    <w:p w14:paraId="66F92FF9" w14:textId="77777777" w:rsidR="007D3BCA" w:rsidRPr="001A4624" w:rsidRDefault="007D3BCA" w:rsidP="001A4624">
      <w:pPr>
        <w:pStyle w:val="af9"/>
        <w:jc w:val="both"/>
        <w:rPr>
          <w:rStyle w:val="aff9"/>
          <w:sz w:val="24"/>
          <w:vertAlign w:val="baseline"/>
        </w:rPr>
      </w:pPr>
      <w:r>
        <w:rPr>
          <w:rFonts w:hint="eastAsia"/>
          <w:sz w:val="24"/>
        </w:rPr>
        <w:t>[</w:t>
      </w:r>
      <w:r w:rsidRPr="001A4624">
        <w:rPr>
          <w:rStyle w:val="aff9"/>
          <w:sz w:val="24"/>
          <w:vertAlign w:val="baseline"/>
        </w:rPr>
        <w:endnoteRef/>
      </w:r>
      <w:r>
        <w:rPr>
          <w:sz w:val="24"/>
        </w:rPr>
        <w:t>]</w:t>
      </w:r>
      <w:r w:rsidRPr="001A4624">
        <w:rPr>
          <w:rStyle w:val="aff9"/>
          <w:sz w:val="24"/>
          <w:vertAlign w:val="baseline"/>
        </w:rPr>
        <w:t xml:space="preserve"> </w:t>
      </w:r>
      <w:r w:rsidRPr="001A4624">
        <w:rPr>
          <w:rFonts w:hint="eastAsia"/>
          <w:sz w:val="24"/>
        </w:rPr>
        <w:t>韩德帅</w:t>
      </w:r>
      <w:r w:rsidRPr="001A4624">
        <w:rPr>
          <w:rFonts w:hint="eastAsia"/>
          <w:sz w:val="24"/>
        </w:rPr>
        <w:t xml:space="preserve">, </w:t>
      </w:r>
      <w:r w:rsidRPr="001A4624">
        <w:rPr>
          <w:rFonts w:hint="eastAsia"/>
          <w:sz w:val="24"/>
        </w:rPr>
        <w:t>杨启亮</w:t>
      </w:r>
      <w:r w:rsidRPr="001A4624">
        <w:rPr>
          <w:rFonts w:hint="eastAsia"/>
          <w:sz w:val="24"/>
        </w:rPr>
        <w:t xml:space="preserve">, </w:t>
      </w:r>
      <w:r w:rsidRPr="001A4624">
        <w:rPr>
          <w:rFonts w:hint="eastAsia"/>
          <w:sz w:val="24"/>
        </w:rPr>
        <w:t>邢建春</w:t>
      </w:r>
      <w:r w:rsidRPr="001A4624">
        <w:rPr>
          <w:rFonts w:hint="eastAsia"/>
          <w:sz w:val="24"/>
        </w:rPr>
        <w:t xml:space="preserve">. </w:t>
      </w:r>
      <w:r w:rsidRPr="001A4624">
        <w:rPr>
          <w:rFonts w:hint="eastAsia"/>
          <w:sz w:val="24"/>
        </w:rPr>
        <w:t>一种软件自适应</w:t>
      </w:r>
      <w:r w:rsidRPr="001A4624">
        <w:rPr>
          <w:rFonts w:hint="eastAsia"/>
          <w:sz w:val="24"/>
        </w:rPr>
        <w:t>UML</w:t>
      </w:r>
      <w:r w:rsidRPr="001A4624">
        <w:rPr>
          <w:rFonts w:hint="eastAsia"/>
          <w:sz w:val="24"/>
        </w:rPr>
        <w:t>建模及其形式化验证方法</w:t>
      </w:r>
      <w:r w:rsidRPr="001A4624">
        <w:rPr>
          <w:rFonts w:hint="eastAsia"/>
          <w:sz w:val="24"/>
        </w:rPr>
        <w:t xml:space="preserve">[J]. </w:t>
      </w:r>
      <w:r w:rsidRPr="001A4624">
        <w:rPr>
          <w:rFonts w:hint="eastAsia"/>
          <w:sz w:val="24"/>
        </w:rPr>
        <w:t>软件学报</w:t>
      </w:r>
      <w:r w:rsidRPr="001A4624">
        <w:rPr>
          <w:rFonts w:hint="eastAsia"/>
          <w:sz w:val="24"/>
        </w:rPr>
        <w:t>, 2015, 26(4): 730-746.</w:t>
      </w:r>
    </w:p>
    <w:p w14:paraId="00B255BA" w14:textId="77777777" w:rsidR="007D3BCA" w:rsidRPr="001A4624" w:rsidRDefault="007D3BCA">
      <w:pPr>
        <w:pStyle w:val="af9"/>
      </w:pPr>
    </w:p>
  </w:endnote>
  <w:endnote w:id="53">
    <w:p w14:paraId="548F741F" w14:textId="77777777" w:rsidR="007D3BCA" w:rsidRPr="00685365" w:rsidRDefault="007D3BCA" w:rsidP="00685365">
      <w:pPr>
        <w:pStyle w:val="af9"/>
        <w:jc w:val="both"/>
        <w:rPr>
          <w:rStyle w:val="aff9"/>
          <w:sz w:val="24"/>
          <w:vertAlign w:val="baseline"/>
        </w:rPr>
      </w:pPr>
      <w:r>
        <w:rPr>
          <w:sz w:val="24"/>
        </w:rPr>
        <w:t>[</w:t>
      </w:r>
      <w:r w:rsidRPr="00685365">
        <w:rPr>
          <w:rStyle w:val="aff9"/>
          <w:sz w:val="24"/>
          <w:vertAlign w:val="baseline"/>
        </w:rPr>
        <w:endnoteRef/>
      </w:r>
      <w:r>
        <w:rPr>
          <w:sz w:val="24"/>
        </w:rPr>
        <w:t>]</w:t>
      </w:r>
      <w:r w:rsidRPr="00685365">
        <w:rPr>
          <w:rStyle w:val="aff9"/>
          <w:sz w:val="24"/>
          <w:vertAlign w:val="baseline"/>
        </w:rPr>
        <w:t xml:space="preserve"> </w:t>
      </w:r>
      <w:r w:rsidRPr="00D851BD">
        <w:rPr>
          <w:sz w:val="24"/>
        </w:rPr>
        <w:t>C. Sun, G. Wang, B. Mu, H. Liu, Z. Wang, T. Y. Chen. Metamorphic Testing for Web Services: Framework and a Case Study</w:t>
      </w:r>
      <w:r>
        <w:rPr>
          <w:sz w:val="24"/>
        </w:rPr>
        <w:t>[C].</w:t>
      </w:r>
      <w:r w:rsidRPr="00D851BD">
        <w:rPr>
          <w:sz w:val="24"/>
        </w:rPr>
        <w:t xml:space="preserve"> Proceedings of the 9th IEEE International Confere</w:t>
      </w:r>
      <w:r>
        <w:rPr>
          <w:sz w:val="24"/>
        </w:rPr>
        <w:t>nce on Web Services (ICWS 2011),</w:t>
      </w:r>
      <w:r w:rsidRPr="00D851BD">
        <w:rPr>
          <w:sz w:val="24"/>
        </w:rPr>
        <w:t xml:space="preserve"> IEEE Computer Society, 2011, pp. 283-290.</w:t>
      </w:r>
    </w:p>
    <w:p w14:paraId="1E66A1E8" w14:textId="77777777" w:rsidR="007D3BCA" w:rsidRPr="009529C0" w:rsidRDefault="007D3BCA" w:rsidP="009529C0">
      <w:pPr>
        <w:pStyle w:val="af9"/>
        <w:jc w:val="both"/>
        <w:rPr>
          <w:rStyle w:val="aff9"/>
          <w:sz w:val="24"/>
          <w:vertAlign w:val="baseline"/>
        </w:rPr>
      </w:pPr>
    </w:p>
  </w:endnote>
  <w:endnote w:id="54">
    <w:p w14:paraId="625DFBA6" w14:textId="77777777" w:rsidR="007D3BCA" w:rsidRPr="009529C0" w:rsidRDefault="007D3BCA" w:rsidP="009529C0">
      <w:pPr>
        <w:pStyle w:val="af9"/>
        <w:jc w:val="both"/>
        <w:rPr>
          <w:rStyle w:val="aff9"/>
          <w:sz w:val="24"/>
          <w:vertAlign w:val="baseline"/>
        </w:rPr>
      </w:pPr>
      <w:r>
        <w:rPr>
          <w:sz w:val="24"/>
        </w:rPr>
        <w:t>[</w:t>
      </w:r>
      <w:r w:rsidRPr="009529C0">
        <w:rPr>
          <w:rStyle w:val="aff9"/>
          <w:sz w:val="24"/>
          <w:vertAlign w:val="baseline"/>
        </w:rPr>
        <w:endnoteRef/>
      </w:r>
      <w:r>
        <w:rPr>
          <w:sz w:val="24"/>
        </w:rPr>
        <w:t>]</w:t>
      </w:r>
      <w:r w:rsidRPr="009529C0">
        <w:rPr>
          <w:rStyle w:val="aff9"/>
          <w:sz w:val="24"/>
          <w:vertAlign w:val="baseline"/>
        </w:rPr>
        <w:t xml:space="preserve"> </w:t>
      </w:r>
      <w:r w:rsidRPr="00D851BD">
        <w:rPr>
          <w:sz w:val="24"/>
        </w:rPr>
        <w:t>C. Sun, G. Wang, B. Mu, H. Liu, Z. Wang, T. Y. Chen. A metamorphic relation-based approach to testing web services without oracles[J]. International Journal on Web Service Research, 2012, 9(1): 51-73.</w:t>
      </w:r>
    </w:p>
    <w:p w14:paraId="4A8BFC40" w14:textId="77777777" w:rsidR="007D3BCA" w:rsidRPr="009529C0" w:rsidRDefault="007D3BCA" w:rsidP="009529C0">
      <w:pPr>
        <w:pStyle w:val="af9"/>
        <w:jc w:val="both"/>
        <w:rPr>
          <w:rStyle w:val="aff9"/>
          <w:sz w:val="24"/>
          <w:vertAlign w:val="baseline"/>
        </w:rPr>
      </w:pPr>
    </w:p>
  </w:endnote>
  <w:endnote w:id="55">
    <w:p w14:paraId="77590122" w14:textId="77777777" w:rsidR="007D3BCA" w:rsidRDefault="007D3BCA"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G. Wang, K. Y. Cai, T. Y. Chen. Towards Dynamic Random Testing for Web Services</w:t>
      </w:r>
      <w:r>
        <w:rPr>
          <w:sz w:val="24"/>
        </w:rPr>
        <w:t>[C].</w:t>
      </w:r>
      <w:r w:rsidRPr="00D851BD">
        <w:rPr>
          <w:sz w:val="24"/>
        </w:rPr>
        <w:t xml:space="preserve"> Proceedings of the 36th Annual IEEE International Computer Software and Applications Conference (COMPSAC 2012), IEEE Computer Society, 2012, pp. 164-169.</w:t>
      </w:r>
    </w:p>
    <w:p w14:paraId="2C8D660C" w14:textId="77777777" w:rsidR="007D3BCA" w:rsidRPr="009529C0" w:rsidRDefault="007D3BCA" w:rsidP="009529C0">
      <w:pPr>
        <w:pStyle w:val="af9"/>
        <w:jc w:val="both"/>
        <w:rPr>
          <w:sz w:val="24"/>
        </w:rPr>
      </w:pPr>
    </w:p>
  </w:endnote>
  <w:endnote w:id="56">
    <w:p w14:paraId="47909507" w14:textId="77777777" w:rsidR="007D3BCA" w:rsidRPr="009529C0" w:rsidRDefault="007D3BCA" w:rsidP="009529C0">
      <w:pPr>
        <w:pStyle w:val="af9"/>
        <w:jc w:val="both"/>
        <w:rPr>
          <w:sz w:val="24"/>
        </w:rPr>
      </w:pPr>
      <w:r>
        <w:rPr>
          <w:sz w:val="24"/>
        </w:rPr>
        <w:t>[</w:t>
      </w:r>
      <w:r w:rsidRPr="009529C0">
        <w:rPr>
          <w:sz w:val="24"/>
        </w:rPr>
        <w:endnoteRef/>
      </w:r>
      <w:r>
        <w:rPr>
          <w:sz w:val="24"/>
        </w:rPr>
        <w:t>]</w:t>
      </w:r>
      <w:r w:rsidRPr="009529C0">
        <w:rPr>
          <w:sz w:val="24"/>
        </w:rPr>
        <w:t xml:space="preserve"> </w:t>
      </w:r>
      <w:r w:rsidRPr="00D851BD">
        <w:rPr>
          <w:sz w:val="24"/>
        </w:rPr>
        <w:t>C. Sun, Y. Zhai, Y. Shang, Z. Zhang. BPELDebugger: An effective BPEL-specific fault localization framework[J]. Information and Software Technology, 2013, 55(12): 2140-2153.</w:t>
      </w:r>
    </w:p>
    <w:p w14:paraId="10B21001" w14:textId="77777777" w:rsidR="007D3BCA" w:rsidRPr="009529C0" w:rsidRDefault="007D3BCA">
      <w:pPr>
        <w:pStyle w:val="af9"/>
      </w:pPr>
    </w:p>
  </w:endnote>
  <w:endnote w:id="57">
    <w:p w14:paraId="1A1C9D67" w14:textId="77777777" w:rsidR="007D3BCA" w:rsidRPr="00D851BD" w:rsidRDefault="007D3BCA" w:rsidP="00D851BD">
      <w:pPr>
        <w:pStyle w:val="af9"/>
        <w:jc w:val="both"/>
        <w:rPr>
          <w:sz w:val="24"/>
        </w:rPr>
      </w:pPr>
      <w:r>
        <w:rPr>
          <w:sz w:val="24"/>
        </w:rPr>
        <w:t>[</w:t>
      </w:r>
      <w:r w:rsidRPr="00D851BD">
        <w:rPr>
          <w:sz w:val="24"/>
        </w:rPr>
        <w:endnoteRef/>
      </w:r>
      <w:r>
        <w:rPr>
          <w:sz w:val="24"/>
        </w:rPr>
        <w:t>]</w:t>
      </w:r>
      <w:r w:rsidRPr="00D851BD">
        <w:rPr>
          <w:sz w:val="24"/>
        </w:rPr>
        <w:t xml:space="preserve"> C. Peltz. Web services orchestration and choreography[J]. IEEE Computer, 2003, 36(10): 46-52.</w:t>
      </w:r>
    </w:p>
    <w:p w14:paraId="56CF443F" w14:textId="77777777" w:rsidR="007D3BCA" w:rsidRDefault="007D3BCA">
      <w:pPr>
        <w:pStyle w:val="af9"/>
      </w:pPr>
    </w:p>
  </w:endnote>
  <w:endnote w:id="58">
    <w:p w14:paraId="6879F7D5" w14:textId="77777777" w:rsidR="007D3BCA" w:rsidRPr="00A90AC6" w:rsidRDefault="007D3BCA" w:rsidP="00A90AC6">
      <w:pPr>
        <w:pStyle w:val="af9"/>
        <w:jc w:val="both"/>
        <w:rPr>
          <w:sz w:val="24"/>
        </w:rPr>
      </w:pPr>
      <w:r>
        <w:rPr>
          <w:sz w:val="24"/>
        </w:rPr>
        <w:t>[</w:t>
      </w:r>
      <w:r w:rsidRPr="00A90AC6">
        <w:rPr>
          <w:sz w:val="24"/>
        </w:rPr>
        <w:endnoteRef/>
      </w:r>
      <w:r>
        <w:rPr>
          <w:sz w:val="24"/>
        </w:rPr>
        <w:t>]</w:t>
      </w:r>
      <w:r w:rsidRPr="00A90AC6">
        <w:rPr>
          <w:sz w:val="24"/>
        </w:rPr>
        <w:t xml:space="preserve"> C. Sun, Y. Shang, Y. Zhao, T. Y. Chen. Scenario-Oriented Testing for Web Service Compositions Using BPEL</w:t>
      </w:r>
      <w:r>
        <w:rPr>
          <w:sz w:val="24"/>
        </w:rPr>
        <w:t>[C].</w:t>
      </w:r>
      <w:r w:rsidRPr="00A90AC6">
        <w:rPr>
          <w:sz w:val="24"/>
        </w:rPr>
        <w:t xml:space="preserve"> Proceedings of the 12th International Conference on Quality Software (QSIC 2012), IEEE Computer Society, 2012, pp. 171-174.</w:t>
      </w:r>
    </w:p>
    <w:p w14:paraId="2A258324" w14:textId="77777777" w:rsidR="007D3BCA" w:rsidRPr="00A90AC6" w:rsidRDefault="007D3BCA">
      <w:pPr>
        <w:pStyle w:val="af9"/>
      </w:pPr>
    </w:p>
  </w:endnote>
  <w:endnote w:id="59">
    <w:p w14:paraId="7C24D0F8" w14:textId="77777777" w:rsidR="007D3BCA" w:rsidRPr="00A90AC6" w:rsidRDefault="007D3BCA" w:rsidP="00A90AC6">
      <w:pPr>
        <w:pStyle w:val="af9"/>
        <w:jc w:val="both"/>
        <w:rPr>
          <w:sz w:val="24"/>
        </w:rPr>
      </w:pPr>
      <w:r>
        <w:rPr>
          <w:sz w:val="24"/>
        </w:rPr>
        <w:t>[</w:t>
      </w:r>
      <w:r w:rsidRPr="00A90AC6">
        <w:rPr>
          <w:sz w:val="24"/>
        </w:rPr>
        <w:endnoteRef/>
      </w:r>
      <w:r>
        <w:rPr>
          <w:sz w:val="24"/>
        </w:rPr>
        <w:t>]</w:t>
      </w:r>
      <w:r w:rsidRPr="00A90AC6">
        <w:rPr>
          <w:sz w:val="24"/>
        </w:rPr>
        <w:t xml:space="preserve"> C. Sun, Y. Zhao, L. Pan, L. Hui, T. Y. Chen. Automated Testing of WS-BPEL Service Compositions: A Scenario-Oriented Approach[J]. IEEE Transactions on Services Computing, in press (accepted on 2 August 2015).</w:t>
      </w:r>
    </w:p>
    <w:p w14:paraId="2B71B294" w14:textId="77777777" w:rsidR="007D3BCA" w:rsidRPr="00A90AC6" w:rsidRDefault="007D3BCA">
      <w:pPr>
        <w:pStyle w:val="af9"/>
      </w:pPr>
    </w:p>
  </w:endnote>
  <w:endnote w:id="60">
    <w:p w14:paraId="43DCB49A" w14:textId="77777777" w:rsidR="007D3BCA" w:rsidRPr="000141E1" w:rsidRDefault="007D3BCA" w:rsidP="000141E1">
      <w:pPr>
        <w:pStyle w:val="af9"/>
        <w:jc w:val="both"/>
        <w:rPr>
          <w:sz w:val="24"/>
        </w:rPr>
      </w:pPr>
      <w:r>
        <w:rPr>
          <w:sz w:val="24"/>
        </w:rPr>
        <w:t>[</w:t>
      </w:r>
      <w:r w:rsidRPr="000141E1">
        <w:rPr>
          <w:sz w:val="24"/>
        </w:rPr>
        <w:endnoteRef/>
      </w:r>
      <w:r>
        <w:rPr>
          <w:sz w:val="24"/>
        </w:rPr>
        <w:t>]</w:t>
      </w:r>
      <w:r w:rsidRPr="000141E1">
        <w:rPr>
          <w:sz w:val="24"/>
        </w:rPr>
        <w:t xml:space="preserve"> </w:t>
      </w:r>
      <w:r w:rsidRPr="000141E1">
        <w:rPr>
          <w:rFonts w:hint="eastAsia"/>
          <w:sz w:val="24"/>
        </w:rPr>
        <w:t>侯可佳</w:t>
      </w:r>
      <w:r w:rsidRPr="000141E1">
        <w:rPr>
          <w:rFonts w:hint="eastAsia"/>
          <w:sz w:val="24"/>
        </w:rPr>
        <w:t xml:space="preserve">, </w:t>
      </w:r>
      <w:r w:rsidRPr="000141E1">
        <w:rPr>
          <w:rFonts w:hint="eastAsia"/>
          <w:sz w:val="24"/>
        </w:rPr>
        <w:t>白晓颖</w:t>
      </w:r>
      <w:r w:rsidRPr="000141E1">
        <w:rPr>
          <w:rFonts w:hint="eastAsia"/>
          <w:sz w:val="24"/>
        </w:rPr>
        <w:t xml:space="preserve">, </w:t>
      </w:r>
      <w:r w:rsidRPr="000141E1">
        <w:rPr>
          <w:rFonts w:hint="eastAsia"/>
          <w:sz w:val="24"/>
        </w:rPr>
        <w:t>陆皓</w:t>
      </w:r>
      <w:r w:rsidRPr="000141E1">
        <w:rPr>
          <w:rFonts w:hint="eastAsia"/>
          <w:sz w:val="24"/>
        </w:rPr>
        <w:t>,</w:t>
      </w:r>
      <w:r w:rsidRPr="000141E1">
        <w:rPr>
          <w:rFonts w:hint="eastAsia"/>
          <w:sz w:val="24"/>
        </w:rPr>
        <w:t>等</w:t>
      </w:r>
      <w:r w:rsidRPr="000141E1">
        <w:rPr>
          <w:rFonts w:hint="eastAsia"/>
          <w:sz w:val="24"/>
        </w:rPr>
        <w:t xml:space="preserve">. </w:t>
      </w:r>
      <w:r w:rsidRPr="000141E1">
        <w:rPr>
          <w:rFonts w:hint="eastAsia"/>
          <w:sz w:val="24"/>
        </w:rPr>
        <w:t>基于接口语义契约的</w:t>
      </w:r>
      <w:r w:rsidRPr="000141E1">
        <w:rPr>
          <w:rFonts w:hint="eastAsia"/>
          <w:sz w:val="24"/>
        </w:rPr>
        <w:t>Web</w:t>
      </w:r>
      <w:r w:rsidRPr="000141E1">
        <w:rPr>
          <w:rFonts w:hint="eastAsia"/>
          <w:sz w:val="24"/>
        </w:rPr>
        <w:t>服务测试数据生成</w:t>
      </w:r>
      <w:r w:rsidRPr="000141E1">
        <w:rPr>
          <w:rFonts w:hint="eastAsia"/>
          <w:sz w:val="24"/>
        </w:rPr>
        <w:t xml:space="preserve">[J]. </w:t>
      </w:r>
      <w:r w:rsidRPr="000141E1">
        <w:rPr>
          <w:rFonts w:hint="eastAsia"/>
          <w:sz w:val="24"/>
        </w:rPr>
        <w:t>软件学报</w:t>
      </w:r>
      <w:r w:rsidRPr="000141E1">
        <w:rPr>
          <w:rFonts w:hint="eastAsia"/>
          <w:sz w:val="24"/>
        </w:rPr>
        <w:t>, 2013, 24(9):</w:t>
      </w:r>
      <w:r>
        <w:rPr>
          <w:sz w:val="24"/>
        </w:rPr>
        <w:t xml:space="preserve"> </w:t>
      </w:r>
      <w:r w:rsidRPr="000141E1">
        <w:rPr>
          <w:rFonts w:hint="eastAsia"/>
          <w:sz w:val="24"/>
        </w:rPr>
        <w:t>2020-2041.</w:t>
      </w:r>
    </w:p>
    <w:p w14:paraId="050953D0" w14:textId="77777777" w:rsidR="007D3BCA" w:rsidRPr="000141E1" w:rsidRDefault="007D3BCA">
      <w:pPr>
        <w:pStyle w:val="af9"/>
      </w:pPr>
    </w:p>
  </w:endnote>
  <w:endnote w:id="61">
    <w:p w14:paraId="51E0FA33" w14:textId="77777777" w:rsidR="007D3BCA" w:rsidRPr="00C82110" w:rsidRDefault="007D3BCA" w:rsidP="00C82110">
      <w:pPr>
        <w:pStyle w:val="af9"/>
        <w:jc w:val="both"/>
        <w:rPr>
          <w:sz w:val="24"/>
        </w:rPr>
      </w:pPr>
      <w:r>
        <w:rPr>
          <w:sz w:val="24"/>
        </w:rPr>
        <w:t>[</w:t>
      </w:r>
      <w:r w:rsidRPr="00C82110">
        <w:rPr>
          <w:sz w:val="24"/>
        </w:rPr>
        <w:endnoteRef/>
      </w:r>
      <w:r>
        <w:rPr>
          <w:sz w:val="24"/>
        </w:rPr>
        <w:t>]</w:t>
      </w:r>
      <w:r w:rsidRPr="00C82110">
        <w:rPr>
          <w:sz w:val="24"/>
        </w:rPr>
        <w:t xml:space="preserve"> </w:t>
      </w:r>
      <w:r w:rsidRPr="00C82110">
        <w:rPr>
          <w:rFonts w:hint="eastAsia"/>
          <w:sz w:val="24"/>
        </w:rPr>
        <w:t>许蕾</w:t>
      </w:r>
      <w:r w:rsidRPr="00C82110">
        <w:rPr>
          <w:rFonts w:hint="eastAsia"/>
          <w:sz w:val="24"/>
        </w:rPr>
        <w:t xml:space="preserve">, </w:t>
      </w:r>
      <w:r w:rsidRPr="00C82110">
        <w:rPr>
          <w:rFonts w:hint="eastAsia"/>
          <w:sz w:val="24"/>
        </w:rPr>
        <w:t>陈林</w:t>
      </w:r>
      <w:r w:rsidRPr="00C82110">
        <w:rPr>
          <w:rFonts w:hint="eastAsia"/>
          <w:sz w:val="24"/>
        </w:rPr>
        <w:t xml:space="preserve">, </w:t>
      </w:r>
      <w:r w:rsidRPr="00C82110">
        <w:rPr>
          <w:rFonts w:hint="eastAsia"/>
          <w:sz w:val="24"/>
        </w:rPr>
        <w:t>徐宝文</w:t>
      </w:r>
      <w:r w:rsidRPr="00C82110">
        <w:rPr>
          <w:rFonts w:hint="eastAsia"/>
          <w:sz w:val="24"/>
        </w:rPr>
        <w:t xml:space="preserve">. </w:t>
      </w:r>
      <w:r w:rsidRPr="00C82110">
        <w:rPr>
          <w:rFonts w:hint="eastAsia"/>
          <w:sz w:val="24"/>
        </w:rPr>
        <w:t>用户需求驱动的</w:t>
      </w:r>
      <w:r w:rsidRPr="00C82110">
        <w:rPr>
          <w:rFonts w:hint="eastAsia"/>
          <w:sz w:val="24"/>
        </w:rPr>
        <w:t>Web</w:t>
      </w:r>
      <w:r w:rsidRPr="00C82110">
        <w:rPr>
          <w:rFonts w:hint="eastAsia"/>
          <w:sz w:val="24"/>
        </w:rPr>
        <w:t>服务测试</w:t>
      </w:r>
      <w:r w:rsidRPr="00C82110">
        <w:rPr>
          <w:rFonts w:hint="eastAsia"/>
          <w:sz w:val="24"/>
        </w:rPr>
        <w:t xml:space="preserve">[J]. </w:t>
      </w:r>
      <w:r w:rsidRPr="00C82110">
        <w:rPr>
          <w:rFonts w:hint="eastAsia"/>
          <w:sz w:val="24"/>
        </w:rPr>
        <w:t>计算机学报</w:t>
      </w:r>
      <w:r w:rsidRPr="00C82110">
        <w:rPr>
          <w:rFonts w:hint="eastAsia"/>
          <w:sz w:val="24"/>
        </w:rPr>
        <w:t>, 2011, 34(6):</w:t>
      </w:r>
      <w:r>
        <w:rPr>
          <w:sz w:val="24"/>
        </w:rPr>
        <w:t xml:space="preserve"> </w:t>
      </w:r>
      <w:r w:rsidRPr="00C82110">
        <w:rPr>
          <w:rFonts w:hint="eastAsia"/>
          <w:sz w:val="24"/>
        </w:rPr>
        <w:t>1029-1040.</w:t>
      </w:r>
    </w:p>
    <w:p w14:paraId="3EEB53BD" w14:textId="77777777" w:rsidR="007D3BCA" w:rsidRPr="00C82110" w:rsidRDefault="007D3BCA">
      <w:pPr>
        <w:pStyle w:val="af9"/>
      </w:pPr>
    </w:p>
  </w:endnote>
  <w:endnote w:id="62">
    <w:p w14:paraId="64F85200" w14:textId="77777777" w:rsidR="007D3BCA" w:rsidRPr="004E40E6" w:rsidRDefault="007D3BCA" w:rsidP="004E40E6">
      <w:pPr>
        <w:pStyle w:val="af9"/>
        <w:jc w:val="both"/>
        <w:rPr>
          <w:sz w:val="24"/>
        </w:rPr>
      </w:pPr>
      <w:r>
        <w:rPr>
          <w:sz w:val="24"/>
        </w:rPr>
        <w:t>[</w:t>
      </w:r>
      <w:r w:rsidRPr="004E40E6">
        <w:rPr>
          <w:sz w:val="24"/>
        </w:rPr>
        <w:endnoteRef/>
      </w:r>
      <w:r>
        <w:rPr>
          <w:sz w:val="24"/>
        </w:rPr>
        <w:t>]</w:t>
      </w:r>
      <w:r w:rsidRPr="004E40E6">
        <w:rPr>
          <w:sz w:val="24"/>
        </w:rPr>
        <w:t xml:space="preserve"> </w:t>
      </w:r>
      <w:r w:rsidRPr="004E40E6">
        <w:rPr>
          <w:rFonts w:hint="eastAsia"/>
          <w:sz w:val="24"/>
        </w:rPr>
        <w:t>李盛钢</w:t>
      </w:r>
      <w:r w:rsidRPr="004E40E6">
        <w:rPr>
          <w:rFonts w:hint="eastAsia"/>
          <w:sz w:val="24"/>
        </w:rPr>
        <w:t xml:space="preserve">. </w:t>
      </w:r>
      <w:r w:rsidRPr="004E40E6">
        <w:rPr>
          <w:rFonts w:hint="eastAsia"/>
          <w:sz w:val="24"/>
        </w:rPr>
        <w:t>一种基于扩展</w:t>
      </w:r>
      <w:r w:rsidRPr="004E40E6">
        <w:rPr>
          <w:rFonts w:hint="eastAsia"/>
          <w:sz w:val="24"/>
        </w:rPr>
        <w:t>WSDL</w:t>
      </w:r>
      <w:r w:rsidRPr="004E40E6">
        <w:rPr>
          <w:rFonts w:hint="eastAsia"/>
          <w:sz w:val="24"/>
        </w:rPr>
        <w:t>的测试数据自动生成方法</w:t>
      </w:r>
      <w:r w:rsidRPr="004E40E6">
        <w:rPr>
          <w:rFonts w:hint="eastAsia"/>
          <w:sz w:val="24"/>
        </w:rPr>
        <w:t xml:space="preserve">[D]. </w:t>
      </w:r>
      <w:r w:rsidRPr="004E40E6">
        <w:rPr>
          <w:rFonts w:hint="eastAsia"/>
          <w:sz w:val="24"/>
        </w:rPr>
        <w:t>西南大学</w:t>
      </w:r>
      <w:r w:rsidRPr="004E40E6">
        <w:rPr>
          <w:rFonts w:hint="eastAsia"/>
          <w:sz w:val="24"/>
        </w:rPr>
        <w:t>, 2010.</w:t>
      </w:r>
    </w:p>
    <w:p w14:paraId="256EA9C3" w14:textId="77777777" w:rsidR="007D3BCA" w:rsidRPr="004E40E6" w:rsidRDefault="007D3BCA">
      <w:pPr>
        <w:pStyle w:val="af9"/>
      </w:pPr>
    </w:p>
  </w:endnote>
  <w:endnote w:id="63">
    <w:p w14:paraId="21735690" w14:textId="77777777" w:rsidR="007D3BCA" w:rsidRDefault="007D3BCA" w:rsidP="005667C0">
      <w:pPr>
        <w:pStyle w:val="af9"/>
        <w:jc w:val="both"/>
        <w:rPr>
          <w:sz w:val="24"/>
        </w:rPr>
      </w:pPr>
      <w:r>
        <w:rPr>
          <w:rFonts w:hint="eastAsia"/>
          <w:sz w:val="24"/>
        </w:rPr>
        <w:t>[</w:t>
      </w:r>
      <w:r w:rsidRPr="005667C0">
        <w:rPr>
          <w:sz w:val="24"/>
        </w:rPr>
        <w:endnoteRef/>
      </w:r>
      <w:r>
        <w:rPr>
          <w:sz w:val="24"/>
        </w:rPr>
        <w:t>]</w:t>
      </w:r>
      <w:r w:rsidRPr="005667C0">
        <w:rPr>
          <w:sz w:val="24"/>
        </w:rPr>
        <w:t xml:space="preserve"> F</w:t>
      </w:r>
      <w:r>
        <w:rPr>
          <w:sz w:val="24"/>
        </w:rPr>
        <w:t>.</w:t>
      </w:r>
      <w:r w:rsidRPr="005667C0">
        <w:rPr>
          <w:sz w:val="24"/>
        </w:rPr>
        <w:t xml:space="preserve"> Essalmi, L</w:t>
      </w:r>
      <w:r>
        <w:rPr>
          <w:sz w:val="24"/>
        </w:rPr>
        <w:t>.</w:t>
      </w:r>
      <w:r w:rsidRPr="005667C0">
        <w:rPr>
          <w:sz w:val="24"/>
        </w:rPr>
        <w:t>J</w:t>
      </w:r>
      <w:r>
        <w:rPr>
          <w:sz w:val="24"/>
        </w:rPr>
        <w:t>.</w:t>
      </w:r>
      <w:r w:rsidRPr="005667C0">
        <w:rPr>
          <w:sz w:val="24"/>
        </w:rPr>
        <w:t>B Ayed. Graphical UML View from Extende</w:t>
      </w:r>
      <w:r>
        <w:rPr>
          <w:sz w:val="24"/>
        </w:rPr>
        <w:t>d Backus-Naur Form Grammars[C].</w:t>
      </w:r>
      <w:r w:rsidRPr="005667C0">
        <w:rPr>
          <w:sz w:val="24"/>
        </w:rPr>
        <w:t xml:space="preserve"> </w:t>
      </w:r>
      <w:r w:rsidRPr="00761B0A">
        <w:rPr>
          <w:sz w:val="24"/>
        </w:rPr>
        <w:t>Proceedings of the</w:t>
      </w:r>
      <w:r w:rsidRPr="005667C0">
        <w:rPr>
          <w:sz w:val="24"/>
        </w:rPr>
        <w:t xml:space="preserve"> 6th IEEE International Conference on Advanced Learning Technologies</w:t>
      </w:r>
      <w:r>
        <w:rPr>
          <w:sz w:val="24"/>
        </w:rPr>
        <w:t xml:space="preserve"> (</w:t>
      </w:r>
      <w:r w:rsidRPr="005667C0">
        <w:rPr>
          <w:sz w:val="24"/>
        </w:rPr>
        <w:t>ICALT 2006</w:t>
      </w:r>
      <w:r>
        <w:rPr>
          <w:sz w:val="24"/>
        </w:rPr>
        <w:t>),</w:t>
      </w:r>
      <w:r w:rsidRPr="005667C0">
        <w:rPr>
          <w:sz w:val="24"/>
        </w:rPr>
        <w:t xml:space="preserve"> IEEE Computer Society, 2006</w:t>
      </w:r>
      <w:r>
        <w:rPr>
          <w:sz w:val="24"/>
        </w:rPr>
        <w:t xml:space="preserve">, pp. </w:t>
      </w:r>
      <w:r w:rsidRPr="005667C0">
        <w:rPr>
          <w:sz w:val="24"/>
        </w:rPr>
        <w:t>544-546.</w:t>
      </w:r>
    </w:p>
    <w:p w14:paraId="60CC990B" w14:textId="77777777" w:rsidR="007D3BCA" w:rsidRPr="005667C0" w:rsidRDefault="007D3BCA" w:rsidP="005667C0">
      <w:pPr>
        <w:pStyle w:val="af9"/>
        <w:jc w:val="both"/>
        <w:rPr>
          <w:sz w:val="24"/>
        </w:rPr>
      </w:pPr>
    </w:p>
  </w:endnote>
  <w:endnote w:id="64">
    <w:p w14:paraId="241826D2" w14:textId="77777777" w:rsidR="007D3BCA" w:rsidRPr="00280ACA" w:rsidRDefault="007D3BCA" w:rsidP="00280ACA">
      <w:pPr>
        <w:pStyle w:val="af9"/>
        <w:jc w:val="both"/>
        <w:rPr>
          <w:sz w:val="24"/>
        </w:rPr>
      </w:pPr>
      <w:r>
        <w:rPr>
          <w:sz w:val="24"/>
        </w:rPr>
        <w:t>[</w:t>
      </w:r>
      <w:r w:rsidRPr="00280ACA">
        <w:rPr>
          <w:sz w:val="24"/>
        </w:rPr>
        <w:endnoteRef/>
      </w:r>
      <w:r>
        <w:rPr>
          <w:sz w:val="24"/>
        </w:rPr>
        <w:t>]</w:t>
      </w:r>
      <w:r w:rsidRPr="00280ACA">
        <w:rPr>
          <w:sz w:val="24"/>
        </w:rPr>
        <w:t xml:space="preserve"> </w:t>
      </w:r>
      <w:r w:rsidRPr="00173049">
        <w:rPr>
          <w:sz w:val="24"/>
        </w:rPr>
        <w:t>P</w:t>
      </w:r>
      <w:r>
        <w:rPr>
          <w:rFonts w:hint="eastAsia"/>
          <w:sz w:val="24"/>
        </w:rPr>
        <w:t>.</w:t>
      </w:r>
      <w:r w:rsidRPr="00173049">
        <w:rPr>
          <w:sz w:val="24"/>
        </w:rPr>
        <w:t xml:space="preserve"> Bourhis, J</w:t>
      </w:r>
      <w:r>
        <w:rPr>
          <w:sz w:val="24"/>
        </w:rPr>
        <w:t>.</w:t>
      </w:r>
      <w:r w:rsidRPr="00173049">
        <w:rPr>
          <w:sz w:val="24"/>
        </w:rPr>
        <w:t>L</w:t>
      </w:r>
      <w:r>
        <w:rPr>
          <w:sz w:val="24"/>
        </w:rPr>
        <w:t>.</w:t>
      </w:r>
      <w:r w:rsidRPr="00173049">
        <w:rPr>
          <w:sz w:val="24"/>
        </w:rPr>
        <w:t xml:space="preserve"> Reutter. JSON: Data model, Query languages and Schema specificat</w:t>
      </w:r>
      <w:r>
        <w:rPr>
          <w:sz w:val="24"/>
        </w:rPr>
        <w:t>ion[C]</w:t>
      </w:r>
      <w:r w:rsidRPr="00173049">
        <w:rPr>
          <w:sz w:val="24"/>
        </w:rPr>
        <w:t xml:space="preserve"> Proceedings of the 36th ACM SIGMOD-SIGACT-SIGAI Symposium on Principles of Database Systems</w:t>
      </w:r>
      <w:r>
        <w:rPr>
          <w:sz w:val="24"/>
        </w:rPr>
        <w:t xml:space="preserve"> (</w:t>
      </w:r>
      <w:r w:rsidRPr="00173049">
        <w:rPr>
          <w:sz w:val="24"/>
        </w:rPr>
        <w:t>PODS 2017</w:t>
      </w:r>
      <w:r>
        <w:rPr>
          <w:sz w:val="24"/>
        </w:rPr>
        <w:t xml:space="preserve">), </w:t>
      </w:r>
      <w:r w:rsidRPr="00173049">
        <w:rPr>
          <w:sz w:val="24"/>
        </w:rPr>
        <w:t>ACM, 2017</w:t>
      </w:r>
      <w:r>
        <w:rPr>
          <w:sz w:val="24"/>
        </w:rPr>
        <w:t xml:space="preserve">, pp. </w:t>
      </w:r>
      <w:r w:rsidRPr="00173049">
        <w:rPr>
          <w:sz w:val="24"/>
        </w:rPr>
        <w:t>123-135.</w:t>
      </w:r>
    </w:p>
    <w:p w14:paraId="4D960860" w14:textId="77777777" w:rsidR="007D3BCA" w:rsidRDefault="007D3BCA">
      <w:pPr>
        <w:pStyle w:val="af9"/>
      </w:pPr>
    </w:p>
  </w:endnote>
  <w:endnote w:id="65">
    <w:p w14:paraId="0FCC2CA9" w14:textId="77777777" w:rsidR="007D3BCA" w:rsidRDefault="007D3BCA" w:rsidP="004B2C56">
      <w:pPr>
        <w:pStyle w:val="af9"/>
        <w:jc w:val="both"/>
        <w:rPr>
          <w:sz w:val="24"/>
        </w:rPr>
      </w:pPr>
      <w:r>
        <w:rPr>
          <w:sz w:val="24"/>
        </w:rPr>
        <w:t>[</w:t>
      </w:r>
      <w:r w:rsidRPr="004B2C56">
        <w:rPr>
          <w:sz w:val="24"/>
        </w:rPr>
        <w:endnoteRef/>
      </w:r>
      <w:r>
        <w:rPr>
          <w:sz w:val="24"/>
        </w:rPr>
        <w:t>]</w:t>
      </w:r>
      <w:r w:rsidRPr="004B2C56">
        <w:rPr>
          <w:sz w:val="24"/>
        </w:rPr>
        <w:t xml:space="preserve"> </w:t>
      </w:r>
      <w:r w:rsidRPr="008433C4">
        <w:rPr>
          <w:sz w:val="24"/>
        </w:rPr>
        <w:t>N</w:t>
      </w:r>
      <w:r>
        <w:rPr>
          <w:rFonts w:hint="eastAsia"/>
          <w:sz w:val="24"/>
        </w:rPr>
        <w:t>.</w:t>
      </w:r>
      <w:r w:rsidRPr="008433C4">
        <w:rPr>
          <w:sz w:val="24"/>
        </w:rPr>
        <w:t xml:space="preserve"> Wirth. The programming language Pascal[J]. Acta Informatica, 1971, 1(1):35-63.</w:t>
      </w:r>
    </w:p>
    <w:p w14:paraId="26DA0472" w14:textId="77777777" w:rsidR="007D3BCA" w:rsidRPr="004B2C56" w:rsidRDefault="007D3BCA" w:rsidP="004B2C56">
      <w:pPr>
        <w:pStyle w:val="af9"/>
        <w:jc w:val="both"/>
        <w:rPr>
          <w:sz w:val="24"/>
        </w:rPr>
      </w:pPr>
    </w:p>
  </w:endnote>
  <w:endnote w:id="66">
    <w:p w14:paraId="14E953F8" w14:textId="77777777" w:rsidR="007D3BCA" w:rsidRDefault="007D3BCA" w:rsidP="00EC20D7">
      <w:pPr>
        <w:pStyle w:val="af9"/>
        <w:jc w:val="both"/>
        <w:rPr>
          <w:sz w:val="24"/>
        </w:rPr>
      </w:pPr>
      <w:r>
        <w:rPr>
          <w:rFonts w:hint="eastAsia"/>
          <w:sz w:val="24"/>
        </w:rPr>
        <w:t>[</w:t>
      </w:r>
      <w:r w:rsidRPr="00EC20D7">
        <w:rPr>
          <w:rStyle w:val="aff9"/>
          <w:sz w:val="24"/>
          <w:vertAlign w:val="baseline"/>
        </w:rPr>
        <w:endnoteRef/>
      </w:r>
      <w:r>
        <w:rPr>
          <w:rFonts w:hint="eastAsia"/>
          <w:sz w:val="24"/>
        </w:rPr>
        <w:t>]</w:t>
      </w:r>
      <w:r w:rsidRPr="00EC20D7">
        <w:rPr>
          <w:rStyle w:val="aff9"/>
          <w:sz w:val="24"/>
          <w:vertAlign w:val="baseline"/>
        </w:rPr>
        <w:t xml:space="preserve"> </w:t>
      </w:r>
      <w:r w:rsidRPr="00EC20D7">
        <w:rPr>
          <w:sz w:val="24"/>
        </w:rPr>
        <w:t>F</w:t>
      </w:r>
      <w:r>
        <w:rPr>
          <w:rFonts w:hint="eastAsia"/>
          <w:sz w:val="24"/>
        </w:rPr>
        <w:t xml:space="preserve">. </w:t>
      </w:r>
      <w:r w:rsidRPr="00EC20D7">
        <w:rPr>
          <w:sz w:val="24"/>
        </w:rPr>
        <w:t xml:space="preserve">Belli, </w:t>
      </w:r>
      <w:r>
        <w:rPr>
          <w:rFonts w:hint="eastAsia"/>
          <w:sz w:val="24"/>
        </w:rPr>
        <w:t xml:space="preserve">C.J. </w:t>
      </w:r>
      <w:r w:rsidRPr="00EC20D7">
        <w:rPr>
          <w:sz w:val="24"/>
        </w:rPr>
        <w:t>Budnik, et al. Event-based modelling, analysis and testing of user interactions: approach and case study: Research Articles[J]. Software Testing Verification &amp; Reliability, 2006, 16(1):</w:t>
      </w:r>
      <w:r>
        <w:rPr>
          <w:rFonts w:hint="eastAsia"/>
          <w:sz w:val="24"/>
        </w:rPr>
        <w:t xml:space="preserve"> </w:t>
      </w:r>
      <w:r w:rsidRPr="00EC20D7">
        <w:rPr>
          <w:sz w:val="24"/>
        </w:rPr>
        <w:t>3–32.</w:t>
      </w:r>
    </w:p>
    <w:p w14:paraId="564720AB" w14:textId="77777777" w:rsidR="007D3BCA" w:rsidRPr="00EC20D7" w:rsidRDefault="007D3BCA" w:rsidP="00EC20D7">
      <w:pPr>
        <w:pStyle w:val="af9"/>
        <w:jc w:val="both"/>
        <w:rPr>
          <w:rStyle w:val="aff9"/>
          <w:sz w:val="24"/>
          <w:vertAlign w:val="baseline"/>
        </w:rPr>
      </w:pPr>
    </w:p>
  </w:endnote>
  <w:endnote w:id="67">
    <w:p w14:paraId="01BD1638" w14:textId="77777777" w:rsidR="007D3BCA" w:rsidRPr="00946B7F" w:rsidRDefault="007D3BCA" w:rsidP="00946B7F">
      <w:pPr>
        <w:pStyle w:val="af9"/>
        <w:jc w:val="both"/>
        <w:rPr>
          <w:rStyle w:val="aff9"/>
          <w:sz w:val="24"/>
          <w:vertAlign w:val="baseline"/>
        </w:rPr>
      </w:pPr>
      <w:r>
        <w:rPr>
          <w:rFonts w:hint="eastAsia"/>
          <w:sz w:val="24"/>
        </w:rPr>
        <w:t>[</w:t>
      </w:r>
      <w:r w:rsidRPr="00946B7F">
        <w:rPr>
          <w:rStyle w:val="aff9"/>
          <w:sz w:val="24"/>
          <w:vertAlign w:val="baseline"/>
        </w:rPr>
        <w:endnoteRef/>
      </w:r>
      <w:r>
        <w:rPr>
          <w:sz w:val="24"/>
        </w:rPr>
        <w:t>]</w:t>
      </w:r>
      <w:r>
        <w:rPr>
          <w:rStyle w:val="aff9"/>
          <w:sz w:val="24"/>
          <w:vertAlign w:val="baseline"/>
        </w:rPr>
        <w:t xml:space="preserve"> </w:t>
      </w:r>
      <w:r w:rsidRPr="00946B7F">
        <w:rPr>
          <w:sz w:val="24"/>
        </w:rPr>
        <w:t>C</w:t>
      </w:r>
      <w:r>
        <w:rPr>
          <w:rFonts w:hint="eastAsia"/>
          <w:sz w:val="24"/>
        </w:rPr>
        <w:t xml:space="preserve">. </w:t>
      </w:r>
      <w:r w:rsidRPr="00946B7F">
        <w:rPr>
          <w:sz w:val="24"/>
        </w:rPr>
        <w:t>Sun. A Transformation-based Approach to Generating Scenario-oriented Test Cases from UML Activity Diagrams for Concurrent Applications[C]. Proceedings of 32nd Annual IEEE International Computer Software and Application Conference (COMPSAC 20</w:t>
      </w:r>
      <w:r w:rsidRPr="00946B7F">
        <w:rPr>
          <w:rFonts w:hint="eastAsia"/>
          <w:sz w:val="24"/>
        </w:rPr>
        <w:t>08)</w:t>
      </w:r>
      <w:r w:rsidRPr="00946B7F">
        <w:rPr>
          <w:rFonts w:hint="eastAsia"/>
          <w:sz w:val="24"/>
        </w:rPr>
        <w:t>，</w:t>
      </w:r>
      <w:r w:rsidRPr="00946B7F">
        <w:rPr>
          <w:rFonts w:hint="eastAsia"/>
          <w:sz w:val="24"/>
        </w:rPr>
        <w:t>IEEE Computer Society, Turku, Finland, 2008, pp</w:t>
      </w:r>
      <w:r>
        <w:rPr>
          <w:sz w:val="24"/>
        </w:rPr>
        <w:t>.</w:t>
      </w:r>
      <w:r w:rsidRPr="00946B7F">
        <w:rPr>
          <w:rFonts w:hint="eastAsia"/>
          <w:sz w:val="24"/>
        </w:rPr>
        <w:t xml:space="preserve"> 160-167.</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rinda">
    <w:panose1 w:val="020B0502040204020203"/>
    <w:charset w:val="00"/>
    <w:family w:val="swiss"/>
    <w:pitch w:val="variable"/>
    <w:sig w:usb0="0001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TimesNewRoman,Bold">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仿宋">
    <w:panose1 w:val="02010609060101010101"/>
    <w:charset w:val="86"/>
    <w:family w:val="modern"/>
    <w:pitch w:val="fixed"/>
    <w:sig w:usb0="800002BF" w:usb1="38CF7CFA" w:usb2="00000016" w:usb3="00000000" w:csb0="00040001" w:csb1="00000000"/>
  </w:font>
  <w:font w:name="MS Mincho">
    <w:altName w:val="ＭＳ 明朝"/>
    <w:panose1 w:val="02020609040205080304"/>
    <w:charset w:val="80"/>
    <w:family w:val="modern"/>
    <w:pitch w:val="fixed"/>
    <w:sig w:usb0="E00002FF" w:usb1="6AC7FDFB" w:usb2="00000012" w:usb3="00000000" w:csb0="0002009F" w:csb1="00000000"/>
  </w:font>
  <w:font w:name="CMBX10">
    <w:altName w:val="Times New Roman"/>
    <w:panose1 w:val="00000000000000000000"/>
    <w:charset w:val="00"/>
    <w:family w:val="auto"/>
    <w:notTrueType/>
    <w:pitch w:val="default"/>
    <w:sig w:usb0="00000003" w:usb1="00000000" w:usb2="0000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F08A357" w14:textId="3A7A8836" w:rsidR="007D3BCA" w:rsidRDefault="007D3BCA">
    <w:pPr>
      <w:pStyle w:val="afb"/>
      <w:jc w:val="cente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F702B">
      <w:rPr>
        <w:noProof/>
        <w:kern w:val="0"/>
        <w:sz w:val="21"/>
        <w:szCs w:val="21"/>
      </w:rPr>
      <w:t>88</w:t>
    </w:r>
    <w:r>
      <w:rPr>
        <w:kern w:val="0"/>
        <w:sz w:val="21"/>
        <w:szCs w:val="21"/>
      </w:rPr>
      <w:fldChar w:fldCharType="end"/>
    </w:r>
    <w:r>
      <w:rPr>
        <w:kern w:val="0"/>
        <w:sz w:val="21"/>
        <w:szCs w:val="21"/>
      </w:rPr>
      <w:t xml:space="preserve"> -</w: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FB36C7" w14:textId="77777777" w:rsidR="007D3BCA" w:rsidRDefault="007D3BCA">
    <w:pPr>
      <w:pStyle w:val="afb"/>
      <w:rPr>
        <w:szCs w:val="21"/>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947E2C" w14:textId="78A8A0F8" w:rsidR="007D3BCA" w:rsidRDefault="007D3BCA">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F702B">
      <w:rPr>
        <w:noProof/>
        <w:kern w:val="0"/>
        <w:sz w:val="21"/>
        <w:szCs w:val="21"/>
      </w:rPr>
      <w:t>VII</w:t>
    </w:r>
    <w:r>
      <w:rPr>
        <w:kern w:val="0"/>
        <w:sz w:val="21"/>
        <w:szCs w:val="21"/>
      </w:rPr>
      <w:fldChar w:fldCharType="end"/>
    </w:r>
    <w:r>
      <w:rPr>
        <w:kern w:val="0"/>
        <w:sz w:val="21"/>
        <w:szCs w:val="21"/>
      </w:rPr>
      <w:t xml:space="preserve"> -</w:t>
    </w: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015271" w14:textId="4A76D160" w:rsidR="007D3BCA" w:rsidRDefault="007D3BCA">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F702B">
      <w:rPr>
        <w:noProof/>
        <w:kern w:val="0"/>
        <w:sz w:val="21"/>
        <w:szCs w:val="21"/>
      </w:rPr>
      <w:t>87</w:t>
    </w:r>
    <w:r>
      <w:rPr>
        <w:kern w:val="0"/>
        <w:sz w:val="21"/>
        <w:szCs w:val="21"/>
      </w:rPr>
      <w:fldChar w:fldCharType="end"/>
    </w:r>
    <w:r>
      <w:rPr>
        <w:kern w:val="0"/>
        <w:sz w:val="21"/>
        <w:szCs w:val="21"/>
      </w:rPr>
      <w:t xml:space="preserve"> -</w:t>
    </w: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AEECF70" w14:textId="41A16878" w:rsidR="007D3BCA" w:rsidRDefault="007D3BCA">
    <w:pPr>
      <w:pStyle w:val="afb"/>
      <w:jc w:val="center"/>
      <w:rPr>
        <w:sz w:val="21"/>
        <w:szCs w:val="21"/>
      </w:rPr>
    </w:pPr>
    <w:r>
      <w:rPr>
        <w:sz w:val="21"/>
        <w:szCs w:val="21"/>
      </w:rPr>
      <w:t xml:space="preserve">- </w:t>
    </w:r>
    <w:r>
      <w:rPr>
        <w:sz w:val="21"/>
        <w:szCs w:val="21"/>
      </w:rPr>
      <w:fldChar w:fldCharType="begin"/>
    </w:r>
    <w:r>
      <w:rPr>
        <w:sz w:val="21"/>
        <w:szCs w:val="21"/>
      </w:rPr>
      <w:instrText xml:space="preserve"> PAGE </w:instrText>
    </w:r>
    <w:r>
      <w:rPr>
        <w:sz w:val="21"/>
        <w:szCs w:val="21"/>
      </w:rPr>
      <w:fldChar w:fldCharType="separate"/>
    </w:r>
    <w:r w:rsidR="009B08A1">
      <w:rPr>
        <w:noProof/>
        <w:sz w:val="21"/>
        <w:szCs w:val="21"/>
      </w:rPr>
      <w:t>93</w:t>
    </w:r>
    <w:r>
      <w:rPr>
        <w:sz w:val="21"/>
        <w:szCs w:val="21"/>
      </w:rPr>
      <w:fldChar w:fldCharType="end"/>
    </w:r>
    <w:r>
      <w:rPr>
        <w:sz w:val="21"/>
        <w:szCs w:val="21"/>
      </w:rPr>
      <w:t xml:space="preserve"> -</w:t>
    </w: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39187B2" w14:textId="03C4E6AD" w:rsidR="007D3BCA" w:rsidRDefault="007D3BCA">
    <w:pPr>
      <w:pStyle w:val="afb"/>
      <w:jc w:val="center"/>
      <w:rPr>
        <w:sz w:val="21"/>
        <w:szCs w:val="21"/>
      </w:rPr>
    </w:pPr>
    <w:r>
      <w:rPr>
        <w:kern w:val="0"/>
        <w:sz w:val="21"/>
        <w:szCs w:val="21"/>
      </w:rPr>
      <w:t xml:space="preserve">- </w:t>
    </w:r>
    <w:r>
      <w:rPr>
        <w:kern w:val="0"/>
        <w:sz w:val="21"/>
        <w:szCs w:val="21"/>
      </w:rPr>
      <w:fldChar w:fldCharType="begin"/>
    </w:r>
    <w:r>
      <w:rPr>
        <w:kern w:val="0"/>
        <w:sz w:val="21"/>
        <w:szCs w:val="21"/>
      </w:rPr>
      <w:instrText xml:space="preserve"> PAGE </w:instrText>
    </w:r>
    <w:r>
      <w:rPr>
        <w:kern w:val="0"/>
        <w:sz w:val="21"/>
        <w:szCs w:val="21"/>
      </w:rPr>
      <w:fldChar w:fldCharType="separate"/>
    </w:r>
    <w:r w:rsidR="009F702B">
      <w:rPr>
        <w:noProof/>
        <w:kern w:val="0"/>
        <w:sz w:val="21"/>
        <w:szCs w:val="21"/>
      </w:rPr>
      <w:t>3</w:t>
    </w:r>
    <w:r>
      <w:rPr>
        <w:kern w:val="0"/>
        <w:sz w:val="21"/>
        <w:szCs w:val="21"/>
      </w:rPr>
      <w:fldChar w:fldCharType="end"/>
    </w:r>
    <w:r>
      <w:rPr>
        <w:kern w:val="0"/>
        <w:sz w:val="21"/>
        <w:szCs w:val="21"/>
      </w:rPr>
      <w:t xml:space="preserve"> -</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E29889" w14:textId="77777777" w:rsidR="00B7220A" w:rsidRDefault="00B7220A">
      <w:r>
        <w:separator/>
      </w:r>
    </w:p>
  </w:footnote>
  <w:footnote w:type="continuationSeparator" w:id="0">
    <w:p w14:paraId="46452FF4" w14:textId="77777777" w:rsidR="00B7220A" w:rsidRDefault="00B7220A">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A43316" w14:textId="77777777" w:rsidR="007D3BCA" w:rsidRDefault="007D3BCA">
    <w:pPr>
      <w:pStyle w:val="u8"/>
    </w:pPr>
    <w:r w:rsidRPr="00194BEA">
      <w:rPr>
        <w:rFonts w:hint="eastAsia"/>
      </w:rPr>
      <w:t>行为模型驱动的服务组合程序测试用例生成技术研究</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326387" w14:textId="77777777" w:rsidR="007D3BCA" w:rsidRDefault="007D3BCA" w:rsidP="00CE2ABA">
    <w:pPr>
      <w:pStyle w:val="afe"/>
      <w:pBdr>
        <w:bottom w:val="none" w:sz="0" w:space="0" w:color="auto"/>
      </w:pBd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C65F1B" w14:textId="77777777" w:rsidR="007D3BCA" w:rsidRDefault="007D3BCA">
    <w:pPr>
      <w:pStyle w:val="u8"/>
    </w:pPr>
    <w:r>
      <w:rPr>
        <w:rFonts w:hint="eastAsia"/>
      </w:rPr>
      <w:t>北京科技大学硕士学位论文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FFFFFF7C"/>
    <w:lvl w:ilvl="0">
      <w:start w:val="1"/>
      <w:numFmt w:val="decimal"/>
      <w:pStyle w:val="5"/>
      <w:lvlText w:val="%1."/>
      <w:lvlJc w:val="left"/>
      <w:pPr>
        <w:tabs>
          <w:tab w:val="left" w:pos="2040"/>
        </w:tabs>
        <w:ind w:leftChars="800" w:left="2040" w:hangingChars="200" w:hanging="360"/>
      </w:pPr>
    </w:lvl>
  </w:abstractNum>
  <w:abstractNum w:abstractNumId="1" w15:restartNumberingAfterBreak="0">
    <w:nsid w:val="FFFFFF7D"/>
    <w:multiLevelType w:val="singleLevel"/>
    <w:tmpl w:val="FFFFFF7D"/>
    <w:lvl w:ilvl="0">
      <w:start w:val="1"/>
      <w:numFmt w:val="decimal"/>
      <w:pStyle w:val="4"/>
      <w:lvlText w:val="%1."/>
      <w:lvlJc w:val="left"/>
      <w:pPr>
        <w:tabs>
          <w:tab w:val="left" w:pos="1620"/>
        </w:tabs>
        <w:ind w:leftChars="600" w:left="1620" w:hangingChars="200" w:hanging="360"/>
      </w:pPr>
    </w:lvl>
  </w:abstractNum>
  <w:abstractNum w:abstractNumId="2" w15:restartNumberingAfterBreak="0">
    <w:nsid w:val="FFFFFF7E"/>
    <w:multiLevelType w:val="singleLevel"/>
    <w:tmpl w:val="FFFFFF7E"/>
    <w:lvl w:ilvl="0">
      <w:start w:val="1"/>
      <w:numFmt w:val="decimal"/>
      <w:pStyle w:val="3"/>
      <w:lvlText w:val="%1."/>
      <w:lvlJc w:val="left"/>
      <w:pPr>
        <w:tabs>
          <w:tab w:val="left" w:pos="1200"/>
        </w:tabs>
        <w:ind w:leftChars="400" w:left="1200" w:hangingChars="200" w:hanging="360"/>
      </w:pPr>
    </w:lvl>
  </w:abstractNum>
  <w:abstractNum w:abstractNumId="3" w15:restartNumberingAfterBreak="0">
    <w:nsid w:val="FFFFFF7F"/>
    <w:multiLevelType w:val="singleLevel"/>
    <w:tmpl w:val="FFFFFF7F"/>
    <w:lvl w:ilvl="0">
      <w:start w:val="1"/>
      <w:numFmt w:val="decimal"/>
      <w:pStyle w:val="2"/>
      <w:lvlText w:val="%1."/>
      <w:lvlJc w:val="left"/>
      <w:pPr>
        <w:tabs>
          <w:tab w:val="left" w:pos="780"/>
        </w:tabs>
        <w:ind w:leftChars="200" w:left="780" w:hangingChars="200" w:hanging="360"/>
      </w:pPr>
    </w:lvl>
  </w:abstractNum>
  <w:abstractNum w:abstractNumId="4" w15:restartNumberingAfterBreak="0">
    <w:nsid w:val="FFFFFF80"/>
    <w:multiLevelType w:val="singleLevel"/>
    <w:tmpl w:val="FFFFFF80"/>
    <w:lvl w:ilvl="0">
      <w:start w:val="1"/>
      <w:numFmt w:val="bullet"/>
      <w:pStyle w:val="50"/>
      <w:lvlText w:val=""/>
      <w:lvlJc w:val="left"/>
      <w:pPr>
        <w:tabs>
          <w:tab w:val="left"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FFFFFF81"/>
    <w:lvl w:ilvl="0">
      <w:start w:val="1"/>
      <w:numFmt w:val="bullet"/>
      <w:pStyle w:val="40"/>
      <w:lvlText w:val=""/>
      <w:lvlJc w:val="left"/>
      <w:pPr>
        <w:tabs>
          <w:tab w:val="left"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FFFFFF82"/>
    <w:lvl w:ilvl="0">
      <w:start w:val="1"/>
      <w:numFmt w:val="bullet"/>
      <w:pStyle w:val="30"/>
      <w:lvlText w:val=""/>
      <w:lvlJc w:val="left"/>
      <w:pPr>
        <w:tabs>
          <w:tab w:val="left"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FFFFFF83"/>
    <w:lvl w:ilvl="0">
      <w:start w:val="1"/>
      <w:numFmt w:val="bullet"/>
      <w:pStyle w:val="20"/>
      <w:lvlText w:val=""/>
      <w:lvlJc w:val="left"/>
      <w:pPr>
        <w:tabs>
          <w:tab w:val="left" w:pos="780"/>
        </w:tabs>
        <w:ind w:leftChars="200" w:left="780" w:hangingChars="200" w:hanging="360"/>
      </w:pPr>
      <w:rPr>
        <w:rFonts w:ascii="Wingdings" w:hAnsi="Wingdings" w:hint="default"/>
      </w:rPr>
    </w:lvl>
  </w:abstractNum>
  <w:abstractNum w:abstractNumId="8" w15:restartNumberingAfterBreak="0">
    <w:nsid w:val="FFFFFF88"/>
    <w:multiLevelType w:val="singleLevel"/>
    <w:tmpl w:val="FFFFFF88"/>
    <w:lvl w:ilvl="0">
      <w:start w:val="1"/>
      <w:numFmt w:val="decimal"/>
      <w:pStyle w:val="a"/>
      <w:lvlText w:val="%1."/>
      <w:lvlJc w:val="left"/>
      <w:pPr>
        <w:tabs>
          <w:tab w:val="left" w:pos="360"/>
        </w:tabs>
        <w:ind w:left="360" w:hangingChars="200" w:hanging="360"/>
      </w:pPr>
    </w:lvl>
  </w:abstractNum>
  <w:abstractNum w:abstractNumId="9" w15:restartNumberingAfterBreak="0">
    <w:nsid w:val="FFFFFF89"/>
    <w:multiLevelType w:val="singleLevel"/>
    <w:tmpl w:val="FFFFFF89"/>
    <w:lvl w:ilvl="0">
      <w:start w:val="1"/>
      <w:numFmt w:val="bullet"/>
      <w:pStyle w:val="a0"/>
      <w:lvlText w:val=""/>
      <w:lvlJc w:val="left"/>
      <w:pPr>
        <w:tabs>
          <w:tab w:val="left" w:pos="360"/>
        </w:tabs>
        <w:ind w:left="360" w:hangingChars="200" w:hanging="360"/>
      </w:pPr>
      <w:rPr>
        <w:rFonts w:ascii="Wingdings" w:hAnsi="Wingdings" w:hint="default"/>
      </w:rPr>
    </w:lvl>
  </w:abstractNum>
  <w:abstractNum w:abstractNumId="10" w15:restartNumberingAfterBreak="0">
    <w:nsid w:val="019A189A"/>
    <w:multiLevelType w:val="hybridMultilevel"/>
    <w:tmpl w:val="201EA010"/>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099B33D3"/>
    <w:multiLevelType w:val="multilevel"/>
    <w:tmpl w:val="5AF26D88"/>
    <w:lvl w:ilvl="0">
      <w:start w:val="1"/>
      <w:numFmt w:val="decimal"/>
      <w:pStyle w:val="u1"/>
      <w:suff w:val="space"/>
      <w:lvlText w:val="%1"/>
      <w:lvlJc w:val="left"/>
      <w:pPr>
        <w:ind w:left="425" w:hanging="425"/>
      </w:pPr>
      <w:rPr>
        <w:rFonts w:hint="eastAsia"/>
      </w:rPr>
    </w:lvl>
    <w:lvl w:ilvl="1">
      <w:start w:val="1"/>
      <w:numFmt w:val="decimal"/>
      <w:pStyle w:val="u2"/>
      <w:suff w:val="space"/>
      <w:lvlText w:val="%1.%2"/>
      <w:lvlJc w:val="left"/>
      <w:pPr>
        <w:ind w:left="992" w:hanging="992"/>
      </w:pPr>
      <w:rPr>
        <w:rFonts w:hint="eastAsia"/>
        <w:b/>
      </w:rPr>
    </w:lvl>
    <w:lvl w:ilvl="2">
      <w:start w:val="1"/>
      <w:numFmt w:val="decimal"/>
      <w:pStyle w:val="u3"/>
      <w:suff w:val="space"/>
      <w:lvlText w:val="%1.%2.%3"/>
      <w:lvlJc w:val="left"/>
      <w:pPr>
        <w:ind w:left="2541" w:hanging="2400"/>
      </w:pPr>
      <w:rPr>
        <w:rFonts w:hint="eastAsia"/>
        <w:b w:val="0"/>
      </w:rPr>
    </w:lvl>
    <w:lvl w:ilvl="3">
      <w:start w:val="1"/>
      <w:numFmt w:val="decimal"/>
      <w:lvlText w:val="%1.%2.%3.%4"/>
      <w:lvlJc w:val="left"/>
      <w:pPr>
        <w:tabs>
          <w:tab w:val="left" w:pos="4156"/>
        </w:tabs>
        <w:ind w:left="1984" w:hanging="708"/>
      </w:pPr>
      <w:rPr>
        <w:rFonts w:hint="eastAsia"/>
      </w:rPr>
    </w:lvl>
    <w:lvl w:ilvl="4">
      <w:start w:val="1"/>
      <w:numFmt w:val="decimal"/>
      <w:pStyle w:val="51"/>
      <w:lvlText w:val="%1.%2.%3.%4.%5"/>
      <w:lvlJc w:val="left"/>
      <w:pPr>
        <w:tabs>
          <w:tab w:val="left" w:pos="5301"/>
        </w:tabs>
        <w:ind w:left="2551" w:hanging="850"/>
      </w:pPr>
      <w:rPr>
        <w:rFonts w:hint="eastAsia"/>
      </w:rPr>
    </w:lvl>
    <w:lvl w:ilvl="5">
      <w:start w:val="1"/>
      <w:numFmt w:val="decimal"/>
      <w:lvlText w:val="%1.%2.%3.%4.%5.%6"/>
      <w:lvlJc w:val="left"/>
      <w:pPr>
        <w:tabs>
          <w:tab w:val="left" w:pos="6446"/>
        </w:tabs>
        <w:ind w:left="3260" w:hanging="1134"/>
      </w:pPr>
      <w:rPr>
        <w:rFonts w:hint="eastAsia"/>
      </w:rPr>
    </w:lvl>
    <w:lvl w:ilvl="6">
      <w:start w:val="1"/>
      <w:numFmt w:val="decimal"/>
      <w:lvlText w:val="%1.%2.%3.%4.%5.%6.%7"/>
      <w:lvlJc w:val="left"/>
      <w:pPr>
        <w:tabs>
          <w:tab w:val="left" w:pos="7591"/>
        </w:tabs>
        <w:ind w:left="3827" w:hanging="1276"/>
      </w:pPr>
      <w:rPr>
        <w:rFonts w:hint="eastAsia"/>
      </w:rPr>
    </w:lvl>
    <w:lvl w:ilvl="7">
      <w:start w:val="1"/>
      <w:numFmt w:val="decimal"/>
      <w:lvlText w:val="%1.%2.%3.%4.%5.%6.%7.%8"/>
      <w:lvlJc w:val="left"/>
      <w:pPr>
        <w:tabs>
          <w:tab w:val="left" w:pos="8736"/>
        </w:tabs>
        <w:ind w:left="4394" w:hanging="1418"/>
      </w:pPr>
      <w:rPr>
        <w:rFonts w:hint="eastAsia"/>
      </w:rPr>
    </w:lvl>
    <w:lvl w:ilvl="8">
      <w:start w:val="1"/>
      <w:numFmt w:val="decimal"/>
      <w:lvlText w:val="%1.%2.%3.%4.%5.%6.%7.%8.%9"/>
      <w:lvlJc w:val="left"/>
      <w:pPr>
        <w:tabs>
          <w:tab w:val="left" w:pos="9522"/>
        </w:tabs>
        <w:ind w:left="5102" w:hanging="1700"/>
      </w:pPr>
      <w:rPr>
        <w:rFonts w:hint="eastAsia"/>
      </w:rPr>
    </w:lvl>
  </w:abstractNum>
  <w:abstractNum w:abstractNumId="12" w15:restartNumberingAfterBreak="0">
    <w:nsid w:val="0A325ACB"/>
    <w:multiLevelType w:val="hybridMultilevel"/>
    <w:tmpl w:val="BC3268D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0C345771"/>
    <w:multiLevelType w:val="hybridMultilevel"/>
    <w:tmpl w:val="95C63C8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0DEC56C9"/>
    <w:multiLevelType w:val="hybridMultilevel"/>
    <w:tmpl w:val="3DCC16A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0E7C604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16" w15:restartNumberingAfterBreak="0">
    <w:nsid w:val="10ED0650"/>
    <w:multiLevelType w:val="hybridMultilevel"/>
    <w:tmpl w:val="451A4E26"/>
    <w:lvl w:ilvl="0" w:tplc="5D2CDC66">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14C73DC0"/>
    <w:multiLevelType w:val="hybridMultilevel"/>
    <w:tmpl w:val="3AFC428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15941120"/>
    <w:multiLevelType w:val="multilevel"/>
    <w:tmpl w:val="15941120"/>
    <w:lvl w:ilvl="0">
      <w:start w:val="1"/>
      <w:numFmt w:val="upperLetter"/>
      <w:pStyle w:val="u"/>
      <w:lvlText w:val="附录%1 "/>
      <w:lvlJc w:val="left"/>
      <w:pPr>
        <w:tabs>
          <w:tab w:val="left" w:pos="907"/>
        </w:tabs>
        <w:ind w:left="420" w:hanging="420"/>
      </w:pPr>
      <w:rPr>
        <w:rFonts w:hint="eastAsia"/>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19" w15:restartNumberingAfterBreak="0">
    <w:nsid w:val="1957612B"/>
    <w:multiLevelType w:val="hybridMultilevel"/>
    <w:tmpl w:val="F1526780"/>
    <w:lvl w:ilvl="0" w:tplc="0F082636">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20" w15:restartNumberingAfterBreak="0">
    <w:nsid w:val="1C034666"/>
    <w:multiLevelType w:val="hybridMultilevel"/>
    <w:tmpl w:val="1688B1B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28B6780E"/>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22" w15:restartNumberingAfterBreak="0">
    <w:nsid w:val="2AC45D65"/>
    <w:multiLevelType w:val="hybridMultilevel"/>
    <w:tmpl w:val="482AF21E"/>
    <w:lvl w:ilvl="0" w:tplc="3E9E9F0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2BF762AB"/>
    <w:multiLevelType w:val="hybridMultilevel"/>
    <w:tmpl w:val="0A50F254"/>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24" w15:restartNumberingAfterBreak="0">
    <w:nsid w:val="301A1DC1"/>
    <w:multiLevelType w:val="multilevel"/>
    <w:tmpl w:val="58234AEC"/>
    <w:lvl w:ilvl="0">
      <w:start w:val="1"/>
      <w:numFmt w:val="decimal"/>
      <w:lvlText w:val="%1)"/>
      <w:lvlJc w:val="left"/>
      <w:pPr>
        <w:ind w:left="900" w:hanging="480"/>
      </w:pPr>
      <w:rPr>
        <w:rFonts w:cs="Times New Roman"/>
        <w:b/>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5" w15:restartNumberingAfterBreak="0">
    <w:nsid w:val="321F1E9E"/>
    <w:multiLevelType w:val="singleLevel"/>
    <w:tmpl w:val="321F1E9E"/>
    <w:lvl w:ilvl="0">
      <w:start w:val="1"/>
      <w:numFmt w:val="chineseCountingThousand"/>
      <w:lvlText w:val="%1、"/>
      <w:lvlJc w:val="left"/>
      <w:pPr>
        <w:tabs>
          <w:tab w:val="left" w:pos="644"/>
        </w:tabs>
        <w:ind w:left="170" w:firstLine="114"/>
      </w:pPr>
      <w:rPr>
        <w:rFonts w:ascii="Times New Roman" w:hAnsi="Times New Roman" w:hint="default"/>
        <w:b w:val="0"/>
        <w:i w:val="0"/>
        <w:lang w:val="en-US"/>
      </w:rPr>
    </w:lvl>
  </w:abstractNum>
  <w:abstractNum w:abstractNumId="26" w15:restartNumberingAfterBreak="0">
    <w:nsid w:val="34F302E8"/>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27" w15:restartNumberingAfterBreak="0">
    <w:nsid w:val="35652133"/>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8" w15:restartNumberingAfterBreak="0">
    <w:nsid w:val="3B7C419E"/>
    <w:multiLevelType w:val="hybridMultilevel"/>
    <w:tmpl w:val="F6B63A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9" w15:restartNumberingAfterBreak="0">
    <w:nsid w:val="3D54731D"/>
    <w:multiLevelType w:val="hybridMultilevel"/>
    <w:tmpl w:val="4E5A25BA"/>
    <w:lvl w:ilvl="0" w:tplc="ACA6FDA2">
      <w:start w:val="1"/>
      <w:numFmt w:val="decimal"/>
      <w:lvlText w:val="(%1)"/>
      <w:lvlJc w:val="left"/>
      <w:pPr>
        <w:ind w:left="987" w:hanging="420"/>
      </w:pPr>
      <w:rPr>
        <w:rFonts w:hint="default"/>
        <w:b w:val="0"/>
      </w:rPr>
    </w:lvl>
    <w:lvl w:ilvl="1" w:tplc="04090019" w:tentative="1">
      <w:start w:val="1"/>
      <w:numFmt w:val="lowerLetter"/>
      <w:lvlText w:val="%2)"/>
      <w:lvlJc w:val="left"/>
      <w:pPr>
        <w:ind w:left="1407" w:hanging="420"/>
      </w:pPr>
    </w:lvl>
    <w:lvl w:ilvl="2" w:tplc="0409001B" w:tentative="1">
      <w:start w:val="1"/>
      <w:numFmt w:val="lowerRoman"/>
      <w:lvlText w:val="%3."/>
      <w:lvlJc w:val="right"/>
      <w:pPr>
        <w:ind w:left="1827" w:hanging="420"/>
      </w:pPr>
    </w:lvl>
    <w:lvl w:ilvl="3" w:tplc="0409000F" w:tentative="1">
      <w:start w:val="1"/>
      <w:numFmt w:val="decimal"/>
      <w:lvlText w:val="%4."/>
      <w:lvlJc w:val="left"/>
      <w:pPr>
        <w:ind w:left="2247" w:hanging="420"/>
      </w:pPr>
    </w:lvl>
    <w:lvl w:ilvl="4" w:tplc="04090019" w:tentative="1">
      <w:start w:val="1"/>
      <w:numFmt w:val="lowerLetter"/>
      <w:lvlText w:val="%5)"/>
      <w:lvlJc w:val="left"/>
      <w:pPr>
        <w:ind w:left="2667" w:hanging="420"/>
      </w:pPr>
    </w:lvl>
    <w:lvl w:ilvl="5" w:tplc="0409001B" w:tentative="1">
      <w:start w:val="1"/>
      <w:numFmt w:val="lowerRoman"/>
      <w:lvlText w:val="%6."/>
      <w:lvlJc w:val="right"/>
      <w:pPr>
        <w:ind w:left="3087" w:hanging="420"/>
      </w:pPr>
    </w:lvl>
    <w:lvl w:ilvl="6" w:tplc="0409000F" w:tentative="1">
      <w:start w:val="1"/>
      <w:numFmt w:val="decimal"/>
      <w:lvlText w:val="%7."/>
      <w:lvlJc w:val="left"/>
      <w:pPr>
        <w:ind w:left="3507" w:hanging="420"/>
      </w:pPr>
    </w:lvl>
    <w:lvl w:ilvl="7" w:tplc="04090019" w:tentative="1">
      <w:start w:val="1"/>
      <w:numFmt w:val="lowerLetter"/>
      <w:lvlText w:val="%8)"/>
      <w:lvlJc w:val="left"/>
      <w:pPr>
        <w:ind w:left="3927" w:hanging="420"/>
      </w:pPr>
    </w:lvl>
    <w:lvl w:ilvl="8" w:tplc="0409001B" w:tentative="1">
      <w:start w:val="1"/>
      <w:numFmt w:val="lowerRoman"/>
      <w:lvlText w:val="%9."/>
      <w:lvlJc w:val="right"/>
      <w:pPr>
        <w:ind w:left="4347" w:hanging="420"/>
      </w:pPr>
    </w:lvl>
  </w:abstractNum>
  <w:abstractNum w:abstractNumId="30" w15:restartNumberingAfterBreak="0">
    <w:nsid w:val="3E3B0BD1"/>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31" w15:restartNumberingAfterBreak="0">
    <w:nsid w:val="3F3D4216"/>
    <w:multiLevelType w:val="multilevel"/>
    <w:tmpl w:val="4CFE3C6E"/>
    <w:lvl w:ilvl="0">
      <w:start w:val="1"/>
      <w:numFmt w:val="decimal"/>
      <w:lvlText w:val="(%1)"/>
      <w:lvlJc w:val="left"/>
      <w:pPr>
        <w:ind w:left="846" w:hanging="420"/>
      </w:pPr>
      <w:rPr>
        <w:rFonts w:cs="Times New Roman" w:hint="default"/>
        <w:b/>
        <w:color w:val="auto"/>
      </w:rPr>
    </w:lvl>
    <w:lvl w:ilvl="1">
      <w:start w:val="1"/>
      <w:numFmt w:val="lowerLetter"/>
      <w:lvlText w:val="%2)"/>
      <w:lvlJc w:val="left"/>
      <w:pPr>
        <w:ind w:left="1266" w:hanging="420"/>
      </w:pPr>
    </w:lvl>
    <w:lvl w:ilvl="2">
      <w:start w:val="1"/>
      <w:numFmt w:val="lowerRoman"/>
      <w:lvlText w:val="%3."/>
      <w:lvlJc w:val="right"/>
      <w:pPr>
        <w:ind w:left="1686" w:hanging="420"/>
      </w:pPr>
    </w:lvl>
    <w:lvl w:ilvl="3">
      <w:start w:val="1"/>
      <w:numFmt w:val="decimal"/>
      <w:lvlText w:val="%4."/>
      <w:lvlJc w:val="left"/>
      <w:pPr>
        <w:ind w:left="2106" w:hanging="420"/>
      </w:pPr>
    </w:lvl>
    <w:lvl w:ilvl="4">
      <w:start w:val="1"/>
      <w:numFmt w:val="lowerLetter"/>
      <w:lvlText w:val="%5)"/>
      <w:lvlJc w:val="left"/>
      <w:pPr>
        <w:ind w:left="2526" w:hanging="420"/>
      </w:pPr>
    </w:lvl>
    <w:lvl w:ilvl="5">
      <w:start w:val="1"/>
      <w:numFmt w:val="lowerRoman"/>
      <w:lvlText w:val="%6."/>
      <w:lvlJc w:val="right"/>
      <w:pPr>
        <w:ind w:left="2946" w:hanging="420"/>
      </w:pPr>
    </w:lvl>
    <w:lvl w:ilvl="6">
      <w:start w:val="1"/>
      <w:numFmt w:val="decimal"/>
      <w:lvlText w:val="%7."/>
      <w:lvlJc w:val="left"/>
      <w:pPr>
        <w:ind w:left="3366" w:hanging="420"/>
      </w:pPr>
    </w:lvl>
    <w:lvl w:ilvl="7">
      <w:start w:val="1"/>
      <w:numFmt w:val="lowerLetter"/>
      <w:lvlText w:val="%8)"/>
      <w:lvlJc w:val="left"/>
      <w:pPr>
        <w:ind w:left="3786" w:hanging="420"/>
      </w:pPr>
    </w:lvl>
    <w:lvl w:ilvl="8">
      <w:start w:val="1"/>
      <w:numFmt w:val="lowerRoman"/>
      <w:lvlText w:val="%9."/>
      <w:lvlJc w:val="right"/>
      <w:pPr>
        <w:ind w:left="4206" w:hanging="420"/>
      </w:pPr>
    </w:lvl>
  </w:abstractNum>
  <w:abstractNum w:abstractNumId="32" w15:restartNumberingAfterBreak="0">
    <w:nsid w:val="3F920E62"/>
    <w:multiLevelType w:val="multilevel"/>
    <w:tmpl w:val="0E7C6042"/>
    <w:lvl w:ilvl="0">
      <w:start w:val="1"/>
      <w:numFmt w:val="decimal"/>
      <w:lvlText w:val="(%1)"/>
      <w:lvlJc w:val="left"/>
      <w:pPr>
        <w:ind w:left="840" w:hanging="420"/>
      </w:pPr>
      <w:rPr>
        <w:rFonts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33" w15:restartNumberingAfterBreak="0">
    <w:nsid w:val="402A5091"/>
    <w:multiLevelType w:val="hybridMultilevel"/>
    <w:tmpl w:val="07E8A6C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4" w15:restartNumberingAfterBreak="0">
    <w:nsid w:val="40E9772C"/>
    <w:multiLevelType w:val="hybridMultilevel"/>
    <w:tmpl w:val="5918814E"/>
    <w:lvl w:ilvl="0" w:tplc="25E2BCDA">
      <w:start w:val="1"/>
      <w:numFmt w:val="bullet"/>
      <w:lvlText w:val="•"/>
      <w:lvlJc w:val="left"/>
      <w:pPr>
        <w:ind w:left="1320" w:hanging="420"/>
      </w:pPr>
      <w:rPr>
        <w:rFonts w:ascii="Arial" w:hAnsi="Arial" w:hint="default"/>
        <w:color w:val="auto"/>
        <w:sz w:val="21"/>
        <w:lang w:eastAsia="zh-CN"/>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35" w15:restartNumberingAfterBreak="0">
    <w:nsid w:val="42032891"/>
    <w:multiLevelType w:val="hybridMultilevel"/>
    <w:tmpl w:val="C4D2485C"/>
    <w:lvl w:ilvl="0" w:tplc="74626538">
      <w:start w:val="1"/>
      <w:numFmt w:val="decimal"/>
      <w:lvlText w:val="%1)"/>
      <w:lvlJc w:val="left"/>
      <w:pPr>
        <w:ind w:left="900" w:hanging="420"/>
      </w:pPr>
      <w:rPr>
        <w:b/>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43F671CF"/>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15:restartNumberingAfterBreak="0">
    <w:nsid w:val="44790659"/>
    <w:multiLevelType w:val="hybridMultilevel"/>
    <w:tmpl w:val="6ABAEEDA"/>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15:restartNumberingAfterBreak="0">
    <w:nsid w:val="46875F88"/>
    <w:multiLevelType w:val="hybridMultilevel"/>
    <w:tmpl w:val="51D0239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47B06230"/>
    <w:multiLevelType w:val="hybridMultilevel"/>
    <w:tmpl w:val="0C8A8ADC"/>
    <w:lvl w:ilvl="0" w:tplc="7044485E">
      <w:start w:val="1"/>
      <w:numFmt w:val="decimal"/>
      <w:lvlText w:val="(%1)"/>
      <w:lvlJc w:val="left"/>
      <w:pPr>
        <w:ind w:left="900" w:hanging="420"/>
      </w:pPr>
      <w:rPr>
        <w:rFonts w:hint="default"/>
        <w:color w:val="000000" w:themeColor="text1"/>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0" w15:restartNumberingAfterBreak="0">
    <w:nsid w:val="499A69C6"/>
    <w:multiLevelType w:val="multilevel"/>
    <w:tmpl w:val="499A69C6"/>
    <w:lvl w:ilvl="0">
      <w:start w:val="1"/>
      <w:numFmt w:val="decimal"/>
      <w:pStyle w:val="u0"/>
      <w:lvlText w:val="[%1] "/>
      <w:lvlJc w:val="left"/>
      <w:pPr>
        <w:tabs>
          <w:tab w:val="left" w:pos="567"/>
        </w:tabs>
        <w:ind w:left="567" w:hanging="567"/>
      </w:pPr>
      <w:rPr>
        <w:rFonts w:hint="eastAsia"/>
      </w:rPr>
    </w:lvl>
    <w:lvl w:ilvl="1">
      <w:start w:val="1"/>
      <w:numFmt w:val="decimal"/>
      <w:suff w:val="space"/>
      <w:lvlText w:val="%1.%2."/>
      <w:lvlJc w:val="left"/>
      <w:pPr>
        <w:ind w:left="567" w:hanging="567"/>
      </w:pPr>
      <w:rPr>
        <w:rFonts w:hint="eastAsia"/>
      </w:rPr>
    </w:lvl>
    <w:lvl w:ilvl="2">
      <w:start w:val="1"/>
      <w:numFmt w:val="decimal"/>
      <w:lvlText w:val="%1.%2.%3."/>
      <w:lvlJc w:val="left"/>
      <w:pPr>
        <w:tabs>
          <w:tab w:val="left" w:pos="709"/>
        </w:tabs>
        <w:ind w:left="709" w:hanging="709"/>
      </w:pPr>
      <w:rPr>
        <w:rFonts w:hint="eastAsia"/>
      </w:rPr>
    </w:lvl>
    <w:lvl w:ilvl="3">
      <w:start w:val="1"/>
      <w:numFmt w:val="decimal"/>
      <w:lvlText w:val="%1.%2.%3.%4."/>
      <w:lvlJc w:val="left"/>
      <w:pPr>
        <w:tabs>
          <w:tab w:val="left" w:pos="851"/>
        </w:tabs>
        <w:ind w:left="851" w:hanging="851"/>
      </w:pPr>
      <w:rPr>
        <w:rFonts w:hint="eastAsia"/>
      </w:rPr>
    </w:lvl>
    <w:lvl w:ilvl="4">
      <w:start w:val="1"/>
      <w:numFmt w:val="decimal"/>
      <w:lvlText w:val="%1.%2.%3.%4.%5."/>
      <w:lvlJc w:val="left"/>
      <w:pPr>
        <w:tabs>
          <w:tab w:val="left" w:pos="992"/>
        </w:tabs>
        <w:ind w:left="992" w:hanging="992"/>
      </w:pPr>
      <w:rPr>
        <w:rFonts w:hint="eastAsia"/>
      </w:rPr>
    </w:lvl>
    <w:lvl w:ilvl="5">
      <w:start w:val="1"/>
      <w:numFmt w:val="decimal"/>
      <w:lvlText w:val="%1.%2.%3.%4.%5.%6."/>
      <w:lvlJc w:val="left"/>
      <w:pPr>
        <w:tabs>
          <w:tab w:val="left" w:pos="1134"/>
        </w:tabs>
        <w:ind w:left="1134" w:hanging="1134"/>
      </w:pPr>
      <w:rPr>
        <w:rFonts w:hint="eastAsia"/>
      </w:rPr>
    </w:lvl>
    <w:lvl w:ilvl="6">
      <w:start w:val="1"/>
      <w:numFmt w:val="decimal"/>
      <w:lvlText w:val="%1.%2.%3.%4.%5.%6.%7."/>
      <w:lvlJc w:val="left"/>
      <w:pPr>
        <w:tabs>
          <w:tab w:val="left" w:pos="1276"/>
        </w:tabs>
        <w:ind w:left="1276" w:hanging="1276"/>
      </w:pPr>
      <w:rPr>
        <w:rFonts w:hint="eastAsia"/>
      </w:rPr>
    </w:lvl>
    <w:lvl w:ilvl="7">
      <w:start w:val="1"/>
      <w:numFmt w:val="decimal"/>
      <w:lvlText w:val="%1.%2.%3.%4.%5.%6.%7.%8."/>
      <w:lvlJc w:val="left"/>
      <w:pPr>
        <w:tabs>
          <w:tab w:val="left" w:pos="1418"/>
        </w:tabs>
        <w:ind w:left="1418" w:hanging="1418"/>
      </w:pPr>
      <w:rPr>
        <w:rFonts w:hint="eastAsia"/>
      </w:rPr>
    </w:lvl>
    <w:lvl w:ilvl="8">
      <w:start w:val="1"/>
      <w:numFmt w:val="decimal"/>
      <w:lvlText w:val="%1.%2.%3.%4.%5.%6.%7.%8.%9."/>
      <w:lvlJc w:val="left"/>
      <w:pPr>
        <w:tabs>
          <w:tab w:val="left" w:pos="1559"/>
        </w:tabs>
        <w:ind w:left="1559" w:hanging="1559"/>
      </w:pPr>
      <w:rPr>
        <w:rFonts w:hint="eastAsia"/>
      </w:rPr>
    </w:lvl>
  </w:abstractNum>
  <w:abstractNum w:abstractNumId="41" w15:restartNumberingAfterBreak="0">
    <w:nsid w:val="4C0808D6"/>
    <w:multiLevelType w:val="hybridMultilevel"/>
    <w:tmpl w:val="4A0868E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4D8418A3"/>
    <w:multiLevelType w:val="hybridMultilevel"/>
    <w:tmpl w:val="7F7673E6"/>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3" w15:restartNumberingAfterBreak="0">
    <w:nsid w:val="4EE272D5"/>
    <w:multiLevelType w:val="multilevel"/>
    <w:tmpl w:val="27C8A3C2"/>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44" w15:restartNumberingAfterBreak="0">
    <w:nsid w:val="519E5842"/>
    <w:multiLevelType w:val="hybridMultilevel"/>
    <w:tmpl w:val="2A58EE0E"/>
    <w:lvl w:ilvl="0" w:tplc="88604C8C">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22A4957"/>
    <w:multiLevelType w:val="hybridMultilevel"/>
    <w:tmpl w:val="9244BEF2"/>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6" w15:restartNumberingAfterBreak="0">
    <w:nsid w:val="53D9023E"/>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7" w15:restartNumberingAfterBreak="0">
    <w:nsid w:val="55666310"/>
    <w:multiLevelType w:val="hybridMultilevel"/>
    <w:tmpl w:val="1F707E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8" w15:restartNumberingAfterBreak="0">
    <w:nsid w:val="58233E0C"/>
    <w:multiLevelType w:val="multilevel"/>
    <w:tmpl w:val="D18ED6B4"/>
    <w:lvl w:ilvl="0">
      <w:start w:val="1"/>
      <w:numFmt w:val="chineseCountingThousand"/>
      <w:lvlText w:val="第%1章，"/>
      <w:lvlJc w:val="left"/>
      <w:pPr>
        <w:ind w:left="1696" w:hanging="420"/>
      </w:pPr>
      <w:rPr>
        <w:rFonts w:cs="Times New Roman"/>
      </w:rPr>
    </w:lvl>
    <w:lvl w:ilvl="1">
      <w:start w:val="1"/>
      <w:numFmt w:val="lowerLetter"/>
      <w:lvlText w:val="%2)"/>
      <w:lvlJc w:val="left"/>
      <w:pPr>
        <w:ind w:left="2116" w:hanging="420"/>
      </w:pPr>
      <w:rPr>
        <w:rFonts w:cs="Times New Roman"/>
      </w:rPr>
    </w:lvl>
    <w:lvl w:ilvl="2">
      <w:start w:val="1"/>
      <w:numFmt w:val="lowerRoman"/>
      <w:lvlText w:val="%3."/>
      <w:lvlJc w:val="right"/>
      <w:pPr>
        <w:ind w:left="2536" w:hanging="420"/>
      </w:pPr>
      <w:rPr>
        <w:rFonts w:cs="Times New Roman"/>
      </w:rPr>
    </w:lvl>
    <w:lvl w:ilvl="3">
      <w:start w:val="1"/>
      <w:numFmt w:val="decimal"/>
      <w:lvlText w:val="%4."/>
      <w:lvlJc w:val="left"/>
      <w:pPr>
        <w:ind w:left="420" w:hanging="420"/>
      </w:pPr>
      <w:rPr>
        <w:rFonts w:cs="Times New Roman"/>
        <w:b w:val="0"/>
      </w:rPr>
    </w:lvl>
    <w:lvl w:ilvl="4">
      <w:start w:val="1"/>
      <w:numFmt w:val="lowerLetter"/>
      <w:lvlText w:val="%5)"/>
      <w:lvlJc w:val="left"/>
      <w:pPr>
        <w:ind w:left="3376" w:hanging="420"/>
      </w:pPr>
      <w:rPr>
        <w:rFonts w:cs="Times New Roman"/>
      </w:rPr>
    </w:lvl>
    <w:lvl w:ilvl="5">
      <w:start w:val="1"/>
      <w:numFmt w:val="lowerRoman"/>
      <w:lvlText w:val="%6."/>
      <w:lvlJc w:val="right"/>
      <w:pPr>
        <w:ind w:left="3796" w:hanging="420"/>
      </w:pPr>
      <w:rPr>
        <w:rFonts w:cs="Times New Roman"/>
      </w:rPr>
    </w:lvl>
    <w:lvl w:ilvl="6">
      <w:start w:val="1"/>
      <w:numFmt w:val="decimal"/>
      <w:lvlText w:val="%7."/>
      <w:lvlJc w:val="left"/>
      <w:pPr>
        <w:ind w:left="4216" w:hanging="420"/>
      </w:pPr>
      <w:rPr>
        <w:rFonts w:cs="Times New Roman"/>
      </w:rPr>
    </w:lvl>
    <w:lvl w:ilvl="7">
      <w:start w:val="1"/>
      <w:numFmt w:val="lowerLetter"/>
      <w:lvlText w:val="%8)"/>
      <w:lvlJc w:val="left"/>
      <w:pPr>
        <w:ind w:left="4636" w:hanging="420"/>
      </w:pPr>
      <w:rPr>
        <w:rFonts w:cs="Times New Roman"/>
      </w:rPr>
    </w:lvl>
    <w:lvl w:ilvl="8">
      <w:start w:val="1"/>
      <w:numFmt w:val="lowerRoman"/>
      <w:lvlText w:val="%9."/>
      <w:lvlJc w:val="right"/>
      <w:pPr>
        <w:ind w:left="5056" w:hanging="420"/>
      </w:pPr>
      <w:rPr>
        <w:rFonts w:cs="Times New Roman"/>
      </w:rPr>
    </w:lvl>
  </w:abstractNum>
  <w:abstractNum w:abstractNumId="49" w15:restartNumberingAfterBreak="0">
    <w:nsid w:val="58234987"/>
    <w:multiLevelType w:val="multilevel"/>
    <w:tmpl w:val="5823498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0" w15:restartNumberingAfterBreak="0">
    <w:nsid w:val="58234992"/>
    <w:multiLevelType w:val="multilevel"/>
    <w:tmpl w:val="58234992"/>
    <w:lvl w:ilvl="0">
      <w:start w:val="1"/>
      <w:numFmt w:val="bullet"/>
      <w:lvlText w:val="-"/>
      <w:lvlJc w:val="left"/>
      <w:pPr>
        <w:ind w:left="840" w:hanging="420"/>
      </w:pPr>
      <w:rPr>
        <w:rFonts w:ascii="宋体" w:eastAsia="宋体" w:hAnsi="宋体" w:cs="宋体" w:hint="eastAsia"/>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1" w15:restartNumberingAfterBreak="0">
    <w:nsid w:val="5823499D"/>
    <w:multiLevelType w:val="multilevel"/>
    <w:tmpl w:val="5823499D"/>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2" w15:restartNumberingAfterBreak="0">
    <w:nsid w:val="582349C2"/>
    <w:multiLevelType w:val="singleLevel"/>
    <w:tmpl w:val="582349C2"/>
    <w:lvl w:ilvl="0">
      <w:start w:val="1"/>
      <w:numFmt w:val="decimal"/>
      <w:lvlText w:val="(%1)"/>
      <w:lvlJc w:val="left"/>
      <w:pPr>
        <w:tabs>
          <w:tab w:val="left" w:pos="420"/>
        </w:tabs>
        <w:ind w:left="425" w:hanging="425"/>
      </w:pPr>
      <w:rPr>
        <w:rFonts w:hint="default"/>
        <w:b/>
      </w:rPr>
    </w:lvl>
  </w:abstractNum>
  <w:abstractNum w:abstractNumId="53" w15:restartNumberingAfterBreak="0">
    <w:nsid w:val="58234AEC"/>
    <w:multiLevelType w:val="multilevel"/>
    <w:tmpl w:val="58234AEC"/>
    <w:lvl w:ilvl="0">
      <w:start w:val="1"/>
      <w:numFmt w:val="decimal"/>
      <w:lvlText w:val="%1)"/>
      <w:lvlJc w:val="left"/>
      <w:pPr>
        <w:ind w:left="702" w:hanging="480"/>
      </w:pPr>
      <w:rPr>
        <w:rFonts w:cs="Times New Roman"/>
        <w:b/>
      </w:rPr>
    </w:lvl>
    <w:lvl w:ilvl="1">
      <w:start w:val="1"/>
      <w:numFmt w:val="lowerLetter"/>
      <w:lvlText w:val="%2)"/>
      <w:lvlJc w:val="left"/>
      <w:pPr>
        <w:ind w:left="1062" w:hanging="420"/>
      </w:pPr>
      <w:rPr>
        <w:rFonts w:cs="Times New Roman"/>
      </w:rPr>
    </w:lvl>
    <w:lvl w:ilvl="2">
      <w:start w:val="1"/>
      <w:numFmt w:val="lowerRoman"/>
      <w:lvlText w:val="%3."/>
      <w:lvlJc w:val="right"/>
      <w:pPr>
        <w:ind w:left="1482" w:hanging="420"/>
      </w:pPr>
      <w:rPr>
        <w:rFonts w:cs="Times New Roman"/>
      </w:rPr>
    </w:lvl>
    <w:lvl w:ilvl="3">
      <w:start w:val="1"/>
      <w:numFmt w:val="decimal"/>
      <w:lvlText w:val="%4."/>
      <w:lvlJc w:val="left"/>
      <w:pPr>
        <w:ind w:left="1902" w:hanging="420"/>
      </w:pPr>
      <w:rPr>
        <w:rFonts w:cs="Times New Roman"/>
      </w:rPr>
    </w:lvl>
    <w:lvl w:ilvl="4">
      <w:start w:val="1"/>
      <w:numFmt w:val="lowerLetter"/>
      <w:lvlText w:val="%5)"/>
      <w:lvlJc w:val="left"/>
      <w:pPr>
        <w:ind w:left="2322" w:hanging="420"/>
      </w:pPr>
      <w:rPr>
        <w:rFonts w:cs="Times New Roman"/>
      </w:rPr>
    </w:lvl>
    <w:lvl w:ilvl="5">
      <w:start w:val="1"/>
      <w:numFmt w:val="lowerRoman"/>
      <w:lvlText w:val="%6."/>
      <w:lvlJc w:val="right"/>
      <w:pPr>
        <w:ind w:left="2742" w:hanging="420"/>
      </w:pPr>
      <w:rPr>
        <w:rFonts w:cs="Times New Roman"/>
      </w:rPr>
    </w:lvl>
    <w:lvl w:ilvl="6">
      <w:start w:val="1"/>
      <w:numFmt w:val="decimal"/>
      <w:lvlText w:val="%7."/>
      <w:lvlJc w:val="left"/>
      <w:pPr>
        <w:ind w:left="3162" w:hanging="420"/>
      </w:pPr>
      <w:rPr>
        <w:rFonts w:cs="Times New Roman"/>
      </w:rPr>
    </w:lvl>
    <w:lvl w:ilvl="7">
      <w:start w:val="1"/>
      <w:numFmt w:val="lowerLetter"/>
      <w:lvlText w:val="%8)"/>
      <w:lvlJc w:val="left"/>
      <w:pPr>
        <w:ind w:left="3582" w:hanging="420"/>
      </w:pPr>
      <w:rPr>
        <w:rFonts w:cs="Times New Roman"/>
      </w:rPr>
    </w:lvl>
    <w:lvl w:ilvl="8">
      <w:start w:val="1"/>
      <w:numFmt w:val="lowerRoman"/>
      <w:lvlText w:val="%9."/>
      <w:lvlJc w:val="right"/>
      <w:pPr>
        <w:ind w:left="4002" w:hanging="420"/>
      </w:pPr>
      <w:rPr>
        <w:rFonts w:cs="Times New Roman"/>
      </w:rPr>
    </w:lvl>
  </w:abstractNum>
  <w:abstractNum w:abstractNumId="54" w15:restartNumberingAfterBreak="0">
    <w:nsid w:val="58234AF7"/>
    <w:multiLevelType w:val="multilevel"/>
    <w:tmpl w:val="58234AF7"/>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5" w15:restartNumberingAfterBreak="0">
    <w:nsid w:val="58234B23"/>
    <w:multiLevelType w:val="singleLevel"/>
    <w:tmpl w:val="58234B23"/>
    <w:lvl w:ilvl="0">
      <w:start w:val="1"/>
      <w:numFmt w:val="decimal"/>
      <w:lvlText w:val="(%1)"/>
      <w:lvlJc w:val="left"/>
      <w:pPr>
        <w:tabs>
          <w:tab w:val="left" w:pos="420"/>
        </w:tabs>
        <w:ind w:left="425" w:hanging="425"/>
      </w:pPr>
      <w:rPr>
        <w:rFonts w:hint="default"/>
        <w:b/>
      </w:rPr>
    </w:lvl>
  </w:abstractNum>
  <w:abstractNum w:abstractNumId="56" w15:restartNumberingAfterBreak="0">
    <w:nsid w:val="58234BDA"/>
    <w:multiLevelType w:val="multilevel"/>
    <w:tmpl w:val="58234BDA"/>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57" w15:restartNumberingAfterBreak="0">
    <w:nsid w:val="58234BE5"/>
    <w:multiLevelType w:val="multilevel"/>
    <w:tmpl w:val="58234BE5"/>
    <w:lvl w:ilvl="0">
      <w:start w:val="1"/>
      <w:numFmt w:val="decimal"/>
      <w:lvlText w:val="(%1)"/>
      <w:lvlJc w:val="left"/>
      <w:pPr>
        <w:ind w:left="360" w:hanging="360"/>
      </w:pPr>
      <w:rPr>
        <w:rFonts w:cs="Times New Roman"/>
        <w:b/>
      </w:rPr>
    </w:lvl>
    <w:lvl w:ilvl="1">
      <w:start w:val="1"/>
      <w:numFmt w:val="lowerLetter"/>
      <w:lvlText w:val="%2)"/>
      <w:lvlJc w:val="left"/>
      <w:pPr>
        <w:ind w:left="840" w:hanging="420"/>
      </w:pPr>
      <w:rPr>
        <w:rFonts w:cs="Times New Roman"/>
      </w:rPr>
    </w:lvl>
    <w:lvl w:ilvl="2">
      <w:start w:val="1"/>
      <w:numFmt w:val="lowerRoman"/>
      <w:lvlText w:val="%3."/>
      <w:lvlJc w:val="right"/>
      <w:pPr>
        <w:ind w:left="1260" w:hanging="420"/>
      </w:pPr>
      <w:rPr>
        <w:rFonts w:cs="Times New Roman"/>
      </w:rPr>
    </w:lvl>
    <w:lvl w:ilvl="3">
      <w:start w:val="1"/>
      <w:numFmt w:val="decimal"/>
      <w:lvlText w:val="%4."/>
      <w:lvlJc w:val="left"/>
      <w:pPr>
        <w:ind w:left="1680" w:hanging="420"/>
      </w:pPr>
      <w:rPr>
        <w:rFonts w:cs="Times New Roman"/>
      </w:rPr>
    </w:lvl>
    <w:lvl w:ilvl="4">
      <w:start w:val="1"/>
      <w:numFmt w:val="lowerLetter"/>
      <w:lvlText w:val="%5)"/>
      <w:lvlJc w:val="left"/>
      <w:pPr>
        <w:ind w:left="2100" w:hanging="420"/>
      </w:pPr>
      <w:rPr>
        <w:rFonts w:cs="Times New Roman"/>
      </w:rPr>
    </w:lvl>
    <w:lvl w:ilvl="5">
      <w:start w:val="1"/>
      <w:numFmt w:val="lowerRoman"/>
      <w:lvlText w:val="%6."/>
      <w:lvlJc w:val="right"/>
      <w:pPr>
        <w:ind w:left="2520" w:hanging="420"/>
      </w:pPr>
      <w:rPr>
        <w:rFonts w:cs="Times New Roman"/>
      </w:rPr>
    </w:lvl>
    <w:lvl w:ilvl="6">
      <w:start w:val="1"/>
      <w:numFmt w:val="decimal"/>
      <w:lvlText w:val="%7."/>
      <w:lvlJc w:val="left"/>
      <w:pPr>
        <w:ind w:left="2940" w:hanging="420"/>
      </w:pPr>
      <w:rPr>
        <w:rFonts w:cs="Times New Roman"/>
      </w:rPr>
    </w:lvl>
    <w:lvl w:ilvl="7">
      <w:start w:val="1"/>
      <w:numFmt w:val="lowerLetter"/>
      <w:lvlText w:val="%8)"/>
      <w:lvlJc w:val="left"/>
      <w:pPr>
        <w:ind w:left="3360" w:hanging="420"/>
      </w:pPr>
      <w:rPr>
        <w:rFonts w:cs="Times New Roman"/>
      </w:rPr>
    </w:lvl>
    <w:lvl w:ilvl="8">
      <w:start w:val="1"/>
      <w:numFmt w:val="lowerRoman"/>
      <w:lvlText w:val="%9."/>
      <w:lvlJc w:val="right"/>
      <w:pPr>
        <w:ind w:left="3780" w:hanging="420"/>
      </w:pPr>
      <w:rPr>
        <w:rFonts w:cs="Times New Roman"/>
      </w:rPr>
    </w:lvl>
  </w:abstractNum>
  <w:abstractNum w:abstractNumId="58" w15:restartNumberingAfterBreak="0">
    <w:nsid w:val="58234C02"/>
    <w:multiLevelType w:val="multilevel"/>
    <w:tmpl w:val="58234C02"/>
    <w:lvl w:ilvl="0">
      <w:start w:val="1"/>
      <w:numFmt w:val="bullet"/>
      <w:lvlText w:val="-"/>
      <w:lvlJc w:val="left"/>
      <w:pPr>
        <w:ind w:left="780" w:hanging="360"/>
      </w:pPr>
      <w:rPr>
        <w:rFonts w:ascii="宋体" w:eastAsia="宋体" w:hAnsi="宋体" w:cs="宋体" w:hint="eastAsia"/>
        <w:b w:val="0"/>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59" w15:restartNumberingAfterBreak="0">
    <w:nsid w:val="58234C90"/>
    <w:multiLevelType w:val="multilevel"/>
    <w:tmpl w:val="58234C90"/>
    <w:lvl w:ilvl="0">
      <w:start w:val="1"/>
      <w:numFmt w:val="bullet"/>
      <w:lvlText w:val="-"/>
      <w:lvlJc w:val="left"/>
      <w:pPr>
        <w:ind w:left="840" w:hanging="420"/>
      </w:pPr>
      <w:rPr>
        <w:rFonts w:ascii="宋体" w:eastAsia="宋体" w:hAnsi="宋体" w:cs="宋体" w:hint="eastAsia"/>
      </w:rPr>
    </w:lvl>
    <w:lvl w:ilvl="1">
      <w:start w:val="1"/>
      <w:numFmt w:val="bullet"/>
      <w:lvlText w:val=""/>
      <w:lvlJc w:val="left"/>
      <w:pPr>
        <w:ind w:left="1260" w:hanging="420"/>
      </w:pPr>
      <w:rPr>
        <w:rFonts w:ascii="Wingdings" w:hAnsi="Wingdings" w:cs="Wingdings" w:hint="default"/>
      </w:rPr>
    </w:lvl>
    <w:lvl w:ilvl="2">
      <w:start w:val="1"/>
      <w:numFmt w:val="bullet"/>
      <w:lvlText w:val=""/>
      <w:lvlJc w:val="left"/>
      <w:pPr>
        <w:ind w:left="1680" w:hanging="420"/>
      </w:pPr>
      <w:rPr>
        <w:rFonts w:ascii="Wingdings" w:hAnsi="Wingdings" w:cs="Wingdings" w:hint="default"/>
      </w:rPr>
    </w:lvl>
    <w:lvl w:ilvl="3">
      <w:start w:val="1"/>
      <w:numFmt w:val="bullet"/>
      <w:lvlText w:val=""/>
      <w:lvlJc w:val="left"/>
      <w:pPr>
        <w:ind w:left="2100" w:hanging="420"/>
      </w:pPr>
      <w:rPr>
        <w:rFonts w:ascii="Wingdings" w:hAnsi="Wingdings" w:cs="Wingdings" w:hint="default"/>
      </w:rPr>
    </w:lvl>
    <w:lvl w:ilvl="4">
      <w:start w:val="1"/>
      <w:numFmt w:val="bullet"/>
      <w:lvlText w:val=""/>
      <w:lvlJc w:val="left"/>
      <w:pPr>
        <w:ind w:left="2520" w:hanging="420"/>
      </w:pPr>
      <w:rPr>
        <w:rFonts w:ascii="Wingdings" w:hAnsi="Wingdings" w:cs="Wingdings" w:hint="default"/>
      </w:rPr>
    </w:lvl>
    <w:lvl w:ilvl="5">
      <w:start w:val="1"/>
      <w:numFmt w:val="bullet"/>
      <w:lvlText w:val=""/>
      <w:lvlJc w:val="left"/>
      <w:pPr>
        <w:ind w:left="2940" w:hanging="420"/>
      </w:pPr>
      <w:rPr>
        <w:rFonts w:ascii="Wingdings" w:hAnsi="Wingdings" w:cs="Wingdings" w:hint="default"/>
      </w:rPr>
    </w:lvl>
    <w:lvl w:ilvl="6">
      <w:start w:val="1"/>
      <w:numFmt w:val="bullet"/>
      <w:lvlText w:val=""/>
      <w:lvlJc w:val="left"/>
      <w:pPr>
        <w:ind w:left="3360" w:hanging="420"/>
      </w:pPr>
      <w:rPr>
        <w:rFonts w:ascii="Wingdings" w:hAnsi="Wingdings" w:cs="Wingdings" w:hint="default"/>
      </w:rPr>
    </w:lvl>
    <w:lvl w:ilvl="7">
      <w:start w:val="1"/>
      <w:numFmt w:val="bullet"/>
      <w:lvlText w:val=""/>
      <w:lvlJc w:val="left"/>
      <w:pPr>
        <w:ind w:left="3780" w:hanging="420"/>
      </w:pPr>
      <w:rPr>
        <w:rFonts w:ascii="Wingdings" w:hAnsi="Wingdings" w:cs="Wingdings" w:hint="default"/>
      </w:rPr>
    </w:lvl>
    <w:lvl w:ilvl="8">
      <w:start w:val="1"/>
      <w:numFmt w:val="bullet"/>
      <w:lvlText w:val=""/>
      <w:lvlJc w:val="left"/>
      <w:pPr>
        <w:ind w:left="4200" w:hanging="420"/>
      </w:pPr>
      <w:rPr>
        <w:rFonts w:ascii="Wingdings" w:hAnsi="Wingdings" w:cs="Wingdings" w:hint="default"/>
      </w:rPr>
    </w:lvl>
  </w:abstractNum>
  <w:abstractNum w:abstractNumId="60" w15:restartNumberingAfterBreak="0">
    <w:nsid w:val="58234CA6"/>
    <w:multiLevelType w:val="multilevel"/>
    <w:tmpl w:val="58234CA6"/>
    <w:lvl w:ilvl="0">
      <w:start w:val="1"/>
      <w:numFmt w:val="bullet"/>
      <w:lvlText w:val="-"/>
      <w:lvlJc w:val="left"/>
      <w:pPr>
        <w:ind w:left="900" w:hanging="420"/>
      </w:pPr>
      <w:rPr>
        <w:rFonts w:ascii="Vrinda" w:eastAsia="Vrinda" w:hAnsi="Vrinda" w:cs="Vrinda"/>
      </w:rPr>
    </w:lvl>
    <w:lvl w:ilvl="1">
      <w:start w:val="1"/>
      <w:numFmt w:val="bullet"/>
      <w:lvlText w:val=""/>
      <w:lvlJc w:val="left"/>
      <w:pPr>
        <w:ind w:left="1320" w:hanging="420"/>
      </w:pPr>
      <w:rPr>
        <w:rFonts w:ascii="Wingdings" w:hAnsi="Wingdings" w:cs="Wingdings" w:hint="default"/>
      </w:rPr>
    </w:lvl>
    <w:lvl w:ilvl="2">
      <w:start w:val="1"/>
      <w:numFmt w:val="bullet"/>
      <w:lvlText w:val=""/>
      <w:lvlJc w:val="left"/>
      <w:pPr>
        <w:ind w:left="1740" w:hanging="420"/>
      </w:pPr>
      <w:rPr>
        <w:rFonts w:ascii="Wingdings" w:hAnsi="Wingdings" w:cs="Wingdings" w:hint="default"/>
      </w:rPr>
    </w:lvl>
    <w:lvl w:ilvl="3">
      <w:start w:val="1"/>
      <w:numFmt w:val="bullet"/>
      <w:lvlText w:val=""/>
      <w:lvlJc w:val="left"/>
      <w:pPr>
        <w:ind w:left="2160" w:hanging="420"/>
      </w:pPr>
      <w:rPr>
        <w:rFonts w:ascii="Wingdings" w:hAnsi="Wingdings" w:cs="Wingdings" w:hint="default"/>
      </w:rPr>
    </w:lvl>
    <w:lvl w:ilvl="4">
      <w:start w:val="1"/>
      <w:numFmt w:val="bullet"/>
      <w:lvlText w:val=""/>
      <w:lvlJc w:val="left"/>
      <w:pPr>
        <w:ind w:left="2580" w:hanging="420"/>
      </w:pPr>
      <w:rPr>
        <w:rFonts w:ascii="Wingdings" w:hAnsi="Wingdings" w:cs="Wingdings" w:hint="default"/>
      </w:rPr>
    </w:lvl>
    <w:lvl w:ilvl="5">
      <w:start w:val="1"/>
      <w:numFmt w:val="bullet"/>
      <w:lvlText w:val=""/>
      <w:lvlJc w:val="left"/>
      <w:pPr>
        <w:ind w:left="3000" w:hanging="420"/>
      </w:pPr>
      <w:rPr>
        <w:rFonts w:ascii="Wingdings" w:hAnsi="Wingdings" w:cs="Wingdings" w:hint="default"/>
      </w:rPr>
    </w:lvl>
    <w:lvl w:ilvl="6">
      <w:start w:val="1"/>
      <w:numFmt w:val="bullet"/>
      <w:lvlText w:val=""/>
      <w:lvlJc w:val="left"/>
      <w:pPr>
        <w:ind w:left="3420" w:hanging="420"/>
      </w:pPr>
      <w:rPr>
        <w:rFonts w:ascii="Wingdings" w:hAnsi="Wingdings" w:cs="Wingdings" w:hint="default"/>
      </w:rPr>
    </w:lvl>
    <w:lvl w:ilvl="7">
      <w:start w:val="1"/>
      <w:numFmt w:val="bullet"/>
      <w:lvlText w:val=""/>
      <w:lvlJc w:val="left"/>
      <w:pPr>
        <w:ind w:left="3840" w:hanging="420"/>
      </w:pPr>
      <w:rPr>
        <w:rFonts w:ascii="Wingdings" w:hAnsi="Wingdings" w:cs="Wingdings" w:hint="default"/>
      </w:rPr>
    </w:lvl>
    <w:lvl w:ilvl="8">
      <w:start w:val="1"/>
      <w:numFmt w:val="bullet"/>
      <w:lvlText w:val=""/>
      <w:lvlJc w:val="left"/>
      <w:pPr>
        <w:ind w:left="4260" w:hanging="420"/>
      </w:pPr>
      <w:rPr>
        <w:rFonts w:ascii="Wingdings" w:hAnsi="Wingdings" w:cs="Wingdings" w:hint="default"/>
      </w:rPr>
    </w:lvl>
  </w:abstractNum>
  <w:abstractNum w:abstractNumId="61" w15:restartNumberingAfterBreak="0">
    <w:nsid w:val="58235180"/>
    <w:multiLevelType w:val="multilevel"/>
    <w:tmpl w:val="F8882BA2"/>
    <w:lvl w:ilvl="0">
      <w:start w:val="1"/>
      <w:numFmt w:val="decimal"/>
      <w:lvlText w:val="(%1)"/>
      <w:lvlJc w:val="left"/>
      <w:pPr>
        <w:ind w:left="900" w:hanging="420"/>
      </w:pPr>
      <w:rPr>
        <w:rFonts w:ascii="Times New Roman" w:hAnsi="Times New Roman" w:cs="Times New Roman" w:hint="default"/>
        <w:b w:val="0"/>
      </w:rPr>
    </w:lvl>
    <w:lvl w:ilvl="1">
      <w:start w:val="1"/>
      <w:numFmt w:val="lowerLetter"/>
      <w:lvlText w:val="%2)"/>
      <w:lvlJc w:val="left"/>
      <w:pPr>
        <w:ind w:left="1320" w:hanging="420"/>
      </w:pPr>
      <w:rPr>
        <w:rFonts w:cs="Times New Roman"/>
      </w:rPr>
    </w:lvl>
    <w:lvl w:ilvl="2">
      <w:start w:val="1"/>
      <w:numFmt w:val="lowerRoman"/>
      <w:lvlText w:val="%3."/>
      <w:lvlJc w:val="right"/>
      <w:pPr>
        <w:ind w:left="1740" w:hanging="420"/>
      </w:pPr>
      <w:rPr>
        <w:rFonts w:cs="Times New Roman"/>
      </w:rPr>
    </w:lvl>
    <w:lvl w:ilvl="3">
      <w:start w:val="1"/>
      <w:numFmt w:val="decimal"/>
      <w:lvlText w:val="%4."/>
      <w:lvlJc w:val="left"/>
      <w:pPr>
        <w:ind w:left="2160" w:hanging="420"/>
      </w:pPr>
      <w:rPr>
        <w:rFonts w:cs="Times New Roman"/>
      </w:rPr>
    </w:lvl>
    <w:lvl w:ilvl="4">
      <w:start w:val="1"/>
      <w:numFmt w:val="lowerLetter"/>
      <w:lvlText w:val="%5)"/>
      <w:lvlJc w:val="left"/>
      <w:pPr>
        <w:ind w:left="2580" w:hanging="420"/>
      </w:pPr>
      <w:rPr>
        <w:rFonts w:cs="Times New Roman"/>
      </w:rPr>
    </w:lvl>
    <w:lvl w:ilvl="5">
      <w:start w:val="1"/>
      <w:numFmt w:val="lowerRoman"/>
      <w:lvlText w:val="%6."/>
      <w:lvlJc w:val="right"/>
      <w:pPr>
        <w:ind w:left="3000" w:hanging="420"/>
      </w:pPr>
      <w:rPr>
        <w:rFonts w:cs="Times New Roman"/>
      </w:rPr>
    </w:lvl>
    <w:lvl w:ilvl="6">
      <w:start w:val="1"/>
      <w:numFmt w:val="decimal"/>
      <w:lvlText w:val="%7."/>
      <w:lvlJc w:val="left"/>
      <w:pPr>
        <w:ind w:left="3420" w:hanging="420"/>
      </w:pPr>
      <w:rPr>
        <w:rFonts w:cs="Times New Roman"/>
      </w:rPr>
    </w:lvl>
    <w:lvl w:ilvl="7">
      <w:start w:val="1"/>
      <w:numFmt w:val="lowerLetter"/>
      <w:lvlText w:val="%8)"/>
      <w:lvlJc w:val="left"/>
      <w:pPr>
        <w:ind w:left="3840" w:hanging="420"/>
      </w:pPr>
      <w:rPr>
        <w:rFonts w:cs="Times New Roman"/>
      </w:rPr>
    </w:lvl>
    <w:lvl w:ilvl="8">
      <w:start w:val="1"/>
      <w:numFmt w:val="lowerRoman"/>
      <w:lvlText w:val="%9."/>
      <w:lvlJc w:val="right"/>
      <w:pPr>
        <w:ind w:left="4260" w:hanging="420"/>
      </w:pPr>
      <w:rPr>
        <w:rFonts w:cs="Times New Roman"/>
      </w:rPr>
    </w:lvl>
  </w:abstractNum>
  <w:abstractNum w:abstractNumId="62" w15:restartNumberingAfterBreak="0">
    <w:nsid w:val="5823563F"/>
    <w:multiLevelType w:val="multilevel"/>
    <w:tmpl w:val="570CBAC6"/>
    <w:lvl w:ilvl="0">
      <w:start w:val="1"/>
      <w:numFmt w:val="decimal"/>
      <w:lvlText w:val="(%1)"/>
      <w:lvlJc w:val="left"/>
      <w:pPr>
        <w:ind w:left="840" w:hanging="420"/>
      </w:pPr>
      <w:rPr>
        <w:rFonts w:ascii="Times New Roman" w:hAnsi="Times New Roman" w:cs="Times New Roman" w:hint="default"/>
      </w:rPr>
    </w:lvl>
    <w:lvl w:ilvl="1">
      <w:start w:val="1"/>
      <w:numFmt w:val="lowerLetter"/>
      <w:lvlText w:val="%2)"/>
      <w:lvlJc w:val="left"/>
      <w:pPr>
        <w:ind w:left="1260" w:hanging="420"/>
      </w:pPr>
      <w:rPr>
        <w:rFonts w:cs="Times New Roman"/>
      </w:rPr>
    </w:lvl>
    <w:lvl w:ilvl="2">
      <w:start w:val="1"/>
      <w:numFmt w:val="lowerRoman"/>
      <w:lvlText w:val="%3."/>
      <w:lvlJc w:val="right"/>
      <w:pPr>
        <w:ind w:left="1680" w:hanging="420"/>
      </w:pPr>
      <w:rPr>
        <w:rFonts w:cs="Times New Roman"/>
      </w:rPr>
    </w:lvl>
    <w:lvl w:ilvl="3">
      <w:start w:val="1"/>
      <w:numFmt w:val="decimal"/>
      <w:lvlText w:val="%4."/>
      <w:lvlJc w:val="left"/>
      <w:pPr>
        <w:ind w:left="2100" w:hanging="420"/>
      </w:pPr>
      <w:rPr>
        <w:rFonts w:cs="Times New Roman"/>
      </w:rPr>
    </w:lvl>
    <w:lvl w:ilvl="4">
      <w:start w:val="1"/>
      <w:numFmt w:val="lowerLetter"/>
      <w:lvlText w:val="%5)"/>
      <w:lvlJc w:val="left"/>
      <w:pPr>
        <w:ind w:left="2520" w:hanging="420"/>
      </w:pPr>
      <w:rPr>
        <w:rFonts w:cs="Times New Roman"/>
      </w:rPr>
    </w:lvl>
    <w:lvl w:ilvl="5">
      <w:start w:val="1"/>
      <w:numFmt w:val="lowerRoman"/>
      <w:lvlText w:val="%6."/>
      <w:lvlJc w:val="right"/>
      <w:pPr>
        <w:ind w:left="2940" w:hanging="420"/>
      </w:pPr>
      <w:rPr>
        <w:rFonts w:cs="Times New Roman"/>
      </w:rPr>
    </w:lvl>
    <w:lvl w:ilvl="6">
      <w:start w:val="1"/>
      <w:numFmt w:val="decimal"/>
      <w:lvlText w:val="%7."/>
      <w:lvlJc w:val="left"/>
      <w:pPr>
        <w:ind w:left="3360" w:hanging="420"/>
      </w:pPr>
      <w:rPr>
        <w:rFonts w:cs="Times New Roman"/>
      </w:rPr>
    </w:lvl>
    <w:lvl w:ilvl="7">
      <w:start w:val="1"/>
      <w:numFmt w:val="lowerLetter"/>
      <w:lvlText w:val="%8)"/>
      <w:lvlJc w:val="left"/>
      <w:pPr>
        <w:ind w:left="3780" w:hanging="420"/>
      </w:pPr>
      <w:rPr>
        <w:rFonts w:cs="Times New Roman"/>
      </w:rPr>
    </w:lvl>
    <w:lvl w:ilvl="8">
      <w:start w:val="1"/>
      <w:numFmt w:val="lowerRoman"/>
      <w:lvlText w:val="%9."/>
      <w:lvlJc w:val="right"/>
      <w:pPr>
        <w:ind w:left="4200" w:hanging="420"/>
      </w:pPr>
      <w:rPr>
        <w:rFonts w:cs="Times New Roman"/>
      </w:rPr>
    </w:lvl>
  </w:abstractNum>
  <w:abstractNum w:abstractNumId="63" w15:restartNumberingAfterBreak="0">
    <w:nsid w:val="584106BB"/>
    <w:multiLevelType w:val="hybridMultilevel"/>
    <w:tmpl w:val="C93210AA"/>
    <w:lvl w:ilvl="0" w:tplc="04090011">
      <w:start w:val="1"/>
      <w:numFmt w:val="decimal"/>
      <w:lvlText w:val="%1)"/>
      <w:lvlJc w:val="left"/>
      <w:pPr>
        <w:ind w:left="902" w:hanging="420"/>
      </w:p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64" w15:restartNumberingAfterBreak="0">
    <w:nsid w:val="5856937A"/>
    <w:multiLevelType w:val="multilevel"/>
    <w:tmpl w:val="5856937A"/>
    <w:lvl w:ilvl="0">
      <w:start w:val="1"/>
      <w:numFmt w:val="decimal"/>
      <w:lvlText w:val="[%1] "/>
      <w:lvlJc w:val="left"/>
      <w:pPr>
        <w:tabs>
          <w:tab w:val="left" w:pos="567"/>
        </w:tabs>
        <w:ind w:left="567" w:hanging="567"/>
      </w:pPr>
      <w:rPr>
        <w:rFonts w:ascii="Times New Roman" w:hAnsi="Times New Roman" w:cs="Times New Roman" w:hint="default"/>
      </w:rPr>
    </w:lvl>
    <w:lvl w:ilvl="1">
      <w:start w:val="1"/>
      <w:numFmt w:val="decimal"/>
      <w:suff w:val="space"/>
      <w:lvlText w:val="%1.%2."/>
      <w:lvlJc w:val="left"/>
      <w:pPr>
        <w:ind w:left="567" w:hanging="567"/>
      </w:pPr>
      <w:rPr>
        <w:rFonts w:cs="Times New Roman"/>
      </w:rPr>
    </w:lvl>
    <w:lvl w:ilvl="2">
      <w:start w:val="1"/>
      <w:numFmt w:val="decimal"/>
      <w:lvlText w:val="%1.%2.%3."/>
      <w:lvlJc w:val="left"/>
      <w:pPr>
        <w:tabs>
          <w:tab w:val="left" w:pos="709"/>
        </w:tabs>
        <w:ind w:left="709" w:hanging="709"/>
      </w:pPr>
      <w:rPr>
        <w:rFonts w:cs="Times New Roman"/>
      </w:rPr>
    </w:lvl>
    <w:lvl w:ilvl="3">
      <w:start w:val="1"/>
      <w:numFmt w:val="decimal"/>
      <w:lvlText w:val="%1.%2.%3.%4."/>
      <w:lvlJc w:val="left"/>
      <w:pPr>
        <w:tabs>
          <w:tab w:val="left" w:pos="851"/>
        </w:tabs>
        <w:ind w:left="851" w:hanging="851"/>
      </w:pPr>
      <w:rPr>
        <w:rFonts w:cs="Times New Roman"/>
      </w:rPr>
    </w:lvl>
    <w:lvl w:ilvl="4">
      <w:start w:val="1"/>
      <w:numFmt w:val="decimal"/>
      <w:lvlText w:val="%1.%2.%3.%4.%5."/>
      <w:lvlJc w:val="left"/>
      <w:pPr>
        <w:tabs>
          <w:tab w:val="left" w:pos="992"/>
        </w:tabs>
        <w:ind w:left="992" w:hanging="992"/>
      </w:pPr>
      <w:rPr>
        <w:rFonts w:cs="Times New Roman"/>
      </w:rPr>
    </w:lvl>
    <w:lvl w:ilvl="5">
      <w:start w:val="1"/>
      <w:numFmt w:val="decimal"/>
      <w:lvlText w:val="%1.%2.%3.%4.%5.%6."/>
      <w:lvlJc w:val="left"/>
      <w:pPr>
        <w:tabs>
          <w:tab w:val="left" w:pos="1135"/>
        </w:tabs>
        <w:ind w:left="1135" w:hanging="1135"/>
      </w:pPr>
      <w:rPr>
        <w:rFonts w:cs="Times New Roman"/>
      </w:rPr>
    </w:lvl>
    <w:lvl w:ilvl="6">
      <w:start w:val="1"/>
      <w:numFmt w:val="decimal"/>
      <w:lvlText w:val="%1.%2.%3.%4.%5.%6.%7."/>
      <w:lvlJc w:val="left"/>
      <w:pPr>
        <w:tabs>
          <w:tab w:val="left" w:pos="1276"/>
        </w:tabs>
        <w:ind w:left="1276" w:hanging="1276"/>
      </w:pPr>
      <w:rPr>
        <w:rFonts w:cs="Times New Roman"/>
      </w:rPr>
    </w:lvl>
    <w:lvl w:ilvl="7">
      <w:start w:val="1"/>
      <w:numFmt w:val="decimal"/>
      <w:lvlText w:val="%1.%2.%3.%4.%5.%6.%7.%8."/>
      <w:lvlJc w:val="left"/>
      <w:pPr>
        <w:tabs>
          <w:tab w:val="left" w:pos="1418"/>
        </w:tabs>
        <w:ind w:left="1418" w:hanging="1418"/>
      </w:pPr>
      <w:rPr>
        <w:rFonts w:cs="Times New Roman"/>
      </w:rPr>
    </w:lvl>
    <w:lvl w:ilvl="8">
      <w:start w:val="1"/>
      <w:numFmt w:val="decimal"/>
      <w:lvlText w:val="%1.%2.%3.%4.%5.%6.%7.%8.%9."/>
      <w:lvlJc w:val="left"/>
      <w:pPr>
        <w:tabs>
          <w:tab w:val="left" w:pos="1559"/>
        </w:tabs>
        <w:ind w:left="1559" w:hanging="1559"/>
      </w:pPr>
      <w:rPr>
        <w:rFonts w:cs="Times New Roman"/>
      </w:rPr>
    </w:lvl>
  </w:abstractNum>
  <w:abstractNum w:abstractNumId="65" w15:restartNumberingAfterBreak="0">
    <w:nsid w:val="598223E3"/>
    <w:multiLevelType w:val="hybridMultilevel"/>
    <w:tmpl w:val="E29280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6" w15:restartNumberingAfterBreak="0">
    <w:nsid w:val="5A536F4C"/>
    <w:multiLevelType w:val="hybridMultilevel"/>
    <w:tmpl w:val="04E2C59C"/>
    <w:lvl w:ilvl="0" w:tplc="620CEAA6">
      <w:start w:val="1"/>
      <w:numFmt w:val="decimal"/>
      <w:lvlText w:val="(%1)"/>
      <w:lvlJc w:val="left"/>
      <w:pPr>
        <w:ind w:left="1380" w:hanging="420"/>
      </w:pPr>
      <w:rPr>
        <w:rFonts w:hint="default"/>
        <w:b w:val="0"/>
      </w:rPr>
    </w:lvl>
    <w:lvl w:ilvl="1" w:tplc="582349C2">
      <w:start w:val="1"/>
      <w:numFmt w:val="decimal"/>
      <w:lvlText w:val="(%2)"/>
      <w:lvlJc w:val="left"/>
      <w:pPr>
        <w:ind w:left="987" w:hanging="420"/>
      </w:pPr>
      <w:rPr>
        <w:rFonts w:hint="default"/>
        <w:b/>
      </w:r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7" w15:restartNumberingAfterBreak="0">
    <w:nsid w:val="5E890A44"/>
    <w:multiLevelType w:val="multilevel"/>
    <w:tmpl w:val="5E890A44"/>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8" w15:restartNumberingAfterBreak="0">
    <w:nsid w:val="60975524"/>
    <w:multiLevelType w:val="multilevel"/>
    <w:tmpl w:val="81D436CA"/>
    <w:lvl w:ilvl="0">
      <w:start w:val="1"/>
      <w:numFmt w:val="chineseCountingThousand"/>
      <w:lvlText w:val="第%1章，"/>
      <w:lvlJc w:val="left"/>
      <w:pPr>
        <w:ind w:left="1696" w:hanging="420"/>
      </w:pPr>
      <w:rPr>
        <w:rFonts w:cs="Times New Roman" w:hint="eastAsia"/>
      </w:rPr>
    </w:lvl>
    <w:lvl w:ilvl="1">
      <w:start w:val="1"/>
      <w:numFmt w:val="lowerLetter"/>
      <w:lvlText w:val="%2)"/>
      <w:lvlJc w:val="left"/>
      <w:pPr>
        <w:ind w:left="2116" w:hanging="420"/>
      </w:pPr>
      <w:rPr>
        <w:rFonts w:cs="Times New Roman" w:hint="eastAsia"/>
      </w:rPr>
    </w:lvl>
    <w:lvl w:ilvl="2">
      <w:start w:val="1"/>
      <w:numFmt w:val="lowerRoman"/>
      <w:lvlText w:val="%3."/>
      <w:lvlJc w:val="right"/>
      <w:pPr>
        <w:ind w:left="2536" w:hanging="420"/>
      </w:pPr>
      <w:rPr>
        <w:rFonts w:cs="Times New Roman" w:hint="eastAsia"/>
      </w:rPr>
    </w:lvl>
    <w:lvl w:ilvl="3">
      <w:start w:val="1"/>
      <w:numFmt w:val="decimal"/>
      <w:lvlText w:val="%4."/>
      <w:lvlJc w:val="left"/>
      <w:pPr>
        <w:ind w:left="420" w:hanging="420"/>
      </w:pPr>
      <w:rPr>
        <w:rFonts w:cs="Times New Roman" w:hint="eastAsia"/>
        <w:b w:val="0"/>
      </w:rPr>
    </w:lvl>
    <w:lvl w:ilvl="4">
      <w:start w:val="1"/>
      <w:numFmt w:val="lowerLetter"/>
      <w:lvlText w:val="%5)"/>
      <w:lvlJc w:val="left"/>
      <w:pPr>
        <w:ind w:left="3376" w:hanging="420"/>
      </w:pPr>
      <w:rPr>
        <w:rFonts w:cs="Times New Roman" w:hint="eastAsia"/>
      </w:rPr>
    </w:lvl>
    <w:lvl w:ilvl="5">
      <w:start w:val="1"/>
      <w:numFmt w:val="lowerRoman"/>
      <w:lvlText w:val="%6."/>
      <w:lvlJc w:val="right"/>
      <w:pPr>
        <w:ind w:left="3796" w:hanging="420"/>
      </w:pPr>
      <w:rPr>
        <w:rFonts w:cs="Times New Roman" w:hint="eastAsia"/>
      </w:rPr>
    </w:lvl>
    <w:lvl w:ilvl="6">
      <w:start w:val="1"/>
      <w:numFmt w:val="decimal"/>
      <w:lvlText w:val="%7."/>
      <w:lvlJc w:val="left"/>
      <w:pPr>
        <w:ind w:left="420" w:hanging="420"/>
      </w:pPr>
      <w:rPr>
        <w:rFonts w:cs="Times New Roman" w:hint="eastAsia"/>
        <w:b w:val="0"/>
      </w:rPr>
    </w:lvl>
    <w:lvl w:ilvl="7">
      <w:start w:val="1"/>
      <w:numFmt w:val="lowerLetter"/>
      <w:lvlText w:val="%8)"/>
      <w:lvlJc w:val="left"/>
      <w:pPr>
        <w:ind w:left="4636" w:hanging="420"/>
      </w:pPr>
      <w:rPr>
        <w:rFonts w:cs="Times New Roman" w:hint="eastAsia"/>
      </w:rPr>
    </w:lvl>
    <w:lvl w:ilvl="8">
      <w:start w:val="1"/>
      <w:numFmt w:val="lowerRoman"/>
      <w:lvlText w:val="%9."/>
      <w:lvlJc w:val="right"/>
      <w:pPr>
        <w:ind w:left="5056" w:hanging="420"/>
      </w:pPr>
      <w:rPr>
        <w:rFonts w:cs="Times New Roman" w:hint="eastAsia"/>
      </w:rPr>
    </w:lvl>
  </w:abstractNum>
  <w:abstractNum w:abstractNumId="69" w15:restartNumberingAfterBreak="0">
    <w:nsid w:val="62372D09"/>
    <w:multiLevelType w:val="hybridMultilevel"/>
    <w:tmpl w:val="F710DB9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0" w15:restartNumberingAfterBreak="0">
    <w:nsid w:val="67BF4C12"/>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1" w15:restartNumberingAfterBreak="0">
    <w:nsid w:val="6BBB3237"/>
    <w:multiLevelType w:val="hybridMultilevel"/>
    <w:tmpl w:val="CA4A08B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15:restartNumberingAfterBreak="0">
    <w:nsid w:val="6D053178"/>
    <w:multiLevelType w:val="hybridMultilevel"/>
    <w:tmpl w:val="0180D36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3" w15:restartNumberingAfterBreak="0">
    <w:nsid w:val="6D187589"/>
    <w:multiLevelType w:val="hybridMultilevel"/>
    <w:tmpl w:val="A382513A"/>
    <w:lvl w:ilvl="0" w:tplc="97F03A1A">
      <w:start w:val="1"/>
      <w:numFmt w:val="decimal"/>
      <w:lvlText w:val="(%1)"/>
      <w:lvlJc w:val="left"/>
      <w:pPr>
        <w:ind w:left="1260" w:hanging="420"/>
      </w:pPr>
      <w:rPr>
        <w:rFonts w:hint="eastAsia"/>
        <w:b w:val="0"/>
        <w:sz w:val="24"/>
        <w:szCs w:val="24"/>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4" w15:restartNumberingAfterBreak="0">
    <w:nsid w:val="729A4AE1"/>
    <w:multiLevelType w:val="hybridMultilevel"/>
    <w:tmpl w:val="C0587E0E"/>
    <w:lvl w:ilvl="0" w:tplc="5E7E852E">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5" w15:restartNumberingAfterBreak="0">
    <w:nsid w:val="760C6F9D"/>
    <w:multiLevelType w:val="hybridMultilevel"/>
    <w:tmpl w:val="40F44118"/>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6" w15:restartNumberingAfterBreak="0">
    <w:nsid w:val="7A932D4E"/>
    <w:multiLevelType w:val="hybridMultilevel"/>
    <w:tmpl w:val="42288F1A"/>
    <w:lvl w:ilvl="0" w:tplc="620CEAA6">
      <w:start w:val="1"/>
      <w:numFmt w:val="decimal"/>
      <w:lvlText w:val="(%1)"/>
      <w:lvlJc w:val="left"/>
      <w:pPr>
        <w:ind w:left="900" w:hanging="420"/>
      </w:pPr>
      <w:rPr>
        <w:rFonts w:hint="default"/>
        <w:b w:val="0"/>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1"/>
  </w:num>
  <w:num w:numId="2">
    <w:abstractNumId w:val="3"/>
  </w:num>
  <w:num w:numId="3">
    <w:abstractNumId w:val="5"/>
  </w:num>
  <w:num w:numId="4">
    <w:abstractNumId w:val="8"/>
  </w:num>
  <w:num w:numId="5">
    <w:abstractNumId w:val="9"/>
  </w:num>
  <w:num w:numId="6">
    <w:abstractNumId w:val="6"/>
  </w:num>
  <w:num w:numId="7">
    <w:abstractNumId w:val="2"/>
  </w:num>
  <w:num w:numId="8">
    <w:abstractNumId w:val="7"/>
  </w:num>
  <w:num w:numId="9">
    <w:abstractNumId w:val="4"/>
  </w:num>
  <w:num w:numId="10">
    <w:abstractNumId w:val="1"/>
  </w:num>
  <w:num w:numId="11">
    <w:abstractNumId w:val="0"/>
  </w:num>
  <w:num w:numId="12">
    <w:abstractNumId w:val="18"/>
  </w:num>
  <w:num w:numId="13">
    <w:abstractNumId w:val="40"/>
  </w:num>
  <w:num w:numId="14">
    <w:abstractNumId w:val="15"/>
  </w:num>
  <w:num w:numId="15">
    <w:abstractNumId w:val="31"/>
  </w:num>
  <w:num w:numId="16">
    <w:abstractNumId w:val="48"/>
  </w:num>
  <w:num w:numId="17">
    <w:abstractNumId w:val="52"/>
  </w:num>
  <w:num w:numId="18">
    <w:abstractNumId w:val="51"/>
  </w:num>
  <w:num w:numId="19">
    <w:abstractNumId w:val="50"/>
  </w:num>
  <w:num w:numId="20">
    <w:abstractNumId w:val="49"/>
  </w:num>
  <w:num w:numId="21">
    <w:abstractNumId w:val="55"/>
  </w:num>
  <w:num w:numId="22">
    <w:abstractNumId w:val="54"/>
  </w:num>
  <w:num w:numId="23">
    <w:abstractNumId w:val="53"/>
  </w:num>
  <w:num w:numId="24">
    <w:abstractNumId w:val="57"/>
  </w:num>
  <w:num w:numId="25">
    <w:abstractNumId w:val="56"/>
  </w:num>
  <w:num w:numId="26">
    <w:abstractNumId w:val="58"/>
  </w:num>
  <w:num w:numId="27">
    <w:abstractNumId w:val="60"/>
  </w:num>
  <w:num w:numId="28">
    <w:abstractNumId w:val="59"/>
  </w:num>
  <w:num w:numId="29">
    <w:abstractNumId w:val="67"/>
  </w:num>
  <w:num w:numId="30">
    <w:abstractNumId w:val="61"/>
  </w:num>
  <w:num w:numId="31">
    <w:abstractNumId w:val="62"/>
  </w:num>
  <w:num w:numId="32">
    <w:abstractNumId w:val="25"/>
  </w:num>
  <w:num w:numId="33">
    <w:abstractNumId w:val="6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9"/>
  </w:num>
  <w:num w:numId="35">
    <w:abstractNumId w:val="26"/>
  </w:num>
  <w:num w:numId="36">
    <w:abstractNumId w:val="38"/>
  </w:num>
  <w:num w:numId="37">
    <w:abstractNumId w:val="13"/>
  </w:num>
  <w:num w:numId="38">
    <w:abstractNumId w:val="41"/>
  </w:num>
  <w:num w:numId="39">
    <w:abstractNumId w:val="71"/>
  </w:num>
  <w:num w:numId="40">
    <w:abstractNumId w:val="63"/>
  </w:num>
  <w:num w:numId="41">
    <w:abstractNumId w:val="35"/>
  </w:num>
  <w:num w:numId="42">
    <w:abstractNumId w:val="46"/>
  </w:num>
  <w:num w:numId="43">
    <w:abstractNumId w:val="16"/>
  </w:num>
  <w:num w:numId="44">
    <w:abstractNumId w:val="42"/>
  </w:num>
  <w:num w:numId="45">
    <w:abstractNumId w:val="45"/>
  </w:num>
  <w:num w:numId="46">
    <w:abstractNumId w:val="37"/>
  </w:num>
  <w:num w:numId="47">
    <w:abstractNumId w:val="33"/>
  </w:num>
  <w:num w:numId="48">
    <w:abstractNumId w:val="24"/>
  </w:num>
  <w:num w:numId="49">
    <w:abstractNumId w:val="69"/>
  </w:num>
  <w:num w:numId="50">
    <w:abstractNumId w:val="12"/>
  </w:num>
  <w:num w:numId="51">
    <w:abstractNumId w:val="44"/>
  </w:num>
  <w:num w:numId="52">
    <w:abstractNumId w:val="73"/>
  </w:num>
  <w:num w:numId="53">
    <w:abstractNumId w:val="70"/>
  </w:num>
  <w:num w:numId="54">
    <w:abstractNumId w:val="30"/>
  </w:num>
  <w:num w:numId="55">
    <w:abstractNumId w:val="17"/>
  </w:num>
  <w:num w:numId="56">
    <w:abstractNumId w:val="47"/>
  </w:num>
  <w:num w:numId="57">
    <w:abstractNumId w:val="27"/>
  </w:num>
  <w:num w:numId="58">
    <w:abstractNumId w:val="43"/>
  </w:num>
  <w:num w:numId="59">
    <w:abstractNumId w:val="75"/>
  </w:num>
  <w:num w:numId="60">
    <w:abstractNumId w:val="23"/>
  </w:num>
  <w:num w:numId="61">
    <w:abstractNumId w:val="34"/>
  </w:num>
  <w:num w:numId="62">
    <w:abstractNumId w:val="74"/>
  </w:num>
  <w:num w:numId="63">
    <w:abstractNumId w:val="21"/>
  </w:num>
  <w:num w:numId="64">
    <w:abstractNumId w:val="68"/>
  </w:num>
  <w:num w:numId="65">
    <w:abstractNumId w:val="76"/>
  </w:num>
  <w:num w:numId="66">
    <w:abstractNumId w:val="66"/>
  </w:num>
  <w:num w:numId="67">
    <w:abstractNumId w:val="29"/>
  </w:num>
  <w:num w:numId="68">
    <w:abstractNumId w:val="65"/>
  </w:num>
  <w:num w:numId="69">
    <w:abstractNumId w:val="20"/>
  </w:num>
  <w:num w:numId="70">
    <w:abstractNumId w:val="36"/>
  </w:num>
  <w:num w:numId="71">
    <w:abstractNumId w:val="72"/>
  </w:num>
  <w:num w:numId="72">
    <w:abstractNumId w:val="28"/>
  </w:num>
  <w:num w:numId="73">
    <w:abstractNumId w:val="32"/>
  </w:num>
  <w:num w:numId="74">
    <w:abstractNumId w:val="19"/>
  </w:num>
  <w:num w:numId="75">
    <w:abstractNumId w:val="11"/>
  </w:num>
  <w:num w:numId="76">
    <w:abstractNumId w:val="11"/>
  </w:num>
  <w:num w:numId="77">
    <w:abstractNumId w:val="22"/>
  </w:num>
  <w:num w:numId="78">
    <w:abstractNumId w:val="10"/>
  </w:num>
  <w:num w:numId="79">
    <w:abstractNumId w:val="14"/>
  </w:num>
  <w:num w:numId="80">
    <w:abstractNumId w:val="11"/>
  </w:num>
  <w:numIdMacAtCleanup w:val="74"/>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a41255065@163.com">
    <w15:presenceInfo w15:providerId="Windows Live" w15:userId="3ff1ebcae1b1f2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mirrorMargins/>
  <w:bordersDoNotSurroundHeader/>
  <w:bordersDoNotSurroundFooter/>
  <w:hideSpellingErrors/>
  <w:attachedTemplate r:id="rId1"/>
  <w:trackRevisions/>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5393"/>
    <w:rsid w:val="00001020"/>
    <w:rsid w:val="00001A0A"/>
    <w:rsid w:val="00001DC7"/>
    <w:rsid w:val="00001F84"/>
    <w:rsid w:val="000020FD"/>
    <w:rsid w:val="00002921"/>
    <w:rsid w:val="00002DC9"/>
    <w:rsid w:val="0000343C"/>
    <w:rsid w:val="00003562"/>
    <w:rsid w:val="00004791"/>
    <w:rsid w:val="00004E55"/>
    <w:rsid w:val="000057D8"/>
    <w:rsid w:val="000060FA"/>
    <w:rsid w:val="0000638A"/>
    <w:rsid w:val="00006A93"/>
    <w:rsid w:val="00007492"/>
    <w:rsid w:val="000074FA"/>
    <w:rsid w:val="0001022D"/>
    <w:rsid w:val="00011451"/>
    <w:rsid w:val="000119AA"/>
    <w:rsid w:val="00011FDB"/>
    <w:rsid w:val="000126F1"/>
    <w:rsid w:val="00012938"/>
    <w:rsid w:val="00012A1E"/>
    <w:rsid w:val="00012CE3"/>
    <w:rsid w:val="00013970"/>
    <w:rsid w:val="00013F3C"/>
    <w:rsid w:val="00013F63"/>
    <w:rsid w:val="00014134"/>
    <w:rsid w:val="000141E1"/>
    <w:rsid w:val="0001541A"/>
    <w:rsid w:val="000161C1"/>
    <w:rsid w:val="00017569"/>
    <w:rsid w:val="00017B04"/>
    <w:rsid w:val="000201DB"/>
    <w:rsid w:val="00021FFC"/>
    <w:rsid w:val="0002257D"/>
    <w:rsid w:val="00023E4D"/>
    <w:rsid w:val="00023FB3"/>
    <w:rsid w:val="00024747"/>
    <w:rsid w:val="000248E9"/>
    <w:rsid w:val="000255E5"/>
    <w:rsid w:val="00026285"/>
    <w:rsid w:val="0002657C"/>
    <w:rsid w:val="00026E54"/>
    <w:rsid w:val="00030717"/>
    <w:rsid w:val="00031350"/>
    <w:rsid w:val="00031A0C"/>
    <w:rsid w:val="0003232E"/>
    <w:rsid w:val="00032511"/>
    <w:rsid w:val="00033340"/>
    <w:rsid w:val="00034EB3"/>
    <w:rsid w:val="00034FED"/>
    <w:rsid w:val="0003615E"/>
    <w:rsid w:val="00036C35"/>
    <w:rsid w:val="00037146"/>
    <w:rsid w:val="00037716"/>
    <w:rsid w:val="00037827"/>
    <w:rsid w:val="00037FF2"/>
    <w:rsid w:val="00040B06"/>
    <w:rsid w:val="00041622"/>
    <w:rsid w:val="0004193B"/>
    <w:rsid w:val="000419D2"/>
    <w:rsid w:val="00041AC8"/>
    <w:rsid w:val="00042152"/>
    <w:rsid w:val="000423E7"/>
    <w:rsid w:val="00042546"/>
    <w:rsid w:val="00042C92"/>
    <w:rsid w:val="00042D6D"/>
    <w:rsid w:val="00043365"/>
    <w:rsid w:val="00043B3D"/>
    <w:rsid w:val="000449E8"/>
    <w:rsid w:val="00044B94"/>
    <w:rsid w:val="00045E6C"/>
    <w:rsid w:val="00046390"/>
    <w:rsid w:val="00046EEE"/>
    <w:rsid w:val="000471C9"/>
    <w:rsid w:val="00050967"/>
    <w:rsid w:val="00050C59"/>
    <w:rsid w:val="00051763"/>
    <w:rsid w:val="000517C9"/>
    <w:rsid w:val="0005180C"/>
    <w:rsid w:val="000525E3"/>
    <w:rsid w:val="0005481B"/>
    <w:rsid w:val="000548D1"/>
    <w:rsid w:val="00054BB6"/>
    <w:rsid w:val="00054D70"/>
    <w:rsid w:val="00056CF5"/>
    <w:rsid w:val="00057437"/>
    <w:rsid w:val="000578BF"/>
    <w:rsid w:val="00057E4A"/>
    <w:rsid w:val="00057EF0"/>
    <w:rsid w:val="0006005E"/>
    <w:rsid w:val="0006064A"/>
    <w:rsid w:val="00060B8D"/>
    <w:rsid w:val="000622F1"/>
    <w:rsid w:val="000627AF"/>
    <w:rsid w:val="00064643"/>
    <w:rsid w:val="00065857"/>
    <w:rsid w:val="0006602D"/>
    <w:rsid w:val="000705A1"/>
    <w:rsid w:val="000707CF"/>
    <w:rsid w:val="000708BB"/>
    <w:rsid w:val="00072EF8"/>
    <w:rsid w:val="00072FE9"/>
    <w:rsid w:val="00073549"/>
    <w:rsid w:val="00073ED7"/>
    <w:rsid w:val="000754BF"/>
    <w:rsid w:val="00077639"/>
    <w:rsid w:val="000778E0"/>
    <w:rsid w:val="00080908"/>
    <w:rsid w:val="00080B46"/>
    <w:rsid w:val="000817B1"/>
    <w:rsid w:val="0008272A"/>
    <w:rsid w:val="00083AA9"/>
    <w:rsid w:val="00083BBB"/>
    <w:rsid w:val="00083E36"/>
    <w:rsid w:val="0008448F"/>
    <w:rsid w:val="0008459D"/>
    <w:rsid w:val="000848D6"/>
    <w:rsid w:val="000854F2"/>
    <w:rsid w:val="00085528"/>
    <w:rsid w:val="00085896"/>
    <w:rsid w:val="000870E0"/>
    <w:rsid w:val="00090349"/>
    <w:rsid w:val="00091A01"/>
    <w:rsid w:val="0009248E"/>
    <w:rsid w:val="00092A8C"/>
    <w:rsid w:val="00092F7D"/>
    <w:rsid w:val="00092FB5"/>
    <w:rsid w:val="0009320F"/>
    <w:rsid w:val="00093BD9"/>
    <w:rsid w:val="00095508"/>
    <w:rsid w:val="00097A33"/>
    <w:rsid w:val="000A0341"/>
    <w:rsid w:val="000A169A"/>
    <w:rsid w:val="000A2000"/>
    <w:rsid w:val="000A2A6E"/>
    <w:rsid w:val="000A6371"/>
    <w:rsid w:val="000A6662"/>
    <w:rsid w:val="000A68F0"/>
    <w:rsid w:val="000B00F7"/>
    <w:rsid w:val="000B1ED4"/>
    <w:rsid w:val="000B3474"/>
    <w:rsid w:val="000B3C84"/>
    <w:rsid w:val="000B4983"/>
    <w:rsid w:val="000B560C"/>
    <w:rsid w:val="000B616E"/>
    <w:rsid w:val="000B619B"/>
    <w:rsid w:val="000B6BD4"/>
    <w:rsid w:val="000C024A"/>
    <w:rsid w:val="000C199C"/>
    <w:rsid w:val="000C22B7"/>
    <w:rsid w:val="000C3D05"/>
    <w:rsid w:val="000C43B3"/>
    <w:rsid w:val="000C52FD"/>
    <w:rsid w:val="000C59A9"/>
    <w:rsid w:val="000C5DBB"/>
    <w:rsid w:val="000C5EC7"/>
    <w:rsid w:val="000C676B"/>
    <w:rsid w:val="000C684E"/>
    <w:rsid w:val="000C7447"/>
    <w:rsid w:val="000D04A6"/>
    <w:rsid w:val="000D1453"/>
    <w:rsid w:val="000D1E77"/>
    <w:rsid w:val="000D4A10"/>
    <w:rsid w:val="000D5BAB"/>
    <w:rsid w:val="000D6025"/>
    <w:rsid w:val="000D71D6"/>
    <w:rsid w:val="000D7263"/>
    <w:rsid w:val="000D7AD9"/>
    <w:rsid w:val="000D7DE5"/>
    <w:rsid w:val="000D7F5D"/>
    <w:rsid w:val="000E03FB"/>
    <w:rsid w:val="000E138C"/>
    <w:rsid w:val="000E15F2"/>
    <w:rsid w:val="000E29D9"/>
    <w:rsid w:val="000E3E6E"/>
    <w:rsid w:val="000E3F87"/>
    <w:rsid w:val="000E4453"/>
    <w:rsid w:val="000E49BE"/>
    <w:rsid w:val="000E7BA8"/>
    <w:rsid w:val="000F22DD"/>
    <w:rsid w:val="000F2938"/>
    <w:rsid w:val="000F4AFA"/>
    <w:rsid w:val="000F50E9"/>
    <w:rsid w:val="000F5FB8"/>
    <w:rsid w:val="000F6011"/>
    <w:rsid w:val="000F613B"/>
    <w:rsid w:val="000F74F1"/>
    <w:rsid w:val="000F7F97"/>
    <w:rsid w:val="0010149E"/>
    <w:rsid w:val="00101B19"/>
    <w:rsid w:val="0010235C"/>
    <w:rsid w:val="001047F9"/>
    <w:rsid w:val="00104F33"/>
    <w:rsid w:val="0011031C"/>
    <w:rsid w:val="001103C9"/>
    <w:rsid w:val="00110DB8"/>
    <w:rsid w:val="001110C9"/>
    <w:rsid w:val="00114598"/>
    <w:rsid w:val="001149C6"/>
    <w:rsid w:val="0011570C"/>
    <w:rsid w:val="00115D44"/>
    <w:rsid w:val="00116541"/>
    <w:rsid w:val="00116FA6"/>
    <w:rsid w:val="00117237"/>
    <w:rsid w:val="00117818"/>
    <w:rsid w:val="00120480"/>
    <w:rsid w:val="001204C5"/>
    <w:rsid w:val="00120CD2"/>
    <w:rsid w:val="00122287"/>
    <w:rsid w:val="001225BB"/>
    <w:rsid w:val="001227B9"/>
    <w:rsid w:val="00122EB3"/>
    <w:rsid w:val="0012378D"/>
    <w:rsid w:val="00123C97"/>
    <w:rsid w:val="00124106"/>
    <w:rsid w:val="001241C5"/>
    <w:rsid w:val="00124BF8"/>
    <w:rsid w:val="00124E6F"/>
    <w:rsid w:val="00124ECB"/>
    <w:rsid w:val="0012634A"/>
    <w:rsid w:val="001263AF"/>
    <w:rsid w:val="001272E7"/>
    <w:rsid w:val="00127A34"/>
    <w:rsid w:val="001310C4"/>
    <w:rsid w:val="001316CE"/>
    <w:rsid w:val="00131914"/>
    <w:rsid w:val="001320F7"/>
    <w:rsid w:val="00132717"/>
    <w:rsid w:val="00133507"/>
    <w:rsid w:val="00133AE1"/>
    <w:rsid w:val="00133E0F"/>
    <w:rsid w:val="001346C5"/>
    <w:rsid w:val="00134726"/>
    <w:rsid w:val="00135137"/>
    <w:rsid w:val="001357AF"/>
    <w:rsid w:val="00135BBC"/>
    <w:rsid w:val="00136ABE"/>
    <w:rsid w:val="00136D01"/>
    <w:rsid w:val="00136D40"/>
    <w:rsid w:val="0013739E"/>
    <w:rsid w:val="001373D9"/>
    <w:rsid w:val="00137FDD"/>
    <w:rsid w:val="00141125"/>
    <w:rsid w:val="001427A5"/>
    <w:rsid w:val="001433D5"/>
    <w:rsid w:val="0014344A"/>
    <w:rsid w:val="001444A2"/>
    <w:rsid w:val="00144902"/>
    <w:rsid w:val="00145D23"/>
    <w:rsid w:val="00146DC7"/>
    <w:rsid w:val="00150150"/>
    <w:rsid w:val="00150C12"/>
    <w:rsid w:val="001510E9"/>
    <w:rsid w:val="0015137A"/>
    <w:rsid w:val="001515EF"/>
    <w:rsid w:val="001523E3"/>
    <w:rsid w:val="00153206"/>
    <w:rsid w:val="00154427"/>
    <w:rsid w:val="00155D52"/>
    <w:rsid w:val="00156080"/>
    <w:rsid w:val="001564DD"/>
    <w:rsid w:val="00156B0C"/>
    <w:rsid w:val="00156E9C"/>
    <w:rsid w:val="00157410"/>
    <w:rsid w:val="00160ECD"/>
    <w:rsid w:val="00161512"/>
    <w:rsid w:val="00162495"/>
    <w:rsid w:val="001629FD"/>
    <w:rsid w:val="001631C7"/>
    <w:rsid w:val="001638E5"/>
    <w:rsid w:val="00163ECC"/>
    <w:rsid w:val="001640FB"/>
    <w:rsid w:val="001641F2"/>
    <w:rsid w:val="00165AC7"/>
    <w:rsid w:val="00166490"/>
    <w:rsid w:val="001671E9"/>
    <w:rsid w:val="0016762B"/>
    <w:rsid w:val="0016783B"/>
    <w:rsid w:val="00167FA1"/>
    <w:rsid w:val="00171C99"/>
    <w:rsid w:val="001721AB"/>
    <w:rsid w:val="001722C8"/>
    <w:rsid w:val="00172AB5"/>
    <w:rsid w:val="00172C12"/>
    <w:rsid w:val="00172DA8"/>
    <w:rsid w:val="00172E49"/>
    <w:rsid w:val="00173049"/>
    <w:rsid w:val="00173E0F"/>
    <w:rsid w:val="0017554C"/>
    <w:rsid w:val="00175F50"/>
    <w:rsid w:val="0017607C"/>
    <w:rsid w:val="0017699B"/>
    <w:rsid w:val="00177162"/>
    <w:rsid w:val="001774FE"/>
    <w:rsid w:val="001779F2"/>
    <w:rsid w:val="00180869"/>
    <w:rsid w:val="00180E30"/>
    <w:rsid w:val="00181148"/>
    <w:rsid w:val="00182E24"/>
    <w:rsid w:val="00182F8A"/>
    <w:rsid w:val="00182FB5"/>
    <w:rsid w:val="001837F6"/>
    <w:rsid w:val="00184B8F"/>
    <w:rsid w:val="001850F0"/>
    <w:rsid w:val="001858C0"/>
    <w:rsid w:val="00185F3B"/>
    <w:rsid w:val="00186DA7"/>
    <w:rsid w:val="00187444"/>
    <w:rsid w:val="00191AFC"/>
    <w:rsid w:val="00191C6E"/>
    <w:rsid w:val="00192127"/>
    <w:rsid w:val="001928C3"/>
    <w:rsid w:val="001945B8"/>
    <w:rsid w:val="00194713"/>
    <w:rsid w:val="00194BEA"/>
    <w:rsid w:val="0019635A"/>
    <w:rsid w:val="001967A4"/>
    <w:rsid w:val="001968F2"/>
    <w:rsid w:val="00196C6E"/>
    <w:rsid w:val="00196F20"/>
    <w:rsid w:val="001971E2"/>
    <w:rsid w:val="001978E5"/>
    <w:rsid w:val="00197D65"/>
    <w:rsid w:val="001A0EB6"/>
    <w:rsid w:val="001A1820"/>
    <w:rsid w:val="001A1E38"/>
    <w:rsid w:val="001A2021"/>
    <w:rsid w:val="001A2962"/>
    <w:rsid w:val="001A2978"/>
    <w:rsid w:val="001A3E33"/>
    <w:rsid w:val="001A45B1"/>
    <w:rsid w:val="001A4624"/>
    <w:rsid w:val="001A4B62"/>
    <w:rsid w:val="001A4DEC"/>
    <w:rsid w:val="001A5A4F"/>
    <w:rsid w:val="001A5D33"/>
    <w:rsid w:val="001A5F49"/>
    <w:rsid w:val="001A60F9"/>
    <w:rsid w:val="001A632A"/>
    <w:rsid w:val="001A7C33"/>
    <w:rsid w:val="001B00A7"/>
    <w:rsid w:val="001B02B8"/>
    <w:rsid w:val="001B07AD"/>
    <w:rsid w:val="001B0967"/>
    <w:rsid w:val="001B0B54"/>
    <w:rsid w:val="001B2D7C"/>
    <w:rsid w:val="001B342D"/>
    <w:rsid w:val="001B3595"/>
    <w:rsid w:val="001B3CDF"/>
    <w:rsid w:val="001B3E49"/>
    <w:rsid w:val="001B640F"/>
    <w:rsid w:val="001B7EDE"/>
    <w:rsid w:val="001C00C5"/>
    <w:rsid w:val="001C00E4"/>
    <w:rsid w:val="001C095C"/>
    <w:rsid w:val="001C0CF5"/>
    <w:rsid w:val="001C0EA8"/>
    <w:rsid w:val="001C10C6"/>
    <w:rsid w:val="001C1426"/>
    <w:rsid w:val="001C1753"/>
    <w:rsid w:val="001C261B"/>
    <w:rsid w:val="001C3AAB"/>
    <w:rsid w:val="001C402F"/>
    <w:rsid w:val="001C462C"/>
    <w:rsid w:val="001C50C6"/>
    <w:rsid w:val="001C53C6"/>
    <w:rsid w:val="001C6D23"/>
    <w:rsid w:val="001D0637"/>
    <w:rsid w:val="001D0CA2"/>
    <w:rsid w:val="001D1DDE"/>
    <w:rsid w:val="001D1EE2"/>
    <w:rsid w:val="001D25E6"/>
    <w:rsid w:val="001D39E0"/>
    <w:rsid w:val="001D3C21"/>
    <w:rsid w:val="001D41D2"/>
    <w:rsid w:val="001D4AE4"/>
    <w:rsid w:val="001D56EB"/>
    <w:rsid w:val="001D636B"/>
    <w:rsid w:val="001D6C08"/>
    <w:rsid w:val="001D77A6"/>
    <w:rsid w:val="001D7998"/>
    <w:rsid w:val="001E02DB"/>
    <w:rsid w:val="001E059A"/>
    <w:rsid w:val="001E0759"/>
    <w:rsid w:val="001E1345"/>
    <w:rsid w:val="001E2723"/>
    <w:rsid w:val="001E2A65"/>
    <w:rsid w:val="001E5A54"/>
    <w:rsid w:val="001E5B71"/>
    <w:rsid w:val="001E66A9"/>
    <w:rsid w:val="001E689F"/>
    <w:rsid w:val="001E6DCC"/>
    <w:rsid w:val="001E74B4"/>
    <w:rsid w:val="001E7B1F"/>
    <w:rsid w:val="001F1BE1"/>
    <w:rsid w:val="001F1F7B"/>
    <w:rsid w:val="001F2090"/>
    <w:rsid w:val="001F24FB"/>
    <w:rsid w:val="001F3073"/>
    <w:rsid w:val="001F3E5A"/>
    <w:rsid w:val="001F4018"/>
    <w:rsid w:val="001F58F0"/>
    <w:rsid w:val="001F598C"/>
    <w:rsid w:val="001F60DA"/>
    <w:rsid w:val="002000DC"/>
    <w:rsid w:val="0020055B"/>
    <w:rsid w:val="002009E3"/>
    <w:rsid w:val="00200D26"/>
    <w:rsid w:val="002010FC"/>
    <w:rsid w:val="002011D6"/>
    <w:rsid w:val="00201459"/>
    <w:rsid w:val="00202130"/>
    <w:rsid w:val="00202B78"/>
    <w:rsid w:val="00203155"/>
    <w:rsid w:val="00204207"/>
    <w:rsid w:val="00204FFE"/>
    <w:rsid w:val="00205C0C"/>
    <w:rsid w:val="002070D7"/>
    <w:rsid w:val="00207116"/>
    <w:rsid w:val="002077E5"/>
    <w:rsid w:val="00211A3D"/>
    <w:rsid w:val="002132F6"/>
    <w:rsid w:val="00213349"/>
    <w:rsid w:val="002146A0"/>
    <w:rsid w:val="00214DFF"/>
    <w:rsid w:val="00215759"/>
    <w:rsid w:val="00215783"/>
    <w:rsid w:val="00215D98"/>
    <w:rsid w:val="00216881"/>
    <w:rsid w:val="002175C2"/>
    <w:rsid w:val="00217824"/>
    <w:rsid w:val="002209D4"/>
    <w:rsid w:val="00220E08"/>
    <w:rsid w:val="0022224A"/>
    <w:rsid w:val="00222B1E"/>
    <w:rsid w:val="0022367E"/>
    <w:rsid w:val="0022474C"/>
    <w:rsid w:val="00224E65"/>
    <w:rsid w:val="0022539B"/>
    <w:rsid w:val="00226852"/>
    <w:rsid w:val="00226ECE"/>
    <w:rsid w:val="002279C7"/>
    <w:rsid w:val="00227D30"/>
    <w:rsid w:val="0023193D"/>
    <w:rsid w:val="00231FB1"/>
    <w:rsid w:val="0023280F"/>
    <w:rsid w:val="002329B5"/>
    <w:rsid w:val="0023344A"/>
    <w:rsid w:val="002348BC"/>
    <w:rsid w:val="00234988"/>
    <w:rsid w:val="002349B1"/>
    <w:rsid w:val="00235617"/>
    <w:rsid w:val="002356D0"/>
    <w:rsid w:val="00235D26"/>
    <w:rsid w:val="0024086B"/>
    <w:rsid w:val="00240A58"/>
    <w:rsid w:val="00240B50"/>
    <w:rsid w:val="00241C12"/>
    <w:rsid w:val="00241DAC"/>
    <w:rsid w:val="00242931"/>
    <w:rsid w:val="00242B80"/>
    <w:rsid w:val="00244EDD"/>
    <w:rsid w:val="002453BA"/>
    <w:rsid w:val="0024586D"/>
    <w:rsid w:val="002460FB"/>
    <w:rsid w:val="002461CF"/>
    <w:rsid w:val="00246D61"/>
    <w:rsid w:val="00247D35"/>
    <w:rsid w:val="0025131D"/>
    <w:rsid w:val="002527F2"/>
    <w:rsid w:val="002530DA"/>
    <w:rsid w:val="00254ECA"/>
    <w:rsid w:val="00256697"/>
    <w:rsid w:val="00257461"/>
    <w:rsid w:val="00257D72"/>
    <w:rsid w:val="00261452"/>
    <w:rsid w:val="002616AE"/>
    <w:rsid w:val="002616C8"/>
    <w:rsid w:val="0026184A"/>
    <w:rsid w:val="00261DEA"/>
    <w:rsid w:val="00262A38"/>
    <w:rsid w:val="0026486B"/>
    <w:rsid w:val="00266595"/>
    <w:rsid w:val="002665CB"/>
    <w:rsid w:val="002701A2"/>
    <w:rsid w:val="00270DA0"/>
    <w:rsid w:val="002715B8"/>
    <w:rsid w:val="00273372"/>
    <w:rsid w:val="00273C49"/>
    <w:rsid w:val="00274718"/>
    <w:rsid w:val="0027488F"/>
    <w:rsid w:val="00274B5D"/>
    <w:rsid w:val="002750AB"/>
    <w:rsid w:val="00275E14"/>
    <w:rsid w:val="00275F8E"/>
    <w:rsid w:val="002762AF"/>
    <w:rsid w:val="0027641A"/>
    <w:rsid w:val="00277EAC"/>
    <w:rsid w:val="0028057E"/>
    <w:rsid w:val="002805CA"/>
    <w:rsid w:val="00280779"/>
    <w:rsid w:val="00280ACA"/>
    <w:rsid w:val="00281696"/>
    <w:rsid w:val="002830C5"/>
    <w:rsid w:val="00283199"/>
    <w:rsid w:val="002845DF"/>
    <w:rsid w:val="00284E0B"/>
    <w:rsid w:val="00284E64"/>
    <w:rsid w:val="00285599"/>
    <w:rsid w:val="00285F6A"/>
    <w:rsid w:val="00286810"/>
    <w:rsid w:val="00286D14"/>
    <w:rsid w:val="00286E1A"/>
    <w:rsid w:val="00286FC1"/>
    <w:rsid w:val="00287AE6"/>
    <w:rsid w:val="00290F0C"/>
    <w:rsid w:val="0029186C"/>
    <w:rsid w:val="00292AFA"/>
    <w:rsid w:val="00293000"/>
    <w:rsid w:val="002930AE"/>
    <w:rsid w:val="00293263"/>
    <w:rsid w:val="00293615"/>
    <w:rsid w:val="00293D89"/>
    <w:rsid w:val="00293FB7"/>
    <w:rsid w:val="00295FC5"/>
    <w:rsid w:val="00296451"/>
    <w:rsid w:val="002974B6"/>
    <w:rsid w:val="00297E17"/>
    <w:rsid w:val="002A0AF3"/>
    <w:rsid w:val="002A16DA"/>
    <w:rsid w:val="002A18D0"/>
    <w:rsid w:val="002A2C26"/>
    <w:rsid w:val="002A33CA"/>
    <w:rsid w:val="002A3886"/>
    <w:rsid w:val="002A3A11"/>
    <w:rsid w:val="002A3D5B"/>
    <w:rsid w:val="002A4133"/>
    <w:rsid w:val="002A4851"/>
    <w:rsid w:val="002A6D9E"/>
    <w:rsid w:val="002A7232"/>
    <w:rsid w:val="002A7E5D"/>
    <w:rsid w:val="002B2ADC"/>
    <w:rsid w:val="002B3381"/>
    <w:rsid w:val="002B3515"/>
    <w:rsid w:val="002B3FB7"/>
    <w:rsid w:val="002B4244"/>
    <w:rsid w:val="002B456A"/>
    <w:rsid w:val="002B5000"/>
    <w:rsid w:val="002B5C24"/>
    <w:rsid w:val="002B7236"/>
    <w:rsid w:val="002B7D56"/>
    <w:rsid w:val="002C0963"/>
    <w:rsid w:val="002C0F56"/>
    <w:rsid w:val="002C159E"/>
    <w:rsid w:val="002C1BF1"/>
    <w:rsid w:val="002C26EA"/>
    <w:rsid w:val="002C353D"/>
    <w:rsid w:val="002C48A3"/>
    <w:rsid w:val="002C4CF1"/>
    <w:rsid w:val="002C555E"/>
    <w:rsid w:val="002C6850"/>
    <w:rsid w:val="002C71BE"/>
    <w:rsid w:val="002D0495"/>
    <w:rsid w:val="002D10E0"/>
    <w:rsid w:val="002D1AD1"/>
    <w:rsid w:val="002D21BC"/>
    <w:rsid w:val="002D246A"/>
    <w:rsid w:val="002D3845"/>
    <w:rsid w:val="002D3FB3"/>
    <w:rsid w:val="002D4C67"/>
    <w:rsid w:val="002D57A2"/>
    <w:rsid w:val="002D6705"/>
    <w:rsid w:val="002D69DF"/>
    <w:rsid w:val="002D6D06"/>
    <w:rsid w:val="002D7DE0"/>
    <w:rsid w:val="002E01E0"/>
    <w:rsid w:val="002E0A4D"/>
    <w:rsid w:val="002E1519"/>
    <w:rsid w:val="002E1CCE"/>
    <w:rsid w:val="002E2E44"/>
    <w:rsid w:val="002E3EFC"/>
    <w:rsid w:val="002E418B"/>
    <w:rsid w:val="002E4468"/>
    <w:rsid w:val="002E7020"/>
    <w:rsid w:val="002E7CEA"/>
    <w:rsid w:val="002E7F2C"/>
    <w:rsid w:val="002F1259"/>
    <w:rsid w:val="002F23A0"/>
    <w:rsid w:val="002F2777"/>
    <w:rsid w:val="002F2A49"/>
    <w:rsid w:val="002F2C23"/>
    <w:rsid w:val="002F4BC0"/>
    <w:rsid w:val="002F51FB"/>
    <w:rsid w:val="002F67CF"/>
    <w:rsid w:val="002F6E0F"/>
    <w:rsid w:val="002F7E58"/>
    <w:rsid w:val="002F7F2F"/>
    <w:rsid w:val="00302BC6"/>
    <w:rsid w:val="00303AF5"/>
    <w:rsid w:val="00304101"/>
    <w:rsid w:val="00304502"/>
    <w:rsid w:val="00307BC8"/>
    <w:rsid w:val="003108C0"/>
    <w:rsid w:val="00311BF8"/>
    <w:rsid w:val="00311D94"/>
    <w:rsid w:val="00312074"/>
    <w:rsid w:val="00313015"/>
    <w:rsid w:val="003130AE"/>
    <w:rsid w:val="003148B0"/>
    <w:rsid w:val="00314A0E"/>
    <w:rsid w:val="00316167"/>
    <w:rsid w:val="00316438"/>
    <w:rsid w:val="003167B3"/>
    <w:rsid w:val="003177AB"/>
    <w:rsid w:val="003177EC"/>
    <w:rsid w:val="00320136"/>
    <w:rsid w:val="00321D28"/>
    <w:rsid w:val="003221A8"/>
    <w:rsid w:val="00323160"/>
    <w:rsid w:val="00324A15"/>
    <w:rsid w:val="00324A8A"/>
    <w:rsid w:val="00326142"/>
    <w:rsid w:val="00326383"/>
    <w:rsid w:val="0032678C"/>
    <w:rsid w:val="0032783A"/>
    <w:rsid w:val="00327B80"/>
    <w:rsid w:val="00327C71"/>
    <w:rsid w:val="003300FD"/>
    <w:rsid w:val="00330429"/>
    <w:rsid w:val="00331489"/>
    <w:rsid w:val="003329CE"/>
    <w:rsid w:val="00332F28"/>
    <w:rsid w:val="003335A5"/>
    <w:rsid w:val="00333C9D"/>
    <w:rsid w:val="00334D86"/>
    <w:rsid w:val="00336310"/>
    <w:rsid w:val="00336E9C"/>
    <w:rsid w:val="003379AB"/>
    <w:rsid w:val="00337C25"/>
    <w:rsid w:val="00337FE8"/>
    <w:rsid w:val="003425A0"/>
    <w:rsid w:val="0034270C"/>
    <w:rsid w:val="00342D81"/>
    <w:rsid w:val="00344289"/>
    <w:rsid w:val="003447BF"/>
    <w:rsid w:val="0034649F"/>
    <w:rsid w:val="0034704F"/>
    <w:rsid w:val="00347356"/>
    <w:rsid w:val="00347E43"/>
    <w:rsid w:val="00347EE0"/>
    <w:rsid w:val="00352A03"/>
    <w:rsid w:val="00352B4A"/>
    <w:rsid w:val="003533CC"/>
    <w:rsid w:val="00353557"/>
    <w:rsid w:val="00354579"/>
    <w:rsid w:val="00354AF6"/>
    <w:rsid w:val="0035561B"/>
    <w:rsid w:val="0035572A"/>
    <w:rsid w:val="0035734E"/>
    <w:rsid w:val="003573A5"/>
    <w:rsid w:val="00357768"/>
    <w:rsid w:val="00360296"/>
    <w:rsid w:val="00360442"/>
    <w:rsid w:val="00360EF7"/>
    <w:rsid w:val="003612A9"/>
    <w:rsid w:val="0036191F"/>
    <w:rsid w:val="003620DB"/>
    <w:rsid w:val="003622EA"/>
    <w:rsid w:val="00363179"/>
    <w:rsid w:val="0036499A"/>
    <w:rsid w:val="0036514C"/>
    <w:rsid w:val="0036553A"/>
    <w:rsid w:val="00365763"/>
    <w:rsid w:val="00365883"/>
    <w:rsid w:val="00365CA9"/>
    <w:rsid w:val="00365D67"/>
    <w:rsid w:val="003665F5"/>
    <w:rsid w:val="00367517"/>
    <w:rsid w:val="003700DD"/>
    <w:rsid w:val="003709C3"/>
    <w:rsid w:val="003721D4"/>
    <w:rsid w:val="003726D1"/>
    <w:rsid w:val="0037411E"/>
    <w:rsid w:val="003745EA"/>
    <w:rsid w:val="00375086"/>
    <w:rsid w:val="00375659"/>
    <w:rsid w:val="00375880"/>
    <w:rsid w:val="00376145"/>
    <w:rsid w:val="00376635"/>
    <w:rsid w:val="003777FD"/>
    <w:rsid w:val="00377EEC"/>
    <w:rsid w:val="003814C4"/>
    <w:rsid w:val="00381518"/>
    <w:rsid w:val="003834E3"/>
    <w:rsid w:val="00383BBB"/>
    <w:rsid w:val="00383D90"/>
    <w:rsid w:val="0038474D"/>
    <w:rsid w:val="00385728"/>
    <w:rsid w:val="00386A4D"/>
    <w:rsid w:val="00386F09"/>
    <w:rsid w:val="0038754C"/>
    <w:rsid w:val="00387BDE"/>
    <w:rsid w:val="00390584"/>
    <w:rsid w:val="003906AF"/>
    <w:rsid w:val="003949DC"/>
    <w:rsid w:val="00394F1D"/>
    <w:rsid w:val="00395868"/>
    <w:rsid w:val="00397202"/>
    <w:rsid w:val="00397B42"/>
    <w:rsid w:val="003A08EC"/>
    <w:rsid w:val="003A0971"/>
    <w:rsid w:val="003A1E05"/>
    <w:rsid w:val="003A2355"/>
    <w:rsid w:val="003A23B7"/>
    <w:rsid w:val="003A3717"/>
    <w:rsid w:val="003A3845"/>
    <w:rsid w:val="003A3EE4"/>
    <w:rsid w:val="003A4DAA"/>
    <w:rsid w:val="003A51A5"/>
    <w:rsid w:val="003A5AA9"/>
    <w:rsid w:val="003A64C0"/>
    <w:rsid w:val="003A676D"/>
    <w:rsid w:val="003A7D56"/>
    <w:rsid w:val="003B0181"/>
    <w:rsid w:val="003B135F"/>
    <w:rsid w:val="003B24DB"/>
    <w:rsid w:val="003B278B"/>
    <w:rsid w:val="003B4941"/>
    <w:rsid w:val="003B4F5A"/>
    <w:rsid w:val="003B511C"/>
    <w:rsid w:val="003B5FDD"/>
    <w:rsid w:val="003B6911"/>
    <w:rsid w:val="003B6E7A"/>
    <w:rsid w:val="003B7253"/>
    <w:rsid w:val="003B7C1A"/>
    <w:rsid w:val="003C2308"/>
    <w:rsid w:val="003C2812"/>
    <w:rsid w:val="003C2874"/>
    <w:rsid w:val="003C3891"/>
    <w:rsid w:val="003C59AB"/>
    <w:rsid w:val="003C6DD7"/>
    <w:rsid w:val="003C741F"/>
    <w:rsid w:val="003C7814"/>
    <w:rsid w:val="003D197B"/>
    <w:rsid w:val="003D4259"/>
    <w:rsid w:val="003D47ED"/>
    <w:rsid w:val="003D547E"/>
    <w:rsid w:val="003D5DA5"/>
    <w:rsid w:val="003D6988"/>
    <w:rsid w:val="003D6DA0"/>
    <w:rsid w:val="003D726E"/>
    <w:rsid w:val="003D7A06"/>
    <w:rsid w:val="003E0802"/>
    <w:rsid w:val="003E08A1"/>
    <w:rsid w:val="003E0E02"/>
    <w:rsid w:val="003E0F4C"/>
    <w:rsid w:val="003E1533"/>
    <w:rsid w:val="003E2312"/>
    <w:rsid w:val="003E2BCB"/>
    <w:rsid w:val="003E2E2C"/>
    <w:rsid w:val="003E567C"/>
    <w:rsid w:val="003E60E8"/>
    <w:rsid w:val="003E7415"/>
    <w:rsid w:val="003F00BF"/>
    <w:rsid w:val="003F02AE"/>
    <w:rsid w:val="003F14FB"/>
    <w:rsid w:val="003F2A62"/>
    <w:rsid w:val="003F2FB6"/>
    <w:rsid w:val="003F439C"/>
    <w:rsid w:val="003F51A5"/>
    <w:rsid w:val="003F60C5"/>
    <w:rsid w:val="003F7268"/>
    <w:rsid w:val="003F72C2"/>
    <w:rsid w:val="003F7353"/>
    <w:rsid w:val="00400779"/>
    <w:rsid w:val="00400A43"/>
    <w:rsid w:val="004017DA"/>
    <w:rsid w:val="00401ABF"/>
    <w:rsid w:val="00401E19"/>
    <w:rsid w:val="004022DA"/>
    <w:rsid w:val="00403000"/>
    <w:rsid w:val="00403431"/>
    <w:rsid w:val="0040360B"/>
    <w:rsid w:val="004054F0"/>
    <w:rsid w:val="00407183"/>
    <w:rsid w:val="0040763B"/>
    <w:rsid w:val="00407FDD"/>
    <w:rsid w:val="00411546"/>
    <w:rsid w:val="0041219C"/>
    <w:rsid w:val="004137BB"/>
    <w:rsid w:val="00413BBE"/>
    <w:rsid w:val="00414B38"/>
    <w:rsid w:val="00415052"/>
    <w:rsid w:val="0041525A"/>
    <w:rsid w:val="00415283"/>
    <w:rsid w:val="004156D0"/>
    <w:rsid w:val="00420B36"/>
    <w:rsid w:val="00421451"/>
    <w:rsid w:val="00421748"/>
    <w:rsid w:val="0042198D"/>
    <w:rsid w:val="00421C55"/>
    <w:rsid w:val="00422450"/>
    <w:rsid w:val="004226A7"/>
    <w:rsid w:val="00422AF9"/>
    <w:rsid w:val="00424486"/>
    <w:rsid w:val="00424E41"/>
    <w:rsid w:val="004250CB"/>
    <w:rsid w:val="004252D1"/>
    <w:rsid w:val="00425A5B"/>
    <w:rsid w:val="00426974"/>
    <w:rsid w:val="00426C7E"/>
    <w:rsid w:val="00426D7C"/>
    <w:rsid w:val="00427B13"/>
    <w:rsid w:val="0043009C"/>
    <w:rsid w:val="00430177"/>
    <w:rsid w:val="0043077E"/>
    <w:rsid w:val="00431857"/>
    <w:rsid w:val="00431E2A"/>
    <w:rsid w:val="00432B2C"/>
    <w:rsid w:val="004348FD"/>
    <w:rsid w:val="00434ABE"/>
    <w:rsid w:val="00434B18"/>
    <w:rsid w:val="00436804"/>
    <w:rsid w:val="00436C6E"/>
    <w:rsid w:val="0043706E"/>
    <w:rsid w:val="004373ED"/>
    <w:rsid w:val="00437AF0"/>
    <w:rsid w:val="00440197"/>
    <w:rsid w:val="00440BA6"/>
    <w:rsid w:val="00442D4E"/>
    <w:rsid w:val="00443CDA"/>
    <w:rsid w:val="004447F6"/>
    <w:rsid w:val="00444AD7"/>
    <w:rsid w:val="00447055"/>
    <w:rsid w:val="004473FB"/>
    <w:rsid w:val="0044798E"/>
    <w:rsid w:val="004500E2"/>
    <w:rsid w:val="004503FD"/>
    <w:rsid w:val="0045047C"/>
    <w:rsid w:val="00450F42"/>
    <w:rsid w:val="00451ABA"/>
    <w:rsid w:val="004521C1"/>
    <w:rsid w:val="004527D7"/>
    <w:rsid w:val="00452B57"/>
    <w:rsid w:val="00453052"/>
    <w:rsid w:val="00453CA8"/>
    <w:rsid w:val="004548AC"/>
    <w:rsid w:val="00455BC5"/>
    <w:rsid w:val="00456A5F"/>
    <w:rsid w:val="0045715F"/>
    <w:rsid w:val="004573FC"/>
    <w:rsid w:val="004626DA"/>
    <w:rsid w:val="00462916"/>
    <w:rsid w:val="004629BC"/>
    <w:rsid w:val="00463F84"/>
    <w:rsid w:val="00464F33"/>
    <w:rsid w:val="004651BA"/>
    <w:rsid w:val="00465D5D"/>
    <w:rsid w:val="00465FF5"/>
    <w:rsid w:val="0046675D"/>
    <w:rsid w:val="00466BE8"/>
    <w:rsid w:val="004676C1"/>
    <w:rsid w:val="00467D33"/>
    <w:rsid w:val="0047043D"/>
    <w:rsid w:val="00470CBB"/>
    <w:rsid w:val="0047230B"/>
    <w:rsid w:val="004724E3"/>
    <w:rsid w:val="00473088"/>
    <w:rsid w:val="00473346"/>
    <w:rsid w:val="00473656"/>
    <w:rsid w:val="004739F5"/>
    <w:rsid w:val="00473A90"/>
    <w:rsid w:val="00473B80"/>
    <w:rsid w:val="00474255"/>
    <w:rsid w:val="00475182"/>
    <w:rsid w:val="00476181"/>
    <w:rsid w:val="0047656F"/>
    <w:rsid w:val="004769F9"/>
    <w:rsid w:val="004772CB"/>
    <w:rsid w:val="004772F3"/>
    <w:rsid w:val="00477441"/>
    <w:rsid w:val="00480552"/>
    <w:rsid w:val="00481565"/>
    <w:rsid w:val="00481B60"/>
    <w:rsid w:val="00481EEA"/>
    <w:rsid w:val="004823A6"/>
    <w:rsid w:val="004831CB"/>
    <w:rsid w:val="004854D0"/>
    <w:rsid w:val="00485DD9"/>
    <w:rsid w:val="00487818"/>
    <w:rsid w:val="0049001E"/>
    <w:rsid w:val="00490B60"/>
    <w:rsid w:val="00490BC5"/>
    <w:rsid w:val="00490C48"/>
    <w:rsid w:val="00491428"/>
    <w:rsid w:val="00492C7C"/>
    <w:rsid w:val="00493C70"/>
    <w:rsid w:val="00494E56"/>
    <w:rsid w:val="00496E3B"/>
    <w:rsid w:val="004972AE"/>
    <w:rsid w:val="004A1E74"/>
    <w:rsid w:val="004A214B"/>
    <w:rsid w:val="004A27D0"/>
    <w:rsid w:val="004A3854"/>
    <w:rsid w:val="004A3935"/>
    <w:rsid w:val="004A4B0B"/>
    <w:rsid w:val="004A4B3F"/>
    <w:rsid w:val="004A6675"/>
    <w:rsid w:val="004A6E12"/>
    <w:rsid w:val="004A7FE7"/>
    <w:rsid w:val="004B0B4D"/>
    <w:rsid w:val="004B1BDA"/>
    <w:rsid w:val="004B2B10"/>
    <w:rsid w:val="004B2C05"/>
    <w:rsid w:val="004B2C56"/>
    <w:rsid w:val="004B3F89"/>
    <w:rsid w:val="004B4159"/>
    <w:rsid w:val="004B582B"/>
    <w:rsid w:val="004B609F"/>
    <w:rsid w:val="004B738B"/>
    <w:rsid w:val="004B7E23"/>
    <w:rsid w:val="004C0C84"/>
    <w:rsid w:val="004C1749"/>
    <w:rsid w:val="004C27EC"/>
    <w:rsid w:val="004C2FCC"/>
    <w:rsid w:val="004C36E6"/>
    <w:rsid w:val="004C3C84"/>
    <w:rsid w:val="004C43F6"/>
    <w:rsid w:val="004C4538"/>
    <w:rsid w:val="004C4EE2"/>
    <w:rsid w:val="004C56A9"/>
    <w:rsid w:val="004C5DFD"/>
    <w:rsid w:val="004D098D"/>
    <w:rsid w:val="004D11B1"/>
    <w:rsid w:val="004D3693"/>
    <w:rsid w:val="004D3A12"/>
    <w:rsid w:val="004D3AE5"/>
    <w:rsid w:val="004D48FD"/>
    <w:rsid w:val="004D4AD3"/>
    <w:rsid w:val="004D4EE0"/>
    <w:rsid w:val="004D5C00"/>
    <w:rsid w:val="004D723A"/>
    <w:rsid w:val="004D7959"/>
    <w:rsid w:val="004D7E21"/>
    <w:rsid w:val="004E0ABC"/>
    <w:rsid w:val="004E0CEC"/>
    <w:rsid w:val="004E162E"/>
    <w:rsid w:val="004E40E6"/>
    <w:rsid w:val="004E4A1C"/>
    <w:rsid w:val="004E5A2F"/>
    <w:rsid w:val="004E6F4C"/>
    <w:rsid w:val="004E7863"/>
    <w:rsid w:val="004E7C03"/>
    <w:rsid w:val="004F0A42"/>
    <w:rsid w:val="004F0E68"/>
    <w:rsid w:val="004F16B0"/>
    <w:rsid w:val="004F1C55"/>
    <w:rsid w:val="004F2FE2"/>
    <w:rsid w:val="004F30C4"/>
    <w:rsid w:val="004F49F7"/>
    <w:rsid w:val="004F4EF5"/>
    <w:rsid w:val="004F590C"/>
    <w:rsid w:val="004F660A"/>
    <w:rsid w:val="004F6BF4"/>
    <w:rsid w:val="0050098B"/>
    <w:rsid w:val="00500A2D"/>
    <w:rsid w:val="005020CB"/>
    <w:rsid w:val="005039E3"/>
    <w:rsid w:val="00503C14"/>
    <w:rsid w:val="00503C6A"/>
    <w:rsid w:val="00503E2E"/>
    <w:rsid w:val="00504457"/>
    <w:rsid w:val="00505022"/>
    <w:rsid w:val="00505473"/>
    <w:rsid w:val="00505D85"/>
    <w:rsid w:val="005065D4"/>
    <w:rsid w:val="0050669D"/>
    <w:rsid w:val="00506AB7"/>
    <w:rsid w:val="00511231"/>
    <w:rsid w:val="00515915"/>
    <w:rsid w:val="00515971"/>
    <w:rsid w:val="00515998"/>
    <w:rsid w:val="005167FC"/>
    <w:rsid w:val="005168FB"/>
    <w:rsid w:val="00516C35"/>
    <w:rsid w:val="005204CA"/>
    <w:rsid w:val="00521139"/>
    <w:rsid w:val="00522188"/>
    <w:rsid w:val="005227B7"/>
    <w:rsid w:val="00522A0B"/>
    <w:rsid w:val="00522BC6"/>
    <w:rsid w:val="00523060"/>
    <w:rsid w:val="00525917"/>
    <w:rsid w:val="00525C03"/>
    <w:rsid w:val="00526FD4"/>
    <w:rsid w:val="00527AF4"/>
    <w:rsid w:val="005310BC"/>
    <w:rsid w:val="0053188A"/>
    <w:rsid w:val="00532365"/>
    <w:rsid w:val="005328B5"/>
    <w:rsid w:val="005338DF"/>
    <w:rsid w:val="005339AC"/>
    <w:rsid w:val="0053436A"/>
    <w:rsid w:val="00534407"/>
    <w:rsid w:val="0053448E"/>
    <w:rsid w:val="0053484F"/>
    <w:rsid w:val="0053505A"/>
    <w:rsid w:val="005352FE"/>
    <w:rsid w:val="00536A40"/>
    <w:rsid w:val="00537180"/>
    <w:rsid w:val="0053782C"/>
    <w:rsid w:val="00540654"/>
    <w:rsid w:val="00541EC9"/>
    <w:rsid w:val="0054338F"/>
    <w:rsid w:val="00543DC2"/>
    <w:rsid w:val="00547D8B"/>
    <w:rsid w:val="00547E5D"/>
    <w:rsid w:val="00550C04"/>
    <w:rsid w:val="00551429"/>
    <w:rsid w:val="005520C8"/>
    <w:rsid w:val="0055219F"/>
    <w:rsid w:val="00552FF2"/>
    <w:rsid w:val="00553795"/>
    <w:rsid w:val="00553A27"/>
    <w:rsid w:val="00554805"/>
    <w:rsid w:val="00555B1D"/>
    <w:rsid w:val="00556598"/>
    <w:rsid w:val="00556D77"/>
    <w:rsid w:val="00557FB0"/>
    <w:rsid w:val="00560218"/>
    <w:rsid w:val="00560843"/>
    <w:rsid w:val="00560BF3"/>
    <w:rsid w:val="00560C17"/>
    <w:rsid w:val="00560CC0"/>
    <w:rsid w:val="00561B32"/>
    <w:rsid w:val="00561DEA"/>
    <w:rsid w:val="00561E1F"/>
    <w:rsid w:val="00561F3F"/>
    <w:rsid w:val="005623F2"/>
    <w:rsid w:val="00562B7A"/>
    <w:rsid w:val="005632FF"/>
    <w:rsid w:val="005642BC"/>
    <w:rsid w:val="00564B6B"/>
    <w:rsid w:val="0056553B"/>
    <w:rsid w:val="005667C0"/>
    <w:rsid w:val="00566C3D"/>
    <w:rsid w:val="00570004"/>
    <w:rsid w:val="005701DF"/>
    <w:rsid w:val="0057035E"/>
    <w:rsid w:val="00570669"/>
    <w:rsid w:val="00571952"/>
    <w:rsid w:val="00571FE7"/>
    <w:rsid w:val="005730DE"/>
    <w:rsid w:val="00573189"/>
    <w:rsid w:val="005731AE"/>
    <w:rsid w:val="005745E8"/>
    <w:rsid w:val="005763CB"/>
    <w:rsid w:val="00576CB9"/>
    <w:rsid w:val="00577866"/>
    <w:rsid w:val="005804F0"/>
    <w:rsid w:val="00581FA0"/>
    <w:rsid w:val="00582737"/>
    <w:rsid w:val="0058327E"/>
    <w:rsid w:val="00584286"/>
    <w:rsid w:val="005847DA"/>
    <w:rsid w:val="00584E9C"/>
    <w:rsid w:val="00586724"/>
    <w:rsid w:val="0058728D"/>
    <w:rsid w:val="00587421"/>
    <w:rsid w:val="005878E0"/>
    <w:rsid w:val="00587C20"/>
    <w:rsid w:val="0059010C"/>
    <w:rsid w:val="005901AE"/>
    <w:rsid w:val="0059249A"/>
    <w:rsid w:val="00592EF1"/>
    <w:rsid w:val="005934AE"/>
    <w:rsid w:val="00593599"/>
    <w:rsid w:val="00594D65"/>
    <w:rsid w:val="00595C22"/>
    <w:rsid w:val="00596FF4"/>
    <w:rsid w:val="005A051A"/>
    <w:rsid w:val="005A1999"/>
    <w:rsid w:val="005A2C38"/>
    <w:rsid w:val="005A2D43"/>
    <w:rsid w:val="005A3259"/>
    <w:rsid w:val="005A34E9"/>
    <w:rsid w:val="005A3851"/>
    <w:rsid w:val="005A3C26"/>
    <w:rsid w:val="005A42F6"/>
    <w:rsid w:val="005A4404"/>
    <w:rsid w:val="005A4A41"/>
    <w:rsid w:val="005A4B79"/>
    <w:rsid w:val="005A5446"/>
    <w:rsid w:val="005A6118"/>
    <w:rsid w:val="005A6E46"/>
    <w:rsid w:val="005A6F28"/>
    <w:rsid w:val="005A7F3F"/>
    <w:rsid w:val="005B0238"/>
    <w:rsid w:val="005B0428"/>
    <w:rsid w:val="005B0E45"/>
    <w:rsid w:val="005B2335"/>
    <w:rsid w:val="005B25DE"/>
    <w:rsid w:val="005B2B1D"/>
    <w:rsid w:val="005B4484"/>
    <w:rsid w:val="005B4B52"/>
    <w:rsid w:val="005B61B0"/>
    <w:rsid w:val="005B6844"/>
    <w:rsid w:val="005C00F0"/>
    <w:rsid w:val="005C1335"/>
    <w:rsid w:val="005C2086"/>
    <w:rsid w:val="005C3093"/>
    <w:rsid w:val="005C3E6D"/>
    <w:rsid w:val="005C5174"/>
    <w:rsid w:val="005C5217"/>
    <w:rsid w:val="005C560F"/>
    <w:rsid w:val="005D0FF7"/>
    <w:rsid w:val="005D179E"/>
    <w:rsid w:val="005D1DAE"/>
    <w:rsid w:val="005D5DFB"/>
    <w:rsid w:val="005E1EA0"/>
    <w:rsid w:val="005E245A"/>
    <w:rsid w:val="005E2EF3"/>
    <w:rsid w:val="005E33A4"/>
    <w:rsid w:val="005E34BA"/>
    <w:rsid w:val="005E3852"/>
    <w:rsid w:val="005E4062"/>
    <w:rsid w:val="005E5E45"/>
    <w:rsid w:val="005E6188"/>
    <w:rsid w:val="005E62F6"/>
    <w:rsid w:val="005E6916"/>
    <w:rsid w:val="005F0D36"/>
    <w:rsid w:val="005F1054"/>
    <w:rsid w:val="005F1693"/>
    <w:rsid w:val="005F297E"/>
    <w:rsid w:val="005F2EDF"/>
    <w:rsid w:val="005F3101"/>
    <w:rsid w:val="005F366D"/>
    <w:rsid w:val="005F5A7D"/>
    <w:rsid w:val="005F5C46"/>
    <w:rsid w:val="005F7227"/>
    <w:rsid w:val="005F72EC"/>
    <w:rsid w:val="005F7E18"/>
    <w:rsid w:val="00600639"/>
    <w:rsid w:val="00600E8D"/>
    <w:rsid w:val="006014E9"/>
    <w:rsid w:val="0060174D"/>
    <w:rsid w:val="00601D80"/>
    <w:rsid w:val="00602998"/>
    <w:rsid w:val="00602CA7"/>
    <w:rsid w:val="00605320"/>
    <w:rsid w:val="00606169"/>
    <w:rsid w:val="00606565"/>
    <w:rsid w:val="00607C88"/>
    <w:rsid w:val="00607F74"/>
    <w:rsid w:val="0061108C"/>
    <w:rsid w:val="00611936"/>
    <w:rsid w:val="006122C3"/>
    <w:rsid w:val="00613C40"/>
    <w:rsid w:val="00613C82"/>
    <w:rsid w:val="00613DD6"/>
    <w:rsid w:val="00614B52"/>
    <w:rsid w:val="00615EE5"/>
    <w:rsid w:val="00616530"/>
    <w:rsid w:val="00616577"/>
    <w:rsid w:val="00617F8A"/>
    <w:rsid w:val="0062082B"/>
    <w:rsid w:val="00620E76"/>
    <w:rsid w:val="00621653"/>
    <w:rsid w:val="00621ED4"/>
    <w:rsid w:val="00622038"/>
    <w:rsid w:val="00623150"/>
    <w:rsid w:val="00623538"/>
    <w:rsid w:val="006235C0"/>
    <w:rsid w:val="00623615"/>
    <w:rsid w:val="00623B68"/>
    <w:rsid w:val="006245B1"/>
    <w:rsid w:val="0062515C"/>
    <w:rsid w:val="00626023"/>
    <w:rsid w:val="006276CC"/>
    <w:rsid w:val="006278E7"/>
    <w:rsid w:val="00631580"/>
    <w:rsid w:val="0063176A"/>
    <w:rsid w:val="00631995"/>
    <w:rsid w:val="00632E33"/>
    <w:rsid w:val="00632E56"/>
    <w:rsid w:val="0063336E"/>
    <w:rsid w:val="0063345F"/>
    <w:rsid w:val="00633EDD"/>
    <w:rsid w:val="00635A96"/>
    <w:rsid w:val="00636007"/>
    <w:rsid w:val="00636A0D"/>
    <w:rsid w:val="006371C2"/>
    <w:rsid w:val="006378C9"/>
    <w:rsid w:val="006402AF"/>
    <w:rsid w:val="00642763"/>
    <w:rsid w:val="006430A9"/>
    <w:rsid w:val="0064364B"/>
    <w:rsid w:val="00644460"/>
    <w:rsid w:val="00644558"/>
    <w:rsid w:val="00645784"/>
    <w:rsid w:val="006468AE"/>
    <w:rsid w:val="006469BA"/>
    <w:rsid w:val="00646C93"/>
    <w:rsid w:val="00647E80"/>
    <w:rsid w:val="006503AA"/>
    <w:rsid w:val="0065217F"/>
    <w:rsid w:val="00652D23"/>
    <w:rsid w:val="00653219"/>
    <w:rsid w:val="006538E2"/>
    <w:rsid w:val="00653E99"/>
    <w:rsid w:val="00655739"/>
    <w:rsid w:val="00655E69"/>
    <w:rsid w:val="00655F3B"/>
    <w:rsid w:val="00656C03"/>
    <w:rsid w:val="00657C31"/>
    <w:rsid w:val="0066044A"/>
    <w:rsid w:val="00660509"/>
    <w:rsid w:val="00660629"/>
    <w:rsid w:val="00662EDF"/>
    <w:rsid w:val="00664B01"/>
    <w:rsid w:val="00665B87"/>
    <w:rsid w:val="0066675A"/>
    <w:rsid w:val="00667034"/>
    <w:rsid w:val="0067072A"/>
    <w:rsid w:val="00670FD9"/>
    <w:rsid w:val="006717DD"/>
    <w:rsid w:val="00673019"/>
    <w:rsid w:val="006731E5"/>
    <w:rsid w:val="0067350C"/>
    <w:rsid w:val="00674411"/>
    <w:rsid w:val="006748BE"/>
    <w:rsid w:val="00674D62"/>
    <w:rsid w:val="00675148"/>
    <w:rsid w:val="00675541"/>
    <w:rsid w:val="00676243"/>
    <w:rsid w:val="006803E7"/>
    <w:rsid w:val="006813D0"/>
    <w:rsid w:val="00682790"/>
    <w:rsid w:val="00682F1B"/>
    <w:rsid w:val="00683825"/>
    <w:rsid w:val="00683944"/>
    <w:rsid w:val="00683BD8"/>
    <w:rsid w:val="00684179"/>
    <w:rsid w:val="00684B54"/>
    <w:rsid w:val="00685365"/>
    <w:rsid w:val="00685ED6"/>
    <w:rsid w:val="00686404"/>
    <w:rsid w:val="00686B98"/>
    <w:rsid w:val="00686FF2"/>
    <w:rsid w:val="0068743B"/>
    <w:rsid w:val="00690620"/>
    <w:rsid w:val="00690935"/>
    <w:rsid w:val="00690AE6"/>
    <w:rsid w:val="006910B4"/>
    <w:rsid w:val="0069126A"/>
    <w:rsid w:val="00691695"/>
    <w:rsid w:val="00691B7E"/>
    <w:rsid w:val="00691C47"/>
    <w:rsid w:val="00691E33"/>
    <w:rsid w:val="00693006"/>
    <w:rsid w:val="00694170"/>
    <w:rsid w:val="0069507A"/>
    <w:rsid w:val="006959C8"/>
    <w:rsid w:val="00697718"/>
    <w:rsid w:val="006977DF"/>
    <w:rsid w:val="006A0936"/>
    <w:rsid w:val="006A215E"/>
    <w:rsid w:val="006A26D8"/>
    <w:rsid w:val="006A29F8"/>
    <w:rsid w:val="006A4A6E"/>
    <w:rsid w:val="006A55C4"/>
    <w:rsid w:val="006A5C7B"/>
    <w:rsid w:val="006A61C7"/>
    <w:rsid w:val="006A6621"/>
    <w:rsid w:val="006A6810"/>
    <w:rsid w:val="006A6F41"/>
    <w:rsid w:val="006B1A13"/>
    <w:rsid w:val="006B4A62"/>
    <w:rsid w:val="006B4FAD"/>
    <w:rsid w:val="006B5801"/>
    <w:rsid w:val="006B66F9"/>
    <w:rsid w:val="006B6D3D"/>
    <w:rsid w:val="006B6E23"/>
    <w:rsid w:val="006C0A63"/>
    <w:rsid w:val="006C0E85"/>
    <w:rsid w:val="006C2014"/>
    <w:rsid w:val="006C2347"/>
    <w:rsid w:val="006C4447"/>
    <w:rsid w:val="006C4DEB"/>
    <w:rsid w:val="006C4E1C"/>
    <w:rsid w:val="006C530A"/>
    <w:rsid w:val="006C6B15"/>
    <w:rsid w:val="006C7547"/>
    <w:rsid w:val="006D1740"/>
    <w:rsid w:val="006D2A3E"/>
    <w:rsid w:val="006D2B68"/>
    <w:rsid w:val="006D2BE6"/>
    <w:rsid w:val="006D43A2"/>
    <w:rsid w:val="006D5B87"/>
    <w:rsid w:val="006D5EC6"/>
    <w:rsid w:val="006D6A24"/>
    <w:rsid w:val="006D6E47"/>
    <w:rsid w:val="006D728F"/>
    <w:rsid w:val="006D74E3"/>
    <w:rsid w:val="006D7DE8"/>
    <w:rsid w:val="006E08E7"/>
    <w:rsid w:val="006E2E15"/>
    <w:rsid w:val="006E3806"/>
    <w:rsid w:val="006E3DCD"/>
    <w:rsid w:val="006E40E9"/>
    <w:rsid w:val="006E4700"/>
    <w:rsid w:val="006E6E1A"/>
    <w:rsid w:val="006E7619"/>
    <w:rsid w:val="006E77FE"/>
    <w:rsid w:val="006E7A20"/>
    <w:rsid w:val="006F0E19"/>
    <w:rsid w:val="006F11C6"/>
    <w:rsid w:val="006F2EB7"/>
    <w:rsid w:val="006F5082"/>
    <w:rsid w:val="006F55F2"/>
    <w:rsid w:val="006F56C5"/>
    <w:rsid w:val="006F6842"/>
    <w:rsid w:val="00700E5B"/>
    <w:rsid w:val="007011E3"/>
    <w:rsid w:val="00701EED"/>
    <w:rsid w:val="0070231E"/>
    <w:rsid w:val="007026B3"/>
    <w:rsid w:val="00702F2F"/>
    <w:rsid w:val="00704648"/>
    <w:rsid w:val="007047A6"/>
    <w:rsid w:val="007057F8"/>
    <w:rsid w:val="00705950"/>
    <w:rsid w:val="0070739B"/>
    <w:rsid w:val="007074B8"/>
    <w:rsid w:val="007102DB"/>
    <w:rsid w:val="00711240"/>
    <w:rsid w:val="007123C7"/>
    <w:rsid w:val="00712462"/>
    <w:rsid w:val="0071353A"/>
    <w:rsid w:val="00713C58"/>
    <w:rsid w:val="00713EE8"/>
    <w:rsid w:val="00714E11"/>
    <w:rsid w:val="00714E1F"/>
    <w:rsid w:val="00715F2E"/>
    <w:rsid w:val="00716A28"/>
    <w:rsid w:val="00716C20"/>
    <w:rsid w:val="00716D84"/>
    <w:rsid w:val="00717F54"/>
    <w:rsid w:val="0072054D"/>
    <w:rsid w:val="00721117"/>
    <w:rsid w:val="007230F7"/>
    <w:rsid w:val="00723E33"/>
    <w:rsid w:val="007241C9"/>
    <w:rsid w:val="00725BC8"/>
    <w:rsid w:val="00726852"/>
    <w:rsid w:val="007273B6"/>
    <w:rsid w:val="00730032"/>
    <w:rsid w:val="007302B8"/>
    <w:rsid w:val="00731255"/>
    <w:rsid w:val="0073269D"/>
    <w:rsid w:val="00732A70"/>
    <w:rsid w:val="00734148"/>
    <w:rsid w:val="00737699"/>
    <w:rsid w:val="007404D3"/>
    <w:rsid w:val="00741FFF"/>
    <w:rsid w:val="00742039"/>
    <w:rsid w:val="00742DF5"/>
    <w:rsid w:val="00743EE2"/>
    <w:rsid w:val="00744504"/>
    <w:rsid w:val="00744E92"/>
    <w:rsid w:val="00745781"/>
    <w:rsid w:val="0074798B"/>
    <w:rsid w:val="00747A5B"/>
    <w:rsid w:val="0075186F"/>
    <w:rsid w:val="00751AD9"/>
    <w:rsid w:val="00751DE2"/>
    <w:rsid w:val="00751DFF"/>
    <w:rsid w:val="0075310A"/>
    <w:rsid w:val="0075358E"/>
    <w:rsid w:val="007538CB"/>
    <w:rsid w:val="00753BEB"/>
    <w:rsid w:val="0075404B"/>
    <w:rsid w:val="00754F5F"/>
    <w:rsid w:val="00756CC0"/>
    <w:rsid w:val="00757135"/>
    <w:rsid w:val="007575B7"/>
    <w:rsid w:val="007606B0"/>
    <w:rsid w:val="00760783"/>
    <w:rsid w:val="00761982"/>
    <w:rsid w:val="00761A7B"/>
    <w:rsid w:val="00761B0A"/>
    <w:rsid w:val="00762528"/>
    <w:rsid w:val="007643FB"/>
    <w:rsid w:val="00764FBC"/>
    <w:rsid w:val="007651B1"/>
    <w:rsid w:val="007667B9"/>
    <w:rsid w:val="007702C2"/>
    <w:rsid w:val="00771CD1"/>
    <w:rsid w:val="00771F68"/>
    <w:rsid w:val="00772434"/>
    <w:rsid w:val="00772AAA"/>
    <w:rsid w:val="007732F3"/>
    <w:rsid w:val="00774395"/>
    <w:rsid w:val="00774646"/>
    <w:rsid w:val="00774976"/>
    <w:rsid w:val="0077540F"/>
    <w:rsid w:val="007755D1"/>
    <w:rsid w:val="00775BB2"/>
    <w:rsid w:val="0077627F"/>
    <w:rsid w:val="00777FF7"/>
    <w:rsid w:val="00780331"/>
    <w:rsid w:val="0078059A"/>
    <w:rsid w:val="00781C3D"/>
    <w:rsid w:val="007826D5"/>
    <w:rsid w:val="007832C9"/>
    <w:rsid w:val="0078377C"/>
    <w:rsid w:val="00784597"/>
    <w:rsid w:val="007847EE"/>
    <w:rsid w:val="00784978"/>
    <w:rsid w:val="007849F7"/>
    <w:rsid w:val="00784B32"/>
    <w:rsid w:val="00787382"/>
    <w:rsid w:val="00787768"/>
    <w:rsid w:val="007909FA"/>
    <w:rsid w:val="007913E0"/>
    <w:rsid w:val="00791700"/>
    <w:rsid w:val="007932C9"/>
    <w:rsid w:val="00793C1D"/>
    <w:rsid w:val="007950A0"/>
    <w:rsid w:val="007954C5"/>
    <w:rsid w:val="00795FA4"/>
    <w:rsid w:val="007960CE"/>
    <w:rsid w:val="0079720D"/>
    <w:rsid w:val="00797D96"/>
    <w:rsid w:val="007A0998"/>
    <w:rsid w:val="007A0F2E"/>
    <w:rsid w:val="007A0F7D"/>
    <w:rsid w:val="007A12AF"/>
    <w:rsid w:val="007A1694"/>
    <w:rsid w:val="007A207C"/>
    <w:rsid w:val="007A4033"/>
    <w:rsid w:val="007A6511"/>
    <w:rsid w:val="007A6B09"/>
    <w:rsid w:val="007A74B4"/>
    <w:rsid w:val="007A7998"/>
    <w:rsid w:val="007B037B"/>
    <w:rsid w:val="007B042D"/>
    <w:rsid w:val="007B1257"/>
    <w:rsid w:val="007B28C8"/>
    <w:rsid w:val="007B2E45"/>
    <w:rsid w:val="007B2EE9"/>
    <w:rsid w:val="007B30C7"/>
    <w:rsid w:val="007B45A4"/>
    <w:rsid w:val="007B5091"/>
    <w:rsid w:val="007B561B"/>
    <w:rsid w:val="007B6315"/>
    <w:rsid w:val="007B645D"/>
    <w:rsid w:val="007B64F6"/>
    <w:rsid w:val="007B693D"/>
    <w:rsid w:val="007C1015"/>
    <w:rsid w:val="007C107E"/>
    <w:rsid w:val="007C1F07"/>
    <w:rsid w:val="007C2963"/>
    <w:rsid w:val="007C2B4E"/>
    <w:rsid w:val="007C2DF3"/>
    <w:rsid w:val="007C2EA0"/>
    <w:rsid w:val="007C4130"/>
    <w:rsid w:val="007C4624"/>
    <w:rsid w:val="007C478D"/>
    <w:rsid w:val="007C5E00"/>
    <w:rsid w:val="007C60D5"/>
    <w:rsid w:val="007C6A20"/>
    <w:rsid w:val="007C6BFB"/>
    <w:rsid w:val="007C6EC7"/>
    <w:rsid w:val="007C7336"/>
    <w:rsid w:val="007D0680"/>
    <w:rsid w:val="007D0E8A"/>
    <w:rsid w:val="007D18A6"/>
    <w:rsid w:val="007D2FF3"/>
    <w:rsid w:val="007D3BCA"/>
    <w:rsid w:val="007D3E48"/>
    <w:rsid w:val="007D4005"/>
    <w:rsid w:val="007D44E2"/>
    <w:rsid w:val="007D456F"/>
    <w:rsid w:val="007D5226"/>
    <w:rsid w:val="007D685D"/>
    <w:rsid w:val="007E088D"/>
    <w:rsid w:val="007E17E1"/>
    <w:rsid w:val="007E24F5"/>
    <w:rsid w:val="007E444F"/>
    <w:rsid w:val="007E5F69"/>
    <w:rsid w:val="007F02AA"/>
    <w:rsid w:val="007F02FB"/>
    <w:rsid w:val="007F09BF"/>
    <w:rsid w:val="007F0B5A"/>
    <w:rsid w:val="007F23B9"/>
    <w:rsid w:val="007F27EB"/>
    <w:rsid w:val="007F29DE"/>
    <w:rsid w:val="007F4217"/>
    <w:rsid w:val="007F5547"/>
    <w:rsid w:val="007F6B40"/>
    <w:rsid w:val="007F7E9A"/>
    <w:rsid w:val="008002E5"/>
    <w:rsid w:val="0080166D"/>
    <w:rsid w:val="00801F78"/>
    <w:rsid w:val="008022A6"/>
    <w:rsid w:val="008023F9"/>
    <w:rsid w:val="00802CB8"/>
    <w:rsid w:val="00805BEA"/>
    <w:rsid w:val="00806266"/>
    <w:rsid w:val="008063FA"/>
    <w:rsid w:val="00806D03"/>
    <w:rsid w:val="00807B39"/>
    <w:rsid w:val="00807E5C"/>
    <w:rsid w:val="00812A93"/>
    <w:rsid w:val="00812D3A"/>
    <w:rsid w:val="008130B7"/>
    <w:rsid w:val="008165A6"/>
    <w:rsid w:val="00817712"/>
    <w:rsid w:val="00821905"/>
    <w:rsid w:val="00823B0C"/>
    <w:rsid w:val="00823B5B"/>
    <w:rsid w:val="00823BBB"/>
    <w:rsid w:val="00823FCE"/>
    <w:rsid w:val="0082493E"/>
    <w:rsid w:val="00824B67"/>
    <w:rsid w:val="0082602C"/>
    <w:rsid w:val="00827430"/>
    <w:rsid w:val="008276A9"/>
    <w:rsid w:val="008321FD"/>
    <w:rsid w:val="00832215"/>
    <w:rsid w:val="008324DD"/>
    <w:rsid w:val="00832687"/>
    <w:rsid w:val="00832D13"/>
    <w:rsid w:val="00833D9C"/>
    <w:rsid w:val="00834C25"/>
    <w:rsid w:val="008351E0"/>
    <w:rsid w:val="00836667"/>
    <w:rsid w:val="00836795"/>
    <w:rsid w:val="0083681C"/>
    <w:rsid w:val="00836930"/>
    <w:rsid w:val="00836D1A"/>
    <w:rsid w:val="0083726D"/>
    <w:rsid w:val="00840490"/>
    <w:rsid w:val="008423C0"/>
    <w:rsid w:val="008433C4"/>
    <w:rsid w:val="00843C0F"/>
    <w:rsid w:val="00845D2B"/>
    <w:rsid w:val="0084631A"/>
    <w:rsid w:val="0084646C"/>
    <w:rsid w:val="00846816"/>
    <w:rsid w:val="00846C10"/>
    <w:rsid w:val="00847098"/>
    <w:rsid w:val="00847143"/>
    <w:rsid w:val="00847ED8"/>
    <w:rsid w:val="00851C04"/>
    <w:rsid w:val="0085256E"/>
    <w:rsid w:val="00852738"/>
    <w:rsid w:val="00852EB3"/>
    <w:rsid w:val="00852F4D"/>
    <w:rsid w:val="008538C9"/>
    <w:rsid w:val="00854F65"/>
    <w:rsid w:val="00855393"/>
    <w:rsid w:val="00855551"/>
    <w:rsid w:val="00855AD7"/>
    <w:rsid w:val="00856383"/>
    <w:rsid w:val="008566A8"/>
    <w:rsid w:val="00857903"/>
    <w:rsid w:val="00860163"/>
    <w:rsid w:val="00860FF7"/>
    <w:rsid w:val="008612E7"/>
    <w:rsid w:val="00864130"/>
    <w:rsid w:val="008646B0"/>
    <w:rsid w:val="00864E2C"/>
    <w:rsid w:val="0086508C"/>
    <w:rsid w:val="00865C17"/>
    <w:rsid w:val="00865EAC"/>
    <w:rsid w:val="00866735"/>
    <w:rsid w:val="0086679F"/>
    <w:rsid w:val="00866FFC"/>
    <w:rsid w:val="0087000E"/>
    <w:rsid w:val="00870407"/>
    <w:rsid w:val="0087094C"/>
    <w:rsid w:val="00870BEF"/>
    <w:rsid w:val="00871D1A"/>
    <w:rsid w:val="008727C8"/>
    <w:rsid w:val="00874A5D"/>
    <w:rsid w:val="00875718"/>
    <w:rsid w:val="008759B4"/>
    <w:rsid w:val="0087677C"/>
    <w:rsid w:val="00876F8D"/>
    <w:rsid w:val="00877BCD"/>
    <w:rsid w:val="00877E59"/>
    <w:rsid w:val="00881297"/>
    <w:rsid w:val="00881688"/>
    <w:rsid w:val="00883134"/>
    <w:rsid w:val="0088379A"/>
    <w:rsid w:val="00885035"/>
    <w:rsid w:val="0088551B"/>
    <w:rsid w:val="00885B7F"/>
    <w:rsid w:val="0088680C"/>
    <w:rsid w:val="00886D21"/>
    <w:rsid w:val="00887316"/>
    <w:rsid w:val="008900A9"/>
    <w:rsid w:val="008900DD"/>
    <w:rsid w:val="00890892"/>
    <w:rsid w:val="00890C64"/>
    <w:rsid w:val="008915D7"/>
    <w:rsid w:val="008916C6"/>
    <w:rsid w:val="00892BF4"/>
    <w:rsid w:val="00893908"/>
    <w:rsid w:val="00893CFE"/>
    <w:rsid w:val="0089458D"/>
    <w:rsid w:val="00894CE6"/>
    <w:rsid w:val="008967BC"/>
    <w:rsid w:val="00897DBE"/>
    <w:rsid w:val="008A0052"/>
    <w:rsid w:val="008A1517"/>
    <w:rsid w:val="008A1647"/>
    <w:rsid w:val="008A30DF"/>
    <w:rsid w:val="008A41C2"/>
    <w:rsid w:val="008A4BF3"/>
    <w:rsid w:val="008A55E5"/>
    <w:rsid w:val="008A6529"/>
    <w:rsid w:val="008A6F35"/>
    <w:rsid w:val="008A77AB"/>
    <w:rsid w:val="008B0290"/>
    <w:rsid w:val="008B0621"/>
    <w:rsid w:val="008B17D2"/>
    <w:rsid w:val="008B22CD"/>
    <w:rsid w:val="008B3C00"/>
    <w:rsid w:val="008B51AE"/>
    <w:rsid w:val="008B590F"/>
    <w:rsid w:val="008B6D5E"/>
    <w:rsid w:val="008C0ACD"/>
    <w:rsid w:val="008C18E9"/>
    <w:rsid w:val="008C1EB8"/>
    <w:rsid w:val="008C2627"/>
    <w:rsid w:val="008C26FA"/>
    <w:rsid w:val="008C385F"/>
    <w:rsid w:val="008C5E54"/>
    <w:rsid w:val="008C6101"/>
    <w:rsid w:val="008C629D"/>
    <w:rsid w:val="008C6593"/>
    <w:rsid w:val="008C67C2"/>
    <w:rsid w:val="008C7AC2"/>
    <w:rsid w:val="008D023F"/>
    <w:rsid w:val="008D0E6E"/>
    <w:rsid w:val="008D1A40"/>
    <w:rsid w:val="008D2565"/>
    <w:rsid w:val="008D31D7"/>
    <w:rsid w:val="008D4083"/>
    <w:rsid w:val="008D42D2"/>
    <w:rsid w:val="008D4C79"/>
    <w:rsid w:val="008D5914"/>
    <w:rsid w:val="008D6145"/>
    <w:rsid w:val="008D7249"/>
    <w:rsid w:val="008D789D"/>
    <w:rsid w:val="008E0BE1"/>
    <w:rsid w:val="008E0E40"/>
    <w:rsid w:val="008E0FD5"/>
    <w:rsid w:val="008E2369"/>
    <w:rsid w:val="008E3990"/>
    <w:rsid w:val="008E4030"/>
    <w:rsid w:val="008E57EA"/>
    <w:rsid w:val="008E6AA4"/>
    <w:rsid w:val="008E6E34"/>
    <w:rsid w:val="008F103A"/>
    <w:rsid w:val="008F120C"/>
    <w:rsid w:val="008F1DD8"/>
    <w:rsid w:val="008F20DF"/>
    <w:rsid w:val="008F218B"/>
    <w:rsid w:val="008F240C"/>
    <w:rsid w:val="008F3662"/>
    <w:rsid w:val="008F4490"/>
    <w:rsid w:val="008F4FAE"/>
    <w:rsid w:val="008F5484"/>
    <w:rsid w:val="008F57C9"/>
    <w:rsid w:val="008F5BF4"/>
    <w:rsid w:val="008F5DCC"/>
    <w:rsid w:val="008F6052"/>
    <w:rsid w:val="00901504"/>
    <w:rsid w:val="00901B56"/>
    <w:rsid w:val="00901CCA"/>
    <w:rsid w:val="00903F1D"/>
    <w:rsid w:val="00905F0E"/>
    <w:rsid w:val="00906391"/>
    <w:rsid w:val="00907194"/>
    <w:rsid w:val="009101BD"/>
    <w:rsid w:val="009102D1"/>
    <w:rsid w:val="00910655"/>
    <w:rsid w:val="00911658"/>
    <w:rsid w:val="0091165D"/>
    <w:rsid w:val="009125AD"/>
    <w:rsid w:val="009145D1"/>
    <w:rsid w:val="0091467C"/>
    <w:rsid w:val="00915190"/>
    <w:rsid w:val="00916879"/>
    <w:rsid w:val="00916B1D"/>
    <w:rsid w:val="00916B2B"/>
    <w:rsid w:val="00916E97"/>
    <w:rsid w:val="00917A3B"/>
    <w:rsid w:val="0092194C"/>
    <w:rsid w:val="009223AE"/>
    <w:rsid w:val="00923BE2"/>
    <w:rsid w:val="00924A19"/>
    <w:rsid w:val="00924D49"/>
    <w:rsid w:val="00924F33"/>
    <w:rsid w:val="00925807"/>
    <w:rsid w:val="00926400"/>
    <w:rsid w:val="009268D9"/>
    <w:rsid w:val="0092692F"/>
    <w:rsid w:val="00927E1B"/>
    <w:rsid w:val="0093107E"/>
    <w:rsid w:val="00932F00"/>
    <w:rsid w:val="00933842"/>
    <w:rsid w:val="00933FD4"/>
    <w:rsid w:val="00937285"/>
    <w:rsid w:val="0094095D"/>
    <w:rsid w:val="00943599"/>
    <w:rsid w:val="009448E5"/>
    <w:rsid w:val="009456AC"/>
    <w:rsid w:val="00945862"/>
    <w:rsid w:val="00945EDA"/>
    <w:rsid w:val="00945F5A"/>
    <w:rsid w:val="00946B7F"/>
    <w:rsid w:val="00946F4F"/>
    <w:rsid w:val="009479B7"/>
    <w:rsid w:val="0095131C"/>
    <w:rsid w:val="009513B9"/>
    <w:rsid w:val="0095164B"/>
    <w:rsid w:val="00951855"/>
    <w:rsid w:val="00951AA1"/>
    <w:rsid w:val="009523FC"/>
    <w:rsid w:val="00952584"/>
    <w:rsid w:val="009529C0"/>
    <w:rsid w:val="009542EE"/>
    <w:rsid w:val="00954496"/>
    <w:rsid w:val="009548E8"/>
    <w:rsid w:val="00955156"/>
    <w:rsid w:val="009551F8"/>
    <w:rsid w:val="00955480"/>
    <w:rsid w:val="00955A7E"/>
    <w:rsid w:val="00955FF4"/>
    <w:rsid w:val="00956A74"/>
    <w:rsid w:val="00956B42"/>
    <w:rsid w:val="009572B8"/>
    <w:rsid w:val="0096031D"/>
    <w:rsid w:val="009636E1"/>
    <w:rsid w:val="00964DF2"/>
    <w:rsid w:val="00964EE2"/>
    <w:rsid w:val="00965541"/>
    <w:rsid w:val="009659C6"/>
    <w:rsid w:val="00965F96"/>
    <w:rsid w:val="00966667"/>
    <w:rsid w:val="009702C5"/>
    <w:rsid w:val="0097074E"/>
    <w:rsid w:val="00973F2F"/>
    <w:rsid w:val="009741AE"/>
    <w:rsid w:val="0097483D"/>
    <w:rsid w:val="00974C09"/>
    <w:rsid w:val="0097526B"/>
    <w:rsid w:val="00975E08"/>
    <w:rsid w:val="00975F25"/>
    <w:rsid w:val="0097720E"/>
    <w:rsid w:val="009773AE"/>
    <w:rsid w:val="0097773A"/>
    <w:rsid w:val="009817C4"/>
    <w:rsid w:val="00981ED1"/>
    <w:rsid w:val="00981F2E"/>
    <w:rsid w:val="009828E9"/>
    <w:rsid w:val="0098356E"/>
    <w:rsid w:val="009846FD"/>
    <w:rsid w:val="009862CC"/>
    <w:rsid w:val="00990182"/>
    <w:rsid w:val="009911C6"/>
    <w:rsid w:val="00991550"/>
    <w:rsid w:val="0099169C"/>
    <w:rsid w:val="009918EF"/>
    <w:rsid w:val="00991DF9"/>
    <w:rsid w:val="009921D1"/>
    <w:rsid w:val="0099389A"/>
    <w:rsid w:val="00995C04"/>
    <w:rsid w:val="00996A82"/>
    <w:rsid w:val="009971A4"/>
    <w:rsid w:val="009A034A"/>
    <w:rsid w:val="009A05FA"/>
    <w:rsid w:val="009A173E"/>
    <w:rsid w:val="009A1EBB"/>
    <w:rsid w:val="009A279D"/>
    <w:rsid w:val="009A2D20"/>
    <w:rsid w:val="009A391D"/>
    <w:rsid w:val="009A4016"/>
    <w:rsid w:val="009A42D3"/>
    <w:rsid w:val="009A51BE"/>
    <w:rsid w:val="009A5850"/>
    <w:rsid w:val="009A6B37"/>
    <w:rsid w:val="009A6EDF"/>
    <w:rsid w:val="009A7327"/>
    <w:rsid w:val="009A7CEE"/>
    <w:rsid w:val="009B08A1"/>
    <w:rsid w:val="009B2091"/>
    <w:rsid w:val="009B249E"/>
    <w:rsid w:val="009B30E5"/>
    <w:rsid w:val="009B5B37"/>
    <w:rsid w:val="009B5BA8"/>
    <w:rsid w:val="009B5C16"/>
    <w:rsid w:val="009C000C"/>
    <w:rsid w:val="009C1540"/>
    <w:rsid w:val="009C1E69"/>
    <w:rsid w:val="009C411E"/>
    <w:rsid w:val="009C582D"/>
    <w:rsid w:val="009C6CA4"/>
    <w:rsid w:val="009C6E20"/>
    <w:rsid w:val="009C7317"/>
    <w:rsid w:val="009C742B"/>
    <w:rsid w:val="009C77D8"/>
    <w:rsid w:val="009D028E"/>
    <w:rsid w:val="009D095C"/>
    <w:rsid w:val="009D0D52"/>
    <w:rsid w:val="009D1F03"/>
    <w:rsid w:val="009D2682"/>
    <w:rsid w:val="009D2818"/>
    <w:rsid w:val="009D2D92"/>
    <w:rsid w:val="009D3317"/>
    <w:rsid w:val="009D3516"/>
    <w:rsid w:val="009D49F8"/>
    <w:rsid w:val="009D4A83"/>
    <w:rsid w:val="009D6556"/>
    <w:rsid w:val="009E08AE"/>
    <w:rsid w:val="009E19F4"/>
    <w:rsid w:val="009E1EE6"/>
    <w:rsid w:val="009E2790"/>
    <w:rsid w:val="009E2C3D"/>
    <w:rsid w:val="009E2E36"/>
    <w:rsid w:val="009E378F"/>
    <w:rsid w:val="009E3CEE"/>
    <w:rsid w:val="009E463C"/>
    <w:rsid w:val="009E5F09"/>
    <w:rsid w:val="009E7083"/>
    <w:rsid w:val="009E71E0"/>
    <w:rsid w:val="009F0E5B"/>
    <w:rsid w:val="009F39AC"/>
    <w:rsid w:val="009F3D60"/>
    <w:rsid w:val="009F3E3D"/>
    <w:rsid w:val="009F3EC6"/>
    <w:rsid w:val="009F428D"/>
    <w:rsid w:val="009F4CE3"/>
    <w:rsid w:val="009F4DCD"/>
    <w:rsid w:val="009F53E3"/>
    <w:rsid w:val="009F5452"/>
    <w:rsid w:val="009F5982"/>
    <w:rsid w:val="009F5EE9"/>
    <w:rsid w:val="009F6D95"/>
    <w:rsid w:val="009F6DBE"/>
    <w:rsid w:val="009F702B"/>
    <w:rsid w:val="00A005FC"/>
    <w:rsid w:val="00A010D0"/>
    <w:rsid w:val="00A015AC"/>
    <w:rsid w:val="00A019B3"/>
    <w:rsid w:val="00A01D8F"/>
    <w:rsid w:val="00A0278C"/>
    <w:rsid w:val="00A02905"/>
    <w:rsid w:val="00A02C7C"/>
    <w:rsid w:val="00A04D2D"/>
    <w:rsid w:val="00A04D55"/>
    <w:rsid w:val="00A05A29"/>
    <w:rsid w:val="00A05FAA"/>
    <w:rsid w:val="00A06021"/>
    <w:rsid w:val="00A071BF"/>
    <w:rsid w:val="00A10F55"/>
    <w:rsid w:val="00A11397"/>
    <w:rsid w:val="00A11B52"/>
    <w:rsid w:val="00A123D7"/>
    <w:rsid w:val="00A1259D"/>
    <w:rsid w:val="00A128D5"/>
    <w:rsid w:val="00A14276"/>
    <w:rsid w:val="00A14699"/>
    <w:rsid w:val="00A16387"/>
    <w:rsid w:val="00A16652"/>
    <w:rsid w:val="00A1667D"/>
    <w:rsid w:val="00A16A5C"/>
    <w:rsid w:val="00A17505"/>
    <w:rsid w:val="00A17F55"/>
    <w:rsid w:val="00A21F7F"/>
    <w:rsid w:val="00A21FE7"/>
    <w:rsid w:val="00A221F5"/>
    <w:rsid w:val="00A2222A"/>
    <w:rsid w:val="00A22C6A"/>
    <w:rsid w:val="00A235E0"/>
    <w:rsid w:val="00A252F2"/>
    <w:rsid w:val="00A254DF"/>
    <w:rsid w:val="00A25F7F"/>
    <w:rsid w:val="00A27071"/>
    <w:rsid w:val="00A2745F"/>
    <w:rsid w:val="00A2789E"/>
    <w:rsid w:val="00A30F38"/>
    <w:rsid w:val="00A311AE"/>
    <w:rsid w:val="00A3251E"/>
    <w:rsid w:val="00A32646"/>
    <w:rsid w:val="00A335A9"/>
    <w:rsid w:val="00A33CA3"/>
    <w:rsid w:val="00A33E7C"/>
    <w:rsid w:val="00A3464F"/>
    <w:rsid w:val="00A3503A"/>
    <w:rsid w:val="00A368FB"/>
    <w:rsid w:val="00A374DE"/>
    <w:rsid w:val="00A37D10"/>
    <w:rsid w:val="00A40F7C"/>
    <w:rsid w:val="00A41737"/>
    <w:rsid w:val="00A42A81"/>
    <w:rsid w:val="00A42D4F"/>
    <w:rsid w:val="00A42E5E"/>
    <w:rsid w:val="00A432F5"/>
    <w:rsid w:val="00A43769"/>
    <w:rsid w:val="00A44A48"/>
    <w:rsid w:val="00A44C1B"/>
    <w:rsid w:val="00A44D25"/>
    <w:rsid w:val="00A45772"/>
    <w:rsid w:val="00A46111"/>
    <w:rsid w:val="00A46EC1"/>
    <w:rsid w:val="00A47490"/>
    <w:rsid w:val="00A47784"/>
    <w:rsid w:val="00A477CE"/>
    <w:rsid w:val="00A5008C"/>
    <w:rsid w:val="00A503BA"/>
    <w:rsid w:val="00A517D8"/>
    <w:rsid w:val="00A52816"/>
    <w:rsid w:val="00A5316C"/>
    <w:rsid w:val="00A535BD"/>
    <w:rsid w:val="00A547D6"/>
    <w:rsid w:val="00A55D87"/>
    <w:rsid w:val="00A55FB8"/>
    <w:rsid w:val="00A56668"/>
    <w:rsid w:val="00A576A3"/>
    <w:rsid w:val="00A576FF"/>
    <w:rsid w:val="00A57F54"/>
    <w:rsid w:val="00A6054B"/>
    <w:rsid w:val="00A65BC3"/>
    <w:rsid w:val="00A667D2"/>
    <w:rsid w:val="00A6779B"/>
    <w:rsid w:val="00A67B07"/>
    <w:rsid w:val="00A70C15"/>
    <w:rsid w:val="00A712D5"/>
    <w:rsid w:val="00A7206A"/>
    <w:rsid w:val="00A72C59"/>
    <w:rsid w:val="00A7511F"/>
    <w:rsid w:val="00A75837"/>
    <w:rsid w:val="00A75BC2"/>
    <w:rsid w:val="00A75D89"/>
    <w:rsid w:val="00A7712C"/>
    <w:rsid w:val="00A77525"/>
    <w:rsid w:val="00A7795C"/>
    <w:rsid w:val="00A80168"/>
    <w:rsid w:val="00A8071E"/>
    <w:rsid w:val="00A81058"/>
    <w:rsid w:val="00A8175B"/>
    <w:rsid w:val="00A8273C"/>
    <w:rsid w:val="00A828B2"/>
    <w:rsid w:val="00A82B2A"/>
    <w:rsid w:val="00A83527"/>
    <w:rsid w:val="00A83AE8"/>
    <w:rsid w:val="00A8476F"/>
    <w:rsid w:val="00A84BDA"/>
    <w:rsid w:val="00A84E2B"/>
    <w:rsid w:val="00A84EDA"/>
    <w:rsid w:val="00A850CB"/>
    <w:rsid w:val="00A85162"/>
    <w:rsid w:val="00A85551"/>
    <w:rsid w:val="00A857B1"/>
    <w:rsid w:val="00A85A72"/>
    <w:rsid w:val="00A85D52"/>
    <w:rsid w:val="00A85E07"/>
    <w:rsid w:val="00A85EF1"/>
    <w:rsid w:val="00A85F19"/>
    <w:rsid w:val="00A87D7A"/>
    <w:rsid w:val="00A90AC6"/>
    <w:rsid w:val="00A929F1"/>
    <w:rsid w:val="00A9343D"/>
    <w:rsid w:val="00A93E34"/>
    <w:rsid w:val="00A94838"/>
    <w:rsid w:val="00A94AF0"/>
    <w:rsid w:val="00A94DC4"/>
    <w:rsid w:val="00A9552A"/>
    <w:rsid w:val="00A9555A"/>
    <w:rsid w:val="00A955A1"/>
    <w:rsid w:val="00A963E5"/>
    <w:rsid w:val="00A969BF"/>
    <w:rsid w:val="00AA0E77"/>
    <w:rsid w:val="00AA1E7B"/>
    <w:rsid w:val="00AA2166"/>
    <w:rsid w:val="00AA255B"/>
    <w:rsid w:val="00AA4EF0"/>
    <w:rsid w:val="00AA52F0"/>
    <w:rsid w:val="00AA53E9"/>
    <w:rsid w:val="00AA61E0"/>
    <w:rsid w:val="00AA77D3"/>
    <w:rsid w:val="00AB0F9A"/>
    <w:rsid w:val="00AB21A3"/>
    <w:rsid w:val="00AB2412"/>
    <w:rsid w:val="00AB2424"/>
    <w:rsid w:val="00AB2428"/>
    <w:rsid w:val="00AB258A"/>
    <w:rsid w:val="00AB2F76"/>
    <w:rsid w:val="00AC08E5"/>
    <w:rsid w:val="00AC1755"/>
    <w:rsid w:val="00AC2117"/>
    <w:rsid w:val="00AC22B0"/>
    <w:rsid w:val="00AC2560"/>
    <w:rsid w:val="00AC28D5"/>
    <w:rsid w:val="00AC2FDC"/>
    <w:rsid w:val="00AC3042"/>
    <w:rsid w:val="00AC5BF5"/>
    <w:rsid w:val="00AC6731"/>
    <w:rsid w:val="00AC6C32"/>
    <w:rsid w:val="00AC72B6"/>
    <w:rsid w:val="00AD074D"/>
    <w:rsid w:val="00AD0BF6"/>
    <w:rsid w:val="00AD0FCC"/>
    <w:rsid w:val="00AD15D9"/>
    <w:rsid w:val="00AD230B"/>
    <w:rsid w:val="00AD281C"/>
    <w:rsid w:val="00AD2B0A"/>
    <w:rsid w:val="00AD2F6F"/>
    <w:rsid w:val="00AD4BA9"/>
    <w:rsid w:val="00AD5EB3"/>
    <w:rsid w:val="00AD6686"/>
    <w:rsid w:val="00AD6DCA"/>
    <w:rsid w:val="00AD6FE8"/>
    <w:rsid w:val="00AD7BF6"/>
    <w:rsid w:val="00AE04F5"/>
    <w:rsid w:val="00AE0610"/>
    <w:rsid w:val="00AE10E7"/>
    <w:rsid w:val="00AE1C13"/>
    <w:rsid w:val="00AE2AC2"/>
    <w:rsid w:val="00AE3A0A"/>
    <w:rsid w:val="00AE3A75"/>
    <w:rsid w:val="00AE6618"/>
    <w:rsid w:val="00AE7575"/>
    <w:rsid w:val="00AE792A"/>
    <w:rsid w:val="00AE7DE0"/>
    <w:rsid w:val="00AF10ED"/>
    <w:rsid w:val="00AF17AA"/>
    <w:rsid w:val="00AF274C"/>
    <w:rsid w:val="00AF2CF1"/>
    <w:rsid w:val="00AF3169"/>
    <w:rsid w:val="00AF3ED1"/>
    <w:rsid w:val="00AF45B1"/>
    <w:rsid w:val="00AF48EA"/>
    <w:rsid w:val="00AF4CC2"/>
    <w:rsid w:val="00AF5406"/>
    <w:rsid w:val="00AF66A5"/>
    <w:rsid w:val="00AF6BFC"/>
    <w:rsid w:val="00AF77A8"/>
    <w:rsid w:val="00AF77EC"/>
    <w:rsid w:val="00B0006D"/>
    <w:rsid w:val="00B00311"/>
    <w:rsid w:val="00B0047F"/>
    <w:rsid w:val="00B00554"/>
    <w:rsid w:val="00B00E89"/>
    <w:rsid w:val="00B01381"/>
    <w:rsid w:val="00B0220D"/>
    <w:rsid w:val="00B02A89"/>
    <w:rsid w:val="00B0315B"/>
    <w:rsid w:val="00B03EA7"/>
    <w:rsid w:val="00B04DB5"/>
    <w:rsid w:val="00B05BDA"/>
    <w:rsid w:val="00B1232E"/>
    <w:rsid w:val="00B12F28"/>
    <w:rsid w:val="00B13CCA"/>
    <w:rsid w:val="00B14C02"/>
    <w:rsid w:val="00B14E33"/>
    <w:rsid w:val="00B1525E"/>
    <w:rsid w:val="00B171A6"/>
    <w:rsid w:val="00B17468"/>
    <w:rsid w:val="00B17C63"/>
    <w:rsid w:val="00B2082E"/>
    <w:rsid w:val="00B20852"/>
    <w:rsid w:val="00B20CA0"/>
    <w:rsid w:val="00B22497"/>
    <w:rsid w:val="00B231C1"/>
    <w:rsid w:val="00B23415"/>
    <w:rsid w:val="00B257A8"/>
    <w:rsid w:val="00B26BB6"/>
    <w:rsid w:val="00B27609"/>
    <w:rsid w:val="00B27832"/>
    <w:rsid w:val="00B308D2"/>
    <w:rsid w:val="00B313D5"/>
    <w:rsid w:val="00B31916"/>
    <w:rsid w:val="00B320AB"/>
    <w:rsid w:val="00B32BE5"/>
    <w:rsid w:val="00B330B9"/>
    <w:rsid w:val="00B3420E"/>
    <w:rsid w:val="00B346DA"/>
    <w:rsid w:val="00B35AE5"/>
    <w:rsid w:val="00B36D1E"/>
    <w:rsid w:val="00B4044C"/>
    <w:rsid w:val="00B4109F"/>
    <w:rsid w:val="00B411E8"/>
    <w:rsid w:val="00B41A1F"/>
    <w:rsid w:val="00B426F8"/>
    <w:rsid w:val="00B42728"/>
    <w:rsid w:val="00B43B18"/>
    <w:rsid w:val="00B445A2"/>
    <w:rsid w:val="00B446C4"/>
    <w:rsid w:val="00B44753"/>
    <w:rsid w:val="00B44C8E"/>
    <w:rsid w:val="00B451F2"/>
    <w:rsid w:val="00B454E0"/>
    <w:rsid w:val="00B47EA2"/>
    <w:rsid w:val="00B50779"/>
    <w:rsid w:val="00B508DE"/>
    <w:rsid w:val="00B50B55"/>
    <w:rsid w:val="00B50D8E"/>
    <w:rsid w:val="00B51595"/>
    <w:rsid w:val="00B51A27"/>
    <w:rsid w:val="00B5253B"/>
    <w:rsid w:val="00B52BAA"/>
    <w:rsid w:val="00B53543"/>
    <w:rsid w:val="00B53C94"/>
    <w:rsid w:val="00B548E8"/>
    <w:rsid w:val="00B5511A"/>
    <w:rsid w:val="00B55FA7"/>
    <w:rsid w:val="00B57669"/>
    <w:rsid w:val="00B60075"/>
    <w:rsid w:val="00B61798"/>
    <w:rsid w:val="00B6258E"/>
    <w:rsid w:val="00B63826"/>
    <w:rsid w:val="00B64075"/>
    <w:rsid w:val="00B64471"/>
    <w:rsid w:val="00B650CB"/>
    <w:rsid w:val="00B670B2"/>
    <w:rsid w:val="00B672D8"/>
    <w:rsid w:val="00B7192C"/>
    <w:rsid w:val="00B719D2"/>
    <w:rsid w:val="00B71B02"/>
    <w:rsid w:val="00B7220A"/>
    <w:rsid w:val="00B726D2"/>
    <w:rsid w:val="00B727E1"/>
    <w:rsid w:val="00B72D02"/>
    <w:rsid w:val="00B731BA"/>
    <w:rsid w:val="00B73562"/>
    <w:rsid w:val="00B74E21"/>
    <w:rsid w:val="00B75268"/>
    <w:rsid w:val="00B75652"/>
    <w:rsid w:val="00B76869"/>
    <w:rsid w:val="00B770B2"/>
    <w:rsid w:val="00B80729"/>
    <w:rsid w:val="00B80C2B"/>
    <w:rsid w:val="00B81334"/>
    <w:rsid w:val="00B816D4"/>
    <w:rsid w:val="00B81D81"/>
    <w:rsid w:val="00B82744"/>
    <w:rsid w:val="00B82AA6"/>
    <w:rsid w:val="00B835C2"/>
    <w:rsid w:val="00B8485F"/>
    <w:rsid w:val="00B84AEA"/>
    <w:rsid w:val="00B85587"/>
    <w:rsid w:val="00B8613A"/>
    <w:rsid w:val="00B86475"/>
    <w:rsid w:val="00B86FC1"/>
    <w:rsid w:val="00B87261"/>
    <w:rsid w:val="00B90639"/>
    <w:rsid w:val="00B90A7F"/>
    <w:rsid w:val="00B90E52"/>
    <w:rsid w:val="00B919A8"/>
    <w:rsid w:val="00B9216F"/>
    <w:rsid w:val="00B939A1"/>
    <w:rsid w:val="00B93F35"/>
    <w:rsid w:val="00B93F82"/>
    <w:rsid w:val="00B94542"/>
    <w:rsid w:val="00B9561C"/>
    <w:rsid w:val="00B96599"/>
    <w:rsid w:val="00B96881"/>
    <w:rsid w:val="00B96921"/>
    <w:rsid w:val="00B97681"/>
    <w:rsid w:val="00B97FC8"/>
    <w:rsid w:val="00BA0127"/>
    <w:rsid w:val="00BA080C"/>
    <w:rsid w:val="00BA092F"/>
    <w:rsid w:val="00BA0B23"/>
    <w:rsid w:val="00BA17A4"/>
    <w:rsid w:val="00BA1B55"/>
    <w:rsid w:val="00BA2BC4"/>
    <w:rsid w:val="00BA4A9D"/>
    <w:rsid w:val="00BA6318"/>
    <w:rsid w:val="00BA64AA"/>
    <w:rsid w:val="00BA671E"/>
    <w:rsid w:val="00BA728E"/>
    <w:rsid w:val="00BA7A2D"/>
    <w:rsid w:val="00BB01B2"/>
    <w:rsid w:val="00BB2516"/>
    <w:rsid w:val="00BB33D7"/>
    <w:rsid w:val="00BB3696"/>
    <w:rsid w:val="00BB39FB"/>
    <w:rsid w:val="00BB4C8D"/>
    <w:rsid w:val="00BB5A0E"/>
    <w:rsid w:val="00BB6036"/>
    <w:rsid w:val="00BC0B03"/>
    <w:rsid w:val="00BC0EE6"/>
    <w:rsid w:val="00BC129D"/>
    <w:rsid w:val="00BC2694"/>
    <w:rsid w:val="00BC2CE8"/>
    <w:rsid w:val="00BC49E1"/>
    <w:rsid w:val="00BC5F71"/>
    <w:rsid w:val="00BC62A4"/>
    <w:rsid w:val="00BC6B6E"/>
    <w:rsid w:val="00BC6EAD"/>
    <w:rsid w:val="00BD0246"/>
    <w:rsid w:val="00BD0CD1"/>
    <w:rsid w:val="00BD138F"/>
    <w:rsid w:val="00BD191D"/>
    <w:rsid w:val="00BD22F7"/>
    <w:rsid w:val="00BD3654"/>
    <w:rsid w:val="00BD394F"/>
    <w:rsid w:val="00BD42BF"/>
    <w:rsid w:val="00BD494E"/>
    <w:rsid w:val="00BD49DD"/>
    <w:rsid w:val="00BD5631"/>
    <w:rsid w:val="00BD667B"/>
    <w:rsid w:val="00BD7AB6"/>
    <w:rsid w:val="00BE0828"/>
    <w:rsid w:val="00BE2E7F"/>
    <w:rsid w:val="00BE3011"/>
    <w:rsid w:val="00BE3163"/>
    <w:rsid w:val="00BE3816"/>
    <w:rsid w:val="00BE3CE9"/>
    <w:rsid w:val="00BE47DF"/>
    <w:rsid w:val="00BE4DF8"/>
    <w:rsid w:val="00BE513B"/>
    <w:rsid w:val="00BE68E9"/>
    <w:rsid w:val="00BE6E34"/>
    <w:rsid w:val="00BE7CD3"/>
    <w:rsid w:val="00BF1BA2"/>
    <w:rsid w:val="00BF377F"/>
    <w:rsid w:val="00BF4180"/>
    <w:rsid w:val="00BF4938"/>
    <w:rsid w:val="00BF5D8E"/>
    <w:rsid w:val="00BF629A"/>
    <w:rsid w:val="00BF75B2"/>
    <w:rsid w:val="00C03C2C"/>
    <w:rsid w:val="00C04107"/>
    <w:rsid w:val="00C045A5"/>
    <w:rsid w:val="00C07673"/>
    <w:rsid w:val="00C07DB2"/>
    <w:rsid w:val="00C11931"/>
    <w:rsid w:val="00C13FFB"/>
    <w:rsid w:val="00C14634"/>
    <w:rsid w:val="00C160F0"/>
    <w:rsid w:val="00C164D4"/>
    <w:rsid w:val="00C170A4"/>
    <w:rsid w:val="00C170F0"/>
    <w:rsid w:val="00C175B2"/>
    <w:rsid w:val="00C223FF"/>
    <w:rsid w:val="00C2251F"/>
    <w:rsid w:val="00C22A63"/>
    <w:rsid w:val="00C2414C"/>
    <w:rsid w:val="00C24499"/>
    <w:rsid w:val="00C2546A"/>
    <w:rsid w:val="00C258BD"/>
    <w:rsid w:val="00C26251"/>
    <w:rsid w:val="00C26C69"/>
    <w:rsid w:val="00C2705A"/>
    <w:rsid w:val="00C271D3"/>
    <w:rsid w:val="00C272A5"/>
    <w:rsid w:val="00C2760F"/>
    <w:rsid w:val="00C31CE8"/>
    <w:rsid w:val="00C3207A"/>
    <w:rsid w:val="00C320BE"/>
    <w:rsid w:val="00C32952"/>
    <w:rsid w:val="00C334E0"/>
    <w:rsid w:val="00C3397E"/>
    <w:rsid w:val="00C34735"/>
    <w:rsid w:val="00C37647"/>
    <w:rsid w:val="00C37F07"/>
    <w:rsid w:val="00C40128"/>
    <w:rsid w:val="00C42193"/>
    <w:rsid w:val="00C43841"/>
    <w:rsid w:val="00C438EB"/>
    <w:rsid w:val="00C4491F"/>
    <w:rsid w:val="00C450DE"/>
    <w:rsid w:val="00C45417"/>
    <w:rsid w:val="00C45AD5"/>
    <w:rsid w:val="00C4621D"/>
    <w:rsid w:val="00C473E9"/>
    <w:rsid w:val="00C47E74"/>
    <w:rsid w:val="00C5091A"/>
    <w:rsid w:val="00C50EC6"/>
    <w:rsid w:val="00C5176E"/>
    <w:rsid w:val="00C52D91"/>
    <w:rsid w:val="00C54D66"/>
    <w:rsid w:val="00C55AD8"/>
    <w:rsid w:val="00C55D46"/>
    <w:rsid w:val="00C55D6F"/>
    <w:rsid w:val="00C55F84"/>
    <w:rsid w:val="00C560E5"/>
    <w:rsid w:val="00C5621D"/>
    <w:rsid w:val="00C5626C"/>
    <w:rsid w:val="00C60051"/>
    <w:rsid w:val="00C600B7"/>
    <w:rsid w:val="00C60541"/>
    <w:rsid w:val="00C60736"/>
    <w:rsid w:val="00C60A25"/>
    <w:rsid w:val="00C60C1A"/>
    <w:rsid w:val="00C622E9"/>
    <w:rsid w:val="00C6379B"/>
    <w:rsid w:val="00C63CCF"/>
    <w:rsid w:val="00C6494F"/>
    <w:rsid w:val="00C65A8F"/>
    <w:rsid w:val="00C704F4"/>
    <w:rsid w:val="00C708F4"/>
    <w:rsid w:val="00C712E7"/>
    <w:rsid w:val="00C71C26"/>
    <w:rsid w:val="00C71F89"/>
    <w:rsid w:val="00C735E0"/>
    <w:rsid w:val="00C7375D"/>
    <w:rsid w:val="00C73945"/>
    <w:rsid w:val="00C74071"/>
    <w:rsid w:val="00C7418B"/>
    <w:rsid w:val="00C74B52"/>
    <w:rsid w:val="00C74E28"/>
    <w:rsid w:val="00C74E6D"/>
    <w:rsid w:val="00C75272"/>
    <w:rsid w:val="00C75F84"/>
    <w:rsid w:val="00C76E2B"/>
    <w:rsid w:val="00C80A7F"/>
    <w:rsid w:val="00C80F69"/>
    <w:rsid w:val="00C815FB"/>
    <w:rsid w:val="00C82110"/>
    <w:rsid w:val="00C82A17"/>
    <w:rsid w:val="00C8302C"/>
    <w:rsid w:val="00C835FB"/>
    <w:rsid w:val="00C836BE"/>
    <w:rsid w:val="00C85807"/>
    <w:rsid w:val="00C85DBA"/>
    <w:rsid w:val="00C863A5"/>
    <w:rsid w:val="00C87948"/>
    <w:rsid w:val="00C87BD9"/>
    <w:rsid w:val="00C9140C"/>
    <w:rsid w:val="00C92D31"/>
    <w:rsid w:val="00C93187"/>
    <w:rsid w:val="00C93CF9"/>
    <w:rsid w:val="00C9444E"/>
    <w:rsid w:val="00C94E23"/>
    <w:rsid w:val="00C953A8"/>
    <w:rsid w:val="00C959E3"/>
    <w:rsid w:val="00C95D4D"/>
    <w:rsid w:val="00C965E7"/>
    <w:rsid w:val="00C96F4B"/>
    <w:rsid w:val="00C970F2"/>
    <w:rsid w:val="00CA0FC7"/>
    <w:rsid w:val="00CA125F"/>
    <w:rsid w:val="00CA2942"/>
    <w:rsid w:val="00CA3B65"/>
    <w:rsid w:val="00CA3E6F"/>
    <w:rsid w:val="00CA4113"/>
    <w:rsid w:val="00CA47A3"/>
    <w:rsid w:val="00CA47BF"/>
    <w:rsid w:val="00CA56B8"/>
    <w:rsid w:val="00CA5CE8"/>
    <w:rsid w:val="00CA5E2D"/>
    <w:rsid w:val="00CA6818"/>
    <w:rsid w:val="00CA6C75"/>
    <w:rsid w:val="00CA6EC9"/>
    <w:rsid w:val="00CA7958"/>
    <w:rsid w:val="00CB0072"/>
    <w:rsid w:val="00CB0A23"/>
    <w:rsid w:val="00CB3CEA"/>
    <w:rsid w:val="00CB4220"/>
    <w:rsid w:val="00CB494F"/>
    <w:rsid w:val="00CB4ABF"/>
    <w:rsid w:val="00CB507B"/>
    <w:rsid w:val="00CB583B"/>
    <w:rsid w:val="00CB59E9"/>
    <w:rsid w:val="00CB6323"/>
    <w:rsid w:val="00CB655E"/>
    <w:rsid w:val="00CB65FB"/>
    <w:rsid w:val="00CB72FF"/>
    <w:rsid w:val="00CB755A"/>
    <w:rsid w:val="00CB7C0A"/>
    <w:rsid w:val="00CB7FE4"/>
    <w:rsid w:val="00CC04C5"/>
    <w:rsid w:val="00CC0C2E"/>
    <w:rsid w:val="00CC0C47"/>
    <w:rsid w:val="00CC10F2"/>
    <w:rsid w:val="00CC1740"/>
    <w:rsid w:val="00CC1816"/>
    <w:rsid w:val="00CC2FD2"/>
    <w:rsid w:val="00CC3137"/>
    <w:rsid w:val="00CC3231"/>
    <w:rsid w:val="00CC39BA"/>
    <w:rsid w:val="00CC491A"/>
    <w:rsid w:val="00CC4A3F"/>
    <w:rsid w:val="00CC4E92"/>
    <w:rsid w:val="00CC64B2"/>
    <w:rsid w:val="00CC6581"/>
    <w:rsid w:val="00CD0012"/>
    <w:rsid w:val="00CD0B5B"/>
    <w:rsid w:val="00CD10B7"/>
    <w:rsid w:val="00CD16B8"/>
    <w:rsid w:val="00CD1CF7"/>
    <w:rsid w:val="00CD2292"/>
    <w:rsid w:val="00CD26AD"/>
    <w:rsid w:val="00CD2A9C"/>
    <w:rsid w:val="00CD3BEF"/>
    <w:rsid w:val="00CD3C43"/>
    <w:rsid w:val="00CD4E52"/>
    <w:rsid w:val="00CD563B"/>
    <w:rsid w:val="00CD5CFF"/>
    <w:rsid w:val="00CD6A82"/>
    <w:rsid w:val="00CD7D8E"/>
    <w:rsid w:val="00CE185A"/>
    <w:rsid w:val="00CE213A"/>
    <w:rsid w:val="00CE25AA"/>
    <w:rsid w:val="00CE2ABA"/>
    <w:rsid w:val="00CE3742"/>
    <w:rsid w:val="00CE3B5E"/>
    <w:rsid w:val="00CE53DD"/>
    <w:rsid w:val="00CE5F97"/>
    <w:rsid w:val="00CE6CAD"/>
    <w:rsid w:val="00CE6F8A"/>
    <w:rsid w:val="00CE77A5"/>
    <w:rsid w:val="00CE7C64"/>
    <w:rsid w:val="00CF26D8"/>
    <w:rsid w:val="00CF4B29"/>
    <w:rsid w:val="00CF577B"/>
    <w:rsid w:val="00CF5B9C"/>
    <w:rsid w:val="00CF6176"/>
    <w:rsid w:val="00CF6EB9"/>
    <w:rsid w:val="00CF6FAD"/>
    <w:rsid w:val="00CF74EE"/>
    <w:rsid w:val="00CF7D05"/>
    <w:rsid w:val="00D00138"/>
    <w:rsid w:val="00D01014"/>
    <w:rsid w:val="00D01CBE"/>
    <w:rsid w:val="00D023A0"/>
    <w:rsid w:val="00D03047"/>
    <w:rsid w:val="00D04755"/>
    <w:rsid w:val="00D04BC7"/>
    <w:rsid w:val="00D04E28"/>
    <w:rsid w:val="00D0553A"/>
    <w:rsid w:val="00D068F0"/>
    <w:rsid w:val="00D108BE"/>
    <w:rsid w:val="00D12462"/>
    <w:rsid w:val="00D13545"/>
    <w:rsid w:val="00D137CE"/>
    <w:rsid w:val="00D137EE"/>
    <w:rsid w:val="00D13DCF"/>
    <w:rsid w:val="00D15035"/>
    <w:rsid w:val="00D178E9"/>
    <w:rsid w:val="00D2000A"/>
    <w:rsid w:val="00D2020A"/>
    <w:rsid w:val="00D20B5C"/>
    <w:rsid w:val="00D20CCA"/>
    <w:rsid w:val="00D21DAF"/>
    <w:rsid w:val="00D22551"/>
    <w:rsid w:val="00D226AB"/>
    <w:rsid w:val="00D233AA"/>
    <w:rsid w:val="00D23B5D"/>
    <w:rsid w:val="00D23B7A"/>
    <w:rsid w:val="00D245BA"/>
    <w:rsid w:val="00D248CE"/>
    <w:rsid w:val="00D250EF"/>
    <w:rsid w:val="00D25D8E"/>
    <w:rsid w:val="00D26244"/>
    <w:rsid w:val="00D2631D"/>
    <w:rsid w:val="00D2652A"/>
    <w:rsid w:val="00D27099"/>
    <w:rsid w:val="00D270CF"/>
    <w:rsid w:val="00D2731B"/>
    <w:rsid w:val="00D306FF"/>
    <w:rsid w:val="00D31032"/>
    <w:rsid w:val="00D31D7B"/>
    <w:rsid w:val="00D31FC9"/>
    <w:rsid w:val="00D32913"/>
    <w:rsid w:val="00D34970"/>
    <w:rsid w:val="00D34E13"/>
    <w:rsid w:val="00D35F6F"/>
    <w:rsid w:val="00D36201"/>
    <w:rsid w:val="00D36FD8"/>
    <w:rsid w:val="00D37149"/>
    <w:rsid w:val="00D406AC"/>
    <w:rsid w:val="00D422C2"/>
    <w:rsid w:val="00D42EC9"/>
    <w:rsid w:val="00D43482"/>
    <w:rsid w:val="00D43ECD"/>
    <w:rsid w:val="00D4447C"/>
    <w:rsid w:val="00D44635"/>
    <w:rsid w:val="00D45584"/>
    <w:rsid w:val="00D462F7"/>
    <w:rsid w:val="00D46727"/>
    <w:rsid w:val="00D4715C"/>
    <w:rsid w:val="00D4760B"/>
    <w:rsid w:val="00D47DC4"/>
    <w:rsid w:val="00D47DC5"/>
    <w:rsid w:val="00D50990"/>
    <w:rsid w:val="00D5101E"/>
    <w:rsid w:val="00D51D7F"/>
    <w:rsid w:val="00D52A1C"/>
    <w:rsid w:val="00D52B84"/>
    <w:rsid w:val="00D52C04"/>
    <w:rsid w:val="00D52FBB"/>
    <w:rsid w:val="00D5322C"/>
    <w:rsid w:val="00D53CDB"/>
    <w:rsid w:val="00D549E8"/>
    <w:rsid w:val="00D54D03"/>
    <w:rsid w:val="00D555BE"/>
    <w:rsid w:val="00D5621C"/>
    <w:rsid w:val="00D567F2"/>
    <w:rsid w:val="00D570C2"/>
    <w:rsid w:val="00D57C81"/>
    <w:rsid w:val="00D57DA2"/>
    <w:rsid w:val="00D57EBA"/>
    <w:rsid w:val="00D60151"/>
    <w:rsid w:val="00D61CC9"/>
    <w:rsid w:val="00D61F94"/>
    <w:rsid w:val="00D621D6"/>
    <w:rsid w:val="00D6260C"/>
    <w:rsid w:val="00D627FA"/>
    <w:rsid w:val="00D63542"/>
    <w:rsid w:val="00D63CEF"/>
    <w:rsid w:val="00D63EBE"/>
    <w:rsid w:val="00D6457B"/>
    <w:rsid w:val="00D65BD0"/>
    <w:rsid w:val="00D6628A"/>
    <w:rsid w:val="00D66C9C"/>
    <w:rsid w:val="00D702E6"/>
    <w:rsid w:val="00D705D1"/>
    <w:rsid w:val="00D705D4"/>
    <w:rsid w:val="00D70A42"/>
    <w:rsid w:val="00D71B8A"/>
    <w:rsid w:val="00D7279A"/>
    <w:rsid w:val="00D74E44"/>
    <w:rsid w:val="00D75013"/>
    <w:rsid w:val="00D75C93"/>
    <w:rsid w:val="00D75E6D"/>
    <w:rsid w:val="00D76481"/>
    <w:rsid w:val="00D76A8C"/>
    <w:rsid w:val="00D771E3"/>
    <w:rsid w:val="00D77DCE"/>
    <w:rsid w:val="00D80017"/>
    <w:rsid w:val="00D808D1"/>
    <w:rsid w:val="00D80E45"/>
    <w:rsid w:val="00D81E6E"/>
    <w:rsid w:val="00D82395"/>
    <w:rsid w:val="00D82F79"/>
    <w:rsid w:val="00D83B90"/>
    <w:rsid w:val="00D851BD"/>
    <w:rsid w:val="00D871A7"/>
    <w:rsid w:val="00D8746B"/>
    <w:rsid w:val="00D9000C"/>
    <w:rsid w:val="00D900CC"/>
    <w:rsid w:val="00D9038B"/>
    <w:rsid w:val="00D924AE"/>
    <w:rsid w:val="00D93277"/>
    <w:rsid w:val="00D9399B"/>
    <w:rsid w:val="00D940D6"/>
    <w:rsid w:val="00D94714"/>
    <w:rsid w:val="00D9587A"/>
    <w:rsid w:val="00D966EE"/>
    <w:rsid w:val="00D97904"/>
    <w:rsid w:val="00DA0014"/>
    <w:rsid w:val="00DA0453"/>
    <w:rsid w:val="00DA1B0B"/>
    <w:rsid w:val="00DA3767"/>
    <w:rsid w:val="00DA3B36"/>
    <w:rsid w:val="00DA3F1F"/>
    <w:rsid w:val="00DA452F"/>
    <w:rsid w:val="00DA4DE8"/>
    <w:rsid w:val="00DA4F29"/>
    <w:rsid w:val="00DA5489"/>
    <w:rsid w:val="00DA6995"/>
    <w:rsid w:val="00DA6DE1"/>
    <w:rsid w:val="00DA78C4"/>
    <w:rsid w:val="00DB2B48"/>
    <w:rsid w:val="00DB4DF0"/>
    <w:rsid w:val="00DB6A8C"/>
    <w:rsid w:val="00DB6F8E"/>
    <w:rsid w:val="00DB75B7"/>
    <w:rsid w:val="00DB76D0"/>
    <w:rsid w:val="00DB7B54"/>
    <w:rsid w:val="00DC2107"/>
    <w:rsid w:val="00DC2431"/>
    <w:rsid w:val="00DC3200"/>
    <w:rsid w:val="00DC331C"/>
    <w:rsid w:val="00DC41D2"/>
    <w:rsid w:val="00DC442A"/>
    <w:rsid w:val="00DC6211"/>
    <w:rsid w:val="00DC647F"/>
    <w:rsid w:val="00DC6EB8"/>
    <w:rsid w:val="00DC7316"/>
    <w:rsid w:val="00DC76A5"/>
    <w:rsid w:val="00DD1000"/>
    <w:rsid w:val="00DD1B0B"/>
    <w:rsid w:val="00DD1BDD"/>
    <w:rsid w:val="00DD3230"/>
    <w:rsid w:val="00DD3332"/>
    <w:rsid w:val="00DD40FE"/>
    <w:rsid w:val="00DD4563"/>
    <w:rsid w:val="00DD457B"/>
    <w:rsid w:val="00DD4702"/>
    <w:rsid w:val="00DD5016"/>
    <w:rsid w:val="00DD5700"/>
    <w:rsid w:val="00DD7E5C"/>
    <w:rsid w:val="00DE0792"/>
    <w:rsid w:val="00DE0D92"/>
    <w:rsid w:val="00DE294C"/>
    <w:rsid w:val="00DE2EEF"/>
    <w:rsid w:val="00DE5A56"/>
    <w:rsid w:val="00DE5CF1"/>
    <w:rsid w:val="00DE640F"/>
    <w:rsid w:val="00DE75DC"/>
    <w:rsid w:val="00DE7F7E"/>
    <w:rsid w:val="00DF07A4"/>
    <w:rsid w:val="00DF07C0"/>
    <w:rsid w:val="00DF167B"/>
    <w:rsid w:val="00DF1B96"/>
    <w:rsid w:val="00DF2861"/>
    <w:rsid w:val="00DF3FB9"/>
    <w:rsid w:val="00DF4FA3"/>
    <w:rsid w:val="00DF7DA9"/>
    <w:rsid w:val="00E01528"/>
    <w:rsid w:val="00E0278F"/>
    <w:rsid w:val="00E02A5B"/>
    <w:rsid w:val="00E037B4"/>
    <w:rsid w:val="00E03BE7"/>
    <w:rsid w:val="00E03C03"/>
    <w:rsid w:val="00E0449E"/>
    <w:rsid w:val="00E054DD"/>
    <w:rsid w:val="00E06758"/>
    <w:rsid w:val="00E06D9A"/>
    <w:rsid w:val="00E07161"/>
    <w:rsid w:val="00E0774D"/>
    <w:rsid w:val="00E07C6D"/>
    <w:rsid w:val="00E10035"/>
    <w:rsid w:val="00E1023C"/>
    <w:rsid w:val="00E1132A"/>
    <w:rsid w:val="00E120F7"/>
    <w:rsid w:val="00E12508"/>
    <w:rsid w:val="00E13374"/>
    <w:rsid w:val="00E13784"/>
    <w:rsid w:val="00E13F3A"/>
    <w:rsid w:val="00E14415"/>
    <w:rsid w:val="00E16426"/>
    <w:rsid w:val="00E16764"/>
    <w:rsid w:val="00E17425"/>
    <w:rsid w:val="00E23CAA"/>
    <w:rsid w:val="00E24081"/>
    <w:rsid w:val="00E24391"/>
    <w:rsid w:val="00E2451C"/>
    <w:rsid w:val="00E24959"/>
    <w:rsid w:val="00E25028"/>
    <w:rsid w:val="00E25073"/>
    <w:rsid w:val="00E2522E"/>
    <w:rsid w:val="00E2698C"/>
    <w:rsid w:val="00E275E0"/>
    <w:rsid w:val="00E302F0"/>
    <w:rsid w:val="00E30763"/>
    <w:rsid w:val="00E320B1"/>
    <w:rsid w:val="00E34209"/>
    <w:rsid w:val="00E354E9"/>
    <w:rsid w:val="00E35AEB"/>
    <w:rsid w:val="00E35DE5"/>
    <w:rsid w:val="00E35ECE"/>
    <w:rsid w:val="00E3695A"/>
    <w:rsid w:val="00E36DB3"/>
    <w:rsid w:val="00E37A12"/>
    <w:rsid w:val="00E40FFA"/>
    <w:rsid w:val="00E41099"/>
    <w:rsid w:val="00E4190F"/>
    <w:rsid w:val="00E41AE5"/>
    <w:rsid w:val="00E41B09"/>
    <w:rsid w:val="00E41CB1"/>
    <w:rsid w:val="00E43978"/>
    <w:rsid w:val="00E43DE2"/>
    <w:rsid w:val="00E448AF"/>
    <w:rsid w:val="00E45082"/>
    <w:rsid w:val="00E45C15"/>
    <w:rsid w:val="00E464A0"/>
    <w:rsid w:val="00E464D8"/>
    <w:rsid w:val="00E46B2D"/>
    <w:rsid w:val="00E46FCA"/>
    <w:rsid w:val="00E5014A"/>
    <w:rsid w:val="00E51771"/>
    <w:rsid w:val="00E520F1"/>
    <w:rsid w:val="00E52C2C"/>
    <w:rsid w:val="00E54BA4"/>
    <w:rsid w:val="00E54D4A"/>
    <w:rsid w:val="00E5515E"/>
    <w:rsid w:val="00E555A3"/>
    <w:rsid w:val="00E555F0"/>
    <w:rsid w:val="00E5596B"/>
    <w:rsid w:val="00E560FF"/>
    <w:rsid w:val="00E568A9"/>
    <w:rsid w:val="00E57F54"/>
    <w:rsid w:val="00E60BFA"/>
    <w:rsid w:val="00E6183C"/>
    <w:rsid w:val="00E6225C"/>
    <w:rsid w:val="00E62439"/>
    <w:rsid w:val="00E63BF0"/>
    <w:rsid w:val="00E66265"/>
    <w:rsid w:val="00E70897"/>
    <w:rsid w:val="00E70BD9"/>
    <w:rsid w:val="00E7230B"/>
    <w:rsid w:val="00E741ED"/>
    <w:rsid w:val="00E74A28"/>
    <w:rsid w:val="00E755F5"/>
    <w:rsid w:val="00E75AB4"/>
    <w:rsid w:val="00E7605C"/>
    <w:rsid w:val="00E7656A"/>
    <w:rsid w:val="00E768B7"/>
    <w:rsid w:val="00E7749A"/>
    <w:rsid w:val="00E77C03"/>
    <w:rsid w:val="00E8069E"/>
    <w:rsid w:val="00E80A44"/>
    <w:rsid w:val="00E80DD0"/>
    <w:rsid w:val="00E8372D"/>
    <w:rsid w:val="00E8396A"/>
    <w:rsid w:val="00E842E4"/>
    <w:rsid w:val="00E85076"/>
    <w:rsid w:val="00E854A6"/>
    <w:rsid w:val="00E85A53"/>
    <w:rsid w:val="00E85D44"/>
    <w:rsid w:val="00E8650C"/>
    <w:rsid w:val="00E865FC"/>
    <w:rsid w:val="00E8766F"/>
    <w:rsid w:val="00E9038B"/>
    <w:rsid w:val="00E90FDB"/>
    <w:rsid w:val="00E914DD"/>
    <w:rsid w:val="00E9217D"/>
    <w:rsid w:val="00E92D42"/>
    <w:rsid w:val="00E94090"/>
    <w:rsid w:val="00E94A91"/>
    <w:rsid w:val="00E94FB9"/>
    <w:rsid w:val="00E960A8"/>
    <w:rsid w:val="00E960AA"/>
    <w:rsid w:val="00E9684D"/>
    <w:rsid w:val="00E96F45"/>
    <w:rsid w:val="00E97229"/>
    <w:rsid w:val="00E973FB"/>
    <w:rsid w:val="00EA0ADE"/>
    <w:rsid w:val="00EA0FEB"/>
    <w:rsid w:val="00EA127A"/>
    <w:rsid w:val="00EA1AC0"/>
    <w:rsid w:val="00EA204A"/>
    <w:rsid w:val="00EA2122"/>
    <w:rsid w:val="00EA259C"/>
    <w:rsid w:val="00EA26D4"/>
    <w:rsid w:val="00EA2986"/>
    <w:rsid w:val="00EA37BF"/>
    <w:rsid w:val="00EA3BF2"/>
    <w:rsid w:val="00EA42B8"/>
    <w:rsid w:val="00EA4F54"/>
    <w:rsid w:val="00EA5964"/>
    <w:rsid w:val="00EA61A7"/>
    <w:rsid w:val="00EA66EB"/>
    <w:rsid w:val="00EB1C4B"/>
    <w:rsid w:val="00EB262B"/>
    <w:rsid w:val="00EB2B6C"/>
    <w:rsid w:val="00EB43FE"/>
    <w:rsid w:val="00EB4794"/>
    <w:rsid w:val="00EB6C4A"/>
    <w:rsid w:val="00EB6DAB"/>
    <w:rsid w:val="00EB776C"/>
    <w:rsid w:val="00EB7BE8"/>
    <w:rsid w:val="00EC1409"/>
    <w:rsid w:val="00EC141A"/>
    <w:rsid w:val="00EC18A4"/>
    <w:rsid w:val="00EC20D7"/>
    <w:rsid w:val="00EC2496"/>
    <w:rsid w:val="00EC2500"/>
    <w:rsid w:val="00EC31B7"/>
    <w:rsid w:val="00EC4105"/>
    <w:rsid w:val="00EC4782"/>
    <w:rsid w:val="00EC56FB"/>
    <w:rsid w:val="00ED0D16"/>
    <w:rsid w:val="00ED10CD"/>
    <w:rsid w:val="00ED118E"/>
    <w:rsid w:val="00ED1349"/>
    <w:rsid w:val="00ED1A8A"/>
    <w:rsid w:val="00ED2426"/>
    <w:rsid w:val="00ED4376"/>
    <w:rsid w:val="00ED45F4"/>
    <w:rsid w:val="00ED4F26"/>
    <w:rsid w:val="00ED50B3"/>
    <w:rsid w:val="00ED63F4"/>
    <w:rsid w:val="00ED66D7"/>
    <w:rsid w:val="00ED7F3E"/>
    <w:rsid w:val="00EE0309"/>
    <w:rsid w:val="00EE22E7"/>
    <w:rsid w:val="00EE2C42"/>
    <w:rsid w:val="00EE32F7"/>
    <w:rsid w:val="00EE3466"/>
    <w:rsid w:val="00EE3524"/>
    <w:rsid w:val="00EE57B9"/>
    <w:rsid w:val="00EE5CA3"/>
    <w:rsid w:val="00EE6303"/>
    <w:rsid w:val="00EE7395"/>
    <w:rsid w:val="00EE7533"/>
    <w:rsid w:val="00EE7C83"/>
    <w:rsid w:val="00EE7F67"/>
    <w:rsid w:val="00EF020A"/>
    <w:rsid w:val="00EF428B"/>
    <w:rsid w:val="00EF53A5"/>
    <w:rsid w:val="00EF5E2D"/>
    <w:rsid w:val="00EF6922"/>
    <w:rsid w:val="00EF7414"/>
    <w:rsid w:val="00EF75E9"/>
    <w:rsid w:val="00EF7864"/>
    <w:rsid w:val="00EF7F89"/>
    <w:rsid w:val="00F004B0"/>
    <w:rsid w:val="00F00D9E"/>
    <w:rsid w:val="00F027A7"/>
    <w:rsid w:val="00F03FAA"/>
    <w:rsid w:val="00F0482C"/>
    <w:rsid w:val="00F04F70"/>
    <w:rsid w:val="00F06625"/>
    <w:rsid w:val="00F06FF4"/>
    <w:rsid w:val="00F1005B"/>
    <w:rsid w:val="00F109EC"/>
    <w:rsid w:val="00F10C6D"/>
    <w:rsid w:val="00F10E2B"/>
    <w:rsid w:val="00F10EB1"/>
    <w:rsid w:val="00F12019"/>
    <w:rsid w:val="00F126B8"/>
    <w:rsid w:val="00F128BC"/>
    <w:rsid w:val="00F13149"/>
    <w:rsid w:val="00F13988"/>
    <w:rsid w:val="00F13CF9"/>
    <w:rsid w:val="00F13F9D"/>
    <w:rsid w:val="00F161CB"/>
    <w:rsid w:val="00F16902"/>
    <w:rsid w:val="00F17056"/>
    <w:rsid w:val="00F17908"/>
    <w:rsid w:val="00F21A76"/>
    <w:rsid w:val="00F238FE"/>
    <w:rsid w:val="00F24291"/>
    <w:rsid w:val="00F244F6"/>
    <w:rsid w:val="00F25BF0"/>
    <w:rsid w:val="00F27695"/>
    <w:rsid w:val="00F27C69"/>
    <w:rsid w:val="00F30840"/>
    <w:rsid w:val="00F30C6D"/>
    <w:rsid w:val="00F30C9E"/>
    <w:rsid w:val="00F30F6B"/>
    <w:rsid w:val="00F31E4C"/>
    <w:rsid w:val="00F31FB4"/>
    <w:rsid w:val="00F327B4"/>
    <w:rsid w:val="00F33DDD"/>
    <w:rsid w:val="00F344AA"/>
    <w:rsid w:val="00F35ADF"/>
    <w:rsid w:val="00F35B01"/>
    <w:rsid w:val="00F3615D"/>
    <w:rsid w:val="00F36915"/>
    <w:rsid w:val="00F36A1F"/>
    <w:rsid w:val="00F36CD0"/>
    <w:rsid w:val="00F37EF9"/>
    <w:rsid w:val="00F37F3F"/>
    <w:rsid w:val="00F4056E"/>
    <w:rsid w:val="00F406C3"/>
    <w:rsid w:val="00F40C7F"/>
    <w:rsid w:val="00F40CB8"/>
    <w:rsid w:val="00F418D2"/>
    <w:rsid w:val="00F4305A"/>
    <w:rsid w:val="00F43220"/>
    <w:rsid w:val="00F4347A"/>
    <w:rsid w:val="00F436DA"/>
    <w:rsid w:val="00F44048"/>
    <w:rsid w:val="00F44B57"/>
    <w:rsid w:val="00F44F1C"/>
    <w:rsid w:val="00F4517A"/>
    <w:rsid w:val="00F451A7"/>
    <w:rsid w:val="00F4531D"/>
    <w:rsid w:val="00F45ECC"/>
    <w:rsid w:val="00F47947"/>
    <w:rsid w:val="00F51BEF"/>
    <w:rsid w:val="00F534DF"/>
    <w:rsid w:val="00F54560"/>
    <w:rsid w:val="00F55AFA"/>
    <w:rsid w:val="00F55CB1"/>
    <w:rsid w:val="00F57935"/>
    <w:rsid w:val="00F62D1E"/>
    <w:rsid w:val="00F6348A"/>
    <w:rsid w:val="00F6358B"/>
    <w:rsid w:val="00F63DA4"/>
    <w:rsid w:val="00F65211"/>
    <w:rsid w:val="00F652DD"/>
    <w:rsid w:val="00F66098"/>
    <w:rsid w:val="00F66D3D"/>
    <w:rsid w:val="00F679F8"/>
    <w:rsid w:val="00F67EBE"/>
    <w:rsid w:val="00F700C4"/>
    <w:rsid w:val="00F70FD1"/>
    <w:rsid w:val="00F71294"/>
    <w:rsid w:val="00F717CC"/>
    <w:rsid w:val="00F720EC"/>
    <w:rsid w:val="00F72611"/>
    <w:rsid w:val="00F72D6B"/>
    <w:rsid w:val="00F733F1"/>
    <w:rsid w:val="00F73B0B"/>
    <w:rsid w:val="00F7494A"/>
    <w:rsid w:val="00F74A18"/>
    <w:rsid w:val="00F752D6"/>
    <w:rsid w:val="00F75587"/>
    <w:rsid w:val="00F76A6F"/>
    <w:rsid w:val="00F76EFC"/>
    <w:rsid w:val="00F80DB6"/>
    <w:rsid w:val="00F82169"/>
    <w:rsid w:val="00F8716A"/>
    <w:rsid w:val="00F87D2F"/>
    <w:rsid w:val="00F90571"/>
    <w:rsid w:val="00F90D8F"/>
    <w:rsid w:val="00F91BA1"/>
    <w:rsid w:val="00F91E72"/>
    <w:rsid w:val="00F92866"/>
    <w:rsid w:val="00F930DC"/>
    <w:rsid w:val="00F940DC"/>
    <w:rsid w:val="00F94E04"/>
    <w:rsid w:val="00F95789"/>
    <w:rsid w:val="00F967F6"/>
    <w:rsid w:val="00F97C7F"/>
    <w:rsid w:val="00F97DF6"/>
    <w:rsid w:val="00FA0026"/>
    <w:rsid w:val="00FA061A"/>
    <w:rsid w:val="00FA071A"/>
    <w:rsid w:val="00FA11EB"/>
    <w:rsid w:val="00FA1242"/>
    <w:rsid w:val="00FA3E20"/>
    <w:rsid w:val="00FA3FEE"/>
    <w:rsid w:val="00FA42B5"/>
    <w:rsid w:val="00FA4C9F"/>
    <w:rsid w:val="00FA524E"/>
    <w:rsid w:val="00FA6642"/>
    <w:rsid w:val="00FA7A32"/>
    <w:rsid w:val="00FB26A8"/>
    <w:rsid w:val="00FB3B5C"/>
    <w:rsid w:val="00FB3C97"/>
    <w:rsid w:val="00FB3E48"/>
    <w:rsid w:val="00FB42D4"/>
    <w:rsid w:val="00FB4602"/>
    <w:rsid w:val="00FB4802"/>
    <w:rsid w:val="00FB7CEC"/>
    <w:rsid w:val="00FB7DD6"/>
    <w:rsid w:val="00FC0141"/>
    <w:rsid w:val="00FC15A3"/>
    <w:rsid w:val="00FC24B8"/>
    <w:rsid w:val="00FC27A0"/>
    <w:rsid w:val="00FC295D"/>
    <w:rsid w:val="00FC2BBF"/>
    <w:rsid w:val="00FC3612"/>
    <w:rsid w:val="00FC4101"/>
    <w:rsid w:val="00FC4623"/>
    <w:rsid w:val="00FC4DF7"/>
    <w:rsid w:val="00FC5444"/>
    <w:rsid w:val="00FC5AE5"/>
    <w:rsid w:val="00FD0DE2"/>
    <w:rsid w:val="00FD32A6"/>
    <w:rsid w:val="00FD3522"/>
    <w:rsid w:val="00FD356D"/>
    <w:rsid w:val="00FD36C2"/>
    <w:rsid w:val="00FD379C"/>
    <w:rsid w:val="00FD43E4"/>
    <w:rsid w:val="00FD4B34"/>
    <w:rsid w:val="00FD5B2F"/>
    <w:rsid w:val="00FD5C2A"/>
    <w:rsid w:val="00FD64F7"/>
    <w:rsid w:val="00FD757C"/>
    <w:rsid w:val="00FD78E3"/>
    <w:rsid w:val="00FE15C0"/>
    <w:rsid w:val="00FE18B7"/>
    <w:rsid w:val="00FE3229"/>
    <w:rsid w:val="00FE39E4"/>
    <w:rsid w:val="00FE4FBF"/>
    <w:rsid w:val="00FE5BBD"/>
    <w:rsid w:val="00FE61A8"/>
    <w:rsid w:val="00FE6DA7"/>
    <w:rsid w:val="00FE7B8D"/>
    <w:rsid w:val="00FF09E8"/>
    <w:rsid w:val="00FF2FF0"/>
    <w:rsid w:val="00FF4077"/>
    <w:rsid w:val="00FF540D"/>
    <w:rsid w:val="00FF55D7"/>
    <w:rsid w:val="00FF56EE"/>
    <w:rsid w:val="00FF635F"/>
    <w:rsid w:val="00FF6AD4"/>
    <w:rsid w:val="00FF7A37"/>
    <w:rsid w:val="00FF7EE0"/>
    <w:rsid w:val="023B09C7"/>
    <w:rsid w:val="049A6A87"/>
    <w:rsid w:val="04E3257A"/>
    <w:rsid w:val="0BC831F3"/>
    <w:rsid w:val="0BED78E8"/>
    <w:rsid w:val="0C291742"/>
    <w:rsid w:val="0C8C27E0"/>
    <w:rsid w:val="0DAE57F5"/>
    <w:rsid w:val="16C84F6D"/>
    <w:rsid w:val="178D70BA"/>
    <w:rsid w:val="195F71B8"/>
    <w:rsid w:val="19877FB1"/>
    <w:rsid w:val="1AFE6FF9"/>
    <w:rsid w:val="1B8E1B95"/>
    <w:rsid w:val="1B9A7E2D"/>
    <w:rsid w:val="1FCD587B"/>
    <w:rsid w:val="21624AB7"/>
    <w:rsid w:val="221D6675"/>
    <w:rsid w:val="22562D5A"/>
    <w:rsid w:val="280A7F4D"/>
    <w:rsid w:val="28B07625"/>
    <w:rsid w:val="293A60CE"/>
    <w:rsid w:val="2B5562EB"/>
    <w:rsid w:val="2CDD6F5B"/>
    <w:rsid w:val="2D9D60E8"/>
    <w:rsid w:val="380C5D5E"/>
    <w:rsid w:val="39934F37"/>
    <w:rsid w:val="3A1864C4"/>
    <w:rsid w:val="3C0B0A51"/>
    <w:rsid w:val="3EC82EF4"/>
    <w:rsid w:val="4340189C"/>
    <w:rsid w:val="44A07F38"/>
    <w:rsid w:val="4AE4151E"/>
    <w:rsid w:val="4B0E7D33"/>
    <w:rsid w:val="4B4C0B2D"/>
    <w:rsid w:val="4BF777FA"/>
    <w:rsid w:val="4D796292"/>
    <w:rsid w:val="4DC97BF4"/>
    <w:rsid w:val="506F2808"/>
    <w:rsid w:val="538664D9"/>
    <w:rsid w:val="56E32EE1"/>
    <w:rsid w:val="5822131B"/>
    <w:rsid w:val="5D1038CE"/>
    <w:rsid w:val="5E8F6862"/>
    <w:rsid w:val="5F331517"/>
    <w:rsid w:val="5FA63CD7"/>
    <w:rsid w:val="62F0412E"/>
    <w:rsid w:val="68AC4310"/>
    <w:rsid w:val="68B6595F"/>
    <w:rsid w:val="6A6C648F"/>
    <w:rsid w:val="6C3E6A64"/>
    <w:rsid w:val="6C8F6BAF"/>
    <w:rsid w:val="70C63931"/>
    <w:rsid w:val="729445FF"/>
    <w:rsid w:val="765A56AE"/>
    <w:rsid w:val="79A868D1"/>
    <w:rsid w:val="7A265DB4"/>
    <w:rsid w:val="7B5440AF"/>
    <w:rsid w:val="7C373F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fillcolor="white">
      <v:fill color="white"/>
    </o:shapedefaults>
    <o:shapelayout v:ext="edit">
      <o:idmap v:ext="edit" data="1"/>
    </o:shapelayout>
  </w:shapeDefaults>
  <w:decimalSymbol w:val="."/>
  <w:listSeparator w:val=","/>
  <w14:docId w14:val="57CF42F2"/>
  <w15:docId w15:val="{916C08DB-58C4-42D3-856E-512428E92C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qFormat="1"/>
    <w:lsdException w:name="index 2" w:semiHidden="1" w:unhideWhenUsed="1" w:qFormat="1"/>
    <w:lsdException w:name="index 3" w:semiHidden="1" w:unhideWhenUsed="1" w:qFormat="1"/>
    <w:lsdException w:name="index 4" w:semiHidden="1" w:unhideWhenUsed="1" w:qFormat="1"/>
    <w:lsdException w:name="index 5" w:semiHidden="1" w:unhideWhenUsed="1" w:qFormat="1"/>
    <w:lsdException w:name="index 6" w:semiHidden="1" w:unhideWhenUsed="1" w:qFormat="1"/>
    <w:lsdException w:name="index 7" w:semiHidden="1" w:unhideWhenUsed="1" w:qFormat="1"/>
    <w:lsdException w:name="index 8" w:semiHidden="1" w:unhideWhenUsed="1" w:qFormat="1"/>
    <w:lsdException w:name="index 9" w:semiHidden="1" w:unhideWhenUsed="1" w:qFormat="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qFormat="1"/>
    <w:lsdException w:name="footnote text" w:semiHidden="1" w:unhideWhenUsed="1" w:qFormat="1"/>
    <w:lsdException w:name="annotation text" w:semiHidden="1" w:unhideWhenUsed="1" w:qFormat="1"/>
    <w:lsdException w:name="header" w:semiHidden="1" w:unhideWhenUsed="1" w:qFormat="1"/>
    <w:lsdException w:name="footer" w:semiHidden="1" w:uiPriority="99" w:unhideWhenUsed="1" w:qFormat="1"/>
    <w:lsdException w:name="index heading" w:semiHidden="1" w:unhideWhenUsed="1" w:qFormat="1"/>
    <w:lsdException w:name="caption" w:semiHidden="1" w:unhideWhenUsed="1" w:qFormat="1"/>
    <w:lsdException w:name="table of figures" w:semiHidden="1" w:unhideWhenUsed="1" w:qFormat="1"/>
    <w:lsdException w:name="envelope address" w:semiHidden="1" w:unhideWhenUsed="1" w:qFormat="1"/>
    <w:lsdException w:name="envelope return" w:semiHidden="1" w:unhideWhenUsed="1" w:qFormat="1"/>
    <w:lsdException w:name="footnote reference" w:semiHidden="1" w:unhideWhenUsed="1" w:qFormat="1"/>
    <w:lsdException w:name="annotation reference" w:semiHidden="1" w:unhideWhenUsed="1" w:qFormat="1"/>
    <w:lsdException w:name="line number" w:semiHidden="1" w:unhideWhenUsed="1" w:qFormat="1"/>
    <w:lsdException w:name="page number" w:semiHidden="1" w:unhideWhenUsed="1" w:qFormat="1"/>
    <w:lsdException w:name="endnote reference" w:semiHidden="1" w:unhideWhenUsed="1" w:qFormat="1"/>
    <w:lsdException w:name="endnote text" w:semiHidden="1" w:unhideWhenUsed="1" w:qFormat="1"/>
    <w:lsdException w:name="table of authorities" w:semiHidden="1" w:unhideWhenUsed="1" w:qFormat="1"/>
    <w:lsdException w:name="macro" w:semiHidden="1" w:unhideWhenUsed="1" w:qFormat="1"/>
    <w:lsdException w:name="toa heading" w:semiHidden="1" w:unhideWhenUsed="1" w:qFormat="1"/>
    <w:lsdException w:name="List" w:semiHidden="1" w:unhideWhenUsed="1" w:qFormat="1"/>
    <w:lsdException w:name="List Bullet" w:semiHidden="1" w:unhideWhenUsed="1" w:qFormat="1"/>
    <w:lsdException w:name="List Number" w:qFormat="1"/>
    <w:lsdException w:name="List 2" w:semiHidden="1" w:unhideWhenUsed="1" w:qFormat="1"/>
    <w:lsdException w:name="List 3" w:semiHidden="1" w:unhideWhenUsed="1" w:qFormat="1"/>
    <w:lsdException w:name="List 4" w:qFormat="1"/>
    <w:lsdException w:name="List 5" w:qFormat="1"/>
    <w:lsdException w:name="List Bullet 2" w:semiHidden="1" w:unhideWhenUsed="1" w:qFormat="1"/>
    <w:lsdException w:name="List Bullet 3" w:semiHidden="1" w:unhideWhenUsed="1" w:qFormat="1"/>
    <w:lsdException w:name="List Bullet 4" w:semiHidden="1" w:unhideWhenUsed="1" w:qFormat="1"/>
    <w:lsdException w:name="List Bullet 5" w:semiHidden="1" w:unhideWhenUsed="1" w:qFormat="1"/>
    <w:lsdException w:name="List Number 2" w:semiHidden="1" w:unhideWhenUsed="1" w:qFormat="1"/>
    <w:lsdException w:name="List Number 3" w:semiHidden="1" w:unhideWhenUsed="1" w:qFormat="1"/>
    <w:lsdException w:name="List Number 4" w:semiHidden="1" w:unhideWhenUsed="1" w:qFormat="1"/>
    <w:lsdException w:name="List Number 5" w:semiHidden="1" w:unhideWhenUsed="1" w:qFormat="1"/>
    <w:lsdException w:name="Title" w:qFormat="1"/>
    <w:lsdException w:name="Closing" w:semiHidden="1" w:unhideWhenUsed="1" w:qFormat="1"/>
    <w:lsdException w:name="Signature" w:semiHidden="1" w:unhideWhenUsed="1" w:qFormat="1"/>
    <w:lsdException w:name="Default Paragraph Font" w:semiHidden="1" w:uiPriority="1" w:unhideWhenUsed="1"/>
    <w:lsdException w:name="Body Text" w:semiHidden="1" w:unhideWhenUsed="1" w:qFormat="1"/>
    <w:lsdException w:name="Body Text Indent" w:semiHidden="1" w:unhideWhenUsed="1" w:qFormat="1"/>
    <w:lsdException w:name="List Continue" w:semiHidden="1" w:unhideWhenUsed="1" w:qFormat="1"/>
    <w:lsdException w:name="List Continue 2" w:semiHidden="1" w:unhideWhenUsed="1" w:qFormat="1"/>
    <w:lsdException w:name="List Continue 3" w:semiHidden="1" w:unhideWhenUsed="1" w:qFormat="1"/>
    <w:lsdException w:name="List Continue 4" w:semiHidden="1" w:unhideWhenUsed="1" w:qFormat="1"/>
    <w:lsdException w:name="List Continue 5" w:semiHidden="1" w:unhideWhenUsed="1" w:qFormat="1"/>
    <w:lsdException w:name="Message Header" w:semiHidden="1" w:unhideWhenUsed="1" w:qFormat="1"/>
    <w:lsdException w:name="Subtitle" w:qFormat="1"/>
    <w:lsdException w:name="Salutation" w:qFormat="1"/>
    <w:lsdException w:name="Date" w:qFormat="1"/>
    <w:lsdException w:name="Body Text First Indent" w:qFormat="1"/>
    <w:lsdException w:name="Body Text First Indent 2" w:semiHidden="1" w:unhideWhenUsed="1" w:qFormat="1"/>
    <w:lsdException w:name="Note Heading" w:semiHidden="1" w:unhideWhenUsed="1" w:qFormat="1"/>
    <w:lsdException w:name="Body Text 2" w:semiHidden="1" w:unhideWhenUsed="1" w:qFormat="1"/>
    <w:lsdException w:name="Body Text 3" w:semiHidden="1" w:unhideWhenUsed="1" w:qFormat="1"/>
    <w:lsdException w:name="Body Text Indent 2" w:semiHidden="1" w:unhideWhenUsed="1" w:qFormat="1"/>
    <w:lsdException w:name="Body Text Indent 3" w:semiHidden="1" w:unhideWhenUsed="1" w:qFormat="1"/>
    <w:lsdException w:name="Block Text" w:semiHidden="1" w:unhideWhenUsed="1" w:qFormat="1"/>
    <w:lsdException w:name="Hyperlink" w:semiHidden="1" w:uiPriority="99" w:unhideWhenUsed="1" w:qFormat="1"/>
    <w:lsdException w:name="FollowedHyperlink" w:semiHidden="1" w:unhideWhenUsed="1" w:qFormat="1"/>
    <w:lsdException w:name="Strong" w:qFormat="1"/>
    <w:lsdException w:name="Emphasis" w:qFormat="1"/>
    <w:lsdException w:name="Document Map" w:semiHidden="1" w:unhideWhenUsed="1" w:qFormat="1"/>
    <w:lsdException w:name="Plain Text" w:semiHidden="1" w:unhideWhenUsed="1" w:qFormat="1"/>
    <w:lsdException w:name="E-mail Signature" w:semiHidden="1" w:unhideWhenUsed="1" w:qFormat="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qFormat="1"/>
    <w:lsdException w:name="HTML Address" w:semiHidden="1" w:unhideWhenUsed="1" w:qFormat="1"/>
    <w:lsdException w:name="HTML Cite" w:semiHidden="1" w:unhideWhenUsed="1" w:qFormat="1"/>
    <w:lsdException w:name="HTML Code" w:semiHidden="1" w:uiPriority="99" w:unhideWhenUsed="1" w:qFormat="1"/>
    <w:lsdException w:name="HTML Definition" w:semiHidden="1" w:unhideWhenUsed="1" w:qFormat="1"/>
    <w:lsdException w:name="HTML Keyboard" w:semiHidden="1" w:unhideWhenUsed="1" w:qFormat="1"/>
    <w:lsdException w:name="HTML Preformatted" w:semiHidden="1" w:unhideWhenUsed="1" w:qFormat="1"/>
    <w:lsdException w:name="HTML Sample" w:semiHidden="1" w:unhideWhenUsed="1" w:qFormat="1"/>
    <w:lsdException w:name="HTML Typewriter" w:semiHidden="1" w:unhideWhenUsed="1" w:qFormat="1"/>
    <w:lsdException w:name="HTML Variable" w:semiHidden="1" w:unhideWhenUsed="1" w:qFormat="1"/>
    <w:lsdException w:name="Normal Table" w:semiHidden="1" w:uiPriority="99" w:unhideWhenUsed="1"/>
    <w:lsdException w:name="annotation subject"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qFormat="1"/>
    <w:lsdException w:name="Table Simple 2" w:semiHidden="1" w:unhideWhenUsed="1" w:qFormat="1"/>
    <w:lsdException w:name="Table Simple 3" w:semiHidden="1" w:unhideWhenUsed="1" w:qFormat="1"/>
    <w:lsdException w:name="Table Classic 1" w:semiHidden="1" w:unhideWhenUsed="1" w:qFormat="1"/>
    <w:lsdException w:name="Table Classic 2" w:semiHidden="1" w:unhideWhenUsed="1" w:qFormat="1"/>
    <w:lsdException w:name="Table Classic 3" w:semiHidden="1" w:unhideWhenUsed="1" w:qFormat="1"/>
    <w:lsdException w:name="Table Classic 4" w:semiHidden="1" w:unhideWhenUsed="1" w:qFormat="1"/>
    <w:lsdException w:name="Table Colorful 1" w:semiHidden="1" w:unhideWhenUsed="1" w:qFormat="1"/>
    <w:lsdException w:name="Table Colorful 2" w:semiHidden="1" w:unhideWhenUsed="1" w:qFormat="1"/>
    <w:lsdException w:name="Table Colorful 3" w:semiHidden="1" w:unhideWhenUsed="1" w:qFormat="1"/>
    <w:lsdException w:name="Table Columns 1" w:semiHidden="1" w:unhideWhenUsed="1" w:qFormat="1"/>
    <w:lsdException w:name="Table Columns 2" w:semiHidden="1" w:unhideWhenUsed="1" w:qFormat="1"/>
    <w:lsdException w:name="Table Columns 3" w:semiHidden="1" w:unhideWhenUsed="1" w:qFormat="1"/>
    <w:lsdException w:name="Table Columns 4" w:semiHidden="1" w:unhideWhenUsed="1" w:qFormat="1"/>
    <w:lsdException w:name="Table Columns 5" w:semiHidden="1" w:unhideWhenUsed="1" w:qFormat="1"/>
    <w:lsdException w:name="Table Grid 1" w:semiHidden="1" w:unhideWhenUsed="1" w:qFormat="1"/>
    <w:lsdException w:name="Table Grid 2" w:semiHidden="1" w:unhideWhenUsed="1" w:qFormat="1"/>
    <w:lsdException w:name="Table Grid 3" w:semiHidden="1" w:unhideWhenUsed="1" w:qFormat="1"/>
    <w:lsdException w:name="Table Grid 4" w:semiHidden="1" w:unhideWhenUsed="1" w:qFormat="1"/>
    <w:lsdException w:name="Table Grid 5" w:semiHidden="1" w:unhideWhenUsed="1" w:qFormat="1"/>
    <w:lsdException w:name="Table Grid 6" w:semiHidden="1" w:unhideWhenUsed="1" w:qFormat="1"/>
    <w:lsdException w:name="Table Grid 7" w:semiHidden="1" w:unhideWhenUsed="1" w:qFormat="1"/>
    <w:lsdException w:name="Table Grid 8" w:semiHidden="1" w:unhideWhenUsed="1" w:qFormat="1"/>
    <w:lsdException w:name="Table List 1" w:semiHidden="1" w:unhideWhenUsed="1" w:qFormat="1"/>
    <w:lsdException w:name="Table List 2" w:semiHidden="1" w:unhideWhenUsed="1" w:qFormat="1"/>
    <w:lsdException w:name="Table List 3" w:semiHidden="1" w:unhideWhenUsed="1" w:qFormat="1"/>
    <w:lsdException w:name="Table List 4" w:semiHidden="1" w:unhideWhenUsed="1" w:qFormat="1"/>
    <w:lsdException w:name="Table List 5" w:semiHidden="1" w:unhideWhenUsed="1" w:qFormat="1"/>
    <w:lsdException w:name="Table List 6" w:semiHidden="1" w:unhideWhenUsed="1" w:qFormat="1"/>
    <w:lsdException w:name="Table List 7" w:semiHidden="1" w:unhideWhenUsed="1" w:qFormat="1"/>
    <w:lsdException w:name="Table List 8" w:semiHidden="1" w:unhideWhenUsed="1" w:qFormat="1"/>
    <w:lsdException w:name="Table 3D effects 1" w:semiHidden="1" w:unhideWhenUsed="1" w:qFormat="1"/>
    <w:lsdException w:name="Table 3D effects 2" w:semiHidden="1" w:unhideWhenUsed="1" w:qFormat="1"/>
    <w:lsdException w:name="Table 3D effects 3" w:semiHidden="1" w:unhideWhenUsed="1" w:qFormat="1"/>
    <w:lsdException w:name="Table Contemporary" w:semiHidden="1" w:unhideWhenUsed="1" w:qFormat="1"/>
    <w:lsdException w:name="Table Elegant" w:semiHidden="1" w:unhideWhenUsed="1" w:qFormat="1"/>
    <w:lsdException w:name="Table Professional" w:semiHidden="1" w:unhideWhenUsed="1" w:qFormat="1"/>
    <w:lsdException w:name="Table Subtle 1" w:semiHidden="1" w:unhideWhenUsed="1" w:qFormat="1"/>
    <w:lsdException w:name="Table Subtle 2" w:semiHidden="1" w:unhideWhenUsed="1" w:qFormat="1"/>
    <w:lsdException w:name="Table Web 1" w:semiHidden="1" w:unhideWhenUsed="1" w:qFormat="1"/>
    <w:lsdException w:name="Table Web 2" w:semiHidden="1" w:unhideWhenUsed="1" w:qFormat="1"/>
    <w:lsdException w:name="Table Web 3" w:semiHidden="1" w:unhideWhenUsed="1" w:qFormat="1"/>
    <w:lsdException w:name="Balloon Text" w:semiHidden="1" w:unhideWhenUsed="1" w:qFormat="1"/>
    <w:lsdException w:name="Table Grid" w:uiPriority="39" w:qFormat="1"/>
    <w:lsdException w:name="Table Theme" w:semiHidden="1" w:unhideWhenUsed="1" w:qFormat="1"/>
    <w:lsdException w:name="Placeholder Text" w:semiHidden="1" w:uiPriority="99" w:unhideWhenUsed="1"/>
    <w:lsdException w:name="No Spacing" w:semiHidden="1" w:uiPriority="99"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qFormat/>
    <w:pPr>
      <w:widowControl w:val="0"/>
      <w:jc w:val="both"/>
    </w:pPr>
    <w:rPr>
      <w:kern w:val="2"/>
      <w:sz w:val="21"/>
      <w:szCs w:val="24"/>
    </w:rPr>
  </w:style>
  <w:style w:type="paragraph" w:styleId="1">
    <w:name w:val="heading 1"/>
    <w:basedOn w:val="a1"/>
    <w:next w:val="a1"/>
    <w:link w:val="10"/>
    <w:qFormat/>
    <w:pPr>
      <w:keepNext/>
      <w:keepLines/>
      <w:spacing w:before="340" w:after="330" w:line="578" w:lineRule="auto"/>
      <w:outlineLvl w:val="0"/>
    </w:pPr>
    <w:rPr>
      <w:b/>
      <w:bCs/>
      <w:kern w:val="44"/>
      <w:sz w:val="44"/>
      <w:szCs w:val="44"/>
    </w:rPr>
  </w:style>
  <w:style w:type="paragraph" w:styleId="21">
    <w:name w:val="heading 2"/>
    <w:basedOn w:val="a1"/>
    <w:next w:val="a1"/>
    <w:link w:val="22"/>
    <w:qFormat/>
    <w:pPr>
      <w:keepNext/>
      <w:keepLines/>
      <w:spacing w:before="260" w:after="260" w:line="416" w:lineRule="auto"/>
      <w:outlineLvl w:val="1"/>
    </w:pPr>
    <w:rPr>
      <w:rFonts w:ascii="Arial" w:eastAsia="黑体" w:hAnsi="Arial"/>
      <w:b/>
      <w:bCs/>
      <w:sz w:val="32"/>
      <w:szCs w:val="32"/>
    </w:rPr>
  </w:style>
  <w:style w:type="paragraph" w:styleId="31">
    <w:name w:val="heading 3"/>
    <w:basedOn w:val="a1"/>
    <w:next w:val="a1"/>
    <w:link w:val="32"/>
    <w:qFormat/>
    <w:pPr>
      <w:keepNext/>
      <w:keepLines/>
      <w:spacing w:before="260" w:after="260" w:line="416" w:lineRule="auto"/>
      <w:outlineLvl w:val="2"/>
    </w:pPr>
    <w:rPr>
      <w:b/>
      <w:bCs/>
      <w:sz w:val="32"/>
      <w:szCs w:val="32"/>
    </w:rPr>
  </w:style>
  <w:style w:type="paragraph" w:styleId="41">
    <w:name w:val="heading 4"/>
    <w:basedOn w:val="a1"/>
    <w:next w:val="a1"/>
    <w:link w:val="42"/>
    <w:qFormat/>
    <w:pPr>
      <w:keepNext/>
      <w:keepLines/>
      <w:spacing w:before="120" w:after="120" w:line="312" w:lineRule="auto"/>
      <w:outlineLvl w:val="3"/>
    </w:pPr>
    <w:rPr>
      <w:rFonts w:ascii="Arial" w:eastAsia="黑体" w:hAnsi="Arial"/>
      <w:b/>
      <w:bCs/>
      <w:sz w:val="28"/>
      <w:szCs w:val="28"/>
    </w:rPr>
  </w:style>
  <w:style w:type="paragraph" w:styleId="51">
    <w:name w:val="heading 5"/>
    <w:basedOn w:val="a1"/>
    <w:next w:val="a1"/>
    <w:link w:val="52"/>
    <w:qFormat/>
    <w:pPr>
      <w:keepNext/>
      <w:keepLines/>
      <w:numPr>
        <w:ilvl w:val="4"/>
        <w:numId w:val="1"/>
      </w:numPr>
      <w:spacing w:before="280" w:after="290" w:line="376" w:lineRule="auto"/>
      <w:outlineLvl w:val="4"/>
    </w:pPr>
    <w:rPr>
      <w:b/>
      <w:bCs/>
      <w:sz w:val="28"/>
      <w:szCs w:val="28"/>
    </w:rPr>
  </w:style>
  <w:style w:type="paragraph" w:styleId="6">
    <w:name w:val="heading 6"/>
    <w:basedOn w:val="a1"/>
    <w:next w:val="a1"/>
    <w:qFormat/>
    <w:pPr>
      <w:keepNext/>
      <w:keepLines/>
      <w:spacing w:before="240" w:after="64" w:line="320" w:lineRule="auto"/>
      <w:outlineLvl w:val="5"/>
    </w:pPr>
    <w:rPr>
      <w:rFonts w:ascii="Arial" w:eastAsia="黑体" w:hAnsi="Arial"/>
      <w:b/>
      <w:bCs/>
      <w:sz w:val="24"/>
    </w:rPr>
  </w:style>
  <w:style w:type="paragraph" w:styleId="7">
    <w:name w:val="heading 7"/>
    <w:basedOn w:val="a1"/>
    <w:next w:val="a1"/>
    <w:qFormat/>
    <w:pPr>
      <w:keepNext/>
      <w:keepLines/>
      <w:spacing w:before="240" w:after="64" w:line="320" w:lineRule="auto"/>
      <w:outlineLvl w:val="6"/>
    </w:pPr>
    <w:rPr>
      <w:b/>
      <w:bCs/>
      <w:sz w:val="24"/>
    </w:rPr>
  </w:style>
  <w:style w:type="paragraph" w:styleId="8">
    <w:name w:val="heading 8"/>
    <w:basedOn w:val="a1"/>
    <w:next w:val="a1"/>
    <w:qFormat/>
    <w:pPr>
      <w:keepNext/>
      <w:keepLines/>
      <w:spacing w:before="240" w:after="64" w:line="320" w:lineRule="auto"/>
      <w:outlineLvl w:val="7"/>
    </w:pPr>
    <w:rPr>
      <w:rFonts w:ascii="Arial" w:eastAsia="黑体" w:hAnsi="Arial"/>
      <w:sz w:val="24"/>
    </w:rPr>
  </w:style>
  <w:style w:type="paragraph" w:styleId="9">
    <w:name w:val="heading 9"/>
    <w:basedOn w:val="a1"/>
    <w:next w:val="a1"/>
    <w:qFormat/>
    <w:pPr>
      <w:keepNext/>
      <w:keepLines/>
      <w:spacing w:before="240" w:after="64" w:line="320" w:lineRule="auto"/>
      <w:outlineLvl w:val="8"/>
    </w:pPr>
    <w:rPr>
      <w:rFonts w:ascii="Arial" w:eastAsia="黑体" w:hAnsi="Arial"/>
      <w:szCs w:val="21"/>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33">
    <w:name w:val="List 3"/>
    <w:basedOn w:val="a1"/>
    <w:qFormat/>
    <w:pPr>
      <w:ind w:leftChars="400" w:left="100" w:hangingChars="200" w:hanging="200"/>
    </w:pPr>
  </w:style>
  <w:style w:type="paragraph" w:styleId="a5">
    <w:name w:val="annotation subject"/>
    <w:basedOn w:val="a6"/>
    <w:next w:val="a6"/>
    <w:semiHidden/>
    <w:qFormat/>
    <w:rPr>
      <w:b/>
      <w:bCs/>
    </w:rPr>
  </w:style>
  <w:style w:type="paragraph" w:styleId="a6">
    <w:name w:val="annotation text"/>
    <w:basedOn w:val="a1"/>
    <w:semiHidden/>
    <w:qFormat/>
    <w:pPr>
      <w:jc w:val="left"/>
    </w:pPr>
  </w:style>
  <w:style w:type="paragraph" w:styleId="70">
    <w:name w:val="toc 7"/>
    <w:basedOn w:val="a1"/>
    <w:next w:val="a1"/>
    <w:semiHidden/>
    <w:qFormat/>
    <w:pPr>
      <w:ind w:leftChars="1200" w:left="2520"/>
    </w:pPr>
  </w:style>
  <w:style w:type="paragraph" w:styleId="a7">
    <w:name w:val="Body Text First Indent"/>
    <w:basedOn w:val="a8"/>
    <w:qFormat/>
    <w:pPr>
      <w:widowControl w:val="0"/>
      <w:spacing w:after="120" w:line="240" w:lineRule="auto"/>
      <w:ind w:firstLineChars="100" w:firstLine="420"/>
      <w:jc w:val="both"/>
    </w:pPr>
    <w:rPr>
      <w:spacing w:val="0"/>
      <w:kern w:val="2"/>
      <w:sz w:val="21"/>
      <w:szCs w:val="24"/>
    </w:rPr>
  </w:style>
  <w:style w:type="paragraph" w:styleId="a8">
    <w:name w:val="Body Text"/>
    <w:basedOn w:val="a1"/>
    <w:qFormat/>
    <w:pPr>
      <w:widowControl/>
      <w:spacing w:after="220" w:line="180" w:lineRule="atLeast"/>
      <w:ind w:firstLine="476"/>
      <w:jc w:val="center"/>
    </w:pPr>
    <w:rPr>
      <w:spacing w:val="-5"/>
      <w:kern w:val="0"/>
      <w:sz w:val="30"/>
      <w:szCs w:val="20"/>
    </w:rPr>
  </w:style>
  <w:style w:type="paragraph" w:styleId="2">
    <w:name w:val="List Number 2"/>
    <w:basedOn w:val="a1"/>
    <w:qFormat/>
    <w:pPr>
      <w:numPr>
        <w:numId w:val="2"/>
      </w:numPr>
    </w:pPr>
  </w:style>
  <w:style w:type="paragraph" w:styleId="a9">
    <w:name w:val="table of authorities"/>
    <w:basedOn w:val="a1"/>
    <w:next w:val="a1"/>
    <w:semiHidden/>
    <w:qFormat/>
    <w:pPr>
      <w:ind w:leftChars="200" w:left="420"/>
    </w:pPr>
  </w:style>
  <w:style w:type="paragraph" w:styleId="aa">
    <w:name w:val="macro"/>
    <w:semiHidden/>
    <w:qFormat/>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hAnsi="Courier New" w:cs="Courier New"/>
      <w:kern w:val="2"/>
      <w:sz w:val="24"/>
      <w:szCs w:val="24"/>
    </w:rPr>
  </w:style>
  <w:style w:type="paragraph" w:styleId="ab">
    <w:name w:val="Note Heading"/>
    <w:basedOn w:val="a1"/>
    <w:next w:val="a1"/>
    <w:qFormat/>
    <w:pPr>
      <w:jc w:val="center"/>
    </w:pPr>
  </w:style>
  <w:style w:type="paragraph" w:styleId="40">
    <w:name w:val="List Bullet 4"/>
    <w:basedOn w:val="a1"/>
    <w:qFormat/>
    <w:pPr>
      <w:numPr>
        <w:numId w:val="3"/>
      </w:numPr>
    </w:pPr>
  </w:style>
  <w:style w:type="paragraph" w:styleId="80">
    <w:name w:val="index 8"/>
    <w:basedOn w:val="a1"/>
    <w:next w:val="a1"/>
    <w:semiHidden/>
    <w:qFormat/>
    <w:pPr>
      <w:ind w:leftChars="1400" w:left="1400"/>
    </w:pPr>
  </w:style>
  <w:style w:type="paragraph" w:styleId="ac">
    <w:name w:val="E-mail Signature"/>
    <w:basedOn w:val="a1"/>
    <w:qFormat/>
  </w:style>
  <w:style w:type="paragraph" w:styleId="a">
    <w:name w:val="List Number"/>
    <w:basedOn w:val="a1"/>
    <w:qFormat/>
    <w:pPr>
      <w:numPr>
        <w:numId w:val="4"/>
      </w:numPr>
    </w:pPr>
  </w:style>
  <w:style w:type="paragraph" w:styleId="ad">
    <w:name w:val="Normal Indent"/>
    <w:basedOn w:val="a1"/>
    <w:qFormat/>
    <w:pPr>
      <w:ind w:firstLineChars="200" w:firstLine="420"/>
    </w:pPr>
  </w:style>
  <w:style w:type="paragraph" w:styleId="ae">
    <w:name w:val="caption"/>
    <w:basedOn w:val="a1"/>
    <w:next w:val="a1"/>
    <w:qFormat/>
    <w:pPr>
      <w:jc w:val="center"/>
    </w:pPr>
    <w:rPr>
      <w:rFonts w:ascii="Arial" w:eastAsia="黑体" w:hAnsi="Arial" w:cs="Arial"/>
      <w:sz w:val="24"/>
      <w:szCs w:val="20"/>
    </w:rPr>
  </w:style>
  <w:style w:type="paragraph" w:styleId="53">
    <w:name w:val="index 5"/>
    <w:basedOn w:val="a1"/>
    <w:next w:val="a1"/>
    <w:semiHidden/>
    <w:qFormat/>
    <w:pPr>
      <w:ind w:leftChars="800" w:left="800"/>
    </w:pPr>
  </w:style>
  <w:style w:type="paragraph" w:styleId="a0">
    <w:name w:val="List Bullet"/>
    <w:basedOn w:val="a1"/>
    <w:qFormat/>
    <w:pPr>
      <w:numPr>
        <w:numId w:val="5"/>
      </w:numPr>
    </w:pPr>
  </w:style>
  <w:style w:type="paragraph" w:styleId="af">
    <w:name w:val="envelope address"/>
    <w:basedOn w:val="a1"/>
    <w:qFormat/>
    <w:pPr>
      <w:framePr w:w="7920" w:h="1980" w:hRule="exact" w:hSpace="180" w:wrap="around" w:hAnchor="page" w:xAlign="center" w:yAlign="bottom"/>
      <w:snapToGrid w:val="0"/>
      <w:ind w:leftChars="1400" w:left="100"/>
    </w:pPr>
    <w:rPr>
      <w:rFonts w:ascii="Arial" w:hAnsi="Arial" w:cs="Arial"/>
      <w:sz w:val="24"/>
    </w:rPr>
  </w:style>
  <w:style w:type="paragraph" w:styleId="af0">
    <w:name w:val="Document Map"/>
    <w:basedOn w:val="a1"/>
    <w:semiHidden/>
    <w:qFormat/>
    <w:pPr>
      <w:shd w:val="clear" w:color="auto" w:fill="000080"/>
    </w:pPr>
  </w:style>
  <w:style w:type="paragraph" w:styleId="af1">
    <w:name w:val="toa heading"/>
    <w:basedOn w:val="a1"/>
    <w:next w:val="a1"/>
    <w:semiHidden/>
    <w:qFormat/>
    <w:pPr>
      <w:spacing w:before="120"/>
    </w:pPr>
    <w:rPr>
      <w:rFonts w:ascii="Arial" w:hAnsi="Arial" w:cs="Arial"/>
      <w:sz w:val="24"/>
    </w:rPr>
  </w:style>
  <w:style w:type="paragraph" w:styleId="60">
    <w:name w:val="index 6"/>
    <w:basedOn w:val="a1"/>
    <w:next w:val="a1"/>
    <w:semiHidden/>
    <w:qFormat/>
    <w:pPr>
      <w:ind w:leftChars="1000" w:left="1000"/>
    </w:pPr>
  </w:style>
  <w:style w:type="paragraph" w:styleId="af2">
    <w:name w:val="Salutation"/>
    <w:basedOn w:val="a1"/>
    <w:next w:val="a1"/>
    <w:qFormat/>
  </w:style>
  <w:style w:type="paragraph" w:styleId="34">
    <w:name w:val="Body Text 3"/>
    <w:basedOn w:val="a1"/>
    <w:qFormat/>
    <w:pPr>
      <w:spacing w:after="120"/>
    </w:pPr>
    <w:rPr>
      <w:sz w:val="16"/>
      <w:szCs w:val="16"/>
    </w:rPr>
  </w:style>
  <w:style w:type="paragraph" w:styleId="af3">
    <w:name w:val="Closing"/>
    <w:basedOn w:val="a1"/>
    <w:qFormat/>
    <w:pPr>
      <w:ind w:leftChars="2100" w:left="100"/>
    </w:pPr>
  </w:style>
  <w:style w:type="paragraph" w:styleId="30">
    <w:name w:val="List Bullet 3"/>
    <w:basedOn w:val="a1"/>
    <w:qFormat/>
    <w:pPr>
      <w:numPr>
        <w:numId w:val="6"/>
      </w:numPr>
    </w:pPr>
  </w:style>
  <w:style w:type="paragraph" w:styleId="af4">
    <w:name w:val="Body Text Indent"/>
    <w:basedOn w:val="a1"/>
    <w:qFormat/>
    <w:pPr>
      <w:spacing w:after="120"/>
      <w:ind w:leftChars="200" w:left="420"/>
    </w:pPr>
  </w:style>
  <w:style w:type="paragraph" w:styleId="3">
    <w:name w:val="List Number 3"/>
    <w:basedOn w:val="a1"/>
    <w:qFormat/>
    <w:pPr>
      <w:numPr>
        <w:numId w:val="7"/>
      </w:numPr>
    </w:pPr>
  </w:style>
  <w:style w:type="paragraph" w:styleId="23">
    <w:name w:val="List 2"/>
    <w:basedOn w:val="a1"/>
    <w:qFormat/>
    <w:pPr>
      <w:ind w:leftChars="200" w:left="100" w:hangingChars="200" w:hanging="200"/>
    </w:pPr>
  </w:style>
  <w:style w:type="paragraph" w:styleId="af5">
    <w:name w:val="List Continue"/>
    <w:basedOn w:val="a1"/>
    <w:qFormat/>
    <w:pPr>
      <w:spacing w:after="120"/>
      <w:ind w:leftChars="200" w:left="420"/>
    </w:pPr>
  </w:style>
  <w:style w:type="paragraph" w:styleId="af6">
    <w:name w:val="Block Text"/>
    <w:basedOn w:val="a1"/>
    <w:qFormat/>
    <w:pPr>
      <w:spacing w:after="120"/>
      <w:ind w:leftChars="700" w:left="1440" w:rightChars="700" w:right="1440"/>
    </w:pPr>
  </w:style>
  <w:style w:type="paragraph" w:styleId="20">
    <w:name w:val="List Bullet 2"/>
    <w:basedOn w:val="a1"/>
    <w:qFormat/>
    <w:pPr>
      <w:numPr>
        <w:numId w:val="8"/>
      </w:numPr>
    </w:pPr>
  </w:style>
  <w:style w:type="paragraph" w:styleId="HTML">
    <w:name w:val="HTML Address"/>
    <w:basedOn w:val="a1"/>
    <w:qFormat/>
    <w:rPr>
      <w:i/>
      <w:iCs/>
    </w:rPr>
  </w:style>
  <w:style w:type="paragraph" w:styleId="43">
    <w:name w:val="index 4"/>
    <w:basedOn w:val="a1"/>
    <w:next w:val="a1"/>
    <w:semiHidden/>
    <w:qFormat/>
    <w:pPr>
      <w:ind w:leftChars="600" w:left="600"/>
    </w:pPr>
  </w:style>
  <w:style w:type="paragraph" w:styleId="54">
    <w:name w:val="toc 5"/>
    <w:basedOn w:val="a1"/>
    <w:next w:val="a1"/>
    <w:semiHidden/>
    <w:qFormat/>
    <w:pPr>
      <w:ind w:leftChars="800" w:left="1680"/>
    </w:pPr>
  </w:style>
  <w:style w:type="paragraph" w:styleId="35">
    <w:name w:val="toc 3"/>
    <w:basedOn w:val="a1"/>
    <w:next w:val="a1"/>
    <w:uiPriority w:val="39"/>
    <w:qFormat/>
    <w:pPr>
      <w:tabs>
        <w:tab w:val="right" w:leader="dot" w:pos="8296"/>
      </w:tabs>
      <w:spacing w:line="312" w:lineRule="auto"/>
      <w:ind w:leftChars="400" w:left="400"/>
    </w:pPr>
    <w:rPr>
      <w:sz w:val="24"/>
    </w:rPr>
  </w:style>
  <w:style w:type="paragraph" w:styleId="af7">
    <w:name w:val="Plain Text"/>
    <w:basedOn w:val="a1"/>
    <w:qFormat/>
    <w:rPr>
      <w:rFonts w:ascii="宋体" w:hAnsi="Courier New" w:cs="Courier New"/>
      <w:szCs w:val="21"/>
    </w:rPr>
  </w:style>
  <w:style w:type="paragraph" w:styleId="50">
    <w:name w:val="List Bullet 5"/>
    <w:basedOn w:val="a1"/>
    <w:qFormat/>
    <w:pPr>
      <w:numPr>
        <w:numId w:val="9"/>
      </w:numPr>
    </w:pPr>
  </w:style>
  <w:style w:type="paragraph" w:styleId="4">
    <w:name w:val="List Number 4"/>
    <w:basedOn w:val="a1"/>
    <w:qFormat/>
    <w:pPr>
      <w:numPr>
        <w:numId w:val="10"/>
      </w:numPr>
    </w:pPr>
  </w:style>
  <w:style w:type="paragraph" w:styleId="81">
    <w:name w:val="toc 8"/>
    <w:basedOn w:val="a1"/>
    <w:next w:val="a1"/>
    <w:semiHidden/>
    <w:qFormat/>
    <w:pPr>
      <w:ind w:leftChars="1400" w:left="2940"/>
    </w:pPr>
  </w:style>
  <w:style w:type="paragraph" w:styleId="36">
    <w:name w:val="index 3"/>
    <w:basedOn w:val="a1"/>
    <w:next w:val="a1"/>
    <w:semiHidden/>
    <w:qFormat/>
    <w:pPr>
      <w:ind w:leftChars="400" w:left="400"/>
    </w:pPr>
  </w:style>
  <w:style w:type="paragraph" w:styleId="af8">
    <w:name w:val="Date"/>
    <w:basedOn w:val="a1"/>
    <w:next w:val="a1"/>
    <w:qFormat/>
    <w:pPr>
      <w:ind w:leftChars="2500" w:left="100"/>
    </w:pPr>
  </w:style>
  <w:style w:type="paragraph" w:styleId="24">
    <w:name w:val="Body Text Indent 2"/>
    <w:basedOn w:val="a1"/>
    <w:qFormat/>
    <w:pPr>
      <w:spacing w:after="120" w:line="480" w:lineRule="auto"/>
      <w:ind w:leftChars="200" w:left="420"/>
    </w:pPr>
  </w:style>
  <w:style w:type="paragraph" w:styleId="af9">
    <w:name w:val="endnote text"/>
    <w:basedOn w:val="a1"/>
    <w:semiHidden/>
    <w:qFormat/>
    <w:pPr>
      <w:snapToGrid w:val="0"/>
      <w:jc w:val="left"/>
    </w:pPr>
  </w:style>
  <w:style w:type="paragraph" w:styleId="55">
    <w:name w:val="List Continue 5"/>
    <w:basedOn w:val="a1"/>
    <w:qFormat/>
    <w:pPr>
      <w:spacing w:after="120"/>
      <w:ind w:leftChars="1000" w:left="2100"/>
    </w:pPr>
  </w:style>
  <w:style w:type="paragraph" w:styleId="afa">
    <w:name w:val="Balloon Text"/>
    <w:basedOn w:val="a1"/>
    <w:semiHidden/>
    <w:qFormat/>
    <w:rPr>
      <w:sz w:val="18"/>
      <w:szCs w:val="18"/>
    </w:rPr>
  </w:style>
  <w:style w:type="paragraph" w:styleId="afb">
    <w:name w:val="footer"/>
    <w:basedOn w:val="a1"/>
    <w:link w:val="afc"/>
    <w:uiPriority w:val="99"/>
    <w:qFormat/>
    <w:pPr>
      <w:tabs>
        <w:tab w:val="center" w:pos="4153"/>
        <w:tab w:val="right" w:pos="8306"/>
      </w:tabs>
      <w:snapToGrid w:val="0"/>
      <w:jc w:val="left"/>
    </w:pPr>
    <w:rPr>
      <w:sz w:val="18"/>
      <w:szCs w:val="18"/>
    </w:rPr>
  </w:style>
  <w:style w:type="paragraph" w:styleId="afd">
    <w:name w:val="envelope return"/>
    <w:basedOn w:val="a1"/>
    <w:qFormat/>
    <w:pPr>
      <w:snapToGrid w:val="0"/>
    </w:pPr>
    <w:rPr>
      <w:rFonts w:ascii="Arial" w:hAnsi="Arial" w:cs="Arial"/>
    </w:rPr>
  </w:style>
  <w:style w:type="paragraph" w:styleId="25">
    <w:name w:val="Body Text First Indent 2"/>
    <w:basedOn w:val="af4"/>
    <w:qFormat/>
    <w:pPr>
      <w:ind w:firstLineChars="200" w:firstLine="420"/>
    </w:pPr>
  </w:style>
  <w:style w:type="paragraph" w:styleId="afe">
    <w:name w:val="header"/>
    <w:basedOn w:val="a1"/>
    <w:qFormat/>
    <w:pPr>
      <w:pBdr>
        <w:bottom w:val="single" w:sz="6" w:space="1" w:color="auto"/>
      </w:pBdr>
      <w:tabs>
        <w:tab w:val="center" w:pos="4153"/>
        <w:tab w:val="right" w:pos="8306"/>
      </w:tabs>
      <w:snapToGrid w:val="0"/>
      <w:jc w:val="center"/>
    </w:pPr>
    <w:rPr>
      <w:sz w:val="18"/>
      <w:szCs w:val="18"/>
    </w:rPr>
  </w:style>
  <w:style w:type="paragraph" w:styleId="aff">
    <w:name w:val="Signature"/>
    <w:basedOn w:val="a1"/>
    <w:qFormat/>
    <w:pPr>
      <w:ind w:leftChars="2100" w:left="100"/>
    </w:pPr>
  </w:style>
  <w:style w:type="paragraph" w:styleId="11">
    <w:name w:val="toc 1"/>
    <w:basedOn w:val="a1"/>
    <w:next w:val="a1"/>
    <w:uiPriority w:val="39"/>
    <w:qFormat/>
    <w:pPr>
      <w:tabs>
        <w:tab w:val="right" w:leader="dot" w:pos="8296"/>
      </w:tabs>
      <w:spacing w:line="312" w:lineRule="auto"/>
    </w:pPr>
    <w:rPr>
      <w:sz w:val="24"/>
    </w:rPr>
  </w:style>
  <w:style w:type="paragraph" w:styleId="44">
    <w:name w:val="List Continue 4"/>
    <w:basedOn w:val="a1"/>
    <w:qFormat/>
    <w:pPr>
      <w:spacing w:after="120"/>
      <w:ind w:leftChars="800" w:left="1680"/>
    </w:pPr>
  </w:style>
  <w:style w:type="paragraph" w:styleId="45">
    <w:name w:val="toc 4"/>
    <w:basedOn w:val="a1"/>
    <w:next w:val="a1"/>
    <w:semiHidden/>
    <w:qFormat/>
    <w:pPr>
      <w:ind w:leftChars="600" w:left="1260"/>
    </w:pPr>
  </w:style>
  <w:style w:type="paragraph" w:styleId="aff0">
    <w:name w:val="index heading"/>
    <w:basedOn w:val="a1"/>
    <w:next w:val="12"/>
    <w:semiHidden/>
    <w:qFormat/>
    <w:rPr>
      <w:rFonts w:ascii="Arial" w:hAnsi="Arial" w:cs="Arial"/>
      <w:b/>
      <w:bCs/>
    </w:rPr>
  </w:style>
  <w:style w:type="paragraph" w:styleId="12">
    <w:name w:val="index 1"/>
    <w:basedOn w:val="a1"/>
    <w:next w:val="a1"/>
    <w:semiHidden/>
    <w:qFormat/>
  </w:style>
  <w:style w:type="paragraph" w:styleId="aff1">
    <w:name w:val="Subtitle"/>
    <w:basedOn w:val="a1"/>
    <w:qFormat/>
    <w:pPr>
      <w:spacing w:before="240" w:after="60" w:line="312" w:lineRule="auto"/>
      <w:jc w:val="center"/>
      <w:outlineLvl w:val="1"/>
    </w:pPr>
    <w:rPr>
      <w:rFonts w:ascii="Arial" w:hAnsi="Arial" w:cs="Arial"/>
      <w:b/>
      <w:bCs/>
      <w:kern w:val="28"/>
      <w:sz w:val="32"/>
      <w:szCs w:val="32"/>
    </w:rPr>
  </w:style>
  <w:style w:type="paragraph" w:styleId="5">
    <w:name w:val="List Number 5"/>
    <w:basedOn w:val="a1"/>
    <w:qFormat/>
    <w:pPr>
      <w:numPr>
        <w:numId w:val="11"/>
      </w:numPr>
    </w:pPr>
  </w:style>
  <w:style w:type="paragraph" w:styleId="aff2">
    <w:name w:val="List"/>
    <w:basedOn w:val="a1"/>
    <w:qFormat/>
    <w:pPr>
      <w:ind w:left="200" w:hangingChars="200" w:hanging="200"/>
    </w:pPr>
  </w:style>
  <w:style w:type="paragraph" w:styleId="aff3">
    <w:name w:val="footnote text"/>
    <w:basedOn w:val="a1"/>
    <w:semiHidden/>
    <w:qFormat/>
    <w:pPr>
      <w:snapToGrid w:val="0"/>
      <w:jc w:val="left"/>
    </w:pPr>
    <w:rPr>
      <w:sz w:val="18"/>
      <w:szCs w:val="18"/>
    </w:rPr>
  </w:style>
  <w:style w:type="paragraph" w:styleId="61">
    <w:name w:val="toc 6"/>
    <w:basedOn w:val="a1"/>
    <w:next w:val="a1"/>
    <w:semiHidden/>
    <w:qFormat/>
    <w:pPr>
      <w:ind w:leftChars="1000" w:left="2100"/>
    </w:pPr>
  </w:style>
  <w:style w:type="paragraph" w:styleId="56">
    <w:name w:val="List 5"/>
    <w:basedOn w:val="a1"/>
    <w:qFormat/>
    <w:pPr>
      <w:ind w:leftChars="800" w:left="100" w:hangingChars="200" w:hanging="200"/>
    </w:pPr>
  </w:style>
  <w:style w:type="paragraph" w:styleId="37">
    <w:name w:val="Body Text Indent 3"/>
    <w:basedOn w:val="a1"/>
    <w:qFormat/>
    <w:pPr>
      <w:spacing w:after="120"/>
      <w:ind w:leftChars="200" w:left="420"/>
    </w:pPr>
    <w:rPr>
      <w:sz w:val="16"/>
      <w:szCs w:val="16"/>
    </w:rPr>
  </w:style>
  <w:style w:type="paragraph" w:styleId="71">
    <w:name w:val="index 7"/>
    <w:basedOn w:val="a1"/>
    <w:next w:val="a1"/>
    <w:semiHidden/>
    <w:qFormat/>
    <w:pPr>
      <w:ind w:leftChars="1200" w:left="1200"/>
    </w:pPr>
  </w:style>
  <w:style w:type="paragraph" w:styleId="90">
    <w:name w:val="index 9"/>
    <w:basedOn w:val="a1"/>
    <w:next w:val="a1"/>
    <w:semiHidden/>
    <w:qFormat/>
    <w:pPr>
      <w:ind w:leftChars="1600" w:left="1600"/>
    </w:pPr>
  </w:style>
  <w:style w:type="paragraph" w:styleId="aff4">
    <w:name w:val="table of figures"/>
    <w:basedOn w:val="a1"/>
    <w:next w:val="a1"/>
    <w:semiHidden/>
    <w:qFormat/>
    <w:pPr>
      <w:ind w:leftChars="200" w:left="200" w:hangingChars="200" w:hanging="200"/>
    </w:pPr>
  </w:style>
  <w:style w:type="paragraph" w:styleId="26">
    <w:name w:val="toc 2"/>
    <w:basedOn w:val="a1"/>
    <w:next w:val="a1"/>
    <w:uiPriority w:val="39"/>
    <w:qFormat/>
    <w:pPr>
      <w:tabs>
        <w:tab w:val="right" w:leader="dot" w:pos="8296"/>
      </w:tabs>
      <w:spacing w:line="312" w:lineRule="auto"/>
      <w:ind w:leftChars="200" w:left="420"/>
    </w:pPr>
    <w:rPr>
      <w:sz w:val="24"/>
    </w:rPr>
  </w:style>
  <w:style w:type="paragraph" w:styleId="91">
    <w:name w:val="toc 9"/>
    <w:basedOn w:val="a1"/>
    <w:next w:val="a1"/>
    <w:semiHidden/>
    <w:qFormat/>
    <w:pPr>
      <w:ind w:leftChars="1600" w:left="3360"/>
    </w:pPr>
  </w:style>
  <w:style w:type="paragraph" w:styleId="27">
    <w:name w:val="Body Text 2"/>
    <w:basedOn w:val="a1"/>
    <w:qFormat/>
    <w:pPr>
      <w:spacing w:after="120" w:line="480" w:lineRule="auto"/>
    </w:pPr>
  </w:style>
  <w:style w:type="paragraph" w:styleId="46">
    <w:name w:val="List 4"/>
    <w:basedOn w:val="a1"/>
    <w:qFormat/>
    <w:pPr>
      <w:ind w:leftChars="600" w:left="100" w:hangingChars="200" w:hanging="200"/>
    </w:pPr>
  </w:style>
  <w:style w:type="paragraph" w:styleId="28">
    <w:name w:val="List Continue 2"/>
    <w:basedOn w:val="a1"/>
    <w:qFormat/>
    <w:pPr>
      <w:spacing w:after="120"/>
      <w:ind w:leftChars="400" w:left="840"/>
    </w:pPr>
  </w:style>
  <w:style w:type="paragraph" w:styleId="aff5">
    <w:name w:val="Message Header"/>
    <w:basedOn w:val="a1"/>
    <w:qFormat/>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cs="Arial"/>
      <w:sz w:val="24"/>
    </w:rPr>
  </w:style>
  <w:style w:type="paragraph" w:styleId="HTML0">
    <w:name w:val="HTML Preformatted"/>
    <w:basedOn w:val="a1"/>
    <w:qFormat/>
    <w:rPr>
      <w:rFonts w:ascii="Courier New" w:hAnsi="Courier New" w:cs="Courier New"/>
      <w:sz w:val="20"/>
      <w:szCs w:val="20"/>
    </w:rPr>
  </w:style>
  <w:style w:type="paragraph" w:styleId="aff6">
    <w:name w:val="Normal (Web)"/>
    <w:basedOn w:val="a1"/>
    <w:uiPriority w:val="99"/>
    <w:qFormat/>
    <w:pPr>
      <w:widowControl/>
      <w:spacing w:beforeAutospacing="1" w:afterAutospacing="1"/>
      <w:jc w:val="left"/>
    </w:pPr>
    <w:rPr>
      <w:rFonts w:ascii="宋体" w:hAnsi="宋体"/>
      <w:kern w:val="0"/>
      <w:sz w:val="24"/>
    </w:rPr>
  </w:style>
  <w:style w:type="paragraph" w:styleId="38">
    <w:name w:val="List Continue 3"/>
    <w:basedOn w:val="a1"/>
    <w:qFormat/>
    <w:pPr>
      <w:spacing w:after="120"/>
      <w:ind w:leftChars="600" w:left="1260"/>
    </w:pPr>
  </w:style>
  <w:style w:type="paragraph" w:styleId="29">
    <w:name w:val="index 2"/>
    <w:basedOn w:val="a1"/>
    <w:next w:val="a1"/>
    <w:semiHidden/>
    <w:qFormat/>
    <w:pPr>
      <w:ind w:leftChars="200" w:left="200"/>
    </w:pPr>
  </w:style>
  <w:style w:type="paragraph" w:styleId="aff7">
    <w:name w:val="Title"/>
    <w:basedOn w:val="a1"/>
    <w:qFormat/>
    <w:pPr>
      <w:spacing w:before="240" w:after="60"/>
      <w:jc w:val="center"/>
      <w:outlineLvl w:val="0"/>
    </w:pPr>
    <w:rPr>
      <w:rFonts w:ascii="Arial" w:hAnsi="Arial" w:cs="Arial"/>
      <w:b/>
      <w:bCs/>
      <w:sz w:val="32"/>
      <w:szCs w:val="32"/>
    </w:rPr>
  </w:style>
  <w:style w:type="character" w:styleId="aff8">
    <w:name w:val="Strong"/>
    <w:basedOn w:val="a2"/>
    <w:qFormat/>
    <w:rPr>
      <w:b/>
      <w:bCs/>
    </w:rPr>
  </w:style>
  <w:style w:type="character" w:styleId="aff9">
    <w:name w:val="endnote reference"/>
    <w:basedOn w:val="a2"/>
    <w:semiHidden/>
    <w:qFormat/>
    <w:rPr>
      <w:vertAlign w:val="superscript"/>
    </w:rPr>
  </w:style>
  <w:style w:type="character" w:styleId="affa">
    <w:name w:val="page number"/>
    <w:basedOn w:val="a2"/>
    <w:qFormat/>
  </w:style>
  <w:style w:type="character" w:styleId="affb">
    <w:name w:val="FollowedHyperlink"/>
    <w:basedOn w:val="a2"/>
    <w:qFormat/>
    <w:rPr>
      <w:color w:val="800080"/>
      <w:u w:val="single"/>
    </w:rPr>
  </w:style>
  <w:style w:type="character" w:styleId="affc">
    <w:name w:val="Emphasis"/>
    <w:basedOn w:val="a2"/>
    <w:qFormat/>
    <w:rPr>
      <w:i/>
      <w:iCs/>
    </w:rPr>
  </w:style>
  <w:style w:type="character" w:styleId="affd">
    <w:name w:val="line number"/>
    <w:basedOn w:val="a2"/>
    <w:qFormat/>
  </w:style>
  <w:style w:type="character" w:styleId="HTML1">
    <w:name w:val="HTML Definition"/>
    <w:basedOn w:val="a2"/>
    <w:qFormat/>
    <w:rPr>
      <w:i/>
      <w:iCs/>
    </w:rPr>
  </w:style>
  <w:style w:type="character" w:styleId="HTML2">
    <w:name w:val="HTML Typewriter"/>
    <w:basedOn w:val="a2"/>
    <w:qFormat/>
    <w:rPr>
      <w:rFonts w:ascii="Courier New" w:hAnsi="Courier New" w:cs="Courier New"/>
      <w:sz w:val="20"/>
      <w:szCs w:val="20"/>
    </w:rPr>
  </w:style>
  <w:style w:type="character" w:styleId="HTML3">
    <w:name w:val="HTML Acronym"/>
    <w:basedOn w:val="a2"/>
    <w:qFormat/>
  </w:style>
  <w:style w:type="character" w:styleId="HTML4">
    <w:name w:val="HTML Variable"/>
    <w:basedOn w:val="a2"/>
    <w:qFormat/>
    <w:rPr>
      <w:i/>
      <w:iCs/>
    </w:rPr>
  </w:style>
  <w:style w:type="character" w:styleId="affe">
    <w:name w:val="Hyperlink"/>
    <w:basedOn w:val="a2"/>
    <w:uiPriority w:val="99"/>
    <w:qFormat/>
    <w:rPr>
      <w:color w:val="0000FF"/>
      <w:u w:val="single"/>
    </w:rPr>
  </w:style>
  <w:style w:type="character" w:styleId="HTML5">
    <w:name w:val="HTML Code"/>
    <w:basedOn w:val="a2"/>
    <w:uiPriority w:val="99"/>
    <w:qFormat/>
    <w:rPr>
      <w:rFonts w:ascii="Courier New" w:hAnsi="Courier New" w:cs="Courier New"/>
      <w:sz w:val="20"/>
      <w:szCs w:val="20"/>
    </w:rPr>
  </w:style>
  <w:style w:type="character" w:styleId="afff">
    <w:name w:val="annotation reference"/>
    <w:basedOn w:val="a2"/>
    <w:semiHidden/>
    <w:qFormat/>
    <w:rPr>
      <w:sz w:val="21"/>
      <w:szCs w:val="21"/>
    </w:rPr>
  </w:style>
  <w:style w:type="character" w:styleId="HTML6">
    <w:name w:val="HTML Cite"/>
    <w:basedOn w:val="a2"/>
    <w:qFormat/>
    <w:rPr>
      <w:i/>
      <w:iCs/>
    </w:rPr>
  </w:style>
  <w:style w:type="character" w:styleId="afff0">
    <w:name w:val="footnote reference"/>
    <w:basedOn w:val="a2"/>
    <w:semiHidden/>
    <w:qFormat/>
    <w:rPr>
      <w:vertAlign w:val="superscript"/>
    </w:rPr>
  </w:style>
  <w:style w:type="character" w:styleId="HTML7">
    <w:name w:val="HTML Keyboard"/>
    <w:basedOn w:val="a2"/>
    <w:qFormat/>
    <w:rPr>
      <w:rFonts w:ascii="Courier New" w:hAnsi="Courier New" w:cs="Courier New"/>
      <w:sz w:val="20"/>
      <w:szCs w:val="20"/>
    </w:rPr>
  </w:style>
  <w:style w:type="character" w:styleId="HTML8">
    <w:name w:val="HTML Sample"/>
    <w:basedOn w:val="a2"/>
    <w:qFormat/>
    <w:rPr>
      <w:rFonts w:ascii="Courier New" w:hAnsi="Courier New" w:cs="Courier New"/>
    </w:rPr>
  </w:style>
  <w:style w:type="table" w:styleId="afff1">
    <w:name w:val="Table Grid"/>
    <w:basedOn w:val="a3"/>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fff2">
    <w:name w:val="Table Theme"/>
    <w:basedOn w:val="a3"/>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Colorful 1"/>
    <w:basedOn w:val="a3"/>
    <w:qFormat/>
    <w:pPr>
      <w:widowControl w:val="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2a">
    <w:name w:val="Table Colorful 2"/>
    <w:basedOn w:val="a3"/>
    <w:qFormat/>
    <w:pPr>
      <w:widowControl w:val="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39">
    <w:name w:val="Table Colorful 3"/>
    <w:basedOn w:val="a3"/>
    <w:qFormat/>
    <w:pPr>
      <w:widowControl w:val="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il"/>
          <w:tr2bl w:val="nil"/>
        </w:tcBorders>
        <w:shd w:val="solid" w:color="008080" w:fill="FFFFFF"/>
      </w:tcPr>
    </w:tblStylePr>
    <w:tblStylePr w:type="firstCol">
      <w:tblPr/>
      <w:tcPr>
        <w:tcBorders>
          <w:left w:val="single" w:sz="36" w:space="0" w:color="000000"/>
          <w:right w:val="single" w:sz="6" w:space="0" w:color="00000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afff3">
    <w:name w:val="Table Elegant"/>
    <w:basedOn w:val="a3"/>
    <w:qFormat/>
    <w:pPr>
      <w:widowControl w:val="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il"/>
          <w:tr2bl w:val="nil"/>
        </w:tcBorders>
      </w:tcPr>
    </w:tblStylePr>
  </w:style>
  <w:style w:type="table" w:styleId="14">
    <w:name w:val="Table Classic 1"/>
    <w:basedOn w:val="a3"/>
    <w:qFormat/>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tblPr/>
      <w:tcPr>
        <w:tcBorders>
          <w:right w:val="single" w:sz="6" w:space="0" w:color="00000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2b">
    <w:name w:val="Table Classic 2"/>
    <w:basedOn w:val="a3"/>
    <w:qFormat/>
    <w:pPr>
      <w:widowControl w:val="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il"/>
          <w:tr2bl w:val="nil"/>
        </w:tcBorders>
        <w:shd w:val="solid" w:color="800080" w:fill="FFFFFF"/>
      </w:tcPr>
    </w:tblStylePr>
    <w:tblStylePr w:type="lastRow">
      <w:tblPr/>
      <w:tcPr>
        <w:tcBorders>
          <w:top w:val="single" w:sz="6" w:space="0" w:color="00000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3a">
    <w:name w:val="Table Classic 3"/>
    <w:basedOn w:val="a3"/>
    <w:qFormat/>
    <w:pPr>
      <w:widowControl w:val="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il"/>
          <w:tr2bl w:val="nil"/>
        </w:tcBorders>
        <w:shd w:val="solid" w:color="000080" w:fill="FFFFFF"/>
      </w:tcPr>
    </w:tblStylePr>
    <w:tblStylePr w:type="lastRow">
      <w:rPr>
        <w:color w:val="000080"/>
      </w:rPr>
      <w:tblPr/>
      <w:tcPr>
        <w:tcBorders>
          <w:top w:val="single" w:sz="12" w:space="0" w:color="000000"/>
          <w:tl2br w:val="nil"/>
          <w:tr2bl w:val="nil"/>
        </w:tcBorders>
        <w:shd w:val="solid" w:color="FFFFFF" w:fill="FFFFFF"/>
      </w:tcPr>
    </w:tblStylePr>
    <w:tblStylePr w:type="firstCol">
      <w:rPr>
        <w:b/>
        <w:bCs/>
        <w:color w:val="000000"/>
      </w:rPr>
      <w:tblPr/>
      <w:tcPr>
        <w:tcBorders>
          <w:tl2br w:val="nil"/>
          <w:tr2bl w:val="nil"/>
        </w:tcBorders>
      </w:tcPr>
    </w:tblStylePr>
  </w:style>
  <w:style w:type="table" w:styleId="47">
    <w:name w:val="Table Classic 4"/>
    <w:basedOn w:val="a3"/>
    <w:qFormat/>
    <w:pPr>
      <w:widowControl w:val="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il"/>
          <w:tr2bl w:val="nil"/>
        </w:tcBorders>
        <w:shd w:val="pct50" w:color="000080" w:fill="FFFFFF"/>
      </w:tcPr>
    </w:tblStylePr>
    <w:tblStylePr w:type="lastRow">
      <w:rPr>
        <w:color w:val="000080"/>
      </w:rPr>
      <w:tblPr/>
      <w:tcPr>
        <w:tcBorders>
          <w:bottom w:val="single" w:sz="6" w:space="0" w:color="00000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5">
    <w:name w:val="Table Simple 1"/>
    <w:basedOn w:val="a3"/>
    <w:qFormat/>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il"/>
          <w:tr2bl w:val="nil"/>
        </w:tcBorders>
      </w:tcPr>
    </w:tblStylePr>
    <w:tblStylePr w:type="lastRow">
      <w:tblPr/>
      <w:tcPr>
        <w:tcBorders>
          <w:top w:val="single" w:sz="6" w:space="0" w:color="008000"/>
          <w:tl2br w:val="nil"/>
          <w:tr2bl w:val="nil"/>
        </w:tcBorders>
      </w:tcPr>
    </w:tblStylePr>
  </w:style>
  <w:style w:type="table" w:styleId="2c">
    <w:name w:val="Table Simple 2"/>
    <w:basedOn w:val="a3"/>
    <w:qFormat/>
    <w:pPr>
      <w:widowControl w:val="0"/>
      <w:jc w:val="both"/>
    </w:pPr>
    <w:tblPr/>
    <w:tblStylePr w:type="firstRow">
      <w:rPr>
        <w:b/>
        <w:bCs/>
      </w:rPr>
      <w:tblPr/>
      <w:tcPr>
        <w:tcBorders>
          <w:bottom w:val="single" w:sz="12" w:space="0" w:color="000000"/>
          <w:tl2br w:val="nil"/>
          <w:tr2bl w:val="nil"/>
        </w:tcBorders>
      </w:tcPr>
    </w:tblStylePr>
    <w:tblStylePr w:type="lastRow">
      <w:rPr>
        <w:b/>
        <w:bCs/>
        <w:color w:val="auto"/>
      </w:rPr>
      <w:tblPr/>
      <w:tcPr>
        <w:tcBorders>
          <w:top w:val="single" w:sz="6" w:space="0" w:color="000000"/>
          <w:tl2br w:val="nil"/>
          <w:tr2bl w:val="nil"/>
        </w:tcBorders>
      </w:tcPr>
    </w:tblStylePr>
    <w:tblStylePr w:type="firstCol">
      <w:rPr>
        <w:b/>
        <w:bCs/>
      </w:rPr>
      <w:tblPr/>
      <w:tcPr>
        <w:tcBorders>
          <w:right w:val="single" w:sz="12" w:space="0" w:color="000000"/>
          <w:tl2br w:val="nil"/>
          <w:tr2bl w:val="nil"/>
        </w:tcBorders>
      </w:tcPr>
    </w:tblStylePr>
    <w:tblStylePr w:type="lastCol">
      <w:rPr>
        <w:b/>
        <w:bCs/>
      </w:rPr>
      <w:tblPr/>
      <w:tcPr>
        <w:tcBorders>
          <w:left w:val="single" w:sz="6" w:space="0" w:color="00000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3b">
    <w:name w:val="Table Simple 3"/>
    <w:basedOn w:val="a3"/>
    <w:qFormat/>
    <w:pPr>
      <w:widowControl w:val="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6">
    <w:name w:val="Table Subtle 1"/>
    <w:basedOn w:val="a3"/>
    <w:qFormat/>
    <w:pPr>
      <w:widowControl w:val="0"/>
      <w:jc w:val="both"/>
    </w:pPr>
    <w:tblPr/>
    <w:tblStylePr w:type="firstRow">
      <w:tblPr/>
      <w:tcPr>
        <w:tcBorders>
          <w:top w:val="single" w:sz="6" w:space="0" w:color="000000"/>
          <w:bottom w:val="single" w:sz="12" w:space="0" w:color="000000"/>
          <w:tl2br w:val="nil"/>
          <w:tr2bl w:val="nil"/>
        </w:tcBorders>
      </w:tcPr>
    </w:tblStylePr>
    <w:tblStylePr w:type="lastRow">
      <w:tblPr/>
      <w:tcPr>
        <w:tcBorders>
          <w:top w:val="single" w:sz="12" w:space="0" w:color="000000"/>
          <w:tl2br w:val="nil"/>
          <w:tr2bl w:val="nil"/>
        </w:tcBorders>
        <w:shd w:val="pct25" w:color="800080" w:fill="FFFFFF"/>
      </w:tcPr>
    </w:tblStylePr>
    <w:tblStylePr w:type="firstCol">
      <w:tblPr/>
      <w:tcPr>
        <w:tcBorders>
          <w:right w:val="single" w:sz="12" w:space="0" w:color="000000"/>
          <w:tl2br w:val="nil"/>
          <w:tr2bl w:val="nil"/>
        </w:tcBorders>
      </w:tcPr>
    </w:tblStylePr>
    <w:tblStylePr w:type="lastCol">
      <w:tblPr/>
      <w:tcPr>
        <w:tcBorders>
          <w:left w:val="single" w:sz="12" w:space="0" w:color="000000"/>
          <w:tl2br w:val="nil"/>
          <w:tr2bl w:val="nil"/>
        </w:tcBorders>
      </w:tcPr>
    </w:tblStylePr>
    <w:tblStylePr w:type="band1Horz">
      <w:tblPr/>
      <w:tcPr>
        <w:tcBorders>
          <w:bottom w:val="single" w:sz="6"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d">
    <w:name w:val="Table Subtle 2"/>
    <w:basedOn w:val="a3"/>
    <w:qFormat/>
    <w:pPr>
      <w:widowControl w:val="0"/>
      <w:jc w:val="both"/>
    </w:pPr>
    <w:tblPr>
      <w:tblBorders>
        <w:left w:val="single" w:sz="6" w:space="0" w:color="000000"/>
        <w:right w:val="single" w:sz="6" w:space="0" w:color="000000"/>
      </w:tblBorders>
    </w:tblPr>
    <w:tblStylePr w:type="firstRow">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firstCol">
      <w:tblPr/>
      <w:tcPr>
        <w:tcBorders>
          <w:right w:val="single" w:sz="12" w:space="0" w:color="000000"/>
          <w:tl2br w:val="nil"/>
          <w:tr2bl w:val="nil"/>
        </w:tcBorders>
        <w:shd w:val="pct25" w:color="008000" w:fill="FFFFFF"/>
      </w:tcPr>
    </w:tblStylePr>
    <w:tblStylePr w:type="lastCol">
      <w:tblPr/>
      <w:tcPr>
        <w:tcBorders>
          <w:left w:val="single" w:sz="12" w:space="0" w:color="00000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7">
    <w:name w:val="Table 3D effects 1"/>
    <w:basedOn w:val="a3"/>
    <w:qFormat/>
    <w:pPr>
      <w:widowControl w:val="0"/>
      <w:jc w:val="both"/>
    </w:pPr>
    <w:tblPr/>
    <w:tcPr>
      <w:shd w:val="solid" w:color="C0C0C0" w:fill="FFFFFF"/>
    </w:tcPr>
    <w:tblStylePr w:type="firstRow">
      <w:rPr>
        <w:b/>
        <w:bCs/>
        <w:color w:val="800080"/>
      </w:rPr>
      <w:tblPr/>
      <w:tcPr>
        <w:tcBorders>
          <w:bottom w:val="single" w:sz="6" w:space="0" w:color="808080"/>
          <w:tl2br w:val="nil"/>
          <w:tr2bl w:val="nil"/>
        </w:tcBorders>
      </w:tcPr>
    </w:tblStylePr>
    <w:tblStylePr w:type="lastRow">
      <w:tblPr/>
      <w:tcPr>
        <w:tcBorders>
          <w:top w:val="single" w:sz="6" w:space="0" w:color="FFFFFF"/>
          <w:tl2br w:val="nil"/>
          <w:tr2bl w:val="nil"/>
        </w:tcBorders>
      </w:tcPr>
    </w:tblStylePr>
    <w:tblStylePr w:type="firstCol">
      <w:rPr>
        <w:b/>
        <w:bCs/>
      </w:rPr>
      <w:tblPr/>
      <w:tcPr>
        <w:tcBorders>
          <w:right w:val="single" w:sz="6" w:space="0" w:color="808080"/>
          <w:tl2br w:val="nil"/>
          <w:tr2bl w:val="nil"/>
        </w:tcBorders>
      </w:tcPr>
    </w:tblStylePr>
    <w:tblStylePr w:type="lastCol">
      <w:tblPr/>
      <w:tcPr>
        <w:tcBorders>
          <w:left w:val="single" w:sz="6" w:space="0" w:color="FFFFFF"/>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2e">
    <w:name w:val="Table 3D effects 2"/>
    <w:basedOn w:val="a3"/>
    <w:qFormat/>
    <w:pPr>
      <w:widowControl w:val="0"/>
      <w:jc w:val="both"/>
    </w:pPr>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3c">
    <w:name w:val="Table 3D effects 3"/>
    <w:basedOn w:val="a3"/>
    <w:qFormat/>
    <w:pPr>
      <w:widowControl w:val="0"/>
      <w:jc w:val="both"/>
    </w:pPr>
    <w:tblPr/>
    <w:tblStylePr w:type="firstRow">
      <w:rPr>
        <w:b/>
        <w:bCs/>
      </w:rPr>
      <w:tblPr/>
      <w:tcPr>
        <w:tcBorders>
          <w:tl2br w:val="nil"/>
          <w:tr2bl w:val="nil"/>
        </w:tcBorders>
      </w:tcPr>
    </w:tblStylePr>
    <w:tblStylePr w:type="firstCol">
      <w:tblPr/>
      <w:tcPr>
        <w:tcBorders>
          <w:top w:val="nil"/>
          <w:bottom w:val="nil"/>
          <w:right w:val="single" w:sz="6" w:space="0" w:color="808080"/>
          <w:tl2br w:val="nil"/>
          <w:tr2bl w:val="nil"/>
        </w:tcBorders>
      </w:tcPr>
    </w:tblStylePr>
    <w:tblStylePr w:type="lastCol">
      <w:tblPr/>
      <w:tcPr>
        <w:tcBorders>
          <w:right w:val="single" w:sz="6" w:space="0" w:color="FFFFFF"/>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il"/>
          <w:tr2bl w:val="nil"/>
        </w:tcBorders>
      </w:tcPr>
    </w:tblStylePr>
    <w:tblStylePr w:type="swCell">
      <w:rPr>
        <w:b/>
        <w:bCs/>
      </w:rPr>
      <w:tblPr/>
      <w:tcPr>
        <w:tcBorders>
          <w:tl2br w:val="nil"/>
          <w:tr2bl w:val="nil"/>
        </w:tcBorders>
      </w:tcPr>
    </w:tblStylePr>
  </w:style>
  <w:style w:type="table" w:styleId="18">
    <w:name w:val="Table List 1"/>
    <w:basedOn w:val="a3"/>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il"/>
          <w:tr2bl w:val="nil"/>
        </w:tcBorders>
        <w:shd w:val="solid" w:color="C0C0C0" w:fill="FFFFFF"/>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2f">
    <w:name w:val="Table List 2"/>
    <w:basedOn w:val="a3"/>
    <w:qFormat/>
    <w:pPr>
      <w:widowControl w:val="0"/>
      <w:jc w:val="both"/>
    </w:pPr>
    <w:tblPr>
      <w:tblBorders>
        <w:bottom w:val="single" w:sz="12" w:space="0" w:color="808080"/>
      </w:tblBorders>
    </w:tblPr>
    <w:tblStylePr w:type="firstRow">
      <w:rPr>
        <w:b/>
        <w:bCs/>
        <w:color w:val="FFFFFF"/>
      </w:rPr>
      <w:tblPr/>
      <w:tcPr>
        <w:tcBorders>
          <w:bottom w:val="single" w:sz="6" w:space="0" w:color="000000"/>
          <w:tl2br w:val="nil"/>
          <w:tr2bl w:val="nil"/>
        </w:tcBorders>
        <w:shd w:val="pct75" w:color="008080" w:fill="008000"/>
      </w:tcPr>
    </w:tblStylePr>
    <w:tblStylePr w:type="lastRow">
      <w:tblPr/>
      <w:tcPr>
        <w:tcBorders>
          <w:top w:val="single" w:sz="6" w:space="0" w:color="00000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3d">
    <w:name w:val="Table List 3"/>
    <w:basedOn w:val="a3"/>
    <w:qFormat/>
    <w:pPr>
      <w:widowControl w:val="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il"/>
          <w:tr2bl w:val="nil"/>
        </w:tcBorders>
      </w:tcPr>
    </w:tblStylePr>
    <w:tblStylePr w:type="lastRow">
      <w:tblPr/>
      <w:tcPr>
        <w:tcBorders>
          <w:top w:val="single" w:sz="12" w:space="0" w:color="000000"/>
          <w:tl2br w:val="nil"/>
          <w:tr2bl w:val="nil"/>
        </w:tcBorders>
      </w:tcPr>
    </w:tblStylePr>
    <w:tblStylePr w:type="swCell">
      <w:rPr>
        <w:i/>
        <w:iCs/>
        <w:color w:val="000080"/>
      </w:rPr>
      <w:tblPr/>
      <w:tcPr>
        <w:tcBorders>
          <w:tl2br w:val="nil"/>
          <w:tr2bl w:val="nil"/>
        </w:tcBorders>
      </w:tcPr>
    </w:tblStylePr>
  </w:style>
  <w:style w:type="table" w:styleId="48">
    <w:name w:val="Table List 4"/>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il"/>
          <w:tr2bl w:val="nil"/>
        </w:tcBorders>
        <w:shd w:val="solid" w:color="808080" w:fill="FFFFFF"/>
      </w:tcPr>
    </w:tblStylePr>
  </w:style>
  <w:style w:type="table" w:styleId="57">
    <w:name w:val="Table List 5"/>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il"/>
          <w:tr2bl w:val="nil"/>
        </w:tcBorders>
      </w:tcPr>
    </w:tblStylePr>
    <w:tblStylePr w:type="firstCol">
      <w:rPr>
        <w:b/>
        <w:bCs/>
      </w:rPr>
      <w:tblPr/>
      <w:tcPr>
        <w:tcBorders>
          <w:tl2br w:val="nil"/>
          <w:tr2bl w:val="nil"/>
        </w:tcBorders>
      </w:tcPr>
    </w:tblStylePr>
  </w:style>
  <w:style w:type="table" w:styleId="62">
    <w:name w:val="Table List 6"/>
    <w:basedOn w:val="a3"/>
    <w:qFormat/>
    <w:pPr>
      <w:widowControl w:val="0"/>
      <w:jc w:val="both"/>
    </w:pPr>
    <w:tblPr>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il"/>
          <w:tr2bl w:val="nil"/>
        </w:tcBorders>
      </w:tcPr>
    </w:tblStylePr>
    <w:tblStylePr w:type="firstCol">
      <w:rPr>
        <w:b/>
        <w:bCs/>
      </w:rPr>
      <w:tblPr/>
      <w:tcPr>
        <w:tcBorders>
          <w:right w:val="single" w:sz="12" w:space="0" w:color="000000"/>
          <w:tl2br w:val="nil"/>
          <w:tr2bl w:val="nil"/>
        </w:tcBorders>
      </w:tcPr>
    </w:tblStylePr>
    <w:tblStylePr w:type="band1Horz">
      <w:tblPr/>
      <w:tcPr>
        <w:tcBorders>
          <w:tl2br w:val="nil"/>
          <w:tr2bl w:val="nil"/>
        </w:tcBorders>
        <w:shd w:val="pct25" w:color="000000" w:fill="FFFFFF"/>
      </w:tcPr>
    </w:tblStylePr>
    <w:tblStylePr w:type="nwCell">
      <w:tblPr/>
      <w:tcPr>
        <w:tcBorders>
          <w:tl2br w:val="single" w:sz="6" w:space="0" w:color="000000"/>
          <w:tr2bl w:val="nil"/>
        </w:tcBorders>
      </w:tcPr>
    </w:tblStylePr>
  </w:style>
  <w:style w:type="table" w:styleId="72">
    <w:name w:val="Table List 7"/>
    <w:basedOn w:val="a3"/>
    <w:qFormat/>
    <w:pPr>
      <w:widowControl w:val="0"/>
      <w:jc w:val="both"/>
    </w:pPr>
    <w:tblPr>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il"/>
          <w:tr2bl w:val="nil"/>
        </w:tcBorders>
        <w:shd w:val="solid" w:color="C0C0C0" w:fill="FFFFFF"/>
      </w:tcPr>
    </w:tblStylePr>
    <w:tblStylePr w:type="lastRow">
      <w:rPr>
        <w:b/>
        <w:bCs/>
      </w:rPr>
      <w:tblPr/>
      <w:tcPr>
        <w:tcBorders>
          <w:top w:val="single" w:sz="12" w:space="0" w:color="008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82">
    <w:name w:val="Table List 8"/>
    <w:basedOn w:val="a3"/>
    <w:qFormat/>
    <w:pPr>
      <w:widowControl w:val="0"/>
      <w:jc w:val="both"/>
    </w:pPr>
    <w:tblPr>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il"/>
          <w:tr2bl w:val="nil"/>
        </w:tcBorders>
        <w:shd w:val="solid" w:color="FFFF00" w:fill="FFFFFF"/>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sz="6" w:space="0" w:color="auto"/>
          <w:tr2bl w:val="nil"/>
        </w:tcBorders>
      </w:tcPr>
    </w:tblStylePr>
  </w:style>
  <w:style w:type="table" w:styleId="afff4">
    <w:name w:val="Table Contemporary"/>
    <w:basedOn w:val="a3"/>
    <w:qFormat/>
    <w:pPr>
      <w:widowControl w:val="0"/>
      <w:jc w:val="both"/>
    </w:pPr>
    <w:tblPr>
      <w:tblBorders>
        <w:insideH w:val="single" w:sz="18" w:space="0" w:color="FFFFFF"/>
        <w:insideV w:val="single" w:sz="18" w:space="0" w:color="FFFFFF"/>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9">
    <w:name w:val="Table Columns 1"/>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2f0">
    <w:name w:val="Table Columns 2"/>
    <w:basedOn w:val="a3"/>
    <w:qFormat/>
    <w:pPr>
      <w:widowControl w:val="0"/>
      <w:jc w:val="both"/>
    </w:pPr>
    <w:rPr>
      <w:b/>
      <w:bCs/>
    </w:rPr>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3e">
    <w:name w:val="Table Columns 3"/>
    <w:basedOn w:val="a3"/>
    <w:qFormat/>
    <w:pPr>
      <w:widowControl w:val="0"/>
      <w:jc w:val="both"/>
    </w:pPr>
    <w:rPr>
      <w:b/>
      <w:bCs/>
    </w:rPr>
    <w:tblPr>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sz="6" w:space="0" w:color="00008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49">
    <w:name w:val="Table Columns 4"/>
    <w:basedOn w:val="a3"/>
    <w:qFormat/>
    <w:pPr>
      <w:widowControl w:val="0"/>
      <w:jc w:val="both"/>
    </w:pPr>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3"/>
    <w:qFormat/>
    <w:pPr>
      <w:widowControl w:val="0"/>
      <w:jc w:val="both"/>
    </w:pPr>
    <w:tblPr>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il"/>
          <w:tr2bl w:val="nil"/>
        </w:tcBorders>
      </w:tcPr>
    </w:tblStylePr>
    <w:tblStylePr w:type="lastRow">
      <w:rPr>
        <w:b/>
        <w:bCs/>
      </w:rPr>
      <w:tblPr/>
      <w:tcPr>
        <w:tcBorders>
          <w:top w:val="single" w:sz="6" w:space="0" w:color="80808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a">
    <w:name w:val="Table Grid 1"/>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sz="6" w:space="0" w:color="000000"/>
          <w:tr2bl w:val="nil"/>
        </w:tcBorders>
      </w:tcPr>
    </w:tblStylePr>
  </w:style>
  <w:style w:type="table" w:styleId="2f1">
    <w:name w:val="Table Grid 2"/>
    <w:basedOn w:val="a3"/>
    <w:qFormat/>
    <w:pPr>
      <w:widowControl w:val="0"/>
      <w:jc w:val="both"/>
    </w:pPr>
    <w:tblPr>
      <w:tblBorders>
        <w:insideH w:val="single" w:sz="6" w:space="0" w:color="000000"/>
        <w:insideV w:val="single" w:sz="6" w:space="0" w:color="00000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sz="6" w:space="0" w:color="00000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3f">
    <w:name w:val="Table Grid 3"/>
    <w:basedOn w:val="a3"/>
    <w:qFormat/>
    <w:pPr>
      <w:widowControl w:val="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4a">
    <w:name w:val="Table Grid 4"/>
    <w:basedOn w:val="a3"/>
    <w:qFormat/>
    <w:pPr>
      <w:widowControl w:val="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il"/>
          <w:tr2bl w:val="nil"/>
        </w:tcBorders>
        <w:shd w:val="pct30" w:color="FFFF00" w:fill="FFFFFF"/>
      </w:tcPr>
    </w:tblStylePr>
    <w:tblStylePr w:type="lastRow">
      <w:rPr>
        <w:b/>
        <w:bCs/>
        <w:color w:val="auto"/>
      </w:rPr>
      <w:tblPr/>
      <w:tcPr>
        <w:tcBorders>
          <w:top w:val="single" w:sz="6" w:space="0" w:color="000000"/>
          <w:tl2br w:val="nil"/>
          <w:tr2bl w:val="nil"/>
        </w:tcBorders>
        <w:shd w:val="pct30" w:color="FFFF00" w:fill="FFFFFF"/>
      </w:tcPr>
    </w:tblStylePr>
    <w:tblStylePr w:type="lastCol">
      <w:rPr>
        <w:b/>
        <w:bCs/>
        <w:color w:val="auto"/>
      </w:rPr>
      <w:tblPr/>
      <w:tcPr>
        <w:tcBorders>
          <w:tl2br w:val="nil"/>
          <w:tr2bl w:val="nil"/>
        </w:tcBorders>
      </w:tcPr>
    </w:tblStylePr>
  </w:style>
  <w:style w:type="table" w:styleId="59">
    <w:name w:val="Table Grid 5"/>
    <w:basedOn w:val="a3"/>
    <w:qFormat/>
    <w:pPr>
      <w:widowControl w:val="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sz="6" w:space="0" w:color="000000"/>
          <w:tr2bl w:val="nil"/>
        </w:tcBorders>
      </w:tcPr>
    </w:tblStylePr>
  </w:style>
  <w:style w:type="table" w:styleId="63">
    <w:name w:val="Table Grid 6"/>
    <w:basedOn w:val="a3"/>
    <w:qFormat/>
    <w:pPr>
      <w:widowControl w:val="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il"/>
          <w:tr2bl w:val="nil"/>
        </w:tcBorders>
      </w:tcPr>
    </w:tblStylePr>
    <w:tblStylePr w:type="lastRow">
      <w:rPr>
        <w:color w:val="auto"/>
      </w:rPr>
      <w:tblPr/>
      <w:tcPr>
        <w:tcBorders>
          <w:top w:val="single" w:sz="6" w:space="0" w:color="000000"/>
          <w:tl2br w:val="nil"/>
          <w:tr2bl w:val="nil"/>
        </w:tcBorders>
      </w:tcPr>
    </w:tblStylePr>
    <w:tblStylePr w:type="firstCol">
      <w:rPr>
        <w:b/>
        <w:bCs/>
      </w:rPr>
      <w:tblPr/>
      <w:tcPr>
        <w:tcBorders>
          <w:tl2br w:val="nil"/>
          <w:tr2bl w:val="nil"/>
        </w:tcBorders>
      </w:tcPr>
    </w:tblStylePr>
    <w:tblStylePr w:type="nwCell">
      <w:tblPr/>
      <w:tcPr>
        <w:tcBorders>
          <w:tl2br w:val="single" w:sz="6" w:space="0" w:color="000000"/>
          <w:tr2bl w:val="nil"/>
        </w:tcBorders>
      </w:tcPr>
    </w:tblStylePr>
  </w:style>
  <w:style w:type="table" w:styleId="73">
    <w:name w:val="Table Grid 7"/>
    <w:basedOn w:val="a3"/>
    <w:qFormat/>
    <w:pPr>
      <w:widowControl w:val="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il"/>
          <w:tr2bl w:val="nil"/>
        </w:tcBorders>
      </w:tcPr>
    </w:tblStylePr>
    <w:tblStylePr w:type="lastRow">
      <w:rPr>
        <w:b w:val="0"/>
        <w:bCs w:val="0"/>
      </w:rPr>
      <w:tblPr/>
      <w:tcPr>
        <w:tcBorders>
          <w:top w:val="single" w:sz="6" w:space="0" w:color="00000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sz="6" w:space="0" w:color="000000"/>
          <w:tr2bl w:val="nil"/>
        </w:tcBorders>
      </w:tcPr>
    </w:tblStylePr>
  </w:style>
  <w:style w:type="table" w:styleId="83">
    <w:name w:val="Table Grid 8"/>
    <w:basedOn w:val="a3"/>
    <w:qFormat/>
    <w:pPr>
      <w:widowControl w:val="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b">
    <w:name w:val="Table Web 1"/>
    <w:basedOn w:val="a3"/>
    <w:qFormat/>
    <w:pPr>
      <w:widowControl w:val="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2f2">
    <w:name w:val="Table Web 2"/>
    <w:basedOn w:val="a3"/>
    <w:qFormat/>
    <w:pPr>
      <w:widowControl w:val="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3f0">
    <w:name w:val="Table Web 3"/>
    <w:basedOn w:val="a3"/>
    <w:qFormat/>
    <w:pPr>
      <w:widowControl w:val="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il"/>
          <w:tr2bl w:val="nil"/>
        </w:tcBorders>
      </w:tcPr>
    </w:tblStylePr>
  </w:style>
  <w:style w:type="table" w:styleId="afff5">
    <w:name w:val="Table Professional"/>
    <w:basedOn w:val="a3"/>
    <w:qFormat/>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il"/>
          <w:tr2bl w:val="nil"/>
        </w:tcBorders>
        <w:shd w:val="solid" w:color="000000" w:fill="FFFFFF"/>
      </w:tcPr>
    </w:tblStylePr>
  </w:style>
  <w:style w:type="paragraph" w:customStyle="1" w:styleId="u4">
    <w:name w:val="u标题"/>
    <w:basedOn w:val="1"/>
    <w:next w:val="u5"/>
    <w:uiPriority w:val="99"/>
    <w:qFormat/>
    <w:pPr>
      <w:jc w:val="center"/>
    </w:pPr>
    <w:rPr>
      <w:rFonts w:eastAsia="黑体"/>
      <w:sz w:val="30"/>
    </w:rPr>
  </w:style>
  <w:style w:type="paragraph" w:customStyle="1" w:styleId="u5">
    <w:name w:val="u正文"/>
    <w:basedOn w:val="a1"/>
    <w:link w:val="uChar"/>
    <w:qFormat/>
    <w:pPr>
      <w:spacing w:beforeLines="10" w:before="10" w:afterLines="10" w:after="10" w:line="312" w:lineRule="auto"/>
      <w:ind w:firstLineChars="200" w:firstLine="200"/>
    </w:pPr>
    <w:rPr>
      <w:rFonts w:cs="宋体"/>
      <w:sz w:val="24"/>
      <w:szCs w:val="20"/>
    </w:rPr>
  </w:style>
  <w:style w:type="character" w:customStyle="1" w:styleId="u6">
    <w:name w:val="u关键词"/>
    <w:basedOn w:val="a2"/>
    <w:uiPriority w:val="99"/>
    <w:qFormat/>
    <w:rPr>
      <w:rFonts w:ascii="Times New Roman" w:eastAsia="黑体" w:hAnsi="Times New Roman"/>
      <w:b/>
      <w:sz w:val="24"/>
    </w:rPr>
  </w:style>
  <w:style w:type="paragraph" w:customStyle="1" w:styleId="ustbbt1">
    <w:name w:val="ustb bt1"/>
    <w:basedOn w:val="1"/>
    <w:qFormat/>
  </w:style>
  <w:style w:type="paragraph" w:customStyle="1" w:styleId="u1">
    <w:name w:val="u正文1级标题"/>
    <w:basedOn w:val="1"/>
    <w:next w:val="u5"/>
    <w:qFormat/>
    <w:pPr>
      <w:pageBreakBefore/>
      <w:numPr>
        <w:numId w:val="1"/>
      </w:numPr>
      <w:spacing w:after="340" w:line="312" w:lineRule="auto"/>
    </w:pPr>
    <w:rPr>
      <w:rFonts w:eastAsia="黑体"/>
      <w:sz w:val="30"/>
    </w:rPr>
  </w:style>
  <w:style w:type="paragraph" w:customStyle="1" w:styleId="u2">
    <w:name w:val="u正文2级标题"/>
    <w:basedOn w:val="21"/>
    <w:next w:val="u5"/>
    <w:link w:val="u2Char"/>
    <w:qFormat/>
    <w:pPr>
      <w:numPr>
        <w:ilvl w:val="1"/>
        <w:numId w:val="1"/>
      </w:numPr>
      <w:spacing w:line="312" w:lineRule="auto"/>
    </w:pPr>
    <w:rPr>
      <w:rFonts w:ascii="Times New Roman" w:hAnsi="Times New Roman"/>
      <w:sz w:val="28"/>
    </w:rPr>
  </w:style>
  <w:style w:type="paragraph" w:customStyle="1" w:styleId="u3">
    <w:name w:val="u正文3级标题"/>
    <w:basedOn w:val="31"/>
    <w:next w:val="u5"/>
    <w:link w:val="u3Char"/>
    <w:qFormat/>
    <w:pPr>
      <w:numPr>
        <w:ilvl w:val="2"/>
        <w:numId w:val="1"/>
      </w:numPr>
      <w:spacing w:line="312" w:lineRule="auto"/>
    </w:pPr>
    <w:rPr>
      <w:rFonts w:eastAsia="黑体"/>
      <w:sz w:val="28"/>
    </w:rPr>
  </w:style>
  <w:style w:type="paragraph" w:customStyle="1" w:styleId="u7">
    <w:name w:val="u标题 自动分页"/>
    <w:basedOn w:val="u4"/>
    <w:next w:val="u5"/>
    <w:uiPriority w:val="99"/>
    <w:qFormat/>
    <w:pPr>
      <w:pageBreakBefore/>
    </w:pPr>
  </w:style>
  <w:style w:type="paragraph" w:customStyle="1" w:styleId="u">
    <w:name w:val="u附录标题"/>
    <w:basedOn w:val="u7"/>
    <w:qFormat/>
    <w:pPr>
      <w:pageBreakBefore w:val="0"/>
      <w:numPr>
        <w:numId w:val="12"/>
      </w:numPr>
      <w:jc w:val="left"/>
    </w:pPr>
  </w:style>
  <w:style w:type="paragraph" w:customStyle="1" w:styleId="afff6">
    <w:name w:val="正文（结尾部分）"/>
    <w:basedOn w:val="a1"/>
    <w:uiPriority w:val="99"/>
    <w:qFormat/>
    <w:pPr>
      <w:adjustRightInd w:val="0"/>
      <w:snapToGrid w:val="0"/>
      <w:spacing w:line="320" w:lineRule="exact"/>
      <w:ind w:firstLineChars="200" w:firstLine="200"/>
    </w:pPr>
  </w:style>
  <w:style w:type="paragraph" w:customStyle="1" w:styleId="afff7">
    <w:name w:val="图表题"/>
    <w:basedOn w:val="a1"/>
    <w:qFormat/>
    <w:pPr>
      <w:adjustRightInd w:val="0"/>
      <w:snapToGrid w:val="0"/>
      <w:spacing w:line="400" w:lineRule="exact"/>
      <w:jc w:val="center"/>
    </w:pPr>
  </w:style>
  <w:style w:type="paragraph" w:customStyle="1" w:styleId="u8">
    <w:name w:val="u页眉"/>
    <w:basedOn w:val="a1"/>
    <w:qFormat/>
    <w:pPr>
      <w:pBdr>
        <w:bottom w:val="single" w:sz="4" w:space="1" w:color="auto"/>
      </w:pBdr>
      <w:jc w:val="center"/>
    </w:pPr>
  </w:style>
  <w:style w:type="paragraph" w:customStyle="1" w:styleId="u9">
    <w:name w:val="u脚注"/>
    <w:basedOn w:val="a1"/>
    <w:qFormat/>
    <w:pPr>
      <w:spacing w:before="100" w:beforeAutospacing="1" w:after="100" w:afterAutospacing="1"/>
    </w:pPr>
  </w:style>
  <w:style w:type="paragraph" w:customStyle="1" w:styleId="u0">
    <w:name w:val="u参考文献条目顺序编码制"/>
    <w:basedOn w:val="a1"/>
    <w:qFormat/>
    <w:pPr>
      <w:numPr>
        <w:numId w:val="13"/>
      </w:numPr>
      <w:spacing w:before="100" w:beforeAutospacing="1" w:after="100" w:afterAutospacing="1" w:line="312" w:lineRule="auto"/>
    </w:pPr>
    <w:rPr>
      <w:sz w:val="24"/>
    </w:rPr>
  </w:style>
  <w:style w:type="paragraph" w:customStyle="1" w:styleId="ua">
    <w:name w:val="u表标题"/>
    <w:basedOn w:val="a1"/>
    <w:qFormat/>
    <w:pPr>
      <w:spacing w:beforeLines="150" w:before="150" w:afterLines="50" w:after="50" w:line="360" w:lineRule="auto"/>
      <w:jc w:val="center"/>
    </w:pPr>
    <w:rPr>
      <w:rFonts w:eastAsia="黑体"/>
      <w:b/>
    </w:rPr>
  </w:style>
  <w:style w:type="paragraph" w:customStyle="1" w:styleId="ub">
    <w:name w:val="u图标题"/>
    <w:basedOn w:val="a1"/>
    <w:next w:val="u5"/>
    <w:link w:val="uChar0"/>
    <w:qFormat/>
    <w:pPr>
      <w:spacing w:beforeLines="50" w:before="50" w:afterLines="150" w:after="150" w:line="360" w:lineRule="auto"/>
      <w:jc w:val="center"/>
    </w:pPr>
    <w:rPr>
      <w:rFonts w:eastAsia="黑体"/>
      <w:b/>
    </w:rPr>
  </w:style>
  <w:style w:type="paragraph" w:customStyle="1" w:styleId="uc">
    <w:name w:val="u标题 不入目录"/>
    <w:basedOn w:val="a1"/>
    <w:qFormat/>
    <w:pPr>
      <w:jc w:val="center"/>
    </w:pPr>
    <w:rPr>
      <w:rFonts w:eastAsia="黑体"/>
      <w:b/>
      <w:sz w:val="30"/>
      <w:szCs w:val="30"/>
    </w:rPr>
  </w:style>
  <w:style w:type="paragraph" w:customStyle="1" w:styleId="u205">
    <w:name w:val="样式 u正文 + 首行缩进:  2 字符 段前: 0.5 行"/>
    <w:basedOn w:val="u5"/>
    <w:qFormat/>
    <w:pPr>
      <w:spacing w:beforeLines="0" w:before="100" w:beforeAutospacing="1"/>
    </w:pPr>
  </w:style>
  <w:style w:type="character" w:customStyle="1" w:styleId="uChar">
    <w:name w:val="u正文 Char"/>
    <w:basedOn w:val="a2"/>
    <w:link w:val="u5"/>
    <w:qFormat/>
    <w:rPr>
      <w:rFonts w:eastAsia="宋体" w:cs="宋体"/>
      <w:kern w:val="2"/>
      <w:sz w:val="24"/>
      <w:lang w:val="en-US" w:eastAsia="zh-CN" w:bidi="ar-SA"/>
    </w:rPr>
  </w:style>
  <w:style w:type="character" w:customStyle="1" w:styleId="z">
    <w:name w:val="z书脊"/>
    <w:basedOn w:val="a2"/>
    <w:uiPriority w:val="99"/>
    <w:qFormat/>
    <w:rPr>
      <w:rFonts w:ascii="Times New Roman" w:eastAsia="宋体" w:hAnsi="Times New Roman"/>
      <w:b/>
      <w:sz w:val="32"/>
    </w:rPr>
  </w:style>
  <w:style w:type="character" w:customStyle="1" w:styleId="z0">
    <w:name w:val="z封面题名"/>
    <w:basedOn w:val="a2"/>
    <w:uiPriority w:val="99"/>
    <w:qFormat/>
    <w:rPr>
      <w:rFonts w:ascii="Times New Roman" w:eastAsia="宋体" w:hAnsi="Times New Roman"/>
      <w:b/>
      <w:spacing w:val="0"/>
      <w:sz w:val="36"/>
    </w:rPr>
  </w:style>
  <w:style w:type="character" w:customStyle="1" w:styleId="z1">
    <w:name w:val="z封面其他"/>
    <w:basedOn w:val="a2"/>
    <w:qFormat/>
    <w:rPr>
      <w:rFonts w:ascii="Times New Roman" w:eastAsia="宋体" w:hAnsi="Times New Roman"/>
      <w:spacing w:val="0"/>
      <w:sz w:val="30"/>
    </w:rPr>
  </w:style>
  <w:style w:type="character" w:customStyle="1" w:styleId="z2">
    <w:name w:val="z封二题名"/>
    <w:basedOn w:val="a2"/>
    <w:qFormat/>
    <w:rPr>
      <w:rFonts w:ascii="Times New Roman" w:eastAsia="宋体" w:hAnsi="Times New Roman"/>
      <w:sz w:val="36"/>
    </w:rPr>
  </w:style>
  <w:style w:type="character" w:customStyle="1" w:styleId="z3">
    <w:name w:val="z封二其他"/>
    <w:basedOn w:val="a2"/>
    <w:qFormat/>
    <w:rPr>
      <w:rFonts w:ascii="Times New Roman" w:eastAsia="宋体" w:hAnsi="Times New Roman"/>
      <w:sz w:val="24"/>
    </w:rPr>
  </w:style>
  <w:style w:type="character" w:customStyle="1" w:styleId="z4">
    <w:name w:val="z题名页题名"/>
    <w:basedOn w:val="a2"/>
    <w:qFormat/>
    <w:rPr>
      <w:rFonts w:ascii="Times New Roman" w:eastAsia="宋体" w:hAnsi="Times New Roman"/>
      <w:sz w:val="28"/>
    </w:rPr>
  </w:style>
  <w:style w:type="character" w:customStyle="1" w:styleId="z5">
    <w:name w:val="z题名页作者"/>
    <w:basedOn w:val="z4"/>
    <w:qFormat/>
    <w:rPr>
      <w:rFonts w:ascii="Times New Roman" w:eastAsia="宋体" w:hAnsi="Times New Roman"/>
      <w:sz w:val="28"/>
    </w:rPr>
  </w:style>
  <w:style w:type="character" w:customStyle="1" w:styleId="z6">
    <w:name w:val="z题名页日期"/>
    <w:basedOn w:val="a2"/>
    <w:qFormat/>
    <w:rPr>
      <w:rFonts w:ascii="Times New Roman" w:eastAsia="宋体" w:hAnsi="Times New Roman"/>
      <w:spacing w:val="0"/>
      <w:sz w:val="28"/>
    </w:rPr>
  </w:style>
  <w:style w:type="character" w:customStyle="1" w:styleId="z7">
    <w:name w:val="z题名页其他"/>
    <w:basedOn w:val="a2"/>
    <w:qFormat/>
    <w:rPr>
      <w:rFonts w:ascii="Times New Roman" w:eastAsia="宋体" w:hAnsi="Times New Roman"/>
      <w:sz w:val="21"/>
    </w:rPr>
  </w:style>
  <w:style w:type="paragraph" w:customStyle="1" w:styleId="ud">
    <w:name w:val="u参考文献条目著者出版年制"/>
    <w:basedOn w:val="a1"/>
    <w:qFormat/>
    <w:pPr>
      <w:spacing w:line="312" w:lineRule="auto"/>
      <w:ind w:left="200" w:hangingChars="200" w:hanging="200"/>
    </w:pPr>
    <w:rPr>
      <w:sz w:val="24"/>
    </w:rPr>
  </w:style>
  <w:style w:type="paragraph" w:customStyle="1" w:styleId="u2051">
    <w:name w:val="样式 u正文 + 首行缩进:  2 字符 段前: 0.5 行1"/>
    <w:basedOn w:val="u5"/>
    <w:qFormat/>
    <w:pPr>
      <w:spacing w:beforeLines="20" w:before="20"/>
    </w:pPr>
    <w:rPr>
      <w:kern w:val="0"/>
    </w:rPr>
  </w:style>
  <w:style w:type="paragraph" w:customStyle="1" w:styleId="u2052">
    <w:name w:val="u正文 + 首行缩进:  2 字符 段前: 0.5 行2"/>
    <w:basedOn w:val="u5"/>
    <w:qFormat/>
    <w:pPr>
      <w:spacing w:beforeLines="20" w:before="20"/>
    </w:pPr>
    <w:rPr>
      <w:kern w:val="0"/>
    </w:rPr>
  </w:style>
  <w:style w:type="paragraph" w:customStyle="1" w:styleId="u15">
    <w:name w:val="样式 u表标题 + 段前: 1.5 行"/>
    <w:basedOn w:val="ua"/>
    <w:qFormat/>
    <w:rPr>
      <w:rFonts w:cs="宋体"/>
      <w:bCs/>
      <w:szCs w:val="20"/>
    </w:rPr>
  </w:style>
  <w:style w:type="paragraph" w:customStyle="1" w:styleId="afff8">
    <w:name w:val="其他"/>
    <w:basedOn w:val="a1"/>
    <w:uiPriority w:val="99"/>
    <w:qFormat/>
  </w:style>
  <w:style w:type="paragraph" w:customStyle="1" w:styleId="u20505">
    <w:name w:val="样式 u正文 + 首行缩进:  2 字符 段前: 0.5 行 段后: 0.5 行"/>
    <w:basedOn w:val="u5"/>
    <w:qFormat/>
  </w:style>
  <w:style w:type="paragraph" w:customStyle="1" w:styleId="u205051">
    <w:name w:val="样式 u正文 + 首行缩进:  2 字符 段前: 0.5 行 段后: 0.5 行1"/>
    <w:basedOn w:val="u5"/>
    <w:qFormat/>
  </w:style>
  <w:style w:type="character" w:customStyle="1" w:styleId="42">
    <w:name w:val="标题 4 字符"/>
    <w:basedOn w:val="a2"/>
    <w:link w:val="41"/>
    <w:qFormat/>
    <w:locked/>
    <w:rPr>
      <w:rFonts w:ascii="Arial" w:eastAsia="黑体" w:hAnsi="Arial"/>
      <w:b/>
      <w:bCs/>
      <w:kern w:val="2"/>
      <w:sz w:val="28"/>
      <w:szCs w:val="28"/>
    </w:rPr>
  </w:style>
  <w:style w:type="character" w:customStyle="1" w:styleId="22">
    <w:name w:val="标题 2 字符"/>
    <w:basedOn w:val="a2"/>
    <w:link w:val="21"/>
    <w:qFormat/>
    <w:rPr>
      <w:rFonts w:ascii="Cambria" w:eastAsia="宋体" w:hAnsi="Cambria" w:cs="Times New Roman"/>
      <w:b/>
      <w:kern w:val="2"/>
      <w:sz w:val="32"/>
      <w:szCs w:val="32"/>
    </w:rPr>
  </w:style>
  <w:style w:type="character" w:customStyle="1" w:styleId="10">
    <w:name w:val="标题 1 字符"/>
    <w:basedOn w:val="a2"/>
    <w:link w:val="1"/>
    <w:qFormat/>
    <w:rPr>
      <w:b/>
      <w:kern w:val="44"/>
      <w:sz w:val="44"/>
      <w:szCs w:val="44"/>
    </w:rPr>
  </w:style>
  <w:style w:type="character" w:customStyle="1" w:styleId="32">
    <w:name w:val="标题 3 字符"/>
    <w:basedOn w:val="a2"/>
    <w:link w:val="31"/>
    <w:qFormat/>
    <w:rPr>
      <w:b/>
      <w:kern w:val="2"/>
      <w:sz w:val="32"/>
      <w:szCs w:val="32"/>
    </w:rPr>
  </w:style>
  <w:style w:type="character" w:customStyle="1" w:styleId="52">
    <w:name w:val="标题 5 字符"/>
    <w:basedOn w:val="a2"/>
    <w:link w:val="51"/>
    <w:qFormat/>
    <w:rPr>
      <w:b/>
      <w:bCs/>
      <w:kern w:val="2"/>
      <w:sz w:val="28"/>
      <w:szCs w:val="28"/>
    </w:rPr>
  </w:style>
  <w:style w:type="character" w:customStyle="1" w:styleId="u3Char">
    <w:name w:val="u正文3级标题 Char"/>
    <w:link w:val="u3"/>
    <w:qFormat/>
    <w:rPr>
      <w:rFonts w:eastAsia="黑体"/>
      <w:b/>
      <w:bCs/>
      <w:kern w:val="2"/>
      <w:sz w:val="28"/>
      <w:szCs w:val="32"/>
    </w:rPr>
  </w:style>
  <w:style w:type="character" w:customStyle="1" w:styleId="u2Char">
    <w:name w:val="u正文2级标题 Char"/>
    <w:link w:val="u2"/>
    <w:qFormat/>
    <w:rPr>
      <w:rFonts w:eastAsia="黑体"/>
      <w:b/>
      <w:bCs/>
      <w:kern w:val="2"/>
      <w:sz w:val="28"/>
      <w:szCs w:val="32"/>
    </w:rPr>
  </w:style>
  <w:style w:type="character" w:customStyle="1" w:styleId="uChar0">
    <w:name w:val="u图标题 Char"/>
    <w:link w:val="ub"/>
    <w:qFormat/>
    <w:rPr>
      <w:rFonts w:eastAsia="黑体"/>
      <w:b/>
    </w:rPr>
  </w:style>
  <w:style w:type="paragraph" w:customStyle="1" w:styleId="3f1">
    <w:name w:val="列出段落3"/>
    <w:basedOn w:val="a1"/>
    <w:qFormat/>
    <w:pPr>
      <w:ind w:firstLineChars="200" w:firstLine="420"/>
    </w:pPr>
  </w:style>
  <w:style w:type="character" w:customStyle="1" w:styleId="font21">
    <w:name w:val="font21"/>
    <w:basedOn w:val="a2"/>
    <w:qFormat/>
    <w:rPr>
      <w:rFonts w:ascii="Cambria" w:eastAsia="Cambria" w:hAnsi="Cambria" w:cs="Cambria" w:hint="default"/>
      <w:color w:val="000000"/>
      <w:sz w:val="21"/>
      <w:u w:val="none"/>
      <w:vertAlign w:val="subscript"/>
    </w:rPr>
  </w:style>
  <w:style w:type="character" w:customStyle="1" w:styleId="afc">
    <w:name w:val="页脚 字符"/>
    <w:link w:val="afb"/>
    <w:uiPriority w:val="99"/>
    <w:qFormat/>
    <w:locked/>
    <w:rPr>
      <w:kern w:val="2"/>
      <w:sz w:val="18"/>
      <w:szCs w:val="18"/>
    </w:rPr>
  </w:style>
  <w:style w:type="paragraph" w:customStyle="1" w:styleId="1c">
    <w:name w:val="列出段落1"/>
    <w:basedOn w:val="a1"/>
    <w:uiPriority w:val="99"/>
    <w:qFormat/>
    <w:pPr>
      <w:ind w:firstLineChars="200" w:firstLine="420"/>
    </w:pPr>
  </w:style>
  <w:style w:type="character" w:customStyle="1" w:styleId="1d">
    <w:name w:val="占位符文本1"/>
    <w:basedOn w:val="a2"/>
    <w:uiPriority w:val="99"/>
    <w:unhideWhenUsed/>
    <w:rPr>
      <w:color w:val="808080"/>
    </w:rPr>
  </w:style>
  <w:style w:type="paragraph" w:styleId="afff9">
    <w:name w:val="List Paragraph"/>
    <w:basedOn w:val="a1"/>
    <w:uiPriority w:val="34"/>
    <w:unhideWhenUsed/>
    <w:qFormat/>
    <w:rsid w:val="004E7C03"/>
    <w:pPr>
      <w:ind w:firstLineChars="200" w:firstLine="420"/>
    </w:pPr>
  </w:style>
  <w:style w:type="character" w:styleId="afffa">
    <w:name w:val="Placeholder Text"/>
    <w:basedOn w:val="a2"/>
    <w:uiPriority w:val="99"/>
    <w:unhideWhenUsed/>
    <w:rsid w:val="008E0E40"/>
    <w:rPr>
      <w:color w:val="808080"/>
    </w:rPr>
  </w:style>
  <w:style w:type="table" w:customStyle="1" w:styleId="110">
    <w:name w:val="无格式表格 11"/>
    <w:basedOn w:val="a3"/>
    <w:uiPriority w:val="41"/>
    <w:rsid w:val="00B0047F"/>
    <w:tblPr>
      <w:tblStyleRowBandSize w:val="1"/>
      <w:tblStyleColBandSize w:val="1"/>
      <w:tblBorders>
        <w:top w:val="single" w:sz="4" w:space="0" w:color="6ED17E" w:themeColor="background1" w:themeShade="BF"/>
        <w:left w:val="single" w:sz="4" w:space="0" w:color="6ED17E" w:themeColor="background1" w:themeShade="BF"/>
        <w:bottom w:val="single" w:sz="4" w:space="0" w:color="6ED17E" w:themeColor="background1" w:themeShade="BF"/>
        <w:right w:val="single" w:sz="4" w:space="0" w:color="6ED17E" w:themeColor="background1" w:themeShade="BF"/>
        <w:insideH w:val="single" w:sz="4" w:space="0" w:color="6ED17E" w:themeColor="background1" w:themeShade="BF"/>
        <w:insideV w:val="single" w:sz="4" w:space="0" w:color="6ED17E" w:themeColor="background1" w:themeShade="BF"/>
      </w:tblBorders>
    </w:tblPr>
    <w:tblStylePr w:type="firstRow">
      <w:rPr>
        <w:b/>
        <w:bCs/>
      </w:rPr>
    </w:tblStylePr>
    <w:tblStylePr w:type="lastRow">
      <w:rPr>
        <w:b/>
        <w:bCs/>
      </w:rPr>
      <w:tblPr/>
      <w:tcPr>
        <w:tcBorders>
          <w:top w:val="double" w:sz="4" w:space="0" w:color="6ED17E" w:themeColor="background1" w:themeShade="BF"/>
        </w:tcBorders>
      </w:tcPr>
    </w:tblStylePr>
    <w:tblStylePr w:type="firstCol">
      <w:rPr>
        <w:b/>
        <w:bCs/>
      </w:rPr>
    </w:tblStylePr>
    <w:tblStylePr w:type="lastCol">
      <w:rPr>
        <w:b/>
        <w:bCs/>
      </w:rPr>
    </w:tblStylePr>
    <w:tblStylePr w:type="band1Vert">
      <w:tblPr/>
      <w:tcPr>
        <w:shd w:val="clear" w:color="auto" w:fill="AFE5B7" w:themeFill="background1" w:themeFillShade="F2"/>
      </w:tcPr>
    </w:tblStylePr>
    <w:tblStylePr w:type="band1Horz">
      <w:tblPr/>
      <w:tcPr>
        <w:shd w:val="clear" w:color="auto" w:fill="AFE5B7"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737861">
      <w:bodyDiv w:val="1"/>
      <w:marLeft w:val="0"/>
      <w:marRight w:val="0"/>
      <w:marTop w:val="0"/>
      <w:marBottom w:val="0"/>
      <w:divBdr>
        <w:top w:val="none" w:sz="0" w:space="0" w:color="auto"/>
        <w:left w:val="none" w:sz="0" w:space="0" w:color="auto"/>
        <w:bottom w:val="none" w:sz="0" w:space="0" w:color="auto"/>
        <w:right w:val="none" w:sz="0" w:space="0" w:color="auto"/>
      </w:divBdr>
    </w:div>
    <w:div w:id="41297733">
      <w:bodyDiv w:val="1"/>
      <w:marLeft w:val="0"/>
      <w:marRight w:val="0"/>
      <w:marTop w:val="0"/>
      <w:marBottom w:val="0"/>
      <w:divBdr>
        <w:top w:val="none" w:sz="0" w:space="0" w:color="auto"/>
        <w:left w:val="none" w:sz="0" w:space="0" w:color="auto"/>
        <w:bottom w:val="none" w:sz="0" w:space="0" w:color="auto"/>
        <w:right w:val="none" w:sz="0" w:space="0" w:color="auto"/>
      </w:divBdr>
    </w:div>
    <w:div w:id="48189670">
      <w:bodyDiv w:val="1"/>
      <w:marLeft w:val="0"/>
      <w:marRight w:val="0"/>
      <w:marTop w:val="0"/>
      <w:marBottom w:val="0"/>
      <w:divBdr>
        <w:top w:val="none" w:sz="0" w:space="0" w:color="auto"/>
        <w:left w:val="none" w:sz="0" w:space="0" w:color="auto"/>
        <w:bottom w:val="none" w:sz="0" w:space="0" w:color="auto"/>
        <w:right w:val="none" w:sz="0" w:space="0" w:color="auto"/>
      </w:divBdr>
      <w:divsChild>
        <w:div w:id="387926128">
          <w:marLeft w:val="1440"/>
          <w:marRight w:val="0"/>
          <w:marTop w:val="0"/>
          <w:marBottom w:val="0"/>
          <w:divBdr>
            <w:top w:val="none" w:sz="0" w:space="0" w:color="auto"/>
            <w:left w:val="none" w:sz="0" w:space="0" w:color="auto"/>
            <w:bottom w:val="none" w:sz="0" w:space="0" w:color="auto"/>
            <w:right w:val="none" w:sz="0" w:space="0" w:color="auto"/>
          </w:divBdr>
        </w:div>
      </w:divsChild>
    </w:div>
    <w:div w:id="62725463">
      <w:bodyDiv w:val="1"/>
      <w:marLeft w:val="0"/>
      <w:marRight w:val="0"/>
      <w:marTop w:val="0"/>
      <w:marBottom w:val="0"/>
      <w:divBdr>
        <w:top w:val="none" w:sz="0" w:space="0" w:color="auto"/>
        <w:left w:val="none" w:sz="0" w:space="0" w:color="auto"/>
        <w:bottom w:val="none" w:sz="0" w:space="0" w:color="auto"/>
        <w:right w:val="none" w:sz="0" w:space="0" w:color="auto"/>
      </w:divBdr>
    </w:div>
    <w:div w:id="72090320">
      <w:bodyDiv w:val="1"/>
      <w:marLeft w:val="0"/>
      <w:marRight w:val="0"/>
      <w:marTop w:val="0"/>
      <w:marBottom w:val="0"/>
      <w:divBdr>
        <w:top w:val="none" w:sz="0" w:space="0" w:color="auto"/>
        <w:left w:val="none" w:sz="0" w:space="0" w:color="auto"/>
        <w:bottom w:val="none" w:sz="0" w:space="0" w:color="auto"/>
        <w:right w:val="none" w:sz="0" w:space="0" w:color="auto"/>
      </w:divBdr>
    </w:div>
    <w:div w:id="72506638">
      <w:bodyDiv w:val="1"/>
      <w:marLeft w:val="0"/>
      <w:marRight w:val="0"/>
      <w:marTop w:val="0"/>
      <w:marBottom w:val="0"/>
      <w:divBdr>
        <w:top w:val="none" w:sz="0" w:space="0" w:color="auto"/>
        <w:left w:val="none" w:sz="0" w:space="0" w:color="auto"/>
        <w:bottom w:val="none" w:sz="0" w:space="0" w:color="auto"/>
        <w:right w:val="none" w:sz="0" w:space="0" w:color="auto"/>
      </w:divBdr>
    </w:div>
    <w:div w:id="109470613">
      <w:bodyDiv w:val="1"/>
      <w:marLeft w:val="0"/>
      <w:marRight w:val="0"/>
      <w:marTop w:val="0"/>
      <w:marBottom w:val="0"/>
      <w:divBdr>
        <w:top w:val="none" w:sz="0" w:space="0" w:color="auto"/>
        <w:left w:val="none" w:sz="0" w:space="0" w:color="auto"/>
        <w:bottom w:val="none" w:sz="0" w:space="0" w:color="auto"/>
        <w:right w:val="none" w:sz="0" w:space="0" w:color="auto"/>
      </w:divBdr>
      <w:divsChild>
        <w:div w:id="849484765">
          <w:marLeft w:val="446"/>
          <w:marRight w:val="0"/>
          <w:marTop w:val="0"/>
          <w:marBottom w:val="0"/>
          <w:divBdr>
            <w:top w:val="none" w:sz="0" w:space="0" w:color="auto"/>
            <w:left w:val="none" w:sz="0" w:space="0" w:color="auto"/>
            <w:bottom w:val="none" w:sz="0" w:space="0" w:color="auto"/>
            <w:right w:val="none" w:sz="0" w:space="0" w:color="auto"/>
          </w:divBdr>
        </w:div>
      </w:divsChild>
    </w:div>
    <w:div w:id="120660717">
      <w:bodyDiv w:val="1"/>
      <w:marLeft w:val="0"/>
      <w:marRight w:val="0"/>
      <w:marTop w:val="0"/>
      <w:marBottom w:val="0"/>
      <w:divBdr>
        <w:top w:val="none" w:sz="0" w:space="0" w:color="auto"/>
        <w:left w:val="none" w:sz="0" w:space="0" w:color="auto"/>
        <w:bottom w:val="none" w:sz="0" w:space="0" w:color="auto"/>
        <w:right w:val="none" w:sz="0" w:space="0" w:color="auto"/>
      </w:divBdr>
    </w:div>
    <w:div w:id="131602571">
      <w:bodyDiv w:val="1"/>
      <w:marLeft w:val="0"/>
      <w:marRight w:val="0"/>
      <w:marTop w:val="0"/>
      <w:marBottom w:val="0"/>
      <w:divBdr>
        <w:top w:val="none" w:sz="0" w:space="0" w:color="auto"/>
        <w:left w:val="none" w:sz="0" w:space="0" w:color="auto"/>
        <w:bottom w:val="none" w:sz="0" w:space="0" w:color="auto"/>
        <w:right w:val="none" w:sz="0" w:space="0" w:color="auto"/>
      </w:divBdr>
    </w:div>
    <w:div w:id="136535014">
      <w:bodyDiv w:val="1"/>
      <w:marLeft w:val="0"/>
      <w:marRight w:val="0"/>
      <w:marTop w:val="0"/>
      <w:marBottom w:val="0"/>
      <w:divBdr>
        <w:top w:val="none" w:sz="0" w:space="0" w:color="auto"/>
        <w:left w:val="none" w:sz="0" w:space="0" w:color="auto"/>
        <w:bottom w:val="none" w:sz="0" w:space="0" w:color="auto"/>
        <w:right w:val="none" w:sz="0" w:space="0" w:color="auto"/>
      </w:divBdr>
    </w:div>
    <w:div w:id="156582460">
      <w:bodyDiv w:val="1"/>
      <w:marLeft w:val="0"/>
      <w:marRight w:val="0"/>
      <w:marTop w:val="0"/>
      <w:marBottom w:val="0"/>
      <w:divBdr>
        <w:top w:val="none" w:sz="0" w:space="0" w:color="auto"/>
        <w:left w:val="none" w:sz="0" w:space="0" w:color="auto"/>
        <w:bottom w:val="none" w:sz="0" w:space="0" w:color="auto"/>
        <w:right w:val="none" w:sz="0" w:space="0" w:color="auto"/>
      </w:divBdr>
    </w:div>
    <w:div w:id="168913009">
      <w:bodyDiv w:val="1"/>
      <w:marLeft w:val="0"/>
      <w:marRight w:val="0"/>
      <w:marTop w:val="0"/>
      <w:marBottom w:val="0"/>
      <w:divBdr>
        <w:top w:val="none" w:sz="0" w:space="0" w:color="auto"/>
        <w:left w:val="none" w:sz="0" w:space="0" w:color="auto"/>
        <w:bottom w:val="none" w:sz="0" w:space="0" w:color="auto"/>
        <w:right w:val="none" w:sz="0" w:space="0" w:color="auto"/>
      </w:divBdr>
      <w:divsChild>
        <w:div w:id="1567179851">
          <w:marLeft w:val="446"/>
          <w:marRight w:val="0"/>
          <w:marTop w:val="0"/>
          <w:marBottom w:val="0"/>
          <w:divBdr>
            <w:top w:val="none" w:sz="0" w:space="0" w:color="auto"/>
            <w:left w:val="none" w:sz="0" w:space="0" w:color="auto"/>
            <w:bottom w:val="none" w:sz="0" w:space="0" w:color="auto"/>
            <w:right w:val="none" w:sz="0" w:space="0" w:color="auto"/>
          </w:divBdr>
        </w:div>
        <w:div w:id="1174344641">
          <w:marLeft w:val="446"/>
          <w:marRight w:val="0"/>
          <w:marTop w:val="0"/>
          <w:marBottom w:val="0"/>
          <w:divBdr>
            <w:top w:val="none" w:sz="0" w:space="0" w:color="auto"/>
            <w:left w:val="none" w:sz="0" w:space="0" w:color="auto"/>
            <w:bottom w:val="none" w:sz="0" w:space="0" w:color="auto"/>
            <w:right w:val="none" w:sz="0" w:space="0" w:color="auto"/>
          </w:divBdr>
        </w:div>
        <w:div w:id="1363676905">
          <w:marLeft w:val="446"/>
          <w:marRight w:val="0"/>
          <w:marTop w:val="0"/>
          <w:marBottom w:val="0"/>
          <w:divBdr>
            <w:top w:val="none" w:sz="0" w:space="0" w:color="auto"/>
            <w:left w:val="none" w:sz="0" w:space="0" w:color="auto"/>
            <w:bottom w:val="none" w:sz="0" w:space="0" w:color="auto"/>
            <w:right w:val="none" w:sz="0" w:space="0" w:color="auto"/>
          </w:divBdr>
        </w:div>
      </w:divsChild>
    </w:div>
    <w:div w:id="178467295">
      <w:bodyDiv w:val="1"/>
      <w:marLeft w:val="0"/>
      <w:marRight w:val="0"/>
      <w:marTop w:val="0"/>
      <w:marBottom w:val="0"/>
      <w:divBdr>
        <w:top w:val="none" w:sz="0" w:space="0" w:color="auto"/>
        <w:left w:val="none" w:sz="0" w:space="0" w:color="auto"/>
        <w:bottom w:val="none" w:sz="0" w:space="0" w:color="auto"/>
        <w:right w:val="none" w:sz="0" w:space="0" w:color="auto"/>
      </w:divBdr>
    </w:div>
    <w:div w:id="235894157">
      <w:bodyDiv w:val="1"/>
      <w:marLeft w:val="0"/>
      <w:marRight w:val="0"/>
      <w:marTop w:val="0"/>
      <w:marBottom w:val="0"/>
      <w:divBdr>
        <w:top w:val="none" w:sz="0" w:space="0" w:color="auto"/>
        <w:left w:val="none" w:sz="0" w:space="0" w:color="auto"/>
        <w:bottom w:val="none" w:sz="0" w:space="0" w:color="auto"/>
        <w:right w:val="none" w:sz="0" w:space="0" w:color="auto"/>
      </w:divBdr>
    </w:div>
    <w:div w:id="251596527">
      <w:bodyDiv w:val="1"/>
      <w:marLeft w:val="0"/>
      <w:marRight w:val="0"/>
      <w:marTop w:val="0"/>
      <w:marBottom w:val="0"/>
      <w:divBdr>
        <w:top w:val="none" w:sz="0" w:space="0" w:color="auto"/>
        <w:left w:val="none" w:sz="0" w:space="0" w:color="auto"/>
        <w:bottom w:val="none" w:sz="0" w:space="0" w:color="auto"/>
        <w:right w:val="none" w:sz="0" w:space="0" w:color="auto"/>
      </w:divBdr>
      <w:divsChild>
        <w:div w:id="1560895982">
          <w:marLeft w:val="1440"/>
          <w:marRight w:val="0"/>
          <w:marTop w:val="0"/>
          <w:marBottom w:val="0"/>
          <w:divBdr>
            <w:top w:val="none" w:sz="0" w:space="0" w:color="auto"/>
            <w:left w:val="none" w:sz="0" w:space="0" w:color="auto"/>
            <w:bottom w:val="none" w:sz="0" w:space="0" w:color="auto"/>
            <w:right w:val="none" w:sz="0" w:space="0" w:color="auto"/>
          </w:divBdr>
        </w:div>
      </w:divsChild>
    </w:div>
    <w:div w:id="259260832">
      <w:bodyDiv w:val="1"/>
      <w:marLeft w:val="0"/>
      <w:marRight w:val="0"/>
      <w:marTop w:val="0"/>
      <w:marBottom w:val="0"/>
      <w:divBdr>
        <w:top w:val="none" w:sz="0" w:space="0" w:color="auto"/>
        <w:left w:val="none" w:sz="0" w:space="0" w:color="auto"/>
        <w:bottom w:val="none" w:sz="0" w:space="0" w:color="auto"/>
        <w:right w:val="none" w:sz="0" w:space="0" w:color="auto"/>
      </w:divBdr>
    </w:div>
    <w:div w:id="260990693">
      <w:bodyDiv w:val="1"/>
      <w:marLeft w:val="0"/>
      <w:marRight w:val="0"/>
      <w:marTop w:val="0"/>
      <w:marBottom w:val="0"/>
      <w:divBdr>
        <w:top w:val="none" w:sz="0" w:space="0" w:color="auto"/>
        <w:left w:val="none" w:sz="0" w:space="0" w:color="auto"/>
        <w:bottom w:val="none" w:sz="0" w:space="0" w:color="auto"/>
        <w:right w:val="none" w:sz="0" w:space="0" w:color="auto"/>
      </w:divBdr>
    </w:div>
    <w:div w:id="276907642">
      <w:bodyDiv w:val="1"/>
      <w:marLeft w:val="0"/>
      <w:marRight w:val="0"/>
      <w:marTop w:val="0"/>
      <w:marBottom w:val="0"/>
      <w:divBdr>
        <w:top w:val="none" w:sz="0" w:space="0" w:color="auto"/>
        <w:left w:val="none" w:sz="0" w:space="0" w:color="auto"/>
        <w:bottom w:val="none" w:sz="0" w:space="0" w:color="auto"/>
        <w:right w:val="none" w:sz="0" w:space="0" w:color="auto"/>
      </w:divBdr>
    </w:div>
    <w:div w:id="293027646">
      <w:bodyDiv w:val="1"/>
      <w:marLeft w:val="0"/>
      <w:marRight w:val="0"/>
      <w:marTop w:val="0"/>
      <w:marBottom w:val="0"/>
      <w:divBdr>
        <w:top w:val="none" w:sz="0" w:space="0" w:color="auto"/>
        <w:left w:val="none" w:sz="0" w:space="0" w:color="auto"/>
        <w:bottom w:val="none" w:sz="0" w:space="0" w:color="auto"/>
        <w:right w:val="none" w:sz="0" w:space="0" w:color="auto"/>
      </w:divBdr>
    </w:div>
    <w:div w:id="300035514">
      <w:bodyDiv w:val="1"/>
      <w:marLeft w:val="0"/>
      <w:marRight w:val="0"/>
      <w:marTop w:val="0"/>
      <w:marBottom w:val="0"/>
      <w:divBdr>
        <w:top w:val="none" w:sz="0" w:space="0" w:color="auto"/>
        <w:left w:val="none" w:sz="0" w:space="0" w:color="auto"/>
        <w:bottom w:val="none" w:sz="0" w:space="0" w:color="auto"/>
        <w:right w:val="none" w:sz="0" w:space="0" w:color="auto"/>
      </w:divBdr>
    </w:div>
    <w:div w:id="303314595">
      <w:bodyDiv w:val="1"/>
      <w:marLeft w:val="0"/>
      <w:marRight w:val="0"/>
      <w:marTop w:val="0"/>
      <w:marBottom w:val="0"/>
      <w:divBdr>
        <w:top w:val="none" w:sz="0" w:space="0" w:color="auto"/>
        <w:left w:val="none" w:sz="0" w:space="0" w:color="auto"/>
        <w:bottom w:val="none" w:sz="0" w:space="0" w:color="auto"/>
        <w:right w:val="none" w:sz="0" w:space="0" w:color="auto"/>
      </w:divBdr>
    </w:div>
    <w:div w:id="310866580">
      <w:bodyDiv w:val="1"/>
      <w:marLeft w:val="0"/>
      <w:marRight w:val="0"/>
      <w:marTop w:val="0"/>
      <w:marBottom w:val="0"/>
      <w:divBdr>
        <w:top w:val="none" w:sz="0" w:space="0" w:color="auto"/>
        <w:left w:val="none" w:sz="0" w:space="0" w:color="auto"/>
        <w:bottom w:val="none" w:sz="0" w:space="0" w:color="auto"/>
        <w:right w:val="none" w:sz="0" w:space="0" w:color="auto"/>
      </w:divBdr>
    </w:div>
    <w:div w:id="316805016">
      <w:bodyDiv w:val="1"/>
      <w:marLeft w:val="0"/>
      <w:marRight w:val="0"/>
      <w:marTop w:val="0"/>
      <w:marBottom w:val="0"/>
      <w:divBdr>
        <w:top w:val="none" w:sz="0" w:space="0" w:color="auto"/>
        <w:left w:val="none" w:sz="0" w:space="0" w:color="auto"/>
        <w:bottom w:val="none" w:sz="0" w:space="0" w:color="auto"/>
        <w:right w:val="none" w:sz="0" w:space="0" w:color="auto"/>
      </w:divBdr>
    </w:div>
    <w:div w:id="356195714">
      <w:bodyDiv w:val="1"/>
      <w:marLeft w:val="0"/>
      <w:marRight w:val="0"/>
      <w:marTop w:val="0"/>
      <w:marBottom w:val="0"/>
      <w:divBdr>
        <w:top w:val="none" w:sz="0" w:space="0" w:color="auto"/>
        <w:left w:val="none" w:sz="0" w:space="0" w:color="auto"/>
        <w:bottom w:val="none" w:sz="0" w:space="0" w:color="auto"/>
        <w:right w:val="none" w:sz="0" w:space="0" w:color="auto"/>
      </w:divBdr>
    </w:div>
    <w:div w:id="375660856">
      <w:bodyDiv w:val="1"/>
      <w:marLeft w:val="0"/>
      <w:marRight w:val="0"/>
      <w:marTop w:val="0"/>
      <w:marBottom w:val="0"/>
      <w:divBdr>
        <w:top w:val="none" w:sz="0" w:space="0" w:color="auto"/>
        <w:left w:val="none" w:sz="0" w:space="0" w:color="auto"/>
        <w:bottom w:val="none" w:sz="0" w:space="0" w:color="auto"/>
        <w:right w:val="none" w:sz="0" w:space="0" w:color="auto"/>
      </w:divBdr>
    </w:div>
    <w:div w:id="375934804">
      <w:bodyDiv w:val="1"/>
      <w:marLeft w:val="0"/>
      <w:marRight w:val="0"/>
      <w:marTop w:val="0"/>
      <w:marBottom w:val="0"/>
      <w:divBdr>
        <w:top w:val="none" w:sz="0" w:space="0" w:color="auto"/>
        <w:left w:val="none" w:sz="0" w:space="0" w:color="auto"/>
        <w:bottom w:val="none" w:sz="0" w:space="0" w:color="auto"/>
        <w:right w:val="none" w:sz="0" w:space="0" w:color="auto"/>
      </w:divBdr>
    </w:div>
    <w:div w:id="408844578">
      <w:bodyDiv w:val="1"/>
      <w:marLeft w:val="0"/>
      <w:marRight w:val="0"/>
      <w:marTop w:val="0"/>
      <w:marBottom w:val="0"/>
      <w:divBdr>
        <w:top w:val="none" w:sz="0" w:space="0" w:color="auto"/>
        <w:left w:val="none" w:sz="0" w:space="0" w:color="auto"/>
        <w:bottom w:val="none" w:sz="0" w:space="0" w:color="auto"/>
        <w:right w:val="none" w:sz="0" w:space="0" w:color="auto"/>
      </w:divBdr>
    </w:div>
    <w:div w:id="440422842">
      <w:bodyDiv w:val="1"/>
      <w:marLeft w:val="0"/>
      <w:marRight w:val="0"/>
      <w:marTop w:val="0"/>
      <w:marBottom w:val="0"/>
      <w:divBdr>
        <w:top w:val="none" w:sz="0" w:space="0" w:color="auto"/>
        <w:left w:val="none" w:sz="0" w:space="0" w:color="auto"/>
        <w:bottom w:val="none" w:sz="0" w:space="0" w:color="auto"/>
        <w:right w:val="none" w:sz="0" w:space="0" w:color="auto"/>
      </w:divBdr>
    </w:div>
    <w:div w:id="462503050">
      <w:bodyDiv w:val="1"/>
      <w:marLeft w:val="0"/>
      <w:marRight w:val="0"/>
      <w:marTop w:val="0"/>
      <w:marBottom w:val="0"/>
      <w:divBdr>
        <w:top w:val="none" w:sz="0" w:space="0" w:color="auto"/>
        <w:left w:val="none" w:sz="0" w:space="0" w:color="auto"/>
        <w:bottom w:val="none" w:sz="0" w:space="0" w:color="auto"/>
        <w:right w:val="none" w:sz="0" w:space="0" w:color="auto"/>
      </w:divBdr>
    </w:div>
    <w:div w:id="479924052">
      <w:bodyDiv w:val="1"/>
      <w:marLeft w:val="0"/>
      <w:marRight w:val="0"/>
      <w:marTop w:val="0"/>
      <w:marBottom w:val="0"/>
      <w:divBdr>
        <w:top w:val="none" w:sz="0" w:space="0" w:color="auto"/>
        <w:left w:val="none" w:sz="0" w:space="0" w:color="auto"/>
        <w:bottom w:val="none" w:sz="0" w:space="0" w:color="auto"/>
        <w:right w:val="none" w:sz="0" w:space="0" w:color="auto"/>
      </w:divBdr>
    </w:div>
    <w:div w:id="502285482">
      <w:bodyDiv w:val="1"/>
      <w:marLeft w:val="0"/>
      <w:marRight w:val="0"/>
      <w:marTop w:val="0"/>
      <w:marBottom w:val="0"/>
      <w:divBdr>
        <w:top w:val="none" w:sz="0" w:space="0" w:color="auto"/>
        <w:left w:val="none" w:sz="0" w:space="0" w:color="auto"/>
        <w:bottom w:val="none" w:sz="0" w:space="0" w:color="auto"/>
        <w:right w:val="none" w:sz="0" w:space="0" w:color="auto"/>
      </w:divBdr>
      <w:divsChild>
        <w:div w:id="810437556">
          <w:marLeft w:val="0"/>
          <w:marRight w:val="0"/>
          <w:marTop w:val="0"/>
          <w:marBottom w:val="0"/>
          <w:divBdr>
            <w:top w:val="none" w:sz="0" w:space="0" w:color="auto"/>
            <w:left w:val="none" w:sz="0" w:space="0" w:color="auto"/>
            <w:bottom w:val="none" w:sz="0" w:space="0" w:color="auto"/>
            <w:right w:val="none" w:sz="0" w:space="0" w:color="auto"/>
          </w:divBdr>
        </w:div>
        <w:div w:id="2036539280">
          <w:marLeft w:val="240"/>
          <w:marRight w:val="0"/>
          <w:marTop w:val="0"/>
          <w:marBottom w:val="0"/>
          <w:divBdr>
            <w:top w:val="none" w:sz="0" w:space="0" w:color="auto"/>
            <w:left w:val="none" w:sz="0" w:space="0" w:color="auto"/>
            <w:bottom w:val="none" w:sz="0" w:space="0" w:color="auto"/>
            <w:right w:val="none" w:sz="0" w:space="0" w:color="auto"/>
          </w:divBdr>
          <w:divsChild>
            <w:div w:id="1507091604">
              <w:marLeft w:val="0"/>
              <w:marRight w:val="0"/>
              <w:marTop w:val="0"/>
              <w:marBottom w:val="0"/>
              <w:divBdr>
                <w:top w:val="none" w:sz="0" w:space="0" w:color="auto"/>
                <w:left w:val="none" w:sz="0" w:space="0" w:color="auto"/>
                <w:bottom w:val="none" w:sz="0" w:space="0" w:color="auto"/>
                <w:right w:val="none" w:sz="0" w:space="0" w:color="auto"/>
              </w:divBdr>
              <w:divsChild>
                <w:div w:id="1037658635">
                  <w:marLeft w:val="0"/>
                  <w:marRight w:val="0"/>
                  <w:marTop w:val="0"/>
                  <w:marBottom w:val="0"/>
                  <w:divBdr>
                    <w:top w:val="none" w:sz="0" w:space="0" w:color="auto"/>
                    <w:left w:val="none" w:sz="0" w:space="0" w:color="auto"/>
                    <w:bottom w:val="none" w:sz="0" w:space="0" w:color="auto"/>
                    <w:right w:val="none" w:sz="0" w:space="0" w:color="auto"/>
                  </w:divBdr>
                  <w:divsChild>
                    <w:div w:id="1464271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727165">
              <w:marLeft w:val="0"/>
              <w:marRight w:val="0"/>
              <w:marTop w:val="0"/>
              <w:marBottom w:val="0"/>
              <w:divBdr>
                <w:top w:val="none" w:sz="0" w:space="0" w:color="auto"/>
                <w:left w:val="none" w:sz="0" w:space="0" w:color="auto"/>
                <w:bottom w:val="none" w:sz="0" w:space="0" w:color="auto"/>
                <w:right w:val="none" w:sz="0" w:space="0" w:color="auto"/>
              </w:divBdr>
              <w:divsChild>
                <w:div w:id="198008316">
                  <w:marLeft w:val="0"/>
                  <w:marRight w:val="0"/>
                  <w:marTop w:val="0"/>
                  <w:marBottom w:val="0"/>
                  <w:divBdr>
                    <w:top w:val="none" w:sz="0" w:space="0" w:color="auto"/>
                    <w:left w:val="none" w:sz="0" w:space="0" w:color="auto"/>
                    <w:bottom w:val="none" w:sz="0" w:space="0" w:color="auto"/>
                    <w:right w:val="none" w:sz="0" w:space="0" w:color="auto"/>
                  </w:divBdr>
                  <w:divsChild>
                    <w:div w:id="625425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178151">
              <w:marLeft w:val="0"/>
              <w:marRight w:val="0"/>
              <w:marTop w:val="0"/>
              <w:marBottom w:val="0"/>
              <w:divBdr>
                <w:top w:val="none" w:sz="0" w:space="0" w:color="auto"/>
                <w:left w:val="none" w:sz="0" w:space="0" w:color="auto"/>
                <w:bottom w:val="none" w:sz="0" w:space="0" w:color="auto"/>
                <w:right w:val="none" w:sz="0" w:space="0" w:color="auto"/>
              </w:divBdr>
              <w:divsChild>
                <w:div w:id="51514121">
                  <w:marLeft w:val="0"/>
                  <w:marRight w:val="0"/>
                  <w:marTop w:val="0"/>
                  <w:marBottom w:val="0"/>
                  <w:divBdr>
                    <w:top w:val="none" w:sz="0" w:space="0" w:color="auto"/>
                    <w:left w:val="none" w:sz="0" w:space="0" w:color="auto"/>
                    <w:bottom w:val="none" w:sz="0" w:space="0" w:color="auto"/>
                    <w:right w:val="none" w:sz="0" w:space="0" w:color="auto"/>
                  </w:divBdr>
                  <w:divsChild>
                    <w:div w:id="188798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668">
              <w:marLeft w:val="0"/>
              <w:marRight w:val="0"/>
              <w:marTop w:val="0"/>
              <w:marBottom w:val="0"/>
              <w:divBdr>
                <w:top w:val="none" w:sz="0" w:space="0" w:color="auto"/>
                <w:left w:val="none" w:sz="0" w:space="0" w:color="auto"/>
                <w:bottom w:val="none" w:sz="0" w:space="0" w:color="auto"/>
                <w:right w:val="none" w:sz="0" w:space="0" w:color="auto"/>
              </w:divBdr>
              <w:divsChild>
                <w:div w:id="203954770">
                  <w:marLeft w:val="0"/>
                  <w:marRight w:val="0"/>
                  <w:marTop w:val="0"/>
                  <w:marBottom w:val="0"/>
                  <w:divBdr>
                    <w:top w:val="none" w:sz="0" w:space="0" w:color="auto"/>
                    <w:left w:val="none" w:sz="0" w:space="0" w:color="auto"/>
                    <w:bottom w:val="none" w:sz="0" w:space="0" w:color="auto"/>
                    <w:right w:val="none" w:sz="0" w:space="0" w:color="auto"/>
                  </w:divBdr>
                  <w:divsChild>
                    <w:div w:id="170860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1677">
              <w:marLeft w:val="0"/>
              <w:marRight w:val="0"/>
              <w:marTop w:val="0"/>
              <w:marBottom w:val="0"/>
              <w:divBdr>
                <w:top w:val="none" w:sz="0" w:space="0" w:color="auto"/>
                <w:left w:val="none" w:sz="0" w:space="0" w:color="auto"/>
                <w:bottom w:val="none" w:sz="0" w:space="0" w:color="auto"/>
                <w:right w:val="none" w:sz="0" w:space="0" w:color="auto"/>
              </w:divBdr>
              <w:divsChild>
                <w:div w:id="50623056">
                  <w:marLeft w:val="0"/>
                  <w:marRight w:val="0"/>
                  <w:marTop w:val="0"/>
                  <w:marBottom w:val="0"/>
                  <w:divBdr>
                    <w:top w:val="none" w:sz="0" w:space="0" w:color="auto"/>
                    <w:left w:val="none" w:sz="0" w:space="0" w:color="auto"/>
                    <w:bottom w:val="none" w:sz="0" w:space="0" w:color="auto"/>
                    <w:right w:val="none" w:sz="0" w:space="0" w:color="auto"/>
                  </w:divBdr>
                  <w:divsChild>
                    <w:div w:id="682704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0802">
              <w:marLeft w:val="0"/>
              <w:marRight w:val="0"/>
              <w:marTop w:val="0"/>
              <w:marBottom w:val="0"/>
              <w:divBdr>
                <w:top w:val="none" w:sz="0" w:space="0" w:color="auto"/>
                <w:left w:val="none" w:sz="0" w:space="0" w:color="auto"/>
                <w:bottom w:val="none" w:sz="0" w:space="0" w:color="auto"/>
                <w:right w:val="none" w:sz="0" w:space="0" w:color="auto"/>
              </w:divBdr>
              <w:divsChild>
                <w:div w:id="437719915">
                  <w:marLeft w:val="0"/>
                  <w:marRight w:val="0"/>
                  <w:marTop w:val="0"/>
                  <w:marBottom w:val="0"/>
                  <w:divBdr>
                    <w:top w:val="none" w:sz="0" w:space="0" w:color="auto"/>
                    <w:left w:val="none" w:sz="0" w:space="0" w:color="auto"/>
                    <w:bottom w:val="none" w:sz="0" w:space="0" w:color="auto"/>
                    <w:right w:val="none" w:sz="0" w:space="0" w:color="auto"/>
                  </w:divBdr>
                  <w:divsChild>
                    <w:div w:id="1141457552">
                      <w:marLeft w:val="0"/>
                      <w:marRight w:val="0"/>
                      <w:marTop w:val="0"/>
                      <w:marBottom w:val="0"/>
                      <w:divBdr>
                        <w:top w:val="none" w:sz="0" w:space="0" w:color="auto"/>
                        <w:left w:val="none" w:sz="0" w:space="0" w:color="auto"/>
                        <w:bottom w:val="none" w:sz="0" w:space="0" w:color="auto"/>
                        <w:right w:val="none" w:sz="0" w:space="0" w:color="auto"/>
                      </w:divBdr>
                    </w:div>
                    <w:div w:id="101337907">
                      <w:marLeft w:val="240"/>
                      <w:marRight w:val="0"/>
                      <w:marTop w:val="0"/>
                      <w:marBottom w:val="0"/>
                      <w:divBdr>
                        <w:top w:val="none" w:sz="0" w:space="0" w:color="auto"/>
                        <w:left w:val="none" w:sz="0" w:space="0" w:color="auto"/>
                        <w:bottom w:val="none" w:sz="0" w:space="0" w:color="auto"/>
                        <w:right w:val="none" w:sz="0" w:space="0" w:color="auto"/>
                      </w:divBdr>
                      <w:divsChild>
                        <w:div w:id="2046365773">
                          <w:marLeft w:val="0"/>
                          <w:marRight w:val="0"/>
                          <w:marTop w:val="0"/>
                          <w:marBottom w:val="0"/>
                          <w:divBdr>
                            <w:top w:val="none" w:sz="0" w:space="0" w:color="auto"/>
                            <w:left w:val="none" w:sz="0" w:space="0" w:color="auto"/>
                            <w:bottom w:val="none" w:sz="0" w:space="0" w:color="auto"/>
                            <w:right w:val="none" w:sz="0" w:space="0" w:color="auto"/>
                          </w:divBdr>
                          <w:divsChild>
                            <w:div w:id="1832482133">
                              <w:marLeft w:val="0"/>
                              <w:marRight w:val="0"/>
                              <w:marTop w:val="0"/>
                              <w:marBottom w:val="0"/>
                              <w:divBdr>
                                <w:top w:val="none" w:sz="0" w:space="0" w:color="auto"/>
                                <w:left w:val="none" w:sz="0" w:space="0" w:color="auto"/>
                                <w:bottom w:val="none" w:sz="0" w:space="0" w:color="auto"/>
                                <w:right w:val="none" w:sz="0" w:space="0" w:color="auto"/>
                              </w:divBdr>
                              <w:divsChild>
                                <w:div w:id="590621803">
                                  <w:marLeft w:val="0"/>
                                  <w:marRight w:val="0"/>
                                  <w:marTop w:val="0"/>
                                  <w:marBottom w:val="0"/>
                                  <w:divBdr>
                                    <w:top w:val="none" w:sz="0" w:space="0" w:color="auto"/>
                                    <w:left w:val="none" w:sz="0" w:space="0" w:color="auto"/>
                                    <w:bottom w:val="none" w:sz="0" w:space="0" w:color="auto"/>
                                    <w:right w:val="none" w:sz="0" w:space="0" w:color="auto"/>
                                  </w:divBdr>
                                </w:div>
                                <w:div w:id="228928681">
                                  <w:marLeft w:val="240"/>
                                  <w:marRight w:val="0"/>
                                  <w:marTop w:val="0"/>
                                  <w:marBottom w:val="0"/>
                                  <w:divBdr>
                                    <w:top w:val="none" w:sz="0" w:space="0" w:color="auto"/>
                                    <w:left w:val="none" w:sz="0" w:space="0" w:color="auto"/>
                                    <w:bottom w:val="none" w:sz="0" w:space="0" w:color="auto"/>
                                    <w:right w:val="none" w:sz="0" w:space="0" w:color="auto"/>
                                  </w:divBdr>
                                  <w:divsChild>
                                    <w:div w:id="752363428">
                                      <w:marLeft w:val="0"/>
                                      <w:marRight w:val="0"/>
                                      <w:marTop w:val="0"/>
                                      <w:marBottom w:val="0"/>
                                      <w:divBdr>
                                        <w:top w:val="none" w:sz="0" w:space="0" w:color="auto"/>
                                        <w:left w:val="none" w:sz="0" w:space="0" w:color="auto"/>
                                        <w:bottom w:val="none" w:sz="0" w:space="0" w:color="auto"/>
                                        <w:right w:val="none" w:sz="0" w:space="0" w:color="auto"/>
                                      </w:divBdr>
                                      <w:divsChild>
                                        <w:div w:id="898320357">
                                          <w:marLeft w:val="0"/>
                                          <w:marRight w:val="0"/>
                                          <w:marTop w:val="0"/>
                                          <w:marBottom w:val="0"/>
                                          <w:divBdr>
                                            <w:top w:val="none" w:sz="0" w:space="0" w:color="auto"/>
                                            <w:left w:val="none" w:sz="0" w:space="0" w:color="auto"/>
                                            <w:bottom w:val="none" w:sz="0" w:space="0" w:color="auto"/>
                                            <w:right w:val="none" w:sz="0" w:space="0" w:color="auto"/>
                                          </w:divBdr>
                                          <w:divsChild>
                                            <w:div w:id="655375139">
                                              <w:marLeft w:val="0"/>
                                              <w:marRight w:val="0"/>
                                              <w:marTop w:val="0"/>
                                              <w:marBottom w:val="0"/>
                                              <w:divBdr>
                                                <w:top w:val="none" w:sz="0" w:space="0" w:color="auto"/>
                                                <w:left w:val="none" w:sz="0" w:space="0" w:color="auto"/>
                                                <w:bottom w:val="none" w:sz="0" w:space="0" w:color="auto"/>
                                                <w:right w:val="none" w:sz="0" w:space="0" w:color="auto"/>
                                              </w:divBdr>
                                            </w:div>
                                            <w:div w:id="1176504339">
                                              <w:marLeft w:val="240"/>
                                              <w:marRight w:val="0"/>
                                              <w:marTop w:val="0"/>
                                              <w:marBottom w:val="0"/>
                                              <w:divBdr>
                                                <w:top w:val="none" w:sz="0" w:space="0" w:color="auto"/>
                                                <w:left w:val="none" w:sz="0" w:space="0" w:color="auto"/>
                                                <w:bottom w:val="none" w:sz="0" w:space="0" w:color="auto"/>
                                                <w:right w:val="none" w:sz="0" w:space="0" w:color="auto"/>
                                              </w:divBdr>
                                            </w:div>
                                            <w:div w:id="1509366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700837">
                                      <w:marLeft w:val="0"/>
                                      <w:marRight w:val="0"/>
                                      <w:marTop w:val="0"/>
                                      <w:marBottom w:val="0"/>
                                      <w:divBdr>
                                        <w:top w:val="none" w:sz="0" w:space="0" w:color="auto"/>
                                        <w:left w:val="none" w:sz="0" w:space="0" w:color="auto"/>
                                        <w:bottom w:val="none" w:sz="0" w:space="0" w:color="auto"/>
                                        <w:right w:val="none" w:sz="0" w:space="0" w:color="auto"/>
                                      </w:divBdr>
                                    </w:div>
                                    <w:div w:id="133718266">
                                      <w:marLeft w:val="0"/>
                                      <w:marRight w:val="0"/>
                                      <w:marTop w:val="0"/>
                                      <w:marBottom w:val="0"/>
                                      <w:divBdr>
                                        <w:top w:val="none" w:sz="0" w:space="0" w:color="auto"/>
                                        <w:left w:val="none" w:sz="0" w:space="0" w:color="auto"/>
                                        <w:bottom w:val="none" w:sz="0" w:space="0" w:color="auto"/>
                                        <w:right w:val="none" w:sz="0" w:space="0" w:color="auto"/>
                                      </w:divBdr>
                                    </w:div>
                                  </w:divsChild>
                                </w:div>
                                <w:div w:id="1645088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3105444">
                          <w:marLeft w:val="0"/>
                          <w:marRight w:val="0"/>
                          <w:marTop w:val="0"/>
                          <w:marBottom w:val="0"/>
                          <w:divBdr>
                            <w:top w:val="none" w:sz="0" w:space="0" w:color="auto"/>
                            <w:left w:val="none" w:sz="0" w:space="0" w:color="auto"/>
                            <w:bottom w:val="none" w:sz="0" w:space="0" w:color="auto"/>
                            <w:right w:val="none" w:sz="0" w:space="0" w:color="auto"/>
                          </w:divBdr>
                          <w:divsChild>
                            <w:div w:id="2024747336">
                              <w:marLeft w:val="0"/>
                              <w:marRight w:val="0"/>
                              <w:marTop w:val="0"/>
                              <w:marBottom w:val="0"/>
                              <w:divBdr>
                                <w:top w:val="none" w:sz="0" w:space="0" w:color="auto"/>
                                <w:left w:val="none" w:sz="0" w:space="0" w:color="auto"/>
                                <w:bottom w:val="none" w:sz="0" w:space="0" w:color="auto"/>
                                <w:right w:val="none" w:sz="0" w:space="0" w:color="auto"/>
                              </w:divBdr>
                              <w:divsChild>
                                <w:div w:id="1814328354">
                                  <w:marLeft w:val="0"/>
                                  <w:marRight w:val="0"/>
                                  <w:marTop w:val="0"/>
                                  <w:marBottom w:val="0"/>
                                  <w:divBdr>
                                    <w:top w:val="none" w:sz="0" w:space="0" w:color="auto"/>
                                    <w:left w:val="none" w:sz="0" w:space="0" w:color="auto"/>
                                    <w:bottom w:val="none" w:sz="0" w:space="0" w:color="auto"/>
                                    <w:right w:val="none" w:sz="0" w:space="0" w:color="auto"/>
                                  </w:divBdr>
                                </w:div>
                                <w:div w:id="874004704">
                                  <w:marLeft w:val="240"/>
                                  <w:marRight w:val="0"/>
                                  <w:marTop w:val="0"/>
                                  <w:marBottom w:val="0"/>
                                  <w:divBdr>
                                    <w:top w:val="none" w:sz="0" w:space="0" w:color="auto"/>
                                    <w:left w:val="none" w:sz="0" w:space="0" w:color="auto"/>
                                    <w:bottom w:val="none" w:sz="0" w:space="0" w:color="auto"/>
                                    <w:right w:val="none" w:sz="0" w:space="0" w:color="auto"/>
                                  </w:divBdr>
                                  <w:divsChild>
                                    <w:div w:id="338166875">
                                      <w:marLeft w:val="0"/>
                                      <w:marRight w:val="0"/>
                                      <w:marTop w:val="0"/>
                                      <w:marBottom w:val="0"/>
                                      <w:divBdr>
                                        <w:top w:val="none" w:sz="0" w:space="0" w:color="auto"/>
                                        <w:left w:val="none" w:sz="0" w:space="0" w:color="auto"/>
                                        <w:bottom w:val="none" w:sz="0" w:space="0" w:color="auto"/>
                                        <w:right w:val="none" w:sz="0" w:space="0" w:color="auto"/>
                                      </w:divBdr>
                                      <w:divsChild>
                                        <w:div w:id="313604367">
                                          <w:marLeft w:val="0"/>
                                          <w:marRight w:val="0"/>
                                          <w:marTop w:val="0"/>
                                          <w:marBottom w:val="0"/>
                                          <w:divBdr>
                                            <w:top w:val="none" w:sz="0" w:space="0" w:color="auto"/>
                                            <w:left w:val="none" w:sz="0" w:space="0" w:color="auto"/>
                                            <w:bottom w:val="none" w:sz="0" w:space="0" w:color="auto"/>
                                            <w:right w:val="none" w:sz="0" w:space="0" w:color="auto"/>
                                          </w:divBdr>
                                          <w:divsChild>
                                            <w:div w:id="1792283332">
                                              <w:marLeft w:val="0"/>
                                              <w:marRight w:val="0"/>
                                              <w:marTop w:val="0"/>
                                              <w:marBottom w:val="0"/>
                                              <w:divBdr>
                                                <w:top w:val="none" w:sz="0" w:space="0" w:color="auto"/>
                                                <w:left w:val="none" w:sz="0" w:space="0" w:color="auto"/>
                                                <w:bottom w:val="none" w:sz="0" w:space="0" w:color="auto"/>
                                                <w:right w:val="none" w:sz="0" w:space="0" w:color="auto"/>
                                              </w:divBdr>
                                            </w:div>
                                            <w:div w:id="101917640">
                                              <w:marLeft w:val="240"/>
                                              <w:marRight w:val="0"/>
                                              <w:marTop w:val="0"/>
                                              <w:marBottom w:val="0"/>
                                              <w:divBdr>
                                                <w:top w:val="none" w:sz="0" w:space="0" w:color="auto"/>
                                                <w:left w:val="none" w:sz="0" w:space="0" w:color="auto"/>
                                                <w:bottom w:val="none" w:sz="0" w:space="0" w:color="auto"/>
                                                <w:right w:val="none" w:sz="0" w:space="0" w:color="auto"/>
                                              </w:divBdr>
                                            </w:div>
                                            <w:div w:id="13928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214968">
                                      <w:marLeft w:val="0"/>
                                      <w:marRight w:val="0"/>
                                      <w:marTop w:val="0"/>
                                      <w:marBottom w:val="0"/>
                                      <w:divBdr>
                                        <w:top w:val="none" w:sz="0" w:space="0" w:color="auto"/>
                                        <w:left w:val="none" w:sz="0" w:space="0" w:color="auto"/>
                                        <w:bottom w:val="none" w:sz="0" w:space="0" w:color="auto"/>
                                        <w:right w:val="none" w:sz="0" w:space="0" w:color="auto"/>
                                      </w:divBdr>
                                    </w:div>
                                    <w:div w:id="52391428">
                                      <w:marLeft w:val="0"/>
                                      <w:marRight w:val="0"/>
                                      <w:marTop w:val="0"/>
                                      <w:marBottom w:val="0"/>
                                      <w:divBdr>
                                        <w:top w:val="none" w:sz="0" w:space="0" w:color="auto"/>
                                        <w:left w:val="none" w:sz="0" w:space="0" w:color="auto"/>
                                        <w:bottom w:val="none" w:sz="0" w:space="0" w:color="auto"/>
                                        <w:right w:val="none" w:sz="0" w:space="0" w:color="auto"/>
                                      </w:divBdr>
                                    </w:div>
                                  </w:divsChild>
                                </w:div>
                                <w:div w:id="184143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5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2677839">
              <w:marLeft w:val="0"/>
              <w:marRight w:val="0"/>
              <w:marTop w:val="0"/>
              <w:marBottom w:val="0"/>
              <w:divBdr>
                <w:top w:val="none" w:sz="0" w:space="0" w:color="auto"/>
                <w:left w:val="none" w:sz="0" w:space="0" w:color="auto"/>
                <w:bottom w:val="none" w:sz="0" w:space="0" w:color="auto"/>
                <w:right w:val="none" w:sz="0" w:space="0" w:color="auto"/>
              </w:divBdr>
              <w:divsChild>
                <w:div w:id="1129788221">
                  <w:marLeft w:val="0"/>
                  <w:marRight w:val="0"/>
                  <w:marTop w:val="0"/>
                  <w:marBottom w:val="0"/>
                  <w:divBdr>
                    <w:top w:val="none" w:sz="0" w:space="0" w:color="auto"/>
                    <w:left w:val="none" w:sz="0" w:space="0" w:color="auto"/>
                    <w:bottom w:val="none" w:sz="0" w:space="0" w:color="auto"/>
                    <w:right w:val="none" w:sz="0" w:space="0" w:color="auto"/>
                  </w:divBdr>
                  <w:divsChild>
                    <w:div w:id="309092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056180">
              <w:marLeft w:val="0"/>
              <w:marRight w:val="0"/>
              <w:marTop w:val="0"/>
              <w:marBottom w:val="0"/>
              <w:divBdr>
                <w:top w:val="none" w:sz="0" w:space="0" w:color="auto"/>
                <w:left w:val="none" w:sz="0" w:space="0" w:color="auto"/>
                <w:bottom w:val="none" w:sz="0" w:space="0" w:color="auto"/>
                <w:right w:val="none" w:sz="0" w:space="0" w:color="auto"/>
              </w:divBdr>
              <w:divsChild>
                <w:div w:id="471168409">
                  <w:marLeft w:val="0"/>
                  <w:marRight w:val="0"/>
                  <w:marTop w:val="0"/>
                  <w:marBottom w:val="0"/>
                  <w:divBdr>
                    <w:top w:val="none" w:sz="0" w:space="0" w:color="auto"/>
                    <w:left w:val="none" w:sz="0" w:space="0" w:color="auto"/>
                    <w:bottom w:val="none" w:sz="0" w:space="0" w:color="auto"/>
                    <w:right w:val="none" w:sz="0" w:space="0" w:color="auto"/>
                  </w:divBdr>
                  <w:divsChild>
                    <w:div w:id="615716478">
                      <w:marLeft w:val="0"/>
                      <w:marRight w:val="0"/>
                      <w:marTop w:val="0"/>
                      <w:marBottom w:val="0"/>
                      <w:divBdr>
                        <w:top w:val="none" w:sz="0" w:space="0" w:color="auto"/>
                        <w:left w:val="none" w:sz="0" w:space="0" w:color="auto"/>
                        <w:bottom w:val="none" w:sz="0" w:space="0" w:color="auto"/>
                        <w:right w:val="none" w:sz="0" w:space="0" w:color="auto"/>
                      </w:divBdr>
                    </w:div>
                    <w:div w:id="1082681683">
                      <w:marLeft w:val="240"/>
                      <w:marRight w:val="0"/>
                      <w:marTop w:val="0"/>
                      <w:marBottom w:val="0"/>
                      <w:divBdr>
                        <w:top w:val="none" w:sz="0" w:space="0" w:color="auto"/>
                        <w:left w:val="none" w:sz="0" w:space="0" w:color="auto"/>
                        <w:bottom w:val="none" w:sz="0" w:space="0" w:color="auto"/>
                        <w:right w:val="none" w:sz="0" w:space="0" w:color="auto"/>
                      </w:divBdr>
                      <w:divsChild>
                        <w:div w:id="1548637807">
                          <w:marLeft w:val="0"/>
                          <w:marRight w:val="0"/>
                          <w:marTop w:val="0"/>
                          <w:marBottom w:val="0"/>
                          <w:divBdr>
                            <w:top w:val="none" w:sz="0" w:space="0" w:color="auto"/>
                            <w:left w:val="none" w:sz="0" w:space="0" w:color="auto"/>
                            <w:bottom w:val="none" w:sz="0" w:space="0" w:color="auto"/>
                            <w:right w:val="none" w:sz="0" w:space="0" w:color="auto"/>
                          </w:divBdr>
                        </w:div>
                        <w:div w:id="889613741">
                          <w:marLeft w:val="0"/>
                          <w:marRight w:val="0"/>
                          <w:marTop w:val="0"/>
                          <w:marBottom w:val="0"/>
                          <w:divBdr>
                            <w:top w:val="none" w:sz="0" w:space="0" w:color="auto"/>
                            <w:left w:val="none" w:sz="0" w:space="0" w:color="auto"/>
                            <w:bottom w:val="none" w:sz="0" w:space="0" w:color="auto"/>
                            <w:right w:val="none" w:sz="0" w:space="0" w:color="auto"/>
                          </w:divBdr>
                          <w:divsChild>
                            <w:div w:id="1105424233">
                              <w:marLeft w:val="0"/>
                              <w:marRight w:val="0"/>
                              <w:marTop w:val="0"/>
                              <w:marBottom w:val="0"/>
                              <w:divBdr>
                                <w:top w:val="none" w:sz="0" w:space="0" w:color="auto"/>
                                <w:left w:val="none" w:sz="0" w:space="0" w:color="auto"/>
                                <w:bottom w:val="none" w:sz="0" w:space="0" w:color="auto"/>
                                <w:right w:val="none" w:sz="0" w:space="0" w:color="auto"/>
                              </w:divBdr>
                              <w:divsChild>
                                <w:div w:id="191069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08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9184383">
          <w:marLeft w:val="0"/>
          <w:marRight w:val="0"/>
          <w:marTop w:val="0"/>
          <w:marBottom w:val="0"/>
          <w:divBdr>
            <w:top w:val="none" w:sz="0" w:space="0" w:color="auto"/>
            <w:left w:val="none" w:sz="0" w:space="0" w:color="auto"/>
            <w:bottom w:val="none" w:sz="0" w:space="0" w:color="auto"/>
            <w:right w:val="none" w:sz="0" w:space="0" w:color="auto"/>
          </w:divBdr>
        </w:div>
      </w:divsChild>
    </w:div>
    <w:div w:id="505486880">
      <w:bodyDiv w:val="1"/>
      <w:marLeft w:val="0"/>
      <w:marRight w:val="0"/>
      <w:marTop w:val="0"/>
      <w:marBottom w:val="0"/>
      <w:divBdr>
        <w:top w:val="none" w:sz="0" w:space="0" w:color="auto"/>
        <w:left w:val="none" w:sz="0" w:space="0" w:color="auto"/>
        <w:bottom w:val="none" w:sz="0" w:space="0" w:color="auto"/>
        <w:right w:val="none" w:sz="0" w:space="0" w:color="auto"/>
      </w:divBdr>
    </w:div>
    <w:div w:id="505677477">
      <w:bodyDiv w:val="1"/>
      <w:marLeft w:val="0"/>
      <w:marRight w:val="0"/>
      <w:marTop w:val="0"/>
      <w:marBottom w:val="0"/>
      <w:divBdr>
        <w:top w:val="none" w:sz="0" w:space="0" w:color="auto"/>
        <w:left w:val="none" w:sz="0" w:space="0" w:color="auto"/>
        <w:bottom w:val="none" w:sz="0" w:space="0" w:color="auto"/>
        <w:right w:val="none" w:sz="0" w:space="0" w:color="auto"/>
      </w:divBdr>
    </w:div>
    <w:div w:id="512107505">
      <w:bodyDiv w:val="1"/>
      <w:marLeft w:val="0"/>
      <w:marRight w:val="0"/>
      <w:marTop w:val="0"/>
      <w:marBottom w:val="0"/>
      <w:divBdr>
        <w:top w:val="none" w:sz="0" w:space="0" w:color="auto"/>
        <w:left w:val="none" w:sz="0" w:space="0" w:color="auto"/>
        <w:bottom w:val="none" w:sz="0" w:space="0" w:color="auto"/>
        <w:right w:val="none" w:sz="0" w:space="0" w:color="auto"/>
      </w:divBdr>
    </w:div>
    <w:div w:id="537353313">
      <w:bodyDiv w:val="1"/>
      <w:marLeft w:val="0"/>
      <w:marRight w:val="0"/>
      <w:marTop w:val="0"/>
      <w:marBottom w:val="0"/>
      <w:divBdr>
        <w:top w:val="none" w:sz="0" w:space="0" w:color="auto"/>
        <w:left w:val="none" w:sz="0" w:space="0" w:color="auto"/>
        <w:bottom w:val="none" w:sz="0" w:space="0" w:color="auto"/>
        <w:right w:val="none" w:sz="0" w:space="0" w:color="auto"/>
      </w:divBdr>
    </w:div>
    <w:div w:id="542792401">
      <w:bodyDiv w:val="1"/>
      <w:marLeft w:val="0"/>
      <w:marRight w:val="0"/>
      <w:marTop w:val="0"/>
      <w:marBottom w:val="0"/>
      <w:divBdr>
        <w:top w:val="none" w:sz="0" w:space="0" w:color="auto"/>
        <w:left w:val="none" w:sz="0" w:space="0" w:color="auto"/>
        <w:bottom w:val="none" w:sz="0" w:space="0" w:color="auto"/>
        <w:right w:val="none" w:sz="0" w:space="0" w:color="auto"/>
      </w:divBdr>
    </w:div>
    <w:div w:id="552280146">
      <w:bodyDiv w:val="1"/>
      <w:marLeft w:val="0"/>
      <w:marRight w:val="0"/>
      <w:marTop w:val="0"/>
      <w:marBottom w:val="0"/>
      <w:divBdr>
        <w:top w:val="none" w:sz="0" w:space="0" w:color="auto"/>
        <w:left w:val="none" w:sz="0" w:space="0" w:color="auto"/>
        <w:bottom w:val="none" w:sz="0" w:space="0" w:color="auto"/>
        <w:right w:val="none" w:sz="0" w:space="0" w:color="auto"/>
      </w:divBdr>
      <w:divsChild>
        <w:div w:id="1511676181">
          <w:marLeft w:val="0"/>
          <w:marRight w:val="0"/>
          <w:marTop w:val="0"/>
          <w:marBottom w:val="0"/>
          <w:divBdr>
            <w:top w:val="none" w:sz="0" w:space="0" w:color="auto"/>
            <w:left w:val="none" w:sz="0" w:space="0" w:color="auto"/>
            <w:bottom w:val="none" w:sz="0" w:space="0" w:color="auto"/>
            <w:right w:val="none" w:sz="0" w:space="0" w:color="auto"/>
          </w:divBdr>
        </w:div>
        <w:div w:id="1130979910">
          <w:marLeft w:val="240"/>
          <w:marRight w:val="0"/>
          <w:marTop w:val="0"/>
          <w:marBottom w:val="0"/>
          <w:divBdr>
            <w:top w:val="none" w:sz="0" w:space="0" w:color="auto"/>
            <w:left w:val="none" w:sz="0" w:space="0" w:color="auto"/>
            <w:bottom w:val="none" w:sz="0" w:space="0" w:color="auto"/>
            <w:right w:val="none" w:sz="0" w:space="0" w:color="auto"/>
          </w:divBdr>
          <w:divsChild>
            <w:div w:id="1890919875">
              <w:marLeft w:val="0"/>
              <w:marRight w:val="0"/>
              <w:marTop w:val="0"/>
              <w:marBottom w:val="0"/>
              <w:divBdr>
                <w:top w:val="none" w:sz="0" w:space="0" w:color="auto"/>
                <w:left w:val="none" w:sz="0" w:space="0" w:color="auto"/>
                <w:bottom w:val="none" w:sz="0" w:space="0" w:color="auto"/>
                <w:right w:val="none" w:sz="0" w:space="0" w:color="auto"/>
              </w:divBdr>
              <w:divsChild>
                <w:div w:id="350228080">
                  <w:marLeft w:val="0"/>
                  <w:marRight w:val="0"/>
                  <w:marTop w:val="0"/>
                  <w:marBottom w:val="0"/>
                  <w:divBdr>
                    <w:top w:val="none" w:sz="0" w:space="0" w:color="auto"/>
                    <w:left w:val="none" w:sz="0" w:space="0" w:color="auto"/>
                    <w:bottom w:val="none" w:sz="0" w:space="0" w:color="auto"/>
                    <w:right w:val="none" w:sz="0" w:space="0" w:color="auto"/>
                  </w:divBdr>
                  <w:divsChild>
                    <w:div w:id="326448134">
                      <w:marLeft w:val="0"/>
                      <w:marRight w:val="0"/>
                      <w:marTop w:val="0"/>
                      <w:marBottom w:val="0"/>
                      <w:divBdr>
                        <w:top w:val="none" w:sz="0" w:space="0" w:color="auto"/>
                        <w:left w:val="none" w:sz="0" w:space="0" w:color="auto"/>
                        <w:bottom w:val="none" w:sz="0" w:space="0" w:color="auto"/>
                        <w:right w:val="none" w:sz="0" w:space="0" w:color="auto"/>
                      </w:divBdr>
                    </w:div>
                    <w:div w:id="184252491">
                      <w:marLeft w:val="240"/>
                      <w:marRight w:val="0"/>
                      <w:marTop w:val="0"/>
                      <w:marBottom w:val="0"/>
                      <w:divBdr>
                        <w:top w:val="none" w:sz="0" w:space="0" w:color="auto"/>
                        <w:left w:val="none" w:sz="0" w:space="0" w:color="auto"/>
                        <w:bottom w:val="none" w:sz="0" w:space="0" w:color="auto"/>
                        <w:right w:val="none" w:sz="0" w:space="0" w:color="auto"/>
                      </w:divBdr>
                      <w:divsChild>
                        <w:div w:id="1602033289">
                          <w:marLeft w:val="0"/>
                          <w:marRight w:val="0"/>
                          <w:marTop w:val="0"/>
                          <w:marBottom w:val="0"/>
                          <w:divBdr>
                            <w:top w:val="none" w:sz="0" w:space="0" w:color="auto"/>
                            <w:left w:val="none" w:sz="0" w:space="0" w:color="auto"/>
                            <w:bottom w:val="none" w:sz="0" w:space="0" w:color="auto"/>
                            <w:right w:val="none" w:sz="0" w:space="0" w:color="auto"/>
                          </w:divBdr>
                          <w:divsChild>
                            <w:div w:id="1864510346">
                              <w:marLeft w:val="0"/>
                              <w:marRight w:val="0"/>
                              <w:marTop w:val="0"/>
                              <w:marBottom w:val="0"/>
                              <w:divBdr>
                                <w:top w:val="none" w:sz="0" w:space="0" w:color="auto"/>
                                <w:left w:val="none" w:sz="0" w:space="0" w:color="auto"/>
                                <w:bottom w:val="none" w:sz="0" w:space="0" w:color="auto"/>
                                <w:right w:val="none" w:sz="0" w:space="0" w:color="auto"/>
                              </w:divBdr>
                              <w:divsChild>
                                <w:div w:id="1835684634">
                                  <w:marLeft w:val="0"/>
                                  <w:marRight w:val="0"/>
                                  <w:marTop w:val="0"/>
                                  <w:marBottom w:val="0"/>
                                  <w:divBdr>
                                    <w:top w:val="none" w:sz="0" w:space="0" w:color="auto"/>
                                    <w:left w:val="none" w:sz="0" w:space="0" w:color="auto"/>
                                    <w:bottom w:val="none" w:sz="0" w:space="0" w:color="auto"/>
                                    <w:right w:val="none" w:sz="0" w:space="0" w:color="auto"/>
                                  </w:divBdr>
                                </w:div>
                                <w:div w:id="1139421755">
                                  <w:marLeft w:val="240"/>
                                  <w:marRight w:val="0"/>
                                  <w:marTop w:val="0"/>
                                  <w:marBottom w:val="0"/>
                                  <w:divBdr>
                                    <w:top w:val="none" w:sz="0" w:space="0" w:color="auto"/>
                                    <w:left w:val="none" w:sz="0" w:space="0" w:color="auto"/>
                                    <w:bottom w:val="none" w:sz="0" w:space="0" w:color="auto"/>
                                    <w:right w:val="none" w:sz="0" w:space="0" w:color="auto"/>
                                  </w:divBdr>
                                  <w:divsChild>
                                    <w:div w:id="375668658">
                                      <w:marLeft w:val="0"/>
                                      <w:marRight w:val="0"/>
                                      <w:marTop w:val="0"/>
                                      <w:marBottom w:val="0"/>
                                      <w:divBdr>
                                        <w:top w:val="none" w:sz="0" w:space="0" w:color="auto"/>
                                        <w:left w:val="none" w:sz="0" w:space="0" w:color="auto"/>
                                        <w:bottom w:val="none" w:sz="0" w:space="0" w:color="auto"/>
                                        <w:right w:val="none" w:sz="0" w:space="0" w:color="auto"/>
                                      </w:divBdr>
                                      <w:divsChild>
                                        <w:div w:id="196086515">
                                          <w:marLeft w:val="0"/>
                                          <w:marRight w:val="0"/>
                                          <w:marTop w:val="0"/>
                                          <w:marBottom w:val="0"/>
                                          <w:divBdr>
                                            <w:top w:val="none" w:sz="0" w:space="0" w:color="auto"/>
                                            <w:left w:val="none" w:sz="0" w:space="0" w:color="auto"/>
                                            <w:bottom w:val="none" w:sz="0" w:space="0" w:color="auto"/>
                                            <w:right w:val="none" w:sz="0" w:space="0" w:color="auto"/>
                                          </w:divBdr>
                                          <w:divsChild>
                                            <w:div w:id="697238484">
                                              <w:marLeft w:val="0"/>
                                              <w:marRight w:val="0"/>
                                              <w:marTop w:val="0"/>
                                              <w:marBottom w:val="0"/>
                                              <w:divBdr>
                                                <w:top w:val="none" w:sz="0" w:space="0" w:color="auto"/>
                                                <w:left w:val="none" w:sz="0" w:space="0" w:color="auto"/>
                                                <w:bottom w:val="none" w:sz="0" w:space="0" w:color="auto"/>
                                                <w:right w:val="none" w:sz="0" w:space="0" w:color="auto"/>
                                              </w:divBdr>
                                            </w:div>
                                            <w:div w:id="400326125">
                                              <w:marLeft w:val="240"/>
                                              <w:marRight w:val="0"/>
                                              <w:marTop w:val="0"/>
                                              <w:marBottom w:val="0"/>
                                              <w:divBdr>
                                                <w:top w:val="none" w:sz="0" w:space="0" w:color="auto"/>
                                                <w:left w:val="none" w:sz="0" w:space="0" w:color="auto"/>
                                                <w:bottom w:val="none" w:sz="0" w:space="0" w:color="auto"/>
                                                <w:right w:val="none" w:sz="0" w:space="0" w:color="auto"/>
                                              </w:divBdr>
                                              <w:divsChild>
                                                <w:div w:id="1791167152">
                                                  <w:marLeft w:val="0"/>
                                                  <w:marRight w:val="0"/>
                                                  <w:marTop w:val="0"/>
                                                  <w:marBottom w:val="0"/>
                                                  <w:divBdr>
                                                    <w:top w:val="none" w:sz="0" w:space="0" w:color="auto"/>
                                                    <w:left w:val="none" w:sz="0" w:space="0" w:color="auto"/>
                                                    <w:bottom w:val="none" w:sz="0" w:space="0" w:color="auto"/>
                                                    <w:right w:val="none" w:sz="0" w:space="0" w:color="auto"/>
                                                  </w:divBdr>
                                                  <w:divsChild>
                                                    <w:div w:id="1002465270">
                                                      <w:marLeft w:val="0"/>
                                                      <w:marRight w:val="0"/>
                                                      <w:marTop w:val="0"/>
                                                      <w:marBottom w:val="0"/>
                                                      <w:divBdr>
                                                        <w:top w:val="none" w:sz="0" w:space="0" w:color="auto"/>
                                                        <w:left w:val="none" w:sz="0" w:space="0" w:color="auto"/>
                                                        <w:bottom w:val="none" w:sz="0" w:space="0" w:color="auto"/>
                                                        <w:right w:val="none" w:sz="0" w:space="0" w:color="auto"/>
                                                      </w:divBdr>
                                                      <w:divsChild>
                                                        <w:div w:id="1389643541">
                                                          <w:marLeft w:val="0"/>
                                                          <w:marRight w:val="0"/>
                                                          <w:marTop w:val="0"/>
                                                          <w:marBottom w:val="0"/>
                                                          <w:divBdr>
                                                            <w:top w:val="none" w:sz="0" w:space="0" w:color="auto"/>
                                                            <w:left w:val="none" w:sz="0" w:space="0" w:color="auto"/>
                                                            <w:bottom w:val="none" w:sz="0" w:space="0" w:color="auto"/>
                                                            <w:right w:val="none" w:sz="0" w:space="0" w:color="auto"/>
                                                          </w:divBdr>
                                                        </w:div>
                                                        <w:div w:id="2041972996">
                                                          <w:marLeft w:val="240"/>
                                                          <w:marRight w:val="0"/>
                                                          <w:marTop w:val="0"/>
                                                          <w:marBottom w:val="0"/>
                                                          <w:divBdr>
                                                            <w:top w:val="none" w:sz="0" w:space="0" w:color="auto"/>
                                                            <w:left w:val="none" w:sz="0" w:space="0" w:color="auto"/>
                                                            <w:bottom w:val="none" w:sz="0" w:space="0" w:color="auto"/>
                                                            <w:right w:val="none" w:sz="0" w:space="0" w:color="auto"/>
                                                          </w:divBdr>
                                                          <w:divsChild>
                                                            <w:div w:id="1448548393">
                                                              <w:marLeft w:val="0"/>
                                                              <w:marRight w:val="0"/>
                                                              <w:marTop w:val="0"/>
                                                              <w:marBottom w:val="0"/>
                                                              <w:divBdr>
                                                                <w:top w:val="none" w:sz="0" w:space="0" w:color="auto"/>
                                                                <w:left w:val="none" w:sz="0" w:space="0" w:color="auto"/>
                                                                <w:bottom w:val="none" w:sz="0" w:space="0" w:color="auto"/>
                                                                <w:right w:val="none" w:sz="0" w:space="0" w:color="auto"/>
                                                              </w:divBdr>
                                                              <w:divsChild>
                                                                <w:div w:id="1596016921">
                                                                  <w:marLeft w:val="0"/>
                                                                  <w:marRight w:val="0"/>
                                                                  <w:marTop w:val="0"/>
                                                                  <w:marBottom w:val="0"/>
                                                                  <w:divBdr>
                                                                    <w:top w:val="none" w:sz="0" w:space="0" w:color="auto"/>
                                                                    <w:left w:val="none" w:sz="0" w:space="0" w:color="auto"/>
                                                                    <w:bottom w:val="none" w:sz="0" w:space="0" w:color="auto"/>
                                                                    <w:right w:val="none" w:sz="0" w:space="0" w:color="auto"/>
                                                                  </w:divBdr>
                                                                  <w:divsChild>
                                                                    <w:div w:id="109707717">
                                                                      <w:marLeft w:val="0"/>
                                                                      <w:marRight w:val="0"/>
                                                                      <w:marTop w:val="0"/>
                                                                      <w:marBottom w:val="0"/>
                                                                      <w:divBdr>
                                                                        <w:top w:val="none" w:sz="0" w:space="0" w:color="auto"/>
                                                                        <w:left w:val="none" w:sz="0" w:space="0" w:color="auto"/>
                                                                        <w:bottom w:val="none" w:sz="0" w:space="0" w:color="auto"/>
                                                                        <w:right w:val="none" w:sz="0" w:space="0" w:color="auto"/>
                                                                      </w:divBdr>
                                                                    </w:div>
                                                                    <w:div w:id="1558976667">
                                                                      <w:marLeft w:val="240"/>
                                                                      <w:marRight w:val="0"/>
                                                                      <w:marTop w:val="0"/>
                                                                      <w:marBottom w:val="0"/>
                                                                      <w:divBdr>
                                                                        <w:top w:val="none" w:sz="0" w:space="0" w:color="auto"/>
                                                                        <w:left w:val="none" w:sz="0" w:space="0" w:color="auto"/>
                                                                        <w:bottom w:val="none" w:sz="0" w:space="0" w:color="auto"/>
                                                                        <w:right w:val="none" w:sz="0" w:space="0" w:color="auto"/>
                                                                      </w:divBdr>
                                                                      <w:divsChild>
                                                                        <w:div w:id="1976447048">
                                                                          <w:marLeft w:val="0"/>
                                                                          <w:marRight w:val="0"/>
                                                                          <w:marTop w:val="0"/>
                                                                          <w:marBottom w:val="0"/>
                                                                          <w:divBdr>
                                                                            <w:top w:val="none" w:sz="0" w:space="0" w:color="auto"/>
                                                                            <w:left w:val="none" w:sz="0" w:space="0" w:color="auto"/>
                                                                            <w:bottom w:val="none" w:sz="0" w:space="0" w:color="auto"/>
                                                                            <w:right w:val="none" w:sz="0" w:space="0" w:color="auto"/>
                                                                          </w:divBdr>
                                                                        </w:div>
                                                                      </w:divsChild>
                                                                    </w:div>
                                                                    <w:div w:id="250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03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6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801759">
                                      <w:marLeft w:val="0"/>
                                      <w:marRight w:val="0"/>
                                      <w:marTop w:val="0"/>
                                      <w:marBottom w:val="0"/>
                                      <w:divBdr>
                                        <w:top w:val="none" w:sz="0" w:space="0" w:color="auto"/>
                                        <w:left w:val="none" w:sz="0" w:space="0" w:color="auto"/>
                                        <w:bottom w:val="none" w:sz="0" w:space="0" w:color="auto"/>
                                        <w:right w:val="none" w:sz="0" w:space="0" w:color="auto"/>
                                      </w:divBdr>
                                      <w:divsChild>
                                        <w:div w:id="572545687">
                                          <w:marLeft w:val="0"/>
                                          <w:marRight w:val="0"/>
                                          <w:marTop w:val="0"/>
                                          <w:marBottom w:val="0"/>
                                          <w:divBdr>
                                            <w:top w:val="none" w:sz="0" w:space="0" w:color="auto"/>
                                            <w:left w:val="none" w:sz="0" w:space="0" w:color="auto"/>
                                            <w:bottom w:val="none" w:sz="0" w:space="0" w:color="auto"/>
                                            <w:right w:val="none" w:sz="0" w:space="0" w:color="auto"/>
                                          </w:divBdr>
                                          <w:divsChild>
                                            <w:div w:id="877282538">
                                              <w:marLeft w:val="0"/>
                                              <w:marRight w:val="0"/>
                                              <w:marTop w:val="0"/>
                                              <w:marBottom w:val="0"/>
                                              <w:divBdr>
                                                <w:top w:val="none" w:sz="0" w:space="0" w:color="auto"/>
                                                <w:left w:val="none" w:sz="0" w:space="0" w:color="auto"/>
                                                <w:bottom w:val="none" w:sz="0" w:space="0" w:color="auto"/>
                                                <w:right w:val="none" w:sz="0" w:space="0" w:color="auto"/>
                                              </w:divBdr>
                                            </w:div>
                                            <w:div w:id="1947730365">
                                              <w:marLeft w:val="240"/>
                                              <w:marRight w:val="0"/>
                                              <w:marTop w:val="0"/>
                                              <w:marBottom w:val="0"/>
                                              <w:divBdr>
                                                <w:top w:val="none" w:sz="0" w:space="0" w:color="auto"/>
                                                <w:left w:val="none" w:sz="0" w:space="0" w:color="auto"/>
                                                <w:bottom w:val="none" w:sz="0" w:space="0" w:color="auto"/>
                                                <w:right w:val="none" w:sz="0" w:space="0" w:color="auto"/>
                                              </w:divBdr>
                                              <w:divsChild>
                                                <w:div w:id="1268083329">
                                                  <w:marLeft w:val="0"/>
                                                  <w:marRight w:val="0"/>
                                                  <w:marTop w:val="0"/>
                                                  <w:marBottom w:val="0"/>
                                                  <w:divBdr>
                                                    <w:top w:val="none" w:sz="0" w:space="0" w:color="auto"/>
                                                    <w:left w:val="none" w:sz="0" w:space="0" w:color="auto"/>
                                                    <w:bottom w:val="none" w:sz="0" w:space="0" w:color="auto"/>
                                                    <w:right w:val="none" w:sz="0" w:space="0" w:color="auto"/>
                                                  </w:divBdr>
                                                  <w:divsChild>
                                                    <w:div w:id="1915428067">
                                                      <w:marLeft w:val="0"/>
                                                      <w:marRight w:val="0"/>
                                                      <w:marTop w:val="0"/>
                                                      <w:marBottom w:val="0"/>
                                                      <w:divBdr>
                                                        <w:top w:val="none" w:sz="0" w:space="0" w:color="auto"/>
                                                        <w:left w:val="none" w:sz="0" w:space="0" w:color="auto"/>
                                                        <w:bottom w:val="none" w:sz="0" w:space="0" w:color="auto"/>
                                                        <w:right w:val="none" w:sz="0" w:space="0" w:color="auto"/>
                                                      </w:divBdr>
                                                      <w:divsChild>
                                                        <w:div w:id="1907303854">
                                                          <w:marLeft w:val="0"/>
                                                          <w:marRight w:val="0"/>
                                                          <w:marTop w:val="0"/>
                                                          <w:marBottom w:val="0"/>
                                                          <w:divBdr>
                                                            <w:top w:val="none" w:sz="0" w:space="0" w:color="auto"/>
                                                            <w:left w:val="none" w:sz="0" w:space="0" w:color="auto"/>
                                                            <w:bottom w:val="none" w:sz="0" w:space="0" w:color="auto"/>
                                                            <w:right w:val="none" w:sz="0" w:space="0" w:color="auto"/>
                                                          </w:divBdr>
                                                        </w:div>
                                                        <w:div w:id="20515200">
                                                          <w:marLeft w:val="240"/>
                                                          <w:marRight w:val="0"/>
                                                          <w:marTop w:val="0"/>
                                                          <w:marBottom w:val="0"/>
                                                          <w:divBdr>
                                                            <w:top w:val="none" w:sz="0" w:space="0" w:color="auto"/>
                                                            <w:left w:val="none" w:sz="0" w:space="0" w:color="auto"/>
                                                            <w:bottom w:val="none" w:sz="0" w:space="0" w:color="auto"/>
                                                            <w:right w:val="none" w:sz="0" w:space="0" w:color="auto"/>
                                                          </w:divBdr>
                                                          <w:divsChild>
                                                            <w:div w:id="1855225114">
                                                              <w:marLeft w:val="0"/>
                                                              <w:marRight w:val="0"/>
                                                              <w:marTop w:val="0"/>
                                                              <w:marBottom w:val="0"/>
                                                              <w:divBdr>
                                                                <w:top w:val="none" w:sz="0" w:space="0" w:color="auto"/>
                                                                <w:left w:val="none" w:sz="0" w:space="0" w:color="auto"/>
                                                                <w:bottom w:val="none" w:sz="0" w:space="0" w:color="auto"/>
                                                                <w:right w:val="none" w:sz="0" w:space="0" w:color="auto"/>
                                                              </w:divBdr>
                                                              <w:divsChild>
                                                                <w:div w:id="2067222279">
                                                                  <w:marLeft w:val="0"/>
                                                                  <w:marRight w:val="0"/>
                                                                  <w:marTop w:val="0"/>
                                                                  <w:marBottom w:val="0"/>
                                                                  <w:divBdr>
                                                                    <w:top w:val="none" w:sz="0" w:space="0" w:color="auto"/>
                                                                    <w:left w:val="none" w:sz="0" w:space="0" w:color="auto"/>
                                                                    <w:bottom w:val="none" w:sz="0" w:space="0" w:color="auto"/>
                                                                    <w:right w:val="none" w:sz="0" w:space="0" w:color="auto"/>
                                                                  </w:divBdr>
                                                                  <w:divsChild>
                                                                    <w:div w:id="514924111">
                                                                      <w:marLeft w:val="0"/>
                                                                      <w:marRight w:val="0"/>
                                                                      <w:marTop w:val="0"/>
                                                                      <w:marBottom w:val="0"/>
                                                                      <w:divBdr>
                                                                        <w:top w:val="none" w:sz="0" w:space="0" w:color="auto"/>
                                                                        <w:left w:val="none" w:sz="0" w:space="0" w:color="auto"/>
                                                                        <w:bottom w:val="none" w:sz="0" w:space="0" w:color="auto"/>
                                                                        <w:right w:val="none" w:sz="0" w:space="0" w:color="auto"/>
                                                                      </w:divBdr>
                                                                    </w:div>
                                                                    <w:div w:id="2088069562">
                                                                      <w:marLeft w:val="240"/>
                                                                      <w:marRight w:val="0"/>
                                                                      <w:marTop w:val="0"/>
                                                                      <w:marBottom w:val="0"/>
                                                                      <w:divBdr>
                                                                        <w:top w:val="none" w:sz="0" w:space="0" w:color="auto"/>
                                                                        <w:left w:val="none" w:sz="0" w:space="0" w:color="auto"/>
                                                                        <w:bottom w:val="none" w:sz="0" w:space="0" w:color="auto"/>
                                                                        <w:right w:val="none" w:sz="0" w:space="0" w:color="auto"/>
                                                                      </w:divBdr>
                                                                      <w:divsChild>
                                                                        <w:div w:id="1037975907">
                                                                          <w:marLeft w:val="0"/>
                                                                          <w:marRight w:val="0"/>
                                                                          <w:marTop w:val="0"/>
                                                                          <w:marBottom w:val="0"/>
                                                                          <w:divBdr>
                                                                            <w:top w:val="none" w:sz="0" w:space="0" w:color="auto"/>
                                                                            <w:left w:val="none" w:sz="0" w:space="0" w:color="auto"/>
                                                                            <w:bottom w:val="none" w:sz="0" w:space="0" w:color="auto"/>
                                                                            <w:right w:val="none" w:sz="0" w:space="0" w:color="auto"/>
                                                                          </w:divBdr>
                                                                        </w:div>
                                                                        <w:div w:id="239877666">
                                                                          <w:marLeft w:val="0"/>
                                                                          <w:marRight w:val="0"/>
                                                                          <w:marTop w:val="0"/>
                                                                          <w:marBottom w:val="0"/>
                                                                          <w:divBdr>
                                                                            <w:top w:val="none" w:sz="0" w:space="0" w:color="auto"/>
                                                                            <w:left w:val="none" w:sz="0" w:space="0" w:color="auto"/>
                                                                            <w:bottom w:val="none" w:sz="0" w:space="0" w:color="auto"/>
                                                                            <w:right w:val="none" w:sz="0" w:space="0" w:color="auto"/>
                                                                          </w:divBdr>
                                                                        </w:div>
                                                                        <w:div w:id="786241631">
                                                                          <w:marLeft w:val="0"/>
                                                                          <w:marRight w:val="0"/>
                                                                          <w:marTop w:val="0"/>
                                                                          <w:marBottom w:val="0"/>
                                                                          <w:divBdr>
                                                                            <w:top w:val="none" w:sz="0" w:space="0" w:color="auto"/>
                                                                            <w:left w:val="none" w:sz="0" w:space="0" w:color="auto"/>
                                                                            <w:bottom w:val="none" w:sz="0" w:space="0" w:color="auto"/>
                                                                            <w:right w:val="none" w:sz="0" w:space="0" w:color="auto"/>
                                                                          </w:divBdr>
                                                                        </w:div>
                                                                      </w:divsChild>
                                                                    </w:div>
                                                                    <w:div w:id="909382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932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822524">
                                      <w:marLeft w:val="0"/>
                                      <w:marRight w:val="0"/>
                                      <w:marTop w:val="0"/>
                                      <w:marBottom w:val="0"/>
                                      <w:divBdr>
                                        <w:top w:val="none" w:sz="0" w:space="0" w:color="auto"/>
                                        <w:left w:val="none" w:sz="0" w:space="0" w:color="auto"/>
                                        <w:bottom w:val="none" w:sz="0" w:space="0" w:color="auto"/>
                                        <w:right w:val="none" w:sz="0" w:space="0" w:color="auto"/>
                                      </w:divBdr>
                                      <w:divsChild>
                                        <w:div w:id="1103036557">
                                          <w:marLeft w:val="0"/>
                                          <w:marRight w:val="0"/>
                                          <w:marTop w:val="0"/>
                                          <w:marBottom w:val="0"/>
                                          <w:divBdr>
                                            <w:top w:val="none" w:sz="0" w:space="0" w:color="auto"/>
                                            <w:left w:val="none" w:sz="0" w:space="0" w:color="auto"/>
                                            <w:bottom w:val="none" w:sz="0" w:space="0" w:color="auto"/>
                                            <w:right w:val="none" w:sz="0" w:space="0" w:color="auto"/>
                                          </w:divBdr>
                                          <w:divsChild>
                                            <w:div w:id="448477691">
                                              <w:marLeft w:val="0"/>
                                              <w:marRight w:val="0"/>
                                              <w:marTop w:val="0"/>
                                              <w:marBottom w:val="0"/>
                                              <w:divBdr>
                                                <w:top w:val="none" w:sz="0" w:space="0" w:color="auto"/>
                                                <w:left w:val="none" w:sz="0" w:space="0" w:color="auto"/>
                                                <w:bottom w:val="none" w:sz="0" w:space="0" w:color="auto"/>
                                                <w:right w:val="none" w:sz="0" w:space="0" w:color="auto"/>
                                              </w:divBdr>
                                            </w:div>
                                            <w:div w:id="495532295">
                                              <w:marLeft w:val="240"/>
                                              <w:marRight w:val="0"/>
                                              <w:marTop w:val="0"/>
                                              <w:marBottom w:val="0"/>
                                              <w:divBdr>
                                                <w:top w:val="none" w:sz="0" w:space="0" w:color="auto"/>
                                                <w:left w:val="none" w:sz="0" w:space="0" w:color="auto"/>
                                                <w:bottom w:val="none" w:sz="0" w:space="0" w:color="auto"/>
                                                <w:right w:val="none" w:sz="0" w:space="0" w:color="auto"/>
                                              </w:divBdr>
                                              <w:divsChild>
                                                <w:div w:id="2068724527">
                                                  <w:marLeft w:val="0"/>
                                                  <w:marRight w:val="0"/>
                                                  <w:marTop w:val="0"/>
                                                  <w:marBottom w:val="0"/>
                                                  <w:divBdr>
                                                    <w:top w:val="none" w:sz="0" w:space="0" w:color="auto"/>
                                                    <w:left w:val="none" w:sz="0" w:space="0" w:color="auto"/>
                                                    <w:bottom w:val="none" w:sz="0" w:space="0" w:color="auto"/>
                                                    <w:right w:val="none" w:sz="0" w:space="0" w:color="auto"/>
                                                  </w:divBdr>
                                                  <w:divsChild>
                                                    <w:div w:id="521863465">
                                                      <w:marLeft w:val="0"/>
                                                      <w:marRight w:val="0"/>
                                                      <w:marTop w:val="0"/>
                                                      <w:marBottom w:val="0"/>
                                                      <w:divBdr>
                                                        <w:top w:val="none" w:sz="0" w:space="0" w:color="auto"/>
                                                        <w:left w:val="none" w:sz="0" w:space="0" w:color="auto"/>
                                                        <w:bottom w:val="none" w:sz="0" w:space="0" w:color="auto"/>
                                                        <w:right w:val="none" w:sz="0" w:space="0" w:color="auto"/>
                                                      </w:divBdr>
                                                      <w:divsChild>
                                                        <w:div w:id="1717705914">
                                                          <w:marLeft w:val="0"/>
                                                          <w:marRight w:val="0"/>
                                                          <w:marTop w:val="0"/>
                                                          <w:marBottom w:val="0"/>
                                                          <w:divBdr>
                                                            <w:top w:val="none" w:sz="0" w:space="0" w:color="auto"/>
                                                            <w:left w:val="none" w:sz="0" w:space="0" w:color="auto"/>
                                                            <w:bottom w:val="none" w:sz="0" w:space="0" w:color="auto"/>
                                                            <w:right w:val="none" w:sz="0" w:space="0" w:color="auto"/>
                                                          </w:divBdr>
                                                        </w:div>
                                                        <w:div w:id="1526401297">
                                                          <w:marLeft w:val="240"/>
                                                          <w:marRight w:val="0"/>
                                                          <w:marTop w:val="0"/>
                                                          <w:marBottom w:val="0"/>
                                                          <w:divBdr>
                                                            <w:top w:val="none" w:sz="0" w:space="0" w:color="auto"/>
                                                            <w:left w:val="none" w:sz="0" w:space="0" w:color="auto"/>
                                                            <w:bottom w:val="none" w:sz="0" w:space="0" w:color="auto"/>
                                                            <w:right w:val="none" w:sz="0" w:space="0" w:color="auto"/>
                                                          </w:divBdr>
                                                          <w:divsChild>
                                                            <w:div w:id="1006904355">
                                                              <w:marLeft w:val="0"/>
                                                              <w:marRight w:val="0"/>
                                                              <w:marTop w:val="0"/>
                                                              <w:marBottom w:val="0"/>
                                                              <w:divBdr>
                                                                <w:top w:val="none" w:sz="0" w:space="0" w:color="auto"/>
                                                                <w:left w:val="none" w:sz="0" w:space="0" w:color="auto"/>
                                                                <w:bottom w:val="none" w:sz="0" w:space="0" w:color="auto"/>
                                                                <w:right w:val="none" w:sz="0" w:space="0" w:color="auto"/>
                                                              </w:divBdr>
                                                              <w:divsChild>
                                                                <w:div w:id="302001947">
                                                                  <w:marLeft w:val="0"/>
                                                                  <w:marRight w:val="0"/>
                                                                  <w:marTop w:val="0"/>
                                                                  <w:marBottom w:val="0"/>
                                                                  <w:divBdr>
                                                                    <w:top w:val="none" w:sz="0" w:space="0" w:color="auto"/>
                                                                    <w:left w:val="none" w:sz="0" w:space="0" w:color="auto"/>
                                                                    <w:bottom w:val="none" w:sz="0" w:space="0" w:color="auto"/>
                                                                    <w:right w:val="none" w:sz="0" w:space="0" w:color="auto"/>
                                                                  </w:divBdr>
                                                                  <w:divsChild>
                                                                    <w:div w:id="693578014">
                                                                      <w:marLeft w:val="0"/>
                                                                      <w:marRight w:val="0"/>
                                                                      <w:marTop w:val="0"/>
                                                                      <w:marBottom w:val="0"/>
                                                                      <w:divBdr>
                                                                        <w:top w:val="none" w:sz="0" w:space="0" w:color="auto"/>
                                                                        <w:left w:val="none" w:sz="0" w:space="0" w:color="auto"/>
                                                                        <w:bottom w:val="none" w:sz="0" w:space="0" w:color="auto"/>
                                                                        <w:right w:val="none" w:sz="0" w:space="0" w:color="auto"/>
                                                                      </w:divBdr>
                                                                    </w:div>
                                                                    <w:div w:id="1453012336">
                                                                      <w:marLeft w:val="240"/>
                                                                      <w:marRight w:val="0"/>
                                                                      <w:marTop w:val="0"/>
                                                                      <w:marBottom w:val="0"/>
                                                                      <w:divBdr>
                                                                        <w:top w:val="none" w:sz="0" w:space="0" w:color="auto"/>
                                                                        <w:left w:val="none" w:sz="0" w:space="0" w:color="auto"/>
                                                                        <w:bottom w:val="none" w:sz="0" w:space="0" w:color="auto"/>
                                                                        <w:right w:val="none" w:sz="0" w:space="0" w:color="auto"/>
                                                                      </w:divBdr>
                                                                      <w:divsChild>
                                                                        <w:div w:id="1987977448">
                                                                          <w:marLeft w:val="0"/>
                                                                          <w:marRight w:val="0"/>
                                                                          <w:marTop w:val="0"/>
                                                                          <w:marBottom w:val="0"/>
                                                                          <w:divBdr>
                                                                            <w:top w:val="none" w:sz="0" w:space="0" w:color="auto"/>
                                                                            <w:left w:val="none" w:sz="0" w:space="0" w:color="auto"/>
                                                                            <w:bottom w:val="none" w:sz="0" w:space="0" w:color="auto"/>
                                                                            <w:right w:val="none" w:sz="0" w:space="0" w:color="auto"/>
                                                                          </w:divBdr>
                                                                        </w:div>
                                                                        <w:div w:id="2049140192">
                                                                          <w:marLeft w:val="0"/>
                                                                          <w:marRight w:val="0"/>
                                                                          <w:marTop w:val="0"/>
                                                                          <w:marBottom w:val="0"/>
                                                                          <w:divBdr>
                                                                            <w:top w:val="none" w:sz="0" w:space="0" w:color="auto"/>
                                                                            <w:left w:val="none" w:sz="0" w:space="0" w:color="auto"/>
                                                                            <w:bottom w:val="none" w:sz="0" w:space="0" w:color="auto"/>
                                                                            <w:right w:val="none" w:sz="0" w:space="0" w:color="auto"/>
                                                                          </w:divBdr>
                                                                        </w:div>
                                                                      </w:divsChild>
                                                                    </w:div>
                                                                    <w:div w:id="402408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7882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085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240635">
                                      <w:marLeft w:val="0"/>
                                      <w:marRight w:val="0"/>
                                      <w:marTop w:val="0"/>
                                      <w:marBottom w:val="0"/>
                                      <w:divBdr>
                                        <w:top w:val="none" w:sz="0" w:space="0" w:color="auto"/>
                                        <w:left w:val="none" w:sz="0" w:space="0" w:color="auto"/>
                                        <w:bottom w:val="none" w:sz="0" w:space="0" w:color="auto"/>
                                        <w:right w:val="none" w:sz="0" w:space="0" w:color="auto"/>
                                      </w:divBdr>
                                    </w:div>
                                    <w:div w:id="2046635903">
                                      <w:marLeft w:val="0"/>
                                      <w:marRight w:val="0"/>
                                      <w:marTop w:val="0"/>
                                      <w:marBottom w:val="0"/>
                                      <w:divBdr>
                                        <w:top w:val="none" w:sz="0" w:space="0" w:color="auto"/>
                                        <w:left w:val="none" w:sz="0" w:space="0" w:color="auto"/>
                                        <w:bottom w:val="none" w:sz="0" w:space="0" w:color="auto"/>
                                        <w:right w:val="none" w:sz="0" w:space="0" w:color="auto"/>
                                      </w:divBdr>
                                    </w:div>
                                  </w:divsChild>
                                </w:div>
                                <w:div w:id="376859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3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521827">
          <w:marLeft w:val="0"/>
          <w:marRight w:val="0"/>
          <w:marTop w:val="0"/>
          <w:marBottom w:val="0"/>
          <w:divBdr>
            <w:top w:val="none" w:sz="0" w:space="0" w:color="auto"/>
            <w:left w:val="none" w:sz="0" w:space="0" w:color="auto"/>
            <w:bottom w:val="none" w:sz="0" w:space="0" w:color="auto"/>
            <w:right w:val="none" w:sz="0" w:space="0" w:color="auto"/>
          </w:divBdr>
        </w:div>
      </w:divsChild>
    </w:div>
    <w:div w:id="554853697">
      <w:bodyDiv w:val="1"/>
      <w:marLeft w:val="0"/>
      <w:marRight w:val="0"/>
      <w:marTop w:val="0"/>
      <w:marBottom w:val="0"/>
      <w:divBdr>
        <w:top w:val="none" w:sz="0" w:space="0" w:color="auto"/>
        <w:left w:val="none" w:sz="0" w:space="0" w:color="auto"/>
        <w:bottom w:val="none" w:sz="0" w:space="0" w:color="auto"/>
        <w:right w:val="none" w:sz="0" w:space="0" w:color="auto"/>
      </w:divBdr>
      <w:divsChild>
        <w:div w:id="1505315472">
          <w:marLeft w:val="446"/>
          <w:marRight w:val="0"/>
          <w:marTop w:val="0"/>
          <w:marBottom w:val="0"/>
          <w:divBdr>
            <w:top w:val="none" w:sz="0" w:space="0" w:color="auto"/>
            <w:left w:val="none" w:sz="0" w:space="0" w:color="auto"/>
            <w:bottom w:val="none" w:sz="0" w:space="0" w:color="auto"/>
            <w:right w:val="none" w:sz="0" w:space="0" w:color="auto"/>
          </w:divBdr>
        </w:div>
      </w:divsChild>
    </w:div>
    <w:div w:id="597252376">
      <w:bodyDiv w:val="1"/>
      <w:marLeft w:val="0"/>
      <w:marRight w:val="0"/>
      <w:marTop w:val="0"/>
      <w:marBottom w:val="0"/>
      <w:divBdr>
        <w:top w:val="none" w:sz="0" w:space="0" w:color="auto"/>
        <w:left w:val="none" w:sz="0" w:space="0" w:color="auto"/>
        <w:bottom w:val="none" w:sz="0" w:space="0" w:color="auto"/>
        <w:right w:val="none" w:sz="0" w:space="0" w:color="auto"/>
      </w:divBdr>
      <w:divsChild>
        <w:div w:id="1367220904">
          <w:marLeft w:val="446"/>
          <w:marRight w:val="0"/>
          <w:marTop w:val="0"/>
          <w:marBottom w:val="0"/>
          <w:divBdr>
            <w:top w:val="none" w:sz="0" w:space="0" w:color="auto"/>
            <w:left w:val="none" w:sz="0" w:space="0" w:color="auto"/>
            <w:bottom w:val="none" w:sz="0" w:space="0" w:color="auto"/>
            <w:right w:val="none" w:sz="0" w:space="0" w:color="auto"/>
          </w:divBdr>
        </w:div>
      </w:divsChild>
    </w:div>
    <w:div w:id="612859287">
      <w:bodyDiv w:val="1"/>
      <w:marLeft w:val="0"/>
      <w:marRight w:val="0"/>
      <w:marTop w:val="0"/>
      <w:marBottom w:val="0"/>
      <w:divBdr>
        <w:top w:val="none" w:sz="0" w:space="0" w:color="auto"/>
        <w:left w:val="none" w:sz="0" w:space="0" w:color="auto"/>
        <w:bottom w:val="none" w:sz="0" w:space="0" w:color="auto"/>
        <w:right w:val="none" w:sz="0" w:space="0" w:color="auto"/>
      </w:divBdr>
    </w:div>
    <w:div w:id="637538673">
      <w:bodyDiv w:val="1"/>
      <w:marLeft w:val="0"/>
      <w:marRight w:val="0"/>
      <w:marTop w:val="0"/>
      <w:marBottom w:val="0"/>
      <w:divBdr>
        <w:top w:val="none" w:sz="0" w:space="0" w:color="auto"/>
        <w:left w:val="none" w:sz="0" w:space="0" w:color="auto"/>
        <w:bottom w:val="none" w:sz="0" w:space="0" w:color="auto"/>
        <w:right w:val="none" w:sz="0" w:space="0" w:color="auto"/>
      </w:divBdr>
    </w:div>
    <w:div w:id="639766030">
      <w:bodyDiv w:val="1"/>
      <w:marLeft w:val="0"/>
      <w:marRight w:val="0"/>
      <w:marTop w:val="0"/>
      <w:marBottom w:val="0"/>
      <w:divBdr>
        <w:top w:val="none" w:sz="0" w:space="0" w:color="auto"/>
        <w:left w:val="none" w:sz="0" w:space="0" w:color="auto"/>
        <w:bottom w:val="none" w:sz="0" w:space="0" w:color="auto"/>
        <w:right w:val="none" w:sz="0" w:space="0" w:color="auto"/>
      </w:divBdr>
    </w:div>
    <w:div w:id="640234408">
      <w:bodyDiv w:val="1"/>
      <w:marLeft w:val="0"/>
      <w:marRight w:val="0"/>
      <w:marTop w:val="0"/>
      <w:marBottom w:val="0"/>
      <w:divBdr>
        <w:top w:val="none" w:sz="0" w:space="0" w:color="auto"/>
        <w:left w:val="none" w:sz="0" w:space="0" w:color="auto"/>
        <w:bottom w:val="none" w:sz="0" w:space="0" w:color="auto"/>
        <w:right w:val="none" w:sz="0" w:space="0" w:color="auto"/>
      </w:divBdr>
      <w:divsChild>
        <w:div w:id="791363789">
          <w:marLeft w:val="547"/>
          <w:marRight w:val="0"/>
          <w:marTop w:val="0"/>
          <w:marBottom w:val="0"/>
          <w:divBdr>
            <w:top w:val="none" w:sz="0" w:space="0" w:color="auto"/>
            <w:left w:val="none" w:sz="0" w:space="0" w:color="auto"/>
            <w:bottom w:val="none" w:sz="0" w:space="0" w:color="auto"/>
            <w:right w:val="none" w:sz="0" w:space="0" w:color="auto"/>
          </w:divBdr>
        </w:div>
      </w:divsChild>
    </w:div>
    <w:div w:id="658965870">
      <w:bodyDiv w:val="1"/>
      <w:marLeft w:val="0"/>
      <w:marRight w:val="0"/>
      <w:marTop w:val="0"/>
      <w:marBottom w:val="0"/>
      <w:divBdr>
        <w:top w:val="none" w:sz="0" w:space="0" w:color="auto"/>
        <w:left w:val="none" w:sz="0" w:space="0" w:color="auto"/>
        <w:bottom w:val="none" w:sz="0" w:space="0" w:color="auto"/>
        <w:right w:val="none" w:sz="0" w:space="0" w:color="auto"/>
      </w:divBdr>
    </w:div>
    <w:div w:id="677586262">
      <w:bodyDiv w:val="1"/>
      <w:marLeft w:val="0"/>
      <w:marRight w:val="0"/>
      <w:marTop w:val="0"/>
      <w:marBottom w:val="0"/>
      <w:divBdr>
        <w:top w:val="none" w:sz="0" w:space="0" w:color="auto"/>
        <w:left w:val="none" w:sz="0" w:space="0" w:color="auto"/>
        <w:bottom w:val="none" w:sz="0" w:space="0" w:color="auto"/>
        <w:right w:val="none" w:sz="0" w:space="0" w:color="auto"/>
      </w:divBdr>
    </w:div>
    <w:div w:id="691539794">
      <w:bodyDiv w:val="1"/>
      <w:marLeft w:val="0"/>
      <w:marRight w:val="0"/>
      <w:marTop w:val="0"/>
      <w:marBottom w:val="0"/>
      <w:divBdr>
        <w:top w:val="none" w:sz="0" w:space="0" w:color="auto"/>
        <w:left w:val="none" w:sz="0" w:space="0" w:color="auto"/>
        <w:bottom w:val="none" w:sz="0" w:space="0" w:color="auto"/>
        <w:right w:val="none" w:sz="0" w:space="0" w:color="auto"/>
      </w:divBdr>
    </w:div>
    <w:div w:id="691763658">
      <w:bodyDiv w:val="1"/>
      <w:marLeft w:val="0"/>
      <w:marRight w:val="0"/>
      <w:marTop w:val="0"/>
      <w:marBottom w:val="0"/>
      <w:divBdr>
        <w:top w:val="none" w:sz="0" w:space="0" w:color="auto"/>
        <w:left w:val="none" w:sz="0" w:space="0" w:color="auto"/>
        <w:bottom w:val="none" w:sz="0" w:space="0" w:color="auto"/>
        <w:right w:val="none" w:sz="0" w:space="0" w:color="auto"/>
      </w:divBdr>
    </w:div>
    <w:div w:id="767890482">
      <w:bodyDiv w:val="1"/>
      <w:marLeft w:val="0"/>
      <w:marRight w:val="0"/>
      <w:marTop w:val="0"/>
      <w:marBottom w:val="0"/>
      <w:divBdr>
        <w:top w:val="none" w:sz="0" w:space="0" w:color="auto"/>
        <w:left w:val="none" w:sz="0" w:space="0" w:color="auto"/>
        <w:bottom w:val="none" w:sz="0" w:space="0" w:color="auto"/>
        <w:right w:val="none" w:sz="0" w:space="0" w:color="auto"/>
      </w:divBdr>
    </w:div>
    <w:div w:id="770317008">
      <w:bodyDiv w:val="1"/>
      <w:marLeft w:val="0"/>
      <w:marRight w:val="0"/>
      <w:marTop w:val="0"/>
      <w:marBottom w:val="0"/>
      <w:divBdr>
        <w:top w:val="none" w:sz="0" w:space="0" w:color="auto"/>
        <w:left w:val="none" w:sz="0" w:space="0" w:color="auto"/>
        <w:bottom w:val="none" w:sz="0" w:space="0" w:color="auto"/>
        <w:right w:val="none" w:sz="0" w:space="0" w:color="auto"/>
      </w:divBdr>
      <w:divsChild>
        <w:div w:id="1830638065">
          <w:marLeft w:val="1440"/>
          <w:marRight w:val="0"/>
          <w:marTop w:val="0"/>
          <w:marBottom w:val="0"/>
          <w:divBdr>
            <w:top w:val="none" w:sz="0" w:space="0" w:color="auto"/>
            <w:left w:val="none" w:sz="0" w:space="0" w:color="auto"/>
            <w:bottom w:val="none" w:sz="0" w:space="0" w:color="auto"/>
            <w:right w:val="none" w:sz="0" w:space="0" w:color="auto"/>
          </w:divBdr>
        </w:div>
      </w:divsChild>
    </w:div>
    <w:div w:id="771821437">
      <w:bodyDiv w:val="1"/>
      <w:marLeft w:val="0"/>
      <w:marRight w:val="0"/>
      <w:marTop w:val="0"/>
      <w:marBottom w:val="0"/>
      <w:divBdr>
        <w:top w:val="none" w:sz="0" w:space="0" w:color="auto"/>
        <w:left w:val="none" w:sz="0" w:space="0" w:color="auto"/>
        <w:bottom w:val="none" w:sz="0" w:space="0" w:color="auto"/>
        <w:right w:val="none" w:sz="0" w:space="0" w:color="auto"/>
      </w:divBdr>
      <w:divsChild>
        <w:div w:id="504829915">
          <w:marLeft w:val="1440"/>
          <w:marRight w:val="0"/>
          <w:marTop w:val="0"/>
          <w:marBottom w:val="0"/>
          <w:divBdr>
            <w:top w:val="none" w:sz="0" w:space="0" w:color="auto"/>
            <w:left w:val="none" w:sz="0" w:space="0" w:color="auto"/>
            <w:bottom w:val="none" w:sz="0" w:space="0" w:color="auto"/>
            <w:right w:val="none" w:sz="0" w:space="0" w:color="auto"/>
          </w:divBdr>
        </w:div>
      </w:divsChild>
    </w:div>
    <w:div w:id="782577588">
      <w:bodyDiv w:val="1"/>
      <w:marLeft w:val="0"/>
      <w:marRight w:val="0"/>
      <w:marTop w:val="0"/>
      <w:marBottom w:val="0"/>
      <w:divBdr>
        <w:top w:val="none" w:sz="0" w:space="0" w:color="auto"/>
        <w:left w:val="none" w:sz="0" w:space="0" w:color="auto"/>
        <w:bottom w:val="none" w:sz="0" w:space="0" w:color="auto"/>
        <w:right w:val="none" w:sz="0" w:space="0" w:color="auto"/>
      </w:divBdr>
      <w:divsChild>
        <w:div w:id="997000746">
          <w:marLeft w:val="0"/>
          <w:marRight w:val="0"/>
          <w:marTop w:val="0"/>
          <w:marBottom w:val="0"/>
          <w:divBdr>
            <w:top w:val="none" w:sz="0" w:space="0" w:color="auto"/>
            <w:left w:val="none" w:sz="0" w:space="0" w:color="auto"/>
            <w:bottom w:val="none" w:sz="0" w:space="0" w:color="auto"/>
            <w:right w:val="none" w:sz="0" w:space="0" w:color="auto"/>
          </w:divBdr>
        </w:div>
        <w:div w:id="1409881567">
          <w:marLeft w:val="240"/>
          <w:marRight w:val="0"/>
          <w:marTop w:val="0"/>
          <w:marBottom w:val="0"/>
          <w:divBdr>
            <w:top w:val="none" w:sz="0" w:space="0" w:color="auto"/>
            <w:left w:val="none" w:sz="0" w:space="0" w:color="auto"/>
            <w:bottom w:val="none" w:sz="0" w:space="0" w:color="auto"/>
            <w:right w:val="none" w:sz="0" w:space="0" w:color="auto"/>
          </w:divBdr>
          <w:divsChild>
            <w:div w:id="1642536964">
              <w:marLeft w:val="0"/>
              <w:marRight w:val="0"/>
              <w:marTop w:val="0"/>
              <w:marBottom w:val="0"/>
              <w:divBdr>
                <w:top w:val="none" w:sz="0" w:space="0" w:color="auto"/>
                <w:left w:val="none" w:sz="0" w:space="0" w:color="auto"/>
                <w:bottom w:val="none" w:sz="0" w:space="0" w:color="auto"/>
                <w:right w:val="none" w:sz="0" w:space="0" w:color="auto"/>
              </w:divBdr>
              <w:divsChild>
                <w:div w:id="145708280">
                  <w:marLeft w:val="0"/>
                  <w:marRight w:val="0"/>
                  <w:marTop w:val="0"/>
                  <w:marBottom w:val="0"/>
                  <w:divBdr>
                    <w:top w:val="none" w:sz="0" w:space="0" w:color="auto"/>
                    <w:left w:val="none" w:sz="0" w:space="0" w:color="auto"/>
                    <w:bottom w:val="none" w:sz="0" w:space="0" w:color="auto"/>
                    <w:right w:val="none" w:sz="0" w:space="0" w:color="auto"/>
                  </w:divBdr>
                  <w:divsChild>
                    <w:div w:id="144246458">
                      <w:marLeft w:val="0"/>
                      <w:marRight w:val="0"/>
                      <w:marTop w:val="0"/>
                      <w:marBottom w:val="0"/>
                      <w:divBdr>
                        <w:top w:val="none" w:sz="0" w:space="0" w:color="auto"/>
                        <w:left w:val="none" w:sz="0" w:space="0" w:color="auto"/>
                        <w:bottom w:val="none" w:sz="0" w:space="0" w:color="auto"/>
                        <w:right w:val="none" w:sz="0" w:space="0" w:color="auto"/>
                      </w:divBdr>
                    </w:div>
                    <w:div w:id="1675838443">
                      <w:marLeft w:val="240"/>
                      <w:marRight w:val="0"/>
                      <w:marTop w:val="0"/>
                      <w:marBottom w:val="0"/>
                      <w:divBdr>
                        <w:top w:val="none" w:sz="0" w:space="0" w:color="auto"/>
                        <w:left w:val="none" w:sz="0" w:space="0" w:color="auto"/>
                        <w:bottom w:val="none" w:sz="0" w:space="0" w:color="auto"/>
                        <w:right w:val="none" w:sz="0" w:space="0" w:color="auto"/>
                      </w:divBdr>
                      <w:divsChild>
                        <w:div w:id="2086369041">
                          <w:marLeft w:val="0"/>
                          <w:marRight w:val="0"/>
                          <w:marTop w:val="0"/>
                          <w:marBottom w:val="0"/>
                          <w:divBdr>
                            <w:top w:val="none" w:sz="0" w:space="0" w:color="auto"/>
                            <w:left w:val="none" w:sz="0" w:space="0" w:color="auto"/>
                            <w:bottom w:val="none" w:sz="0" w:space="0" w:color="auto"/>
                            <w:right w:val="none" w:sz="0" w:space="0" w:color="auto"/>
                          </w:divBdr>
                          <w:divsChild>
                            <w:div w:id="1187987000">
                              <w:marLeft w:val="0"/>
                              <w:marRight w:val="0"/>
                              <w:marTop w:val="0"/>
                              <w:marBottom w:val="0"/>
                              <w:divBdr>
                                <w:top w:val="none" w:sz="0" w:space="0" w:color="auto"/>
                                <w:left w:val="none" w:sz="0" w:space="0" w:color="auto"/>
                                <w:bottom w:val="none" w:sz="0" w:space="0" w:color="auto"/>
                                <w:right w:val="none" w:sz="0" w:space="0" w:color="auto"/>
                              </w:divBdr>
                              <w:divsChild>
                                <w:div w:id="377630480">
                                  <w:marLeft w:val="0"/>
                                  <w:marRight w:val="0"/>
                                  <w:marTop w:val="0"/>
                                  <w:marBottom w:val="0"/>
                                  <w:divBdr>
                                    <w:top w:val="none" w:sz="0" w:space="0" w:color="auto"/>
                                    <w:left w:val="none" w:sz="0" w:space="0" w:color="auto"/>
                                    <w:bottom w:val="none" w:sz="0" w:space="0" w:color="auto"/>
                                    <w:right w:val="none" w:sz="0" w:space="0" w:color="auto"/>
                                  </w:divBdr>
                                </w:div>
                                <w:div w:id="671025740">
                                  <w:marLeft w:val="240"/>
                                  <w:marRight w:val="0"/>
                                  <w:marTop w:val="0"/>
                                  <w:marBottom w:val="0"/>
                                  <w:divBdr>
                                    <w:top w:val="none" w:sz="0" w:space="0" w:color="auto"/>
                                    <w:left w:val="none" w:sz="0" w:space="0" w:color="auto"/>
                                    <w:bottom w:val="none" w:sz="0" w:space="0" w:color="auto"/>
                                    <w:right w:val="none" w:sz="0" w:space="0" w:color="auto"/>
                                  </w:divBdr>
                                  <w:divsChild>
                                    <w:div w:id="92209889">
                                      <w:marLeft w:val="0"/>
                                      <w:marRight w:val="0"/>
                                      <w:marTop w:val="0"/>
                                      <w:marBottom w:val="0"/>
                                      <w:divBdr>
                                        <w:top w:val="none" w:sz="0" w:space="0" w:color="auto"/>
                                        <w:left w:val="none" w:sz="0" w:space="0" w:color="auto"/>
                                        <w:bottom w:val="none" w:sz="0" w:space="0" w:color="auto"/>
                                        <w:right w:val="none" w:sz="0" w:space="0" w:color="auto"/>
                                      </w:divBdr>
                                      <w:divsChild>
                                        <w:div w:id="1573616876">
                                          <w:marLeft w:val="0"/>
                                          <w:marRight w:val="0"/>
                                          <w:marTop w:val="0"/>
                                          <w:marBottom w:val="0"/>
                                          <w:divBdr>
                                            <w:top w:val="none" w:sz="0" w:space="0" w:color="auto"/>
                                            <w:left w:val="none" w:sz="0" w:space="0" w:color="auto"/>
                                            <w:bottom w:val="none" w:sz="0" w:space="0" w:color="auto"/>
                                            <w:right w:val="none" w:sz="0" w:space="0" w:color="auto"/>
                                          </w:divBdr>
                                          <w:divsChild>
                                            <w:div w:id="315885364">
                                              <w:marLeft w:val="0"/>
                                              <w:marRight w:val="0"/>
                                              <w:marTop w:val="0"/>
                                              <w:marBottom w:val="0"/>
                                              <w:divBdr>
                                                <w:top w:val="none" w:sz="0" w:space="0" w:color="auto"/>
                                                <w:left w:val="none" w:sz="0" w:space="0" w:color="auto"/>
                                                <w:bottom w:val="none" w:sz="0" w:space="0" w:color="auto"/>
                                                <w:right w:val="none" w:sz="0" w:space="0" w:color="auto"/>
                                              </w:divBdr>
                                            </w:div>
                                            <w:div w:id="1017123643">
                                              <w:marLeft w:val="240"/>
                                              <w:marRight w:val="0"/>
                                              <w:marTop w:val="0"/>
                                              <w:marBottom w:val="0"/>
                                              <w:divBdr>
                                                <w:top w:val="none" w:sz="0" w:space="0" w:color="auto"/>
                                                <w:left w:val="none" w:sz="0" w:space="0" w:color="auto"/>
                                                <w:bottom w:val="none" w:sz="0" w:space="0" w:color="auto"/>
                                                <w:right w:val="none" w:sz="0" w:space="0" w:color="auto"/>
                                              </w:divBdr>
                                              <w:divsChild>
                                                <w:div w:id="68582727">
                                                  <w:marLeft w:val="0"/>
                                                  <w:marRight w:val="0"/>
                                                  <w:marTop w:val="0"/>
                                                  <w:marBottom w:val="0"/>
                                                  <w:divBdr>
                                                    <w:top w:val="none" w:sz="0" w:space="0" w:color="auto"/>
                                                    <w:left w:val="none" w:sz="0" w:space="0" w:color="auto"/>
                                                    <w:bottom w:val="none" w:sz="0" w:space="0" w:color="auto"/>
                                                    <w:right w:val="none" w:sz="0" w:space="0" w:color="auto"/>
                                                  </w:divBdr>
                                                  <w:divsChild>
                                                    <w:div w:id="1214342138">
                                                      <w:marLeft w:val="0"/>
                                                      <w:marRight w:val="0"/>
                                                      <w:marTop w:val="0"/>
                                                      <w:marBottom w:val="0"/>
                                                      <w:divBdr>
                                                        <w:top w:val="none" w:sz="0" w:space="0" w:color="auto"/>
                                                        <w:left w:val="none" w:sz="0" w:space="0" w:color="auto"/>
                                                        <w:bottom w:val="none" w:sz="0" w:space="0" w:color="auto"/>
                                                        <w:right w:val="none" w:sz="0" w:space="0" w:color="auto"/>
                                                      </w:divBdr>
                                                      <w:divsChild>
                                                        <w:div w:id="1615360468">
                                                          <w:marLeft w:val="0"/>
                                                          <w:marRight w:val="0"/>
                                                          <w:marTop w:val="0"/>
                                                          <w:marBottom w:val="0"/>
                                                          <w:divBdr>
                                                            <w:top w:val="none" w:sz="0" w:space="0" w:color="auto"/>
                                                            <w:left w:val="none" w:sz="0" w:space="0" w:color="auto"/>
                                                            <w:bottom w:val="none" w:sz="0" w:space="0" w:color="auto"/>
                                                            <w:right w:val="none" w:sz="0" w:space="0" w:color="auto"/>
                                                          </w:divBdr>
                                                        </w:div>
                                                        <w:div w:id="740828088">
                                                          <w:marLeft w:val="240"/>
                                                          <w:marRight w:val="0"/>
                                                          <w:marTop w:val="0"/>
                                                          <w:marBottom w:val="0"/>
                                                          <w:divBdr>
                                                            <w:top w:val="none" w:sz="0" w:space="0" w:color="auto"/>
                                                            <w:left w:val="none" w:sz="0" w:space="0" w:color="auto"/>
                                                            <w:bottom w:val="none" w:sz="0" w:space="0" w:color="auto"/>
                                                            <w:right w:val="none" w:sz="0" w:space="0" w:color="auto"/>
                                                          </w:divBdr>
                                                          <w:divsChild>
                                                            <w:div w:id="1094011977">
                                                              <w:marLeft w:val="0"/>
                                                              <w:marRight w:val="0"/>
                                                              <w:marTop w:val="0"/>
                                                              <w:marBottom w:val="0"/>
                                                              <w:divBdr>
                                                                <w:top w:val="none" w:sz="0" w:space="0" w:color="auto"/>
                                                                <w:left w:val="none" w:sz="0" w:space="0" w:color="auto"/>
                                                                <w:bottom w:val="none" w:sz="0" w:space="0" w:color="auto"/>
                                                                <w:right w:val="none" w:sz="0" w:space="0" w:color="auto"/>
                                                              </w:divBdr>
                                                              <w:divsChild>
                                                                <w:div w:id="418136484">
                                                                  <w:marLeft w:val="0"/>
                                                                  <w:marRight w:val="0"/>
                                                                  <w:marTop w:val="0"/>
                                                                  <w:marBottom w:val="0"/>
                                                                  <w:divBdr>
                                                                    <w:top w:val="none" w:sz="0" w:space="0" w:color="auto"/>
                                                                    <w:left w:val="none" w:sz="0" w:space="0" w:color="auto"/>
                                                                    <w:bottom w:val="none" w:sz="0" w:space="0" w:color="auto"/>
                                                                    <w:right w:val="none" w:sz="0" w:space="0" w:color="auto"/>
                                                                  </w:divBdr>
                                                                  <w:divsChild>
                                                                    <w:div w:id="68694682">
                                                                      <w:marLeft w:val="0"/>
                                                                      <w:marRight w:val="0"/>
                                                                      <w:marTop w:val="0"/>
                                                                      <w:marBottom w:val="0"/>
                                                                      <w:divBdr>
                                                                        <w:top w:val="none" w:sz="0" w:space="0" w:color="auto"/>
                                                                        <w:left w:val="none" w:sz="0" w:space="0" w:color="auto"/>
                                                                        <w:bottom w:val="none" w:sz="0" w:space="0" w:color="auto"/>
                                                                        <w:right w:val="none" w:sz="0" w:space="0" w:color="auto"/>
                                                                      </w:divBdr>
                                                                    </w:div>
                                                                    <w:div w:id="1583369576">
                                                                      <w:marLeft w:val="240"/>
                                                                      <w:marRight w:val="0"/>
                                                                      <w:marTop w:val="0"/>
                                                                      <w:marBottom w:val="0"/>
                                                                      <w:divBdr>
                                                                        <w:top w:val="none" w:sz="0" w:space="0" w:color="auto"/>
                                                                        <w:left w:val="none" w:sz="0" w:space="0" w:color="auto"/>
                                                                        <w:bottom w:val="none" w:sz="0" w:space="0" w:color="auto"/>
                                                                        <w:right w:val="none" w:sz="0" w:space="0" w:color="auto"/>
                                                                      </w:divBdr>
                                                                      <w:divsChild>
                                                                        <w:div w:id="1337421347">
                                                                          <w:marLeft w:val="0"/>
                                                                          <w:marRight w:val="0"/>
                                                                          <w:marTop w:val="0"/>
                                                                          <w:marBottom w:val="0"/>
                                                                          <w:divBdr>
                                                                            <w:top w:val="none" w:sz="0" w:space="0" w:color="auto"/>
                                                                            <w:left w:val="none" w:sz="0" w:space="0" w:color="auto"/>
                                                                            <w:bottom w:val="none" w:sz="0" w:space="0" w:color="auto"/>
                                                                            <w:right w:val="none" w:sz="0" w:space="0" w:color="auto"/>
                                                                          </w:divBdr>
                                                                        </w:div>
                                                                      </w:divsChild>
                                                                    </w:div>
                                                                    <w:div w:id="958679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238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184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8054">
                                      <w:marLeft w:val="0"/>
                                      <w:marRight w:val="0"/>
                                      <w:marTop w:val="0"/>
                                      <w:marBottom w:val="0"/>
                                      <w:divBdr>
                                        <w:top w:val="none" w:sz="0" w:space="0" w:color="auto"/>
                                        <w:left w:val="none" w:sz="0" w:space="0" w:color="auto"/>
                                        <w:bottom w:val="none" w:sz="0" w:space="0" w:color="auto"/>
                                        <w:right w:val="none" w:sz="0" w:space="0" w:color="auto"/>
                                      </w:divBdr>
                                      <w:divsChild>
                                        <w:div w:id="1890873780">
                                          <w:marLeft w:val="0"/>
                                          <w:marRight w:val="0"/>
                                          <w:marTop w:val="0"/>
                                          <w:marBottom w:val="0"/>
                                          <w:divBdr>
                                            <w:top w:val="none" w:sz="0" w:space="0" w:color="auto"/>
                                            <w:left w:val="none" w:sz="0" w:space="0" w:color="auto"/>
                                            <w:bottom w:val="none" w:sz="0" w:space="0" w:color="auto"/>
                                            <w:right w:val="none" w:sz="0" w:space="0" w:color="auto"/>
                                          </w:divBdr>
                                          <w:divsChild>
                                            <w:div w:id="180046868">
                                              <w:marLeft w:val="0"/>
                                              <w:marRight w:val="0"/>
                                              <w:marTop w:val="0"/>
                                              <w:marBottom w:val="0"/>
                                              <w:divBdr>
                                                <w:top w:val="none" w:sz="0" w:space="0" w:color="auto"/>
                                                <w:left w:val="none" w:sz="0" w:space="0" w:color="auto"/>
                                                <w:bottom w:val="none" w:sz="0" w:space="0" w:color="auto"/>
                                                <w:right w:val="none" w:sz="0" w:space="0" w:color="auto"/>
                                              </w:divBdr>
                                            </w:div>
                                            <w:div w:id="1438060476">
                                              <w:marLeft w:val="240"/>
                                              <w:marRight w:val="0"/>
                                              <w:marTop w:val="0"/>
                                              <w:marBottom w:val="0"/>
                                              <w:divBdr>
                                                <w:top w:val="none" w:sz="0" w:space="0" w:color="auto"/>
                                                <w:left w:val="none" w:sz="0" w:space="0" w:color="auto"/>
                                                <w:bottom w:val="none" w:sz="0" w:space="0" w:color="auto"/>
                                                <w:right w:val="none" w:sz="0" w:space="0" w:color="auto"/>
                                              </w:divBdr>
                                              <w:divsChild>
                                                <w:div w:id="1787312798">
                                                  <w:marLeft w:val="0"/>
                                                  <w:marRight w:val="0"/>
                                                  <w:marTop w:val="0"/>
                                                  <w:marBottom w:val="0"/>
                                                  <w:divBdr>
                                                    <w:top w:val="none" w:sz="0" w:space="0" w:color="auto"/>
                                                    <w:left w:val="none" w:sz="0" w:space="0" w:color="auto"/>
                                                    <w:bottom w:val="none" w:sz="0" w:space="0" w:color="auto"/>
                                                    <w:right w:val="none" w:sz="0" w:space="0" w:color="auto"/>
                                                  </w:divBdr>
                                                  <w:divsChild>
                                                    <w:div w:id="348214537">
                                                      <w:marLeft w:val="0"/>
                                                      <w:marRight w:val="0"/>
                                                      <w:marTop w:val="0"/>
                                                      <w:marBottom w:val="0"/>
                                                      <w:divBdr>
                                                        <w:top w:val="none" w:sz="0" w:space="0" w:color="auto"/>
                                                        <w:left w:val="none" w:sz="0" w:space="0" w:color="auto"/>
                                                        <w:bottom w:val="none" w:sz="0" w:space="0" w:color="auto"/>
                                                        <w:right w:val="none" w:sz="0" w:space="0" w:color="auto"/>
                                                      </w:divBdr>
                                                      <w:divsChild>
                                                        <w:div w:id="1186863350">
                                                          <w:marLeft w:val="0"/>
                                                          <w:marRight w:val="0"/>
                                                          <w:marTop w:val="0"/>
                                                          <w:marBottom w:val="0"/>
                                                          <w:divBdr>
                                                            <w:top w:val="none" w:sz="0" w:space="0" w:color="auto"/>
                                                            <w:left w:val="none" w:sz="0" w:space="0" w:color="auto"/>
                                                            <w:bottom w:val="none" w:sz="0" w:space="0" w:color="auto"/>
                                                            <w:right w:val="none" w:sz="0" w:space="0" w:color="auto"/>
                                                          </w:divBdr>
                                                        </w:div>
                                                        <w:div w:id="515196857">
                                                          <w:marLeft w:val="240"/>
                                                          <w:marRight w:val="0"/>
                                                          <w:marTop w:val="0"/>
                                                          <w:marBottom w:val="0"/>
                                                          <w:divBdr>
                                                            <w:top w:val="none" w:sz="0" w:space="0" w:color="auto"/>
                                                            <w:left w:val="none" w:sz="0" w:space="0" w:color="auto"/>
                                                            <w:bottom w:val="none" w:sz="0" w:space="0" w:color="auto"/>
                                                            <w:right w:val="none" w:sz="0" w:space="0" w:color="auto"/>
                                                          </w:divBdr>
                                                          <w:divsChild>
                                                            <w:div w:id="128785821">
                                                              <w:marLeft w:val="0"/>
                                                              <w:marRight w:val="0"/>
                                                              <w:marTop w:val="0"/>
                                                              <w:marBottom w:val="0"/>
                                                              <w:divBdr>
                                                                <w:top w:val="none" w:sz="0" w:space="0" w:color="auto"/>
                                                                <w:left w:val="none" w:sz="0" w:space="0" w:color="auto"/>
                                                                <w:bottom w:val="none" w:sz="0" w:space="0" w:color="auto"/>
                                                                <w:right w:val="none" w:sz="0" w:space="0" w:color="auto"/>
                                                              </w:divBdr>
                                                              <w:divsChild>
                                                                <w:div w:id="1060903091">
                                                                  <w:marLeft w:val="0"/>
                                                                  <w:marRight w:val="0"/>
                                                                  <w:marTop w:val="0"/>
                                                                  <w:marBottom w:val="0"/>
                                                                  <w:divBdr>
                                                                    <w:top w:val="none" w:sz="0" w:space="0" w:color="auto"/>
                                                                    <w:left w:val="none" w:sz="0" w:space="0" w:color="auto"/>
                                                                    <w:bottom w:val="none" w:sz="0" w:space="0" w:color="auto"/>
                                                                    <w:right w:val="none" w:sz="0" w:space="0" w:color="auto"/>
                                                                  </w:divBdr>
                                                                  <w:divsChild>
                                                                    <w:div w:id="434793710">
                                                                      <w:marLeft w:val="0"/>
                                                                      <w:marRight w:val="0"/>
                                                                      <w:marTop w:val="0"/>
                                                                      <w:marBottom w:val="0"/>
                                                                      <w:divBdr>
                                                                        <w:top w:val="none" w:sz="0" w:space="0" w:color="auto"/>
                                                                        <w:left w:val="none" w:sz="0" w:space="0" w:color="auto"/>
                                                                        <w:bottom w:val="none" w:sz="0" w:space="0" w:color="auto"/>
                                                                        <w:right w:val="none" w:sz="0" w:space="0" w:color="auto"/>
                                                                      </w:divBdr>
                                                                    </w:div>
                                                                    <w:div w:id="1789011734">
                                                                      <w:marLeft w:val="240"/>
                                                                      <w:marRight w:val="0"/>
                                                                      <w:marTop w:val="0"/>
                                                                      <w:marBottom w:val="0"/>
                                                                      <w:divBdr>
                                                                        <w:top w:val="none" w:sz="0" w:space="0" w:color="auto"/>
                                                                        <w:left w:val="none" w:sz="0" w:space="0" w:color="auto"/>
                                                                        <w:bottom w:val="none" w:sz="0" w:space="0" w:color="auto"/>
                                                                        <w:right w:val="none" w:sz="0" w:space="0" w:color="auto"/>
                                                                      </w:divBdr>
                                                                      <w:divsChild>
                                                                        <w:div w:id="249387086">
                                                                          <w:marLeft w:val="0"/>
                                                                          <w:marRight w:val="0"/>
                                                                          <w:marTop w:val="0"/>
                                                                          <w:marBottom w:val="0"/>
                                                                          <w:divBdr>
                                                                            <w:top w:val="none" w:sz="0" w:space="0" w:color="auto"/>
                                                                            <w:left w:val="none" w:sz="0" w:space="0" w:color="auto"/>
                                                                            <w:bottom w:val="none" w:sz="0" w:space="0" w:color="auto"/>
                                                                            <w:right w:val="none" w:sz="0" w:space="0" w:color="auto"/>
                                                                          </w:divBdr>
                                                                        </w:div>
                                                                        <w:div w:id="974600239">
                                                                          <w:marLeft w:val="0"/>
                                                                          <w:marRight w:val="0"/>
                                                                          <w:marTop w:val="0"/>
                                                                          <w:marBottom w:val="0"/>
                                                                          <w:divBdr>
                                                                            <w:top w:val="none" w:sz="0" w:space="0" w:color="auto"/>
                                                                            <w:left w:val="none" w:sz="0" w:space="0" w:color="auto"/>
                                                                            <w:bottom w:val="none" w:sz="0" w:space="0" w:color="auto"/>
                                                                            <w:right w:val="none" w:sz="0" w:space="0" w:color="auto"/>
                                                                          </w:divBdr>
                                                                        </w:div>
                                                                      </w:divsChild>
                                                                    </w:div>
                                                                    <w:div w:id="41972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136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6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37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375883">
          <w:marLeft w:val="0"/>
          <w:marRight w:val="0"/>
          <w:marTop w:val="0"/>
          <w:marBottom w:val="0"/>
          <w:divBdr>
            <w:top w:val="none" w:sz="0" w:space="0" w:color="auto"/>
            <w:left w:val="none" w:sz="0" w:space="0" w:color="auto"/>
            <w:bottom w:val="none" w:sz="0" w:space="0" w:color="auto"/>
            <w:right w:val="none" w:sz="0" w:space="0" w:color="auto"/>
          </w:divBdr>
        </w:div>
      </w:divsChild>
    </w:div>
    <w:div w:id="790637157">
      <w:bodyDiv w:val="1"/>
      <w:marLeft w:val="0"/>
      <w:marRight w:val="0"/>
      <w:marTop w:val="0"/>
      <w:marBottom w:val="0"/>
      <w:divBdr>
        <w:top w:val="none" w:sz="0" w:space="0" w:color="auto"/>
        <w:left w:val="none" w:sz="0" w:space="0" w:color="auto"/>
        <w:bottom w:val="none" w:sz="0" w:space="0" w:color="auto"/>
        <w:right w:val="none" w:sz="0" w:space="0" w:color="auto"/>
      </w:divBdr>
      <w:divsChild>
        <w:div w:id="163715772">
          <w:marLeft w:val="0"/>
          <w:marRight w:val="0"/>
          <w:marTop w:val="0"/>
          <w:marBottom w:val="225"/>
          <w:divBdr>
            <w:top w:val="none" w:sz="0" w:space="0" w:color="auto"/>
            <w:left w:val="none" w:sz="0" w:space="0" w:color="auto"/>
            <w:bottom w:val="none" w:sz="0" w:space="0" w:color="auto"/>
            <w:right w:val="none" w:sz="0" w:space="0" w:color="auto"/>
          </w:divBdr>
        </w:div>
        <w:div w:id="624196689">
          <w:marLeft w:val="0"/>
          <w:marRight w:val="0"/>
          <w:marTop w:val="0"/>
          <w:marBottom w:val="225"/>
          <w:divBdr>
            <w:top w:val="none" w:sz="0" w:space="0" w:color="auto"/>
            <w:left w:val="none" w:sz="0" w:space="0" w:color="auto"/>
            <w:bottom w:val="none" w:sz="0" w:space="0" w:color="auto"/>
            <w:right w:val="none" w:sz="0" w:space="0" w:color="auto"/>
          </w:divBdr>
        </w:div>
        <w:div w:id="1339038997">
          <w:marLeft w:val="0"/>
          <w:marRight w:val="0"/>
          <w:marTop w:val="0"/>
          <w:marBottom w:val="225"/>
          <w:divBdr>
            <w:top w:val="none" w:sz="0" w:space="0" w:color="auto"/>
            <w:left w:val="none" w:sz="0" w:space="0" w:color="auto"/>
            <w:bottom w:val="none" w:sz="0" w:space="0" w:color="auto"/>
            <w:right w:val="none" w:sz="0" w:space="0" w:color="auto"/>
          </w:divBdr>
        </w:div>
      </w:divsChild>
    </w:div>
    <w:div w:id="793255890">
      <w:bodyDiv w:val="1"/>
      <w:marLeft w:val="0"/>
      <w:marRight w:val="0"/>
      <w:marTop w:val="0"/>
      <w:marBottom w:val="0"/>
      <w:divBdr>
        <w:top w:val="none" w:sz="0" w:space="0" w:color="auto"/>
        <w:left w:val="none" w:sz="0" w:space="0" w:color="auto"/>
        <w:bottom w:val="none" w:sz="0" w:space="0" w:color="auto"/>
        <w:right w:val="none" w:sz="0" w:space="0" w:color="auto"/>
      </w:divBdr>
    </w:div>
    <w:div w:id="822351727">
      <w:bodyDiv w:val="1"/>
      <w:marLeft w:val="0"/>
      <w:marRight w:val="0"/>
      <w:marTop w:val="0"/>
      <w:marBottom w:val="0"/>
      <w:divBdr>
        <w:top w:val="none" w:sz="0" w:space="0" w:color="auto"/>
        <w:left w:val="none" w:sz="0" w:space="0" w:color="auto"/>
        <w:bottom w:val="none" w:sz="0" w:space="0" w:color="auto"/>
        <w:right w:val="none" w:sz="0" w:space="0" w:color="auto"/>
      </w:divBdr>
    </w:div>
    <w:div w:id="834955693">
      <w:bodyDiv w:val="1"/>
      <w:marLeft w:val="0"/>
      <w:marRight w:val="0"/>
      <w:marTop w:val="0"/>
      <w:marBottom w:val="0"/>
      <w:divBdr>
        <w:top w:val="none" w:sz="0" w:space="0" w:color="auto"/>
        <w:left w:val="none" w:sz="0" w:space="0" w:color="auto"/>
        <w:bottom w:val="none" w:sz="0" w:space="0" w:color="auto"/>
        <w:right w:val="none" w:sz="0" w:space="0" w:color="auto"/>
      </w:divBdr>
    </w:div>
    <w:div w:id="880167161">
      <w:bodyDiv w:val="1"/>
      <w:marLeft w:val="0"/>
      <w:marRight w:val="0"/>
      <w:marTop w:val="0"/>
      <w:marBottom w:val="0"/>
      <w:divBdr>
        <w:top w:val="none" w:sz="0" w:space="0" w:color="auto"/>
        <w:left w:val="none" w:sz="0" w:space="0" w:color="auto"/>
        <w:bottom w:val="none" w:sz="0" w:space="0" w:color="auto"/>
        <w:right w:val="none" w:sz="0" w:space="0" w:color="auto"/>
      </w:divBdr>
    </w:div>
    <w:div w:id="885995283">
      <w:bodyDiv w:val="1"/>
      <w:marLeft w:val="0"/>
      <w:marRight w:val="0"/>
      <w:marTop w:val="0"/>
      <w:marBottom w:val="0"/>
      <w:divBdr>
        <w:top w:val="none" w:sz="0" w:space="0" w:color="auto"/>
        <w:left w:val="none" w:sz="0" w:space="0" w:color="auto"/>
        <w:bottom w:val="none" w:sz="0" w:space="0" w:color="auto"/>
        <w:right w:val="none" w:sz="0" w:space="0" w:color="auto"/>
      </w:divBdr>
    </w:div>
    <w:div w:id="893464606">
      <w:bodyDiv w:val="1"/>
      <w:marLeft w:val="0"/>
      <w:marRight w:val="0"/>
      <w:marTop w:val="0"/>
      <w:marBottom w:val="0"/>
      <w:divBdr>
        <w:top w:val="none" w:sz="0" w:space="0" w:color="auto"/>
        <w:left w:val="none" w:sz="0" w:space="0" w:color="auto"/>
        <w:bottom w:val="none" w:sz="0" w:space="0" w:color="auto"/>
        <w:right w:val="none" w:sz="0" w:space="0" w:color="auto"/>
      </w:divBdr>
      <w:divsChild>
        <w:div w:id="186481991">
          <w:marLeft w:val="446"/>
          <w:marRight w:val="0"/>
          <w:marTop w:val="0"/>
          <w:marBottom w:val="0"/>
          <w:divBdr>
            <w:top w:val="none" w:sz="0" w:space="0" w:color="auto"/>
            <w:left w:val="none" w:sz="0" w:space="0" w:color="auto"/>
            <w:bottom w:val="none" w:sz="0" w:space="0" w:color="auto"/>
            <w:right w:val="none" w:sz="0" w:space="0" w:color="auto"/>
          </w:divBdr>
        </w:div>
      </w:divsChild>
    </w:div>
    <w:div w:id="959382126">
      <w:bodyDiv w:val="1"/>
      <w:marLeft w:val="0"/>
      <w:marRight w:val="0"/>
      <w:marTop w:val="0"/>
      <w:marBottom w:val="0"/>
      <w:divBdr>
        <w:top w:val="none" w:sz="0" w:space="0" w:color="auto"/>
        <w:left w:val="none" w:sz="0" w:space="0" w:color="auto"/>
        <w:bottom w:val="none" w:sz="0" w:space="0" w:color="auto"/>
        <w:right w:val="none" w:sz="0" w:space="0" w:color="auto"/>
      </w:divBdr>
    </w:div>
    <w:div w:id="976255298">
      <w:bodyDiv w:val="1"/>
      <w:marLeft w:val="0"/>
      <w:marRight w:val="0"/>
      <w:marTop w:val="0"/>
      <w:marBottom w:val="0"/>
      <w:divBdr>
        <w:top w:val="none" w:sz="0" w:space="0" w:color="auto"/>
        <w:left w:val="none" w:sz="0" w:space="0" w:color="auto"/>
        <w:bottom w:val="none" w:sz="0" w:space="0" w:color="auto"/>
        <w:right w:val="none" w:sz="0" w:space="0" w:color="auto"/>
      </w:divBdr>
    </w:div>
    <w:div w:id="1061756390">
      <w:bodyDiv w:val="1"/>
      <w:marLeft w:val="0"/>
      <w:marRight w:val="0"/>
      <w:marTop w:val="0"/>
      <w:marBottom w:val="0"/>
      <w:divBdr>
        <w:top w:val="none" w:sz="0" w:space="0" w:color="auto"/>
        <w:left w:val="none" w:sz="0" w:space="0" w:color="auto"/>
        <w:bottom w:val="none" w:sz="0" w:space="0" w:color="auto"/>
        <w:right w:val="none" w:sz="0" w:space="0" w:color="auto"/>
      </w:divBdr>
    </w:div>
    <w:div w:id="1066031109">
      <w:bodyDiv w:val="1"/>
      <w:marLeft w:val="0"/>
      <w:marRight w:val="0"/>
      <w:marTop w:val="0"/>
      <w:marBottom w:val="0"/>
      <w:divBdr>
        <w:top w:val="none" w:sz="0" w:space="0" w:color="auto"/>
        <w:left w:val="none" w:sz="0" w:space="0" w:color="auto"/>
        <w:bottom w:val="none" w:sz="0" w:space="0" w:color="auto"/>
        <w:right w:val="none" w:sz="0" w:space="0" w:color="auto"/>
      </w:divBdr>
    </w:div>
    <w:div w:id="1082531504">
      <w:bodyDiv w:val="1"/>
      <w:marLeft w:val="0"/>
      <w:marRight w:val="0"/>
      <w:marTop w:val="0"/>
      <w:marBottom w:val="0"/>
      <w:divBdr>
        <w:top w:val="none" w:sz="0" w:space="0" w:color="auto"/>
        <w:left w:val="none" w:sz="0" w:space="0" w:color="auto"/>
        <w:bottom w:val="none" w:sz="0" w:space="0" w:color="auto"/>
        <w:right w:val="none" w:sz="0" w:space="0" w:color="auto"/>
      </w:divBdr>
    </w:div>
    <w:div w:id="1094742422">
      <w:bodyDiv w:val="1"/>
      <w:marLeft w:val="0"/>
      <w:marRight w:val="0"/>
      <w:marTop w:val="0"/>
      <w:marBottom w:val="0"/>
      <w:divBdr>
        <w:top w:val="none" w:sz="0" w:space="0" w:color="auto"/>
        <w:left w:val="none" w:sz="0" w:space="0" w:color="auto"/>
        <w:bottom w:val="none" w:sz="0" w:space="0" w:color="auto"/>
        <w:right w:val="none" w:sz="0" w:space="0" w:color="auto"/>
      </w:divBdr>
    </w:div>
    <w:div w:id="1097604024">
      <w:bodyDiv w:val="1"/>
      <w:marLeft w:val="0"/>
      <w:marRight w:val="0"/>
      <w:marTop w:val="0"/>
      <w:marBottom w:val="0"/>
      <w:divBdr>
        <w:top w:val="none" w:sz="0" w:space="0" w:color="auto"/>
        <w:left w:val="none" w:sz="0" w:space="0" w:color="auto"/>
        <w:bottom w:val="none" w:sz="0" w:space="0" w:color="auto"/>
        <w:right w:val="none" w:sz="0" w:space="0" w:color="auto"/>
      </w:divBdr>
    </w:div>
    <w:div w:id="1127160627">
      <w:bodyDiv w:val="1"/>
      <w:marLeft w:val="0"/>
      <w:marRight w:val="0"/>
      <w:marTop w:val="0"/>
      <w:marBottom w:val="0"/>
      <w:divBdr>
        <w:top w:val="none" w:sz="0" w:space="0" w:color="auto"/>
        <w:left w:val="none" w:sz="0" w:space="0" w:color="auto"/>
        <w:bottom w:val="none" w:sz="0" w:space="0" w:color="auto"/>
        <w:right w:val="none" w:sz="0" w:space="0" w:color="auto"/>
      </w:divBdr>
    </w:div>
    <w:div w:id="1129975309">
      <w:bodyDiv w:val="1"/>
      <w:marLeft w:val="0"/>
      <w:marRight w:val="0"/>
      <w:marTop w:val="0"/>
      <w:marBottom w:val="0"/>
      <w:divBdr>
        <w:top w:val="none" w:sz="0" w:space="0" w:color="auto"/>
        <w:left w:val="none" w:sz="0" w:space="0" w:color="auto"/>
        <w:bottom w:val="none" w:sz="0" w:space="0" w:color="auto"/>
        <w:right w:val="none" w:sz="0" w:space="0" w:color="auto"/>
      </w:divBdr>
    </w:div>
    <w:div w:id="1133593319">
      <w:bodyDiv w:val="1"/>
      <w:marLeft w:val="0"/>
      <w:marRight w:val="0"/>
      <w:marTop w:val="0"/>
      <w:marBottom w:val="0"/>
      <w:divBdr>
        <w:top w:val="none" w:sz="0" w:space="0" w:color="auto"/>
        <w:left w:val="none" w:sz="0" w:space="0" w:color="auto"/>
        <w:bottom w:val="none" w:sz="0" w:space="0" w:color="auto"/>
        <w:right w:val="none" w:sz="0" w:space="0" w:color="auto"/>
      </w:divBdr>
    </w:div>
    <w:div w:id="1156455382">
      <w:bodyDiv w:val="1"/>
      <w:marLeft w:val="0"/>
      <w:marRight w:val="0"/>
      <w:marTop w:val="0"/>
      <w:marBottom w:val="0"/>
      <w:divBdr>
        <w:top w:val="none" w:sz="0" w:space="0" w:color="auto"/>
        <w:left w:val="none" w:sz="0" w:space="0" w:color="auto"/>
        <w:bottom w:val="none" w:sz="0" w:space="0" w:color="auto"/>
        <w:right w:val="none" w:sz="0" w:space="0" w:color="auto"/>
      </w:divBdr>
      <w:divsChild>
        <w:div w:id="1124226708">
          <w:marLeft w:val="0"/>
          <w:marRight w:val="0"/>
          <w:marTop w:val="0"/>
          <w:marBottom w:val="0"/>
          <w:divBdr>
            <w:top w:val="none" w:sz="0" w:space="0" w:color="auto"/>
            <w:left w:val="none" w:sz="0" w:space="0" w:color="auto"/>
            <w:bottom w:val="none" w:sz="0" w:space="0" w:color="auto"/>
            <w:right w:val="none" w:sz="0" w:space="0" w:color="auto"/>
          </w:divBdr>
        </w:div>
        <w:div w:id="970019185">
          <w:marLeft w:val="240"/>
          <w:marRight w:val="0"/>
          <w:marTop w:val="0"/>
          <w:marBottom w:val="0"/>
          <w:divBdr>
            <w:top w:val="none" w:sz="0" w:space="0" w:color="auto"/>
            <w:left w:val="none" w:sz="0" w:space="0" w:color="auto"/>
            <w:bottom w:val="none" w:sz="0" w:space="0" w:color="auto"/>
            <w:right w:val="none" w:sz="0" w:space="0" w:color="auto"/>
          </w:divBdr>
          <w:divsChild>
            <w:div w:id="1352297034">
              <w:marLeft w:val="0"/>
              <w:marRight w:val="0"/>
              <w:marTop w:val="0"/>
              <w:marBottom w:val="0"/>
              <w:divBdr>
                <w:top w:val="none" w:sz="0" w:space="0" w:color="auto"/>
                <w:left w:val="none" w:sz="0" w:space="0" w:color="auto"/>
                <w:bottom w:val="none" w:sz="0" w:space="0" w:color="auto"/>
                <w:right w:val="none" w:sz="0" w:space="0" w:color="auto"/>
              </w:divBdr>
              <w:divsChild>
                <w:div w:id="230578785">
                  <w:marLeft w:val="0"/>
                  <w:marRight w:val="0"/>
                  <w:marTop w:val="0"/>
                  <w:marBottom w:val="0"/>
                  <w:divBdr>
                    <w:top w:val="none" w:sz="0" w:space="0" w:color="auto"/>
                    <w:left w:val="none" w:sz="0" w:space="0" w:color="auto"/>
                    <w:bottom w:val="none" w:sz="0" w:space="0" w:color="auto"/>
                    <w:right w:val="none" w:sz="0" w:space="0" w:color="auto"/>
                  </w:divBdr>
                  <w:divsChild>
                    <w:div w:id="406076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07">
              <w:marLeft w:val="0"/>
              <w:marRight w:val="0"/>
              <w:marTop w:val="0"/>
              <w:marBottom w:val="0"/>
              <w:divBdr>
                <w:top w:val="none" w:sz="0" w:space="0" w:color="auto"/>
                <w:left w:val="none" w:sz="0" w:space="0" w:color="auto"/>
                <w:bottom w:val="none" w:sz="0" w:space="0" w:color="auto"/>
                <w:right w:val="none" w:sz="0" w:space="0" w:color="auto"/>
              </w:divBdr>
              <w:divsChild>
                <w:div w:id="1377045670">
                  <w:marLeft w:val="0"/>
                  <w:marRight w:val="0"/>
                  <w:marTop w:val="0"/>
                  <w:marBottom w:val="0"/>
                  <w:divBdr>
                    <w:top w:val="none" w:sz="0" w:space="0" w:color="auto"/>
                    <w:left w:val="none" w:sz="0" w:space="0" w:color="auto"/>
                    <w:bottom w:val="none" w:sz="0" w:space="0" w:color="auto"/>
                    <w:right w:val="none" w:sz="0" w:space="0" w:color="auto"/>
                  </w:divBdr>
                  <w:divsChild>
                    <w:div w:id="108961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268464">
              <w:marLeft w:val="0"/>
              <w:marRight w:val="0"/>
              <w:marTop w:val="0"/>
              <w:marBottom w:val="0"/>
              <w:divBdr>
                <w:top w:val="none" w:sz="0" w:space="0" w:color="auto"/>
                <w:left w:val="none" w:sz="0" w:space="0" w:color="auto"/>
                <w:bottom w:val="none" w:sz="0" w:space="0" w:color="auto"/>
                <w:right w:val="none" w:sz="0" w:space="0" w:color="auto"/>
              </w:divBdr>
              <w:divsChild>
                <w:div w:id="204145946">
                  <w:marLeft w:val="0"/>
                  <w:marRight w:val="0"/>
                  <w:marTop w:val="0"/>
                  <w:marBottom w:val="0"/>
                  <w:divBdr>
                    <w:top w:val="none" w:sz="0" w:space="0" w:color="auto"/>
                    <w:left w:val="none" w:sz="0" w:space="0" w:color="auto"/>
                    <w:bottom w:val="none" w:sz="0" w:space="0" w:color="auto"/>
                    <w:right w:val="none" w:sz="0" w:space="0" w:color="auto"/>
                  </w:divBdr>
                  <w:divsChild>
                    <w:div w:id="1139223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329659">
              <w:marLeft w:val="0"/>
              <w:marRight w:val="0"/>
              <w:marTop w:val="0"/>
              <w:marBottom w:val="0"/>
              <w:divBdr>
                <w:top w:val="none" w:sz="0" w:space="0" w:color="auto"/>
                <w:left w:val="none" w:sz="0" w:space="0" w:color="auto"/>
                <w:bottom w:val="none" w:sz="0" w:space="0" w:color="auto"/>
                <w:right w:val="none" w:sz="0" w:space="0" w:color="auto"/>
              </w:divBdr>
              <w:divsChild>
                <w:div w:id="510683341">
                  <w:marLeft w:val="0"/>
                  <w:marRight w:val="0"/>
                  <w:marTop w:val="0"/>
                  <w:marBottom w:val="0"/>
                  <w:divBdr>
                    <w:top w:val="none" w:sz="0" w:space="0" w:color="auto"/>
                    <w:left w:val="none" w:sz="0" w:space="0" w:color="auto"/>
                    <w:bottom w:val="none" w:sz="0" w:space="0" w:color="auto"/>
                    <w:right w:val="none" w:sz="0" w:space="0" w:color="auto"/>
                  </w:divBdr>
                  <w:divsChild>
                    <w:div w:id="143270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090689">
              <w:marLeft w:val="0"/>
              <w:marRight w:val="0"/>
              <w:marTop w:val="0"/>
              <w:marBottom w:val="0"/>
              <w:divBdr>
                <w:top w:val="none" w:sz="0" w:space="0" w:color="auto"/>
                <w:left w:val="none" w:sz="0" w:space="0" w:color="auto"/>
                <w:bottom w:val="none" w:sz="0" w:space="0" w:color="auto"/>
                <w:right w:val="none" w:sz="0" w:space="0" w:color="auto"/>
              </w:divBdr>
              <w:divsChild>
                <w:div w:id="150564377">
                  <w:marLeft w:val="0"/>
                  <w:marRight w:val="0"/>
                  <w:marTop w:val="0"/>
                  <w:marBottom w:val="0"/>
                  <w:divBdr>
                    <w:top w:val="none" w:sz="0" w:space="0" w:color="auto"/>
                    <w:left w:val="none" w:sz="0" w:space="0" w:color="auto"/>
                    <w:bottom w:val="none" w:sz="0" w:space="0" w:color="auto"/>
                    <w:right w:val="none" w:sz="0" w:space="0" w:color="auto"/>
                  </w:divBdr>
                  <w:divsChild>
                    <w:div w:id="124350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5621262">
              <w:marLeft w:val="0"/>
              <w:marRight w:val="0"/>
              <w:marTop w:val="0"/>
              <w:marBottom w:val="0"/>
              <w:divBdr>
                <w:top w:val="none" w:sz="0" w:space="0" w:color="auto"/>
                <w:left w:val="none" w:sz="0" w:space="0" w:color="auto"/>
                <w:bottom w:val="none" w:sz="0" w:space="0" w:color="auto"/>
                <w:right w:val="none" w:sz="0" w:space="0" w:color="auto"/>
              </w:divBdr>
              <w:divsChild>
                <w:div w:id="529073518">
                  <w:marLeft w:val="0"/>
                  <w:marRight w:val="0"/>
                  <w:marTop w:val="0"/>
                  <w:marBottom w:val="0"/>
                  <w:divBdr>
                    <w:top w:val="none" w:sz="0" w:space="0" w:color="auto"/>
                    <w:left w:val="none" w:sz="0" w:space="0" w:color="auto"/>
                    <w:bottom w:val="none" w:sz="0" w:space="0" w:color="auto"/>
                    <w:right w:val="none" w:sz="0" w:space="0" w:color="auto"/>
                  </w:divBdr>
                  <w:divsChild>
                    <w:div w:id="1612932144">
                      <w:marLeft w:val="0"/>
                      <w:marRight w:val="0"/>
                      <w:marTop w:val="0"/>
                      <w:marBottom w:val="0"/>
                      <w:divBdr>
                        <w:top w:val="none" w:sz="0" w:space="0" w:color="auto"/>
                        <w:left w:val="none" w:sz="0" w:space="0" w:color="auto"/>
                        <w:bottom w:val="none" w:sz="0" w:space="0" w:color="auto"/>
                        <w:right w:val="none" w:sz="0" w:space="0" w:color="auto"/>
                      </w:divBdr>
                    </w:div>
                    <w:div w:id="800226333">
                      <w:marLeft w:val="240"/>
                      <w:marRight w:val="0"/>
                      <w:marTop w:val="0"/>
                      <w:marBottom w:val="0"/>
                      <w:divBdr>
                        <w:top w:val="none" w:sz="0" w:space="0" w:color="auto"/>
                        <w:left w:val="none" w:sz="0" w:space="0" w:color="auto"/>
                        <w:bottom w:val="none" w:sz="0" w:space="0" w:color="auto"/>
                        <w:right w:val="none" w:sz="0" w:space="0" w:color="auto"/>
                      </w:divBdr>
                      <w:divsChild>
                        <w:div w:id="677733634">
                          <w:marLeft w:val="0"/>
                          <w:marRight w:val="0"/>
                          <w:marTop w:val="0"/>
                          <w:marBottom w:val="0"/>
                          <w:divBdr>
                            <w:top w:val="none" w:sz="0" w:space="0" w:color="auto"/>
                            <w:left w:val="none" w:sz="0" w:space="0" w:color="auto"/>
                            <w:bottom w:val="none" w:sz="0" w:space="0" w:color="auto"/>
                            <w:right w:val="none" w:sz="0" w:space="0" w:color="auto"/>
                          </w:divBdr>
                          <w:divsChild>
                            <w:div w:id="2092699653">
                              <w:marLeft w:val="0"/>
                              <w:marRight w:val="0"/>
                              <w:marTop w:val="0"/>
                              <w:marBottom w:val="0"/>
                              <w:divBdr>
                                <w:top w:val="none" w:sz="0" w:space="0" w:color="auto"/>
                                <w:left w:val="none" w:sz="0" w:space="0" w:color="auto"/>
                                <w:bottom w:val="none" w:sz="0" w:space="0" w:color="auto"/>
                                <w:right w:val="none" w:sz="0" w:space="0" w:color="auto"/>
                              </w:divBdr>
                              <w:divsChild>
                                <w:div w:id="448744342">
                                  <w:marLeft w:val="0"/>
                                  <w:marRight w:val="0"/>
                                  <w:marTop w:val="0"/>
                                  <w:marBottom w:val="0"/>
                                  <w:divBdr>
                                    <w:top w:val="none" w:sz="0" w:space="0" w:color="auto"/>
                                    <w:left w:val="none" w:sz="0" w:space="0" w:color="auto"/>
                                    <w:bottom w:val="none" w:sz="0" w:space="0" w:color="auto"/>
                                    <w:right w:val="none" w:sz="0" w:space="0" w:color="auto"/>
                                  </w:divBdr>
                                </w:div>
                                <w:div w:id="1916474624">
                                  <w:marLeft w:val="240"/>
                                  <w:marRight w:val="0"/>
                                  <w:marTop w:val="0"/>
                                  <w:marBottom w:val="0"/>
                                  <w:divBdr>
                                    <w:top w:val="none" w:sz="0" w:space="0" w:color="auto"/>
                                    <w:left w:val="none" w:sz="0" w:space="0" w:color="auto"/>
                                    <w:bottom w:val="none" w:sz="0" w:space="0" w:color="auto"/>
                                    <w:right w:val="none" w:sz="0" w:space="0" w:color="auto"/>
                                  </w:divBdr>
                                  <w:divsChild>
                                    <w:div w:id="1504855404">
                                      <w:marLeft w:val="0"/>
                                      <w:marRight w:val="0"/>
                                      <w:marTop w:val="0"/>
                                      <w:marBottom w:val="0"/>
                                      <w:divBdr>
                                        <w:top w:val="none" w:sz="0" w:space="0" w:color="auto"/>
                                        <w:left w:val="none" w:sz="0" w:space="0" w:color="auto"/>
                                        <w:bottom w:val="none" w:sz="0" w:space="0" w:color="auto"/>
                                        <w:right w:val="none" w:sz="0" w:space="0" w:color="auto"/>
                                      </w:divBdr>
                                      <w:divsChild>
                                        <w:div w:id="1581527005">
                                          <w:marLeft w:val="0"/>
                                          <w:marRight w:val="0"/>
                                          <w:marTop w:val="0"/>
                                          <w:marBottom w:val="0"/>
                                          <w:divBdr>
                                            <w:top w:val="none" w:sz="0" w:space="0" w:color="auto"/>
                                            <w:left w:val="none" w:sz="0" w:space="0" w:color="auto"/>
                                            <w:bottom w:val="none" w:sz="0" w:space="0" w:color="auto"/>
                                            <w:right w:val="none" w:sz="0" w:space="0" w:color="auto"/>
                                          </w:divBdr>
                                          <w:divsChild>
                                            <w:div w:id="1611158700">
                                              <w:marLeft w:val="0"/>
                                              <w:marRight w:val="0"/>
                                              <w:marTop w:val="0"/>
                                              <w:marBottom w:val="0"/>
                                              <w:divBdr>
                                                <w:top w:val="none" w:sz="0" w:space="0" w:color="auto"/>
                                                <w:left w:val="none" w:sz="0" w:space="0" w:color="auto"/>
                                                <w:bottom w:val="none" w:sz="0" w:space="0" w:color="auto"/>
                                                <w:right w:val="none" w:sz="0" w:space="0" w:color="auto"/>
                                              </w:divBdr>
                                            </w:div>
                                            <w:div w:id="1924681408">
                                              <w:marLeft w:val="240"/>
                                              <w:marRight w:val="0"/>
                                              <w:marTop w:val="0"/>
                                              <w:marBottom w:val="0"/>
                                              <w:divBdr>
                                                <w:top w:val="none" w:sz="0" w:space="0" w:color="auto"/>
                                                <w:left w:val="none" w:sz="0" w:space="0" w:color="auto"/>
                                                <w:bottom w:val="none" w:sz="0" w:space="0" w:color="auto"/>
                                                <w:right w:val="none" w:sz="0" w:space="0" w:color="auto"/>
                                              </w:divBdr>
                                            </w:div>
                                            <w:div w:id="110319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4650">
                                      <w:marLeft w:val="0"/>
                                      <w:marRight w:val="0"/>
                                      <w:marTop w:val="0"/>
                                      <w:marBottom w:val="0"/>
                                      <w:divBdr>
                                        <w:top w:val="none" w:sz="0" w:space="0" w:color="auto"/>
                                        <w:left w:val="none" w:sz="0" w:space="0" w:color="auto"/>
                                        <w:bottom w:val="none" w:sz="0" w:space="0" w:color="auto"/>
                                        <w:right w:val="none" w:sz="0" w:space="0" w:color="auto"/>
                                      </w:divBdr>
                                    </w:div>
                                    <w:div w:id="2144881809">
                                      <w:marLeft w:val="0"/>
                                      <w:marRight w:val="0"/>
                                      <w:marTop w:val="0"/>
                                      <w:marBottom w:val="0"/>
                                      <w:divBdr>
                                        <w:top w:val="none" w:sz="0" w:space="0" w:color="auto"/>
                                        <w:left w:val="none" w:sz="0" w:space="0" w:color="auto"/>
                                        <w:bottom w:val="none" w:sz="0" w:space="0" w:color="auto"/>
                                        <w:right w:val="none" w:sz="0" w:space="0" w:color="auto"/>
                                      </w:divBdr>
                                    </w:div>
                                  </w:divsChild>
                                </w:div>
                                <w:div w:id="95390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044718">
                          <w:marLeft w:val="0"/>
                          <w:marRight w:val="0"/>
                          <w:marTop w:val="0"/>
                          <w:marBottom w:val="0"/>
                          <w:divBdr>
                            <w:top w:val="none" w:sz="0" w:space="0" w:color="auto"/>
                            <w:left w:val="none" w:sz="0" w:space="0" w:color="auto"/>
                            <w:bottom w:val="none" w:sz="0" w:space="0" w:color="auto"/>
                            <w:right w:val="none" w:sz="0" w:space="0" w:color="auto"/>
                          </w:divBdr>
                          <w:divsChild>
                            <w:div w:id="1245411327">
                              <w:marLeft w:val="0"/>
                              <w:marRight w:val="0"/>
                              <w:marTop w:val="0"/>
                              <w:marBottom w:val="0"/>
                              <w:divBdr>
                                <w:top w:val="none" w:sz="0" w:space="0" w:color="auto"/>
                                <w:left w:val="none" w:sz="0" w:space="0" w:color="auto"/>
                                <w:bottom w:val="none" w:sz="0" w:space="0" w:color="auto"/>
                                <w:right w:val="none" w:sz="0" w:space="0" w:color="auto"/>
                              </w:divBdr>
                              <w:divsChild>
                                <w:div w:id="744650288">
                                  <w:marLeft w:val="0"/>
                                  <w:marRight w:val="0"/>
                                  <w:marTop w:val="0"/>
                                  <w:marBottom w:val="0"/>
                                  <w:divBdr>
                                    <w:top w:val="none" w:sz="0" w:space="0" w:color="auto"/>
                                    <w:left w:val="none" w:sz="0" w:space="0" w:color="auto"/>
                                    <w:bottom w:val="none" w:sz="0" w:space="0" w:color="auto"/>
                                    <w:right w:val="none" w:sz="0" w:space="0" w:color="auto"/>
                                  </w:divBdr>
                                </w:div>
                                <w:div w:id="1872526530">
                                  <w:marLeft w:val="240"/>
                                  <w:marRight w:val="0"/>
                                  <w:marTop w:val="0"/>
                                  <w:marBottom w:val="0"/>
                                  <w:divBdr>
                                    <w:top w:val="none" w:sz="0" w:space="0" w:color="auto"/>
                                    <w:left w:val="none" w:sz="0" w:space="0" w:color="auto"/>
                                    <w:bottom w:val="none" w:sz="0" w:space="0" w:color="auto"/>
                                    <w:right w:val="none" w:sz="0" w:space="0" w:color="auto"/>
                                  </w:divBdr>
                                  <w:divsChild>
                                    <w:div w:id="1480998531">
                                      <w:marLeft w:val="0"/>
                                      <w:marRight w:val="0"/>
                                      <w:marTop w:val="0"/>
                                      <w:marBottom w:val="0"/>
                                      <w:divBdr>
                                        <w:top w:val="none" w:sz="0" w:space="0" w:color="auto"/>
                                        <w:left w:val="none" w:sz="0" w:space="0" w:color="auto"/>
                                        <w:bottom w:val="none" w:sz="0" w:space="0" w:color="auto"/>
                                        <w:right w:val="none" w:sz="0" w:space="0" w:color="auto"/>
                                      </w:divBdr>
                                      <w:divsChild>
                                        <w:div w:id="607738148">
                                          <w:marLeft w:val="0"/>
                                          <w:marRight w:val="0"/>
                                          <w:marTop w:val="0"/>
                                          <w:marBottom w:val="0"/>
                                          <w:divBdr>
                                            <w:top w:val="none" w:sz="0" w:space="0" w:color="auto"/>
                                            <w:left w:val="none" w:sz="0" w:space="0" w:color="auto"/>
                                            <w:bottom w:val="none" w:sz="0" w:space="0" w:color="auto"/>
                                            <w:right w:val="none" w:sz="0" w:space="0" w:color="auto"/>
                                          </w:divBdr>
                                          <w:divsChild>
                                            <w:div w:id="843934660">
                                              <w:marLeft w:val="0"/>
                                              <w:marRight w:val="0"/>
                                              <w:marTop w:val="0"/>
                                              <w:marBottom w:val="0"/>
                                              <w:divBdr>
                                                <w:top w:val="none" w:sz="0" w:space="0" w:color="auto"/>
                                                <w:left w:val="none" w:sz="0" w:space="0" w:color="auto"/>
                                                <w:bottom w:val="none" w:sz="0" w:space="0" w:color="auto"/>
                                                <w:right w:val="none" w:sz="0" w:space="0" w:color="auto"/>
                                              </w:divBdr>
                                            </w:div>
                                            <w:div w:id="1870219558">
                                              <w:marLeft w:val="240"/>
                                              <w:marRight w:val="0"/>
                                              <w:marTop w:val="0"/>
                                              <w:marBottom w:val="0"/>
                                              <w:divBdr>
                                                <w:top w:val="none" w:sz="0" w:space="0" w:color="auto"/>
                                                <w:left w:val="none" w:sz="0" w:space="0" w:color="auto"/>
                                                <w:bottom w:val="none" w:sz="0" w:space="0" w:color="auto"/>
                                                <w:right w:val="none" w:sz="0" w:space="0" w:color="auto"/>
                                              </w:divBdr>
                                            </w:div>
                                            <w:div w:id="134474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654990">
                                      <w:marLeft w:val="0"/>
                                      <w:marRight w:val="0"/>
                                      <w:marTop w:val="0"/>
                                      <w:marBottom w:val="0"/>
                                      <w:divBdr>
                                        <w:top w:val="none" w:sz="0" w:space="0" w:color="auto"/>
                                        <w:left w:val="none" w:sz="0" w:space="0" w:color="auto"/>
                                        <w:bottom w:val="none" w:sz="0" w:space="0" w:color="auto"/>
                                        <w:right w:val="none" w:sz="0" w:space="0" w:color="auto"/>
                                      </w:divBdr>
                                    </w:div>
                                    <w:div w:id="759178399">
                                      <w:marLeft w:val="0"/>
                                      <w:marRight w:val="0"/>
                                      <w:marTop w:val="0"/>
                                      <w:marBottom w:val="0"/>
                                      <w:divBdr>
                                        <w:top w:val="none" w:sz="0" w:space="0" w:color="auto"/>
                                        <w:left w:val="none" w:sz="0" w:space="0" w:color="auto"/>
                                        <w:bottom w:val="none" w:sz="0" w:space="0" w:color="auto"/>
                                        <w:right w:val="none" w:sz="0" w:space="0" w:color="auto"/>
                                      </w:divBdr>
                                    </w:div>
                                  </w:divsChild>
                                </w:div>
                                <w:div w:id="1148353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486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860630">
              <w:marLeft w:val="0"/>
              <w:marRight w:val="0"/>
              <w:marTop w:val="0"/>
              <w:marBottom w:val="0"/>
              <w:divBdr>
                <w:top w:val="none" w:sz="0" w:space="0" w:color="auto"/>
                <w:left w:val="none" w:sz="0" w:space="0" w:color="auto"/>
                <w:bottom w:val="none" w:sz="0" w:space="0" w:color="auto"/>
                <w:right w:val="none" w:sz="0" w:space="0" w:color="auto"/>
              </w:divBdr>
              <w:divsChild>
                <w:div w:id="1221944588">
                  <w:marLeft w:val="0"/>
                  <w:marRight w:val="0"/>
                  <w:marTop w:val="0"/>
                  <w:marBottom w:val="0"/>
                  <w:divBdr>
                    <w:top w:val="none" w:sz="0" w:space="0" w:color="auto"/>
                    <w:left w:val="none" w:sz="0" w:space="0" w:color="auto"/>
                    <w:bottom w:val="none" w:sz="0" w:space="0" w:color="auto"/>
                    <w:right w:val="none" w:sz="0" w:space="0" w:color="auto"/>
                  </w:divBdr>
                  <w:divsChild>
                    <w:div w:id="112238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391935">
              <w:marLeft w:val="0"/>
              <w:marRight w:val="0"/>
              <w:marTop w:val="0"/>
              <w:marBottom w:val="0"/>
              <w:divBdr>
                <w:top w:val="none" w:sz="0" w:space="0" w:color="auto"/>
                <w:left w:val="none" w:sz="0" w:space="0" w:color="auto"/>
                <w:bottom w:val="none" w:sz="0" w:space="0" w:color="auto"/>
                <w:right w:val="none" w:sz="0" w:space="0" w:color="auto"/>
              </w:divBdr>
              <w:divsChild>
                <w:div w:id="671301876">
                  <w:marLeft w:val="0"/>
                  <w:marRight w:val="0"/>
                  <w:marTop w:val="0"/>
                  <w:marBottom w:val="0"/>
                  <w:divBdr>
                    <w:top w:val="none" w:sz="0" w:space="0" w:color="auto"/>
                    <w:left w:val="none" w:sz="0" w:space="0" w:color="auto"/>
                    <w:bottom w:val="none" w:sz="0" w:space="0" w:color="auto"/>
                    <w:right w:val="none" w:sz="0" w:space="0" w:color="auto"/>
                  </w:divBdr>
                  <w:divsChild>
                    <w:div w:id="1777091807">
                      <w:marLeft w:val="0"/>
                      <w:marRight w:val="0"/>
                      <w:marTop w:val="0"/>
                      <w:marBottom w:val="0"/>
                      <w:divBdr>
                        <w:top w:val="none" w:sz="0" w:space="0" w:color="auto"/>
                        <w:left w:val="none" w:sz="0" w:space="0" w:color="auto"/>
                        <w:bottom w:val="none" w:sz="0" w:space="0" w:color="auto"/>
                        <w:right w:val="none" w:sz="0" w:space="0" w:color="auto"/>
                      </w:divBdr>
                    </w:div>
                    <w:div w:id="57216291">
                      <w:marLeft w:val="240"/>
                      <w:marRight w:val="0"/>
                      <w:marTop w:val="0"/>
                      <w:marBottom w:val="0"/>
                      <w:divBdr>
                        <w:top w:val="none" w:sz="0" w:space="0" w:color="auto"/>
                        <w:left w:val="none" w:sz="0" w:space="0" w:color="auto"/>
                        <w:bottom w:val="none" w:sz="0" w:space="0" w:color="auto"/>
                        <w:right w:val="none" w:sz="0" w:space="0" w:color="auto"/>
                      </w:divBdr>
                      <w:divsChild>
                        <w:div w:id="757560049">
                          <w:marLeft w:val="0"/>
                          <w:marRight w:val="0"/>
                          <w:marTop w:val="0"/>
                          <w:marBottom w:val="0"/>
                          <w:divBdr>
                            <w:top w:val="none" w:sz="0" w:space="0" w:color="auto"/>
                            <w:left w:val="none" w:sz="0" w:space="0" w:color="auto"/>
                            <w:bottom w:val="none" w:sz="0" w:space="0" w:color="auto"/>
                            <w:right w:val="none" w:sz="0" w:space="0" w:color="auto"/>
                          </w:divBdr>
                        </w:div>
                        <w:div w:id="303119261">
                          <w:marLeft w:val="0"/>
                          <w:marRight w:val="0"/>
                          <w:marTop w:val="0"/>
                          <w:marBottom w:val="0"/>
                          <w:divBdr>
                            <w:top w:val="none" w:sz="0" w:space="0" w:color="auto"/>
                            <w:left w:val="none" w:sz="0" w:space="0" w:color="auto"/>
                            <w:bottom w:val="none" w:sz="0" w:space="0" w:color="auto"/>
                            <w:right w:val="none" w:sz="0" w:space="0" w:color="auto"/>
                          </w:divBdr>
                          <w:divsChild>
                            <w:div w:id="636571244">
                              <w:marLeft w:val="0"/>
                              <w:marRight w:val="0"/>
                              <w:marTop w:val="0"/>
                              <w:marBottom w:val="0"/>
                              <w:divBdr>
                                <w:top w:val="none" w:sz="0" w:space="0" w:color="auto"/>
                                <w:left w:val="none" w:sz="0" w:space="0" w:color="auto"/>
                                <w:bottom w:val="none" w:sz="0" w:space="0" w:color="auto"/>
                                <w:right w:val="none" w:sz="0" w:space="0" w:color="auto"/>
                              </w:divBdr>
                              <w:divsChild>
                                <w:div w:id="924919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725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134439">
          <w:marLeft w:val="0"/>
          <w:marRight w:val="0"/>
          <w:marTop w:val="0"/>
          <w:marBottom w:val="0"/>
          <w:divBdr>
            <w:top w:val="none" w:sz="0" w:space="0" w:color="auto"/>
            <w:left w:val="none" w:sz="0" w:space="0" w:color="auto"/>
            <w:bottom w:val="none" w:sz="0" w:space="0" w:color="auto"/>
            <w:right w:val="none" w:sz="0" w:space="0" w:color="auto"/>
          </w:divBdr>
        </w:div>
      </w:divsChild>
    </w:div>
    <w:div w:id="1206023263">
      <w:bodyDiv w:val="1"/>
      <w:marLeft w:val="0"/>
      <w:marRight w:val="0"/>
      <w:marTop w:val="0"/>
      <w:marBottom w:val="0"/>
      <w:divBdr>
        <w:top w:val="none" w:sz="0" w:space="0" w:color="auto"/>
        <w:left w:val="none" w:sz="0" w:space="0" w:color="auto"/>
        <w:bottom w:val="none" w:sz="0" w:space="0" w:color="auto"/>
        <w:right w:val="none" w:sz="0" w:space="0" w:color="auto"/>
      </w:divBdr>
    </w:div>
    <w:div w:id="1240099183">
      <w:bodyDiv w:val="1"/>
      <w:marLeft w:val="0"/>
      <w:marRight w:val="0"/>
      <w:marTop w:val="0"/>
      <w:marBottom w:val="0"/>
      <w:divBdr>
        <w:top w:val="none" w:sz="0" w:space="0" w:color="auto"/>
        <w:left w:val="none" w:sz="0" w:space="0" w:color="auto"/>
        <w:bottom w:val="none" w:sz="0" w:space="0" w:color="auto"/>
        <w:right w:val="none" w:sz="0" w:space="0" w:color="auto"/>
      </w:divBdr>
    </w:div>
    <w:div w:id="1254046751">
      <w:bodyDiv w:val="1"/>
      <w:marLeft w:val="0"/>
      <w:marRight w:val="0"/>
      <w:marTop w:val="0"/>
      <w:marBottom w:val="0"/>
      <w:divBdr>
        <w:top w:val="none" w:sz="0" w:space="0" w:color="auto"/>
        <w:left w:val="none" w:sz="0" w:space="0" w:color="auto"/>
        <w:bottom w:val="none" w:sz="0" w:space="0" w:color="auto"/>
        <w:right w:val="none" w:sz="0" w:space="0" w:color="auto"/>
      </w:divBdr>
      <w:divsChild>
        <w:div w:id="1286082276">
          <w:marLeft w:val="446"/>
          <w:marRight w:val="0"/>
          <w:marTop w:val="0"/>
          <w:marBottom w:val="0"/>
          <w:divBdr>
            <w:top w:val="none" w:sz="0" w:space="0" w:color="auto"/>
            <w:left w:val="none" w:sz="0" w:space="0" w:color="auto"/>
            <w:bottom w:val="none" w:sz="0" w:space="0" w:color="auto"/>
            <w:right w:val="none" w:sz="0" w:space="0" w:color="auto"/>
          </w:divBdr>
        </w:div>
      </w:divsChild>
    </w:div>
    <w:div w:id="1264218445">
      <w:bodyDiv w:val="1"/>
      <w:marLeft w:val="0"/>
      <w:marRight w:val="0"/>
      <w:marTop w:val="0"/>
      <w:marBottom w:val="0"/>
      <w:divBdr>
        <w:top w:val="none" w:sz="0" w:space="0" w:color="auto"/>
        <w:left w:val="none" w:sz="0" w:space="0" w:color="auto"/>
        <w:bottom w:val="none" w:sz="0" w:space="0" w:color="auto"/>
        <w:right w:val="none" w:sz="0" w:space="0" w:color="auto"/>
      </w:divBdr>
      <w:divsChild>
        <w:div w:id="392704819">
          <w:marLeft w:val="446"/>
          <w:marRight w:val="0"/>
          <w:marTop w:val="0"/>
          <w:marBottom w:val="0"/>
          <w:divBdr>
            <w:top w:val="none" w:sz="0" w:space="0" w:color="auto"/>
            <w:left w:val="none" w:sz="0" w:space="0" w:color="auto"/>
            <w:bottom w:val="none" w:sz="0" w:space="0" w:color="auto"/>
            <w:right w:val="none" w:sz="0" w:space="0" w:color="auto"/>
          </w:divBdr>
        </w:div>
      </w:divsChild>
    </w:div>
    <w:div w:id="1269459955">
      <w:bodyDiv w:val="1"/>
      <w:marLeft w:val="0"/>
      <w:marRight w:val="0"/>
      <w:marTop w:val="0"/>
      <w:marBottom w:val="0"/>
      <w:divBdr>
        <w:top w:val="none" w:sz="0" w:space="0" w:color="auto"/>
        <w:left w:val="none" w:sz="0" w:space="0" w:color="auto"/>
        <w:bottom w:val="none" w:sz="0" w:space="0" w:color="auto"/>
        <w:right w:val="none" w:sz="0" w:space="0" w:color="auto"/>
      </w:divBdr>
    </w:div>
    <w:div w:id="1374498256">
      <w:bodyDiv w:val="1"/>
      <w:marLeft w:val="0"/>
      <w:marRight w:val="0"/>
      <w:marTop w:val="0"/>
      <w:marBottom w:val="0"/>
      <w:divBdr>
        <w:top w:val="none" w:sz="0" w:space="0" w:color="auto"/>
        <w:left w:val="none" w:sz="0" w:space="0" w:color="auto"/>
        <w:bottom w:val="none" w:sz="0" w:space="0" w:color="auto"/>
        <w:right w:val="none" w:sz="0" w:space="0" w:color="auto"/>
      </w:divBdr>
      <w:divsChild>
        <w:div w:id="744717459">
          <w:marLeft w:val="1440"/>
          <w:marRight w:val="0"/>
          <w:marTop w:val="0"/>
          <w:marBottom w:val="0"/>
          <w:divBdr>
            <w:top w:val="none" w:sz="0" w:space="0" w:color="auto"/>
            <w:left w:val="none" w:sz="0" w:space="0" w:color="auto"/>
            <w:bottom w:val="none" w:sz="0" w:space="0" w:color="auto"/>
            <w:right w:val="none" w:sz="0" w:space="0" w:color="auto"/>
          </w:divBdr>
        </w:div>
      </w:divsChild>
    </w:div>
    <w:div w:id="1402024320">
      <w:bodyDiv w:val="1"/>
      <w:marLeft w:val="0"/>
      <w:marRight w:val="0"/>
      <w:marTop w:val="0"/>
      <w:marBottom w:val="0"/>
      <w:divBdr>
        <w:top w:val="none" w:sz="0" w:space="0" w:color="auto"/>
        <w:left w:val="none" w:sz="0" w:space="0" w:color="auto"/>
        <w:bottom w:val="none" w:sz="0" w:space="0" w:color="auto"/>
        <w:right w:val="none" w:sz="0" w:space="0" w:color="auto"/>
      </w:divBdr>
    </w:div>
    <w:div w:id="1419062456">
      <w:bodyDiv w:val="1"/>
      <w:marLeft w:val="0"/>
      <w:marRight w:val="0"/>
      <w:marTop w:val="0"/>
      <w:marBottom w:val="0"/>
      <w:divBdr>
        <w:top w:val="none" w:sz="0" w:space="0" w:color="auto"/>
        <w:left w:val="none" w:sz="0" w:space="0" w:color="auto"/>
        <w:bottom w:val="none" w:sz="0" w:space="0" w:color="auto"/>
        <w:right w:val="none" w:sz="0" w:space="0" w:color="auto"/>
      </w:divBdr>
    </w:div>
    <w:div w:id="1443259110">
      <w:bodyDiv w:val="1"/>
      <w:marLeft w:val="0"/>
      <w:marRight w:val="0"/>
      <w:marTop w:val="0"/>
      <w:marBottom w:val="0"/>
      <w:divBdr>
        <w:top w:val="none" w:sz="0" w:space="0" w:color="auto"/>
        <w:left w:val="none" w:sz="0" w:space="0" w:color="auto"/>
        <w:bottom w:val="none" w:sz="0" w:space="0" w:color="auto"/>
        <w:right w:val="none" w:sz="0" w:space="0" w:color="auto"/>
      </w:divBdr>
      <w:divsChild>
        <w:div w:id="1565873643">
          <w:marLeft w:val="446"/>
          <w:marRight w:val="0"/>
          <w:marTop w:val="0"/>
          <w:marBottom w:val="0"/>
          <w:divBdr>
            <w:top w:val="none" w:sz="0" w:space="0" w:color="auto"/>
            <w:left w:val="none" w:sz="0" w:space="0" w:color="auto"/>
            <w:bottom w:val="none" w:sz="0" w:space="0" w:color="auto"/>
            <w:right w:val="none" w:sz="0" w:space="0" w:color="auto"/>
          </w:divBdr>
        </w:div>
        <w:div w:id="1504393508">
          <w:marLeft w:val="446"/>
          <w:marRight w:val="0"/>
          <w:marTop w:val="0"/>
          <w:marBottom w:val="0"/>
          <w:divBdr>
            <w:top w:val="none" w:sz="0" w:space="0" w:color="auto"/>
            <w:left w:val="none" w:sz="0" w:space="0" w:color="auto"/>
            <w:bottom w:val="none" w:sz="0" w:space="0" w:color="auto"/>
            <w:right w:val="none" w:sz="0" w:space="0" w:color="auto"/>
          </w:divBdr>
        </w:div>
        <w:div w:id="164168483">
          <w:marLeft w:val="446"/>
          <w:marRight w:val="0"/>
          <w:marTop w:val="0"/>
          <w:marBottom w:val="0"/>
          <w:divBdr>
            <w:top w:val="none" w:sz="0" w:space="0" w:color="auto"/>
            <w:left w:val="none" w:sz="0" w:space="0" w:color="auto"/>
            <w:bottom w:val="none" w:sz="0" w:space="0" w:color="auto"/>
            <w:right w:val="none" w:sz="0" w:space="0" w:color="auto"/>
          </w:divBdr>
        </w:div>
      </w:divsChild>
    </w:div>
    <w:div w:id="1451046897">
      <w:bodyDiv w:val="1"/>
      <w:marLeft w:val="0"/>
      <w:marRight w:val="0"/>
      <w:marTop w:val="0"/>
      <w:marBottom w:val="0"/>
      <w:divBdr>
        <w:top w:val="none" w:sz="0" w:space="0" w:color="auto"/>
        <w:left w:val="none" w:sz="0" w:space="0" w:color="auto"/>
        <w:bottom w:val="none" w:sz="0" w:space="0" w:color="auto"/>
        <w:right w:val="none" w:sz="0" w:space="0" w:color="auto"/>
      </w:divBdr>
    </w:div>
    <w:div w:id="1459180372">
      <w:bodyDiv w:val="1"/>
      <w:marLeft w:val="0"/>
      <w:marRight w:val="0"/>
      <w:marTop w:val="0"/>
      <w:marBottom w:val="0"/>
      <w:divBdr>
        <w:top w:val="none" w:sz="0" w:space="0" w:color="auto"/>
        <w:left w:val="none" w:sz="0" w:space="0" w:color="auto"/>
        <w:bottom w:val="none" w:sz="0" w:space="0" w:color="auto"/>
        <w:right w:val="none" w:sz="0" w:space="0" w:color="auto"/>
      </w:divBdr>
    </w:div>
    <w:div w:id="1475372816">
      <w:bodyDiv w:val="1"/>
      <w:marLeft w:val="0"/>
      <w:marRight w:val="0"/>
      <w:marTop w:val="0"/>
      <w:marBottom w:val="0"/>
      <w:divBdr>
        <w:top w:val="none" w:sz="0" w:space="0" w:color="auto"/>
        <w:left w:val="none" w:sz="0" w:space="0" w:color="auto"/>
        <w:bottom w:val="none" w:sz="0" w:space="0" w:color="auto"/>
        <w:right w:val="none" w:sz="0" w:space="0" w:color="auto"/>
      </w:divBdr>
    </w:div>
    <w:div w:id="1492525237">
      <w:bodyDiv w:val="1"/>
      <w:marLeft w:val="0"/>
      <w:marRight w:val="0"/>
      <w:marTop w:val="0"/>
      <w:marBottom w:val="0"/>
      <w:divBdr>
        <w:top w:val="none" w:sz="0" w:space="0" w:color="auto"/>
        <w:left w:val="none" w:sz="0" w:space="0" w:color="auto"/>
        <w:bottom w:val="none" w:sz="0" w:space="0" w:color="auto"/>
        <w:right w:val="none" w:sz="0" w:space="0" w:color="auto"/>
      </w:divBdr>
    </w:div>
    <w:div w:id="1499998087">
      <w:bodyDiv w:val="1"/>
      <w:marLeft w:val="0"/>
      <w:marRight w:val="0"/>
      <w:marTop w:val="0"/>
      <w:marBottom w:val="0"/>
      <w:divBdr>
        <w:top w:val="none" w:sz="0" w:space="0" w:color="auto"/>
        <w:left w:val="none" w:sz="0" w:space="0" w:color="auto"/>
        <w:bottom w:val="none" w:sz="0" w:space="0" w:color="auto"/>
        <w:right w:val="none" w:sz="0" w:space="0" w:color="auto"/>
      </w:divBdr>
    </w:div>
    <w:div w:id="1552493225">
      <w:bodyDiv w:val="1"/>
      <w:marLeft w:val="0"/>
      <w:marRight w:val="0"/>
      <w:marTop w:val="0"/>
      <w:marBottom w:val="0"/>
      <w:divBdr>
        <w:top w:val="none" w:sz="0" w:space="0" w:color="auto"/>
        <w:left w:val="none" w:sz="0" w:space="0" w:color="auto"/>
        <w:bottom w:val="none" w:sz="0" w:space="0" w:color="auto"/>
        <w:right w:val="none" w:sz="0" w:space="0" w:color="auto"/>
      </w:divBdr>
    </w:div>
    <w:div w:id="1555845118">
      <w:bodyDiv w:val="1"/>
      <w:marLeft w:val="0"/>
      <w:marRight w:val="0"/>
      <w:marTop w:val="0"/>
      <w:marBottom w:val="0"/>
      <w:divBdr>
        <w:top w:val="none" w:sz="0" w:space="0" w:color="auto"/>
        <w:left w:val="none" w:sz="0" w:space="0" w:color="auto"/>
        <w:bottom w:val="none" w:sz="0" w:space="0" w:color="auto"/>
        <w:right w:val="none" w:sz="0" w:space="0" w:color="auto"/>
      </w:divBdr>
      <w:divsChild>
        <w:div w:id="742993172">
          <w:marLeft w:val="446"/>
          <w:marRight w:val="0"/>
          <w:marTop w:val="0"/>
          <w:marBottom w:val="0"/>
          <w:divBdr>
            <w:top w:val="none" w:sz="0" w:space="0" w:color="auto"/>
            <w:left w:val="none" w:sz="0" w:space="0" w:color="auto"/>
            <w:bottom w:val="none" w:sz="0" w:space="0" w:color="auto"/>
            <w:right w:val="none" w:sz="0" w:space="0" w:color="auto"/>
          </w:divBdr>
        </w:div>
      </w:divsChild>
    </w:div>
    <w:div w:id="1565872384">
      <w:bodyDiv w:val="1"/>
      <w:marLeft w:val="0"/>
      <w:marRight w:val="0"/>
      <w:marTop w:val="0"/>
      <w:marBottom w:val="0"/>
      <w:divBdr>
        <w:top w:val="none" w:sz="0" w:space="0" w:color="auto"/>
        <w:left w:val="none" w:sz="0" w:space="0" w:color="auto"/>
        <w:bottom w:val="none" w:sz="0" w:space="0" w:color="auto"/>
        <w:right w:val="none" w:sz="0" w:space="0" w:color="auto"/>
      </w:divBdr>
    </w:div>
    <w:div w:id="1580021412">
      <w:bodyDiv w:val="1"/>
      <w:marLeft w:val="0"/>
      <w:marRight w:val="0"/>
      <w:marTop w:val="0"/>
      <w:marBottom w:val="0"/>
      <w:divBdr>
        <w:top w:val="none" w:sz="0" w:space="0" w:color="auto"/>
        <w:left w:val="none" w:sz="0" w:space="0" w:color="auto"/>
        <w:bottom w:val="none" w:sz="0" w:space="0" w:color="auto"/>
        <w:right w:val="none" w:sz="0" w:space="0" w:color="auto"/>
      </w:divBdr>
    </w:div>
    <w:div w:id="1592473949">
      <w:bodyDiv w:val="1"/>
      <w:marLeft w:val="0"/>
      <w:marRight w:val="0"/>
      <w:marTop w:val="0"/>
      <w:marBottom w:val="0"/>
      <w:divBdr>
        <w:top w:val="none" w:sz="0" w:space="0" w:color="auto"/>
        <w:left w:val="none" w:sz="0" w:space="0" w:color="auto"/>
        <w:bottom w:val="none" w:sz="0" w:space="0" w:color="auto"/>
        <w:right w:val="none" w:sz="0" w:space="0" w:color="auto"/>
      </w:divBdr>
    </w:div>
    <w:div w:id="1636332403">
      <w:bodyDiv w:val="1"/>
      <w:marLeft w:val="0"/>
      <w:marRight w:val="0"/>
      <w:marTop w:val="0"/>
      <w:marBottom w:val="0"/>
      <w:divBdr>
        <w:top w:val="none" w:sz="0" w:space="0" w:color="auto"/>
        <w:left w:val="none" w:sz="0" w:space="0" w:color="auto"/>
        <w:bottom w:val="none" w:sz="0" w:space="0" w:color="auto"/>
        <w:right w:val="none" w:sz="0" w:space="0" w:color="auto"/>
      </w:divBdr>
    </w:div>
    <w:div w:id="1637953925">
      <w:bodyDiv w:val="1"/>
      <w:marLeft w:val="0"/>
      <w:marRight w:val="0"/>
      <w:marTop w:val="0"/>
      <w:marBottom w:val="0"/>
      <w:divBdr>
        <w:top w:val="none" w:sz="0" w:space="0" w:color="auto"/>
        <w:left w:val="none" w:sz="0" w:space="0" w:color="auto"/>
        <w:bottom w:val="none" w:sz="0" w:space="0" w:color="auto"/>
        <w:right w:val="none" w:sz="0" w:space="0" w:color="auto"/>
      </w:divBdr>
      <w:divsChild>
        <w:div w:id="1397509525">
          <w:marLeft w:val="1440"/>
          <w:marRight w:val="0"/>
          <w:marTop w:val="0"/>
          <w:marBottom w:val="0"/>
          <w:divBdr>
            <w:top w:val="none" w:sz="0" w:space="0" w:color="auto"/>
            <w:left w:val="none" w:sz="0" w:space="0" w:color="auto"/>
            <w:bottom w:val="none" w:sz="0" w:space="0" w:color="auto"/>
            <w:right w:val="none" w:sz="0" w:space="0" w:color="auto"/>
          </w:divBdr>
        </w:div>
      </w:divsChild>
    </w:div>
    <w:div w:id="1639601428">
      <w:bodyDiv w:val="1"/>
      <w:marLeft w:val="0"/>
      <w:marRight w:val="0"/>
      <w:marTop w:val="0"/>
      <w:marBottom w:val="0"/>
      <w:divBdr>
        <w:top w:val="none" w:sz="0" w:space="0" w:color="auto"/>
        <w:left w:val="none" w:sz="0" w:space="0" w:color="auto"/>
        <w:bottom w:val="none" w:sz="0" w:space="0" w:color="auto"/>
        <w:right w:val="none" w:sz="0" w:space="0" w:color="auto"/>
      </w:divBdr>
      <w:divsChild>
        <w:div w:id="1902207649">
          <w:marLeft w:val="446"/>
          <w:marRight w:val="0"/>
          <w:marTop w:val="0"/>
          <w:marBottom w:val="0"/>
          <w:divBdr>
            <w:top w:val="none" w:sz="0" w:space="0" w:color="auto"/>
            <w:left w:val="none" w:sz="0" w:space="0" w:color="auto"/>
            <w:bottom w:val="none" w:sz="0" w:space="0" w:color="auto"/>
            <w:right w:val="none" w:sz="0" w:space="0" w:color="auto"/>
          </w:divBdr>
        </w:div>
      </w:divsChild>
    </w:div>
    <w:div w:id="1654875046">
      <w:bodyDiv w:val="1"/>
      <w:marLeft w:val="0"/>
      <w:marRight w:val="0"/>
      <w:marTop w:val="0"/>
      <w:marBottom w:val="0"/>
      <w:divBdr>
        <w:top w:val="none" w:sz="0" w:space="0" w:color="auto"/>
        <w:left w:val="none" w:sz="0" w:space="0" w:color="auto"/>
        <w:bottom w:val="none" w:sz="0" w:space="0" w:color="auto"/>
        <w:right w:val="none" w:sz="0" w:space="0" w:color="auto"/>
      </w:divBdr>
    </w:div>
    <w:div w:id="1668365463">
      <w:bodyDiv w:val="1"/>
      <w:marLeft w:val="0"/>
      <w:marRight w:val="0"/>
      <w:marTop w:val="0"/>
      <w:marBottom w:val="0"/>
      <w:divBdr>
        <w:top w:val="none" w:sz="0" w:space="0" w:color="auto"/>
        <w:left w:val="none" w:sz="0" w:space="0" w:color="auto"/>
        <w:bottom w:val="none" w:sz="0" w:space="0" w:color="auto"/>
        <w:right w:val="none" w:sz="0" w:space="0" w:color="auto"/>
      </w:divBdr>
    </w:div>
    <w:div w:id="1700429160">
      <w:bodyDiv w:val="1"/>
      <w:marLeft w:val="0"/>
      <w:marRight w:val="0"/>
      <w:marTop w:val="0"/>
      <w:marBottom w:val="0"/>
      <w:divBdr>
        <w:top w:val="none" w:sz="0" w:space="0" w:color="auto"/>
        <w:left w:val="none" w:sz="0" w:space="0" w:color="auto"/>
        <w:bottom w:val="none" w:sz="0" w:space="0" w:color="auto"/>
        <w:right w:val="none" w:sz="0" w:space="0" w:color="auto"/>
      </w:divBdr>
    </w:div>
    <w:div w:id="1705404944">
      <w:bodyDiv w:val="1"/>
      <w:marLeft w:val="0"/>
      <w:marRight w:val="0"/>
      <w:marTop w:val="0"/>
      <w:marBottom w:val="0"/>
      <w:divBdr>
        <w:top w:val="none" w:sz="0" w:space="0" w:color="auto"/>
        <w:left w:val="none" w:sz="0" w:space="0" w:color="auto"/>
        <w:bottom w:val="none" w:sz="0" w:space="0" w:color="auto"/>
        <w:right w:val="none" w:sz="0" w:space="0" w:color="auto"/>
      </w:divBdr>
      <w:divsChild>
        <w:div w:id="39980529">
          <w:marLeft w:val="446"/>
          <w:marRight w:val="0"/>
          <w:marTop w:val="0"/>
          <w:marBottom w:val="0"/>
          <w:divBdr>
            <w:top w:val="none" w:sz="0" w:space="0" w:color="auto"/>
            <w:left w:val="none" w:sz="0" w:space="0" w:color="auto"/>
            <w:bottom w:val="none" w:sz="0" w:space="0" w:color="auto"/>
            <w:right w:val="none" w:sz="0" w:space="0" w:color="auto"/>
          </w:divBdr>
        </w:div>
      </w:divsChild>
    </w:div>
    <w:div w:id="1705786132">
      <w:bodyDiv w:val="1"/>
      <w:marLeft w:val="0"/>
      <w:marRight w:val="0"/>
      <w:marTop w:val="0"/>
      <w:marBottom w:val="0"/>
      <w:divBdr>
        <w:top w:val="none" w:sz="0" w:space="0" w:color="auto"/>
        <w:left w:val="none" w:sz="0" w:space="0" w:color="auto"/>
        <w:bottom w:val="none" w:sz="0" w:space="0" w:color="auto"/>
        <w:right w:val="none" w:sz="0" w:space="0" w:color="auto"/>
      </w:divBdr>
    </w:div>
    <w:div w:id="1715500340">
      <w:bodyDiv w:val="1"/>
      <w:marLeft w:val="0"/>
      <w:marRight w:val="0"/>
      <w:marTop w:val="0"/>
      <w:marBottom w:val="0"/>
      <w:divBdr>
        <w:top w:val="none" w:sz="0" w:space="0" w:color="auto"/>
        <w:left w:val="none" w:sz="0" w:space="0" w:color="auto"/>
        <w:bottom w:val="none" w:sz="0" w:space="0" w:color="auto"/>
        <w:right w:val="none" w:sz="0" w:space="0" w:color="auto"/>
      </w:divBdr>
    </w:div>
    <w:div w:id="1721395510">
      <w:bodyDiv w:val="1"/>
      <w:marLeft w:val="0"/>
      <w:marRight w:val="0"/>
      <w:marTop w:val="0"/>
      <w:marBottom w:val="0"/>
      <w:divBdr>
        <w:top w:val="none" w:sz="0" w:space="0" w:color="auto"/>
        <w:left w:val="none" w:sz="0" w:space="0" w:color="auto"/>
        <w:bottom w:val="none" w:sz="0" w:space="0" w:color="auto"/>
        <w:right w:val="none" w:sz="0" w:space="0" w:color="auto"/>
      </w:divBdr>
    </w:div>
    <w:div w:id="1723943046">
      <w:bodyDiv w:val="1"/>
      <w:marLeft w:val="0"/>
      <w:marRight w:val="0"/>
      <w:marTop w:val="0"/>
      <w:marBottom w:val="0"/>
      <w:divBdr>
        <w:top w:val="none" w:sz="0" w:space="0" w:color="auto"/>
        <w:left w:val="none" w:sz="0" w:space="0" w:color="auto"/>
        <w:bottom w:val="none" w:sz="0" w:space="0" w:color="auto"/>
        <w:right w:val="none" w:sz="0" w:space="0" w:color="auto"/>
      </w:divBdr>
      <w:divsChild>
        <w:div w:id="872305672">
          <w:marLeft w:val="0"/>
          <w:marRight w:val="0"/>
          <w:marTop w:val="0"/>
          <w:marBottom w:val="0"/>
          <w:divBdr>
            <w:top w:val="none" w:sz="0" w:space="0" w:color="auto"/>
            <w:left w:val="none" w:sz="0" w:space="0" w:color="auto"/>
            <w:bottom w:val="none" w:sz="0" w:space="0" w:color="auto"/>
            <w:right w:val="none" w:sz="0" w:space="0" w:color="auto"/>
          </w:divBdr>
        </w:div>
        <w:div w:id="2011565486">
          <w:marLeft w:val="240"/>
          <w:marRight w:val="0"/>
          <w:marTop w:val="0"/>
          <w:marBottom w:val="0"/>
          <w:divBdr>
            <w:top w:val="none" w:sz="0" w:space="0" w:color="auto"/>
            <w:left w:val="none" w:sz="0" w:space="0" w:color="auto"/>
            <w:bottom w:val="none" w:sz="0" w:space="0" w:color="auto"/>
            <w:right w:val="none" w:sz="0" w:space="0" w:color="auto"/>
          </w:divBdr>
          <w:divsChild>
            <w:div w:id="663163448">
              <w:marLeft w:val="0"/>
              <w:marRight w:val="0"/>
              <w:marTop w:val="0"/>
              <w:marBottom w:val="0"/>
              <w:divBdr>
                <w:top w:val="none" w:sz="0" w:space="0" w:color="auto"/>
                <w:left w:val="none" w:sz="0" w:space="0" w:color="auto"/>
                <w:bottom w:val="none" w:sz="0" w:space="0" w:color="auto"/>
                <w:right w:val="none" w:sz="0" w:space="0" w:color="auto"/>
              </w:divBdr>
              <w:divsChild>
                <w:div w:id="457457849">
                  <w:marLeft w:val="0"/>
                  <w:marRight w:val="0"/>
                  <w:marTop w:val="0"/>
                  <w:marBottom w:val="0"/>
                  <w:divBdr>
                    <w:top w:val="none" w:sz="0" w:space="0" w:color="auto"/>
                    <w:left w:val="none" w:sz="0" w:space="0" w:color="auto"/>
                    <w:bottom w:val="none" w:sz="0" w:space="0" w:color="auto"/>
                    <w:right w:val="none" w:sz="0" w:space="0" w:color="auto"/>
                  </w:divBdr>
                  <w:divsChild>
                    <w:div w:id="1193033240">
                      <w:marLeft w:val="0"/>
                      <w:marRight w:val="0"/>
                      <w:marTop w:val="0"/>
                      <w:marBottom w:val="0"/>
                      <w:divBdr>
                        <w:top w:val="none" w:sz="0" w:space="0" w:color="auto"/>
                        <w:left w:val="none" w:sz="0" w:space="0" w:color="auto"/>
                        <w:bottom w:val="none" w:sz="0" w:space="0" w:color="auto"/>
                        <w:right w:val="none" w:sz="0" w:space="0" w:color="auto"/>
                      </w:divBdr>
                    </w:div>
                    <w:div w:id="1847593946">
                      <w:marLeft w:val="240"/>
                      <w:marRight w:val="0"/>
                      <w:marTop w:val="0"/>
                      <w:marBottom w:val="0"/>
                      <w:divBdr>
                        <w:top w:val="none" w:sz="0" w:space="0" w:color="auto"/>
                        <w:left w:val="none" w:sz="0" w:space="0" w:color="auto"/>
                        <w:bottom w:val="none" w:sz="0" w:space="0" w:color="auto"/>
                        <w:right w:val="none" w:sz="0" w:space="0" w:color="auto"/>
                      </w:divBdr>
                      <w:divsChild>
                        <w:div w:id="1946036309">
                          <w:marLeft w:val="0"/>
                          <w:marRight w:val="0"/>
                          <w:marTop w:val="0"/>
                          <w:marBottom w:val="0"/>
                          <w:divBdr>
                            <w:top w:val="none" w:sz="0" w:space="0" w:color="auto"/>
                            <w:left w:val="none" w:sz="0" w:space="0" w:color="auto"/>
                            <w:bottom w:val="none" w:sz="0" w:space="0" w:color="auto"/>
                            <w:right w:val="none" w:sz="0" w:space="0" w:color="auto"/>
                          </w:divBdr>
                          <w:divsChild>
                            <w:div w:id="400369346">
                              <w:marLeft w:val="0"/>
                              <w:marRight w:val="0"/>
                              <w:marTop w:val="0"/>
                              <w:marBottom w:val="0"/>
                              <w:divBdr>
                                <w:top w:val="none" w:sz="0" w:space="0" w:color="auto"/>
                                <w:left w:val="none" w:sz="0" w:space="0" w:color="auto"/>
                                <w:bottom w:val="none" w:sz="0" w:space="0" w:color="auto"/>
                                <w:right w:val="none" w:sz="0" w:space="0" w:color="auto"/>
                              </w:divBdr>
                              <w:divsChild>
                                <w:div w:id="1048338763">
                                  <w:marLeft w:val="0"/>
                                  <w:marRight w:val="0"/>
                                  <w:marTop w:val="0"/>
                                  <w:marBottom w:val="0"/>
                                  <w:divBdr>
                                    <w:top w:val="none" w:sz="0" w:space="0" w:color="auto"/>
                                    <w:left w:val="none" w:sz="0" w:space="0" w:color="auto"/>
                                    <w:bottom w:val="none" w:sz="0" w:space="0" w:color="auto"/>
                                    <w:right w:val="none" w:sz="0" w:space="0" w:color="auto"/>
                                  </w:divBdr>
                                </w:div>
                                <w:div w:id="529806793">
                                  <w:marLeft w:val="240"/>
                                  <w:marRight w:val="0"/>
                                  <w:marTop w:val="0"/>
                                  <w:marBottom w:val="0"/>
                                  <w:divBdr>
                                    <w:top w:val="none" w:sz="0" w:space="0" w:color="auto"/>
                                    <w:left w:val="none" w:sz="0" w:space="0" w:color="auto"/>
                                    <w:bottom w:val="none" w:sz="0" w:space="0" w:color="auto"/>
                                    <w:right w:val="none" w:sz="0" w:space="0" w:color="auto"/>
                                  </w:divBdr>
                                </w:div>
                                <w:div w:id="176228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9582160">
                          <w:marLeft w:val="0"/>
                          <w:marRight w:val="0"/>
                          <w:marTop w:val="0"/>
                          <w:marBottom w:val="0"/>
                          <w:divBdr>
                            <w:top w:val="none" w:sz="0" w:space="0" w:color="auto"/>
                            <w:left w:val="none" w:sz="0" w:space="0" w:color="auto"/>
                            <w:bottom w:val="none" w:sz="0" w:space="0" w:color="auto"/>
                            <w:right w:val="none" w:sz="0" w:space="0" w:color="auto"/>
                          </w:divBdr>
                        </w:div>
                        <w:div w:id="2118211823">
                          <w:marLeft w:val="0"/>
                          <w:marRight w:val="0"/>
                          <w:marTop w:val="0"/>
                          <w:marBottom w:val="0"/>
                          <w:divBdr>
                            <w:top w:val="none" w:sz="0" w:space="0" w:color="auto"/>
                            <w:left w:val="none" w:sz="0" w:space="0" w:color="auto"/>
                            <w:bottom w:val="none" w:sz="0" w:space="0" w:color="auto"/>
                            <w:right w:val="none" w:sz="0" w:space="0" w:color="auto"/>
                          </w:divBdr>
                        </w:div>
                      </w:divsChild>
                    </w:div>
                    <w:div w:id="987130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518834">
              <w:marLeft w:val="0"/>
              <w:marRight w:val="0"/>
              <w:marTop w:val="0"/>
              <w:marBottom w:val="0"/>
              <w:divBdr>
                <w:top w:val="none" w:sz="0" w:space="0" w:color="auto"/>
                <w:left w:val="none" w:sz="0" w:space="0" w:color="auto"/>
                <w:bottom w:val="none" w:sz="0" w:space="0" w:color="auto"/>
                <w:right w:val="none" w:sz="0" w:space="0" w:color="auto"/>
              </w:divBdr>
              <w:divsChild>
                <w:div w:id="1141338593">
                  <w:marLeft w:val="0"/>
                  <w:marRight w:val="0"/>
                  <w:marTop w:val="0"/>
                  <w:marBottom w:val="0"/>
                  <w:divBdr>
                    <w:top w:val="none" w:sz="0" w:space="0" w:color="auto"/>
                    <w:left w:val="none" w:sz="0" w:space="0" w:color="auto"/>
                    <w:bottom w:val="none" w:sz="0" w:space="0" w:color="auto"/>
                    <w:right w:val="none" w:sz="0" w:space="0" w:color="auto"/>
                  </w:divBdr>
                  <w:divsChild>
                    <w:div w:id="162404390">
                      <w:marLeft w:val="0"/>
                      <w:marRight w:val="0"/>
                      <w:marTop w:val="0"/>
                      <w:marBottom w:val="0"/>
                      <w:divBdr>
                        <w:top w:val="none" w:sz="0" w:space="0" w:color="auto"/>
                        <w:left w:val="none" w:sz="0" w:space="0" w:color="auto"/>
                        <w:bottom w:val="none" w:sz="0" w:space="0" w:color="auto"/>
                        <w:right w:val="none" w:sz="0" w:space="0" w:color="auto"/>
                      </w:divBdr>
                    </w:div>
                    <w:div w:id="1759400152">
                      <w:marLeft w:val="240"/>
                      <w:marRight w:val="0"/>
                      <w:marTop w:val="0"/>
                      <w:marBottom w:val="0"/>
                      <w:divBdr>
                        <w:top w:val="none" w:sz="0" w:space="0" w:color="auto"/>
                        <w:left w:val="none" w:sz="0" w:space="0" w:color="auto"/>
                        <w:bottom w:val="none" w:sz="0" w:space="0" w:color="auto"/>
                        <w:right w:val="none" w:sz="0" w:space="0" w:color="auto"/>
                      </w:divBdr>
                      <w:divsChild>
                        <w:div w:id="934551691">
                          <w:marLeft w:val="0"/>
                          <w:marRight w:val="0"/>
                          <w:marTop w:val="0"/>
                          <w:marBottom w:val="0"/>
                          <w:divBdr>
                            <w:top w:val="none" w:sz="0" w:space="0" w:color="auto"/>
                            <w:left w:val="none" w:sz="0" w:space="0" w:color="auto"/>
                            <w:bottom w:val="none" w:sz="0" w:space="0" w:color="auto"/>
                            <w:right w:val="none" w:sz="0" w:space="0" w:color="auto"/>
                          </w:divBdr>
                          <w:divsChild>
                            <w:div w:id="784694279">
                              <w:marLeft w:val="0"/>
                              <w:marRight w:val="0"/>
                              <w:marTop w:val="0"/>
                              <w:marBottom w:val="0"/>
                              <w:divBdr>
                                <w:top w:val="none" w:sz="0" w:space="0" w:color="auto"/>
                                <w:left w:val="none" w:sz="0" w:space="0" w:color="auto"/>
                                <w:bottom w:val="none" w:sz="0" w:space="0" w:color="auto"/>
                                <w:right w:val="none" w:sz="0" w:space="0" w:color="auto"/>
                              </w:divBdr>
                              <w:divsChild>
                                <w:div w:id="1717701106">
                                  <w:marLeft w:val="0"/>
                                  <w:marRight w:val="0"/>
                                  <w:marTop w:val="0"/>
                                  <w:marBottom w:val="0"/>
                                  <w:divBdr>
                                    <w:top w:val="none" w:sz="0" w:space="0" w:color="auto"/>
                                    <w:left w:val="none" w:sz="0" w:space="0" w:color="auto"/>
                                    <w:bottom w:val="none" w:sz="0" w:space="0" w:color="auto"/>
                                    <w:right w:val="none" w:sz="0" w:space="0" w:color="auto"/>
                                  </w:divBdr>
                                </w:div>
                                <w:div w:id="529076250">
                                  <w:marLeft w:val="240"/>
                                  <w:marRight w:val="0"/>
                                  <w:marTop w:val="0"/>
                                  <w:marBottom w:val="0"/>
                                  <w:divBdr>
                                    <w:top w:val="none" w:sz="0" w:space="0" w:color="auto"/>
                                    <w:left w:val="none" w:sz="0" w:space="0" w:color="auto"/>
                                    <w:bottom w:val="none" w:sz="0" w:space="0" w:color="auto"/>
                                    <w:right w:val="none" w:sz="0" w:space="0" w:color="auto"/>
                                  </w:divBdr>
                                </w:div>
                                <w:div w:id="1182669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048531">
                          <w:marLeft w:val="0"/>
                          <w:marRight w:val="0"/>
                          <w:marTop w:val="0"/>
                          <w:marBottom w:val="0"/>
                          <w:divBdr>
                            <w:top w:val="none" w:sz="0" w:space="0" w:color="auto"/>
                            <w:left w:val="none" w:sz="0" w:space="0" w:color="auto"/>
                            <w:bottom w:val="none" w:sz="0" w:space="0" w:color="auto"/>
                            <w:right w:val="none" w:sz="0" w:space="0" w:color="auto"/>
                          </w:divBdr>
                        </w:div>
                        <w:div w:id="151334237">
                          <w:marLeft w:val="0"/>
                          <w:marRight w:val="0"/>
                          <w:marTop w:val="0"/>
                          <w:marBottom w:val="0"/>
                          <w:divBdr>
                            <w:top w:val="none" w:sz="0" w:space="0" w:color="auto"/>
                            <w:left w:val="none" w:sz="0" w:space="0" w:color="auto"/>
                            <w:bottom w:val="none" w:sz="0" w:space="0" w:color="auto"/>
                            <w:right w:val="none" w:sz="0" w:space="0" w:color="auto"/>
                          </w:divBdr>
                        </w:div>
                      </w:divsChild>
                    </w:div>
                    <w:div w:id="355815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13244">
          <w:marLeft w:val="0"/>
          <w:marRight w:val="0"/>
          <w:marTop w:val="0"/>
          <w:marBottom w:val="0"/>
          <w:divBdr>
            <w:top w:val="none" w:sz="0" w:space="0" w:color="auto"/>
            <w:left w:val="none" w:sz="0" w:space="0" w:color="auto"/>
            <w:bottom w:val="none" w:sz="0" w:space="0" w:color="auto"/>
            <w:right w:val="none" w:sz="0" w:space="0" w:color="auto"/>
          </w:divBdr>
        </w:div>
      </w:divsChild>
    </w:div>
    <w:div w:id="1756049164">
      <w:bodyDiv w:val="1"/>
      <w:marLeft w:val="0"/>
      <w:marRight w:val="0"/>
      <w:marTop w:val="0"/>
      <w:marBottom w:val="0"/>
      <w:divBdr>
        <w:top w:val="none" w:sz="0" w:space="0" w:color="auto"/>
        <w:left w:val="none" w:sz="0" w:space="0" w:color="auto"/>
        <w:bottom w:val="none" w:sz="0" w:space="0" w:color="auto"/>
        <w:right w:val="none" w:sz="0" w:space="0" w:color="auto"/>
      </w:divBdr>
    </w:div>
    <w:div w:id="1757022292">
      <w:bodyDiv w:val="1"/>
      <w:marLeft w:val="0"/>
      <w:marRight w:val="0"/>
      <w:marTop w:val="0"/>
      <w:marBottom w:val="0"/>
      <w:divBdr>
        <w:top w:val="none" w:sz="0" w:space="0" w:color="auto"/>
        <w:left w:val="none" w:sz="0" w:space="0" w:color="auto"/>
        <w:bottom w:val="none" w:sz="0" w:space="0" w:color="auto"/>
        <w:right w:val="none" w:sz="0" w:space="0" w:color="auto"/>
      </w:divBdr>
    </w:div>
    <w:div w:id="1773938963">
      <w:bodyDiv w:val="1"/>
      <w:marLeft w:val="0"/>
      <w:marRight w:val="0"/>
      <w:marTop w:val="0"/>
      <w:marBottom w:val="0"/>
      <w:divBdr>
        <w:top w:val="none" w:sz="0" w:space="0" w:color="auto"/>
        <w:left w:val="none" w:sz="0" w:space="0" w:color="auto"/>
        <w:bottom w:val="none" w:sz="0" w:space="0" w:color="auto"/>
        <w:right w:val="none" w:sz="0" w:space="0" w:color="auto"/>
      </w:divBdr>
    </w:div>
    <w:div w:id="1776754151">
      <w:bodyDiv w:val="1"/>
      <w:marLeft w:val="0"/>
      <w:marRight w:val="0"/>
      <w:marTop w:val="0"/>
      <w:marBottom w:val="0"/>
      <w:divBdr>
        <w:top w:val="none" w:sz="0" w:space="0" w:color="auto"/>
        <w:left w:val="none" w:sz="0" w:space="0" w:color="auto"/>
        <w:bottom w:val="none" w:sz="0" w:space="0" w:color="auto"/>
        <w:right w:val="none" w:sz="0" w:space="0" w:color="auto"/>
      </w:divBdr>
    </w:div>
    <w:div w:id="1779636093">
      <w:bodyDiv w:val="1"/>
      <w:marLeft w:val="0"/>
      <w:marRight w:val="0"/>
      <w:marTop w:val="0"/>
      <w:marBottom w:val="0"/>
      <w:divBdr>
        <w:top w:val="none" w:sz="0" w:space="0" w:color="auto"/>
        <w:left w:val="none" w:sz="0" w:space="0" w:color="auto"/>
        <w:bottom w:val="none" w:sz="0" w:space="0" w:color="auto"/>
        <w:right w:val="none" w:sz="0" w:space="0" w:color="auto"/>
      </w:divBdr>
    </w:div>
    <w:div w:id="1797480489">
      <w:bodyDiv w:val="1"/>
      <w:marLeft w:val="0"/>
      <w:marRight w:val="0"/>
      <w:marTop w:val="0"/>
      <w:marBottom w:val="0"/>
      <w:divBdr>
        <w:top w:val="none" w:sz="0" w:space="0" w:color="auto"/>
        <w:left w:val="none" w:sz="0" w:space="0" w:color="auto"/>
        <w:bottom w:val="none" w:sz="0" w:space="0" w:color="auto"/>
        <w:right w:val="none" w:sz="0" w:space="0" w:color="auto"/>
      </w:divBdr>
    </w:div>
    <w:div w:id="1802648596">
      <w:bodyDiv w:val="1"/>
      <w:marLeft w:val="0"/>
      <w:marRight w:val="0"/>
      <w:marTop w:val="0"/>
      <w:marBottom w:val="0"/>
      <w:divBdr>
        <w:top w:val="none" w:sz="0" w:space="0" w:color="auto"/>
        <w:left w:val="none" w:sz="0" w:space="0" w:color="auto"/>
        <w:bottom w:val="none" w:sz="0" w:space="0" w:color="auto"/>
        <w:right w:val="none" w:sz="0" w:space="0" w:color="auto"/>
      </w:divBdr>
    </w:div>
    <w:div w:id="1845509568">
      <w:bodyDiv w:val="1"/>
      <w:marLeft w:val="0"/>
      <w:marRight w:val="0"/>
      <w:marTop w:val="0"/>
      <w:marBottom w:val="0"/>
      <w:divBdr>
        <w:top w:val="none" w:sz="0" w:space="0" w:color="auto"/>
        <w:left w:val="none" w:sz="0" w:space="0" w:color="auto"/>
        <w:bottom w:val="none" w:sz="0" w:space="0" w:color="auto"/>
        <w:right w:val="none" w:sz="0" w:space="0" w:color="auto"/>
      </w:divBdr>
    </w:div>
    <w:div w:id="1859545326">
      <w:bodyDiv w:val="1"/>
      <w:marLeft w:val="0"/>
      <w:marRight w:val="0"/>
      <w:marTop w:val="0"/>
      <w:marBottom w:val="0"/>
      <w:divBdr>
        <w:top w:val="none" w:sz="0" w:space="0" w:color="auto"/>
        <w:left w:val="none" w:sz="0" w:space="0" w:color="auto"/>
        <w:bottom w:val="none" w:sz="0" w:space="0" w:color="auto"/>
        <w:right w:val="none" w:sz="0" w:space="0" w:color="auto"/>
      </w:divBdr>
      <w:divsChild>
        <w:div w:id="894119158">
          <w:marLeft w:val="446"/>
          <w:marRight w:val="0"/>
          <w:marTop w:val="0"/>
          <w:marBottom w:val="0"/>
          <w:divBdr>
            <w:top w:val="none" w:sz="0" w:space="0" w:color="auto"/>
            <w:left w:val="none" w:sz="0" w:space="0" w:color="auto"/>
            <w:bottom w:val="none" w:sz="0" w:space="0" w:color="auto"/>
            <w:right w:val="none" w:sz="0" w:space="0" w:color="auto"/>
          </w:divBdr>
        </w:div>
      </w:divsChild>
    </w:div>
    <w:div w:id="1861777406">
      <w:bodyDiv w:val="1"/>
      <w:marLeft w:val="0"/>
      <w:marRight w:val="0"/>
      <w:marTop w:val="0"/>
      <w:marBottom w:val="0"/>
      <w:divBdr>
        <w:top w:val="none" w:sz="0" w:space="0" w:color="auto"/>
        <w:left w:val="none" w:sz="0" w:space="0" w:color="auto"/>
        <w:bottom w:val="none" w:sz="0" w:space="0" w:color="auto"/>
        <w:right w:val="none" w:sz="0" w:space="0" w:color="auto"/>
      </w:divBdr>
    </w:div>
    <w:div w:id="1869416765">
      <w:bodyDiv w:val="1"/>
      <w:marLeft w:val="0"/>
      <w:marRight w:val="0"/>
      <w:marTop w:val="0"/>
      <w:marBottom w:val="0"/>
      <w:divBdr>
        <w:top w:val="none" w:sz="0" w:space="0" w:color="auto"/>
        <w:left w:val="none" w:sz="0" w:space="0" w:color="auto"/>
        <w:bottom w:val="none" w:sz="0" w:space="0" w:color="auto"/>
        <w:right w:val="none" w:sz="0" w:space="0" w:color="auto"/>
      </w:divBdr>
    </w:div>
    <w:div w:id="1872959694">
      <w:bodyDiv w:val="1"/>
      <w:marLeft w:val="0"/>
      <w:marRight w:val="0"/>
      <w:marTop w:val="0"/>
      <w:marBottom w:val="0"/>
      <w:divBdr>
        <w:top w:val="none" w:sz="0" w:space="0" w:color="auto"/>
        <w:left w:val="none" w:sz="0" w:space="0" w:color="auto"/>
        <w:bottom w:val="none" w:sz="0" w:space="0" w:color="auto"/>
        <w:right w:val="none" w:sz="0" w:space="0" w:color="auto"/>
      </w:divBdr>
    </w:div>
    <w:div w:id="1874422434">
      <w:bodyDiv w:val="1"/>
      <w:marLeft w:val="0"/>
      <w:marRight w:val="0"/>
      <w:marTop w:val="0"/>
      <w:marBottom w:val="0"/>
      <w:divBdr>
        <w:top w:val="none" w:sz="0" w:space="0" w:color="auto"/>
        <w:left w:val="none" w:sz="0" w:space="0" w:color="auto"/>
        <w:bottom w:val="none" w:sz="0" w:space="0" w:color="auto"/>
        <w:right w:val="none" w:sz="0" w:space="0" w:color="auto"/>
      </w:divBdr>
    </w:div>
    <w:div w:id="1880387454">
      <w:bodyDiv w:val="1"/>
      <w:marLeft w:val="0"/>
      <w:marRight w:val="0"/>
      <w:marTop w:val="0"/>
      <w:marBottom w:val="0"/>
      <w:divBdr>
        <w:top w:val="none" w:sz="0" w:space="0" w:color="auto"/>
        <w:left w:val="none" w:sz="0" w:space="0" w:color="auto"/>
        <w:bottom w:val="none" w:sz="0" w:space="0" w:color="auto"/>
        <w:right w:val="none" w:sz="0" w:space="0" w:color="auto"/>
      </w:divBdr>
    </w:div>
    <w:div w:id="1882010890">
      <w:bodyDiv w:val="1"/>
      <w:marLeft w:val="0"/>
      <w:marRight w:val="0"/>
      <w:marTop w:val="0"/>
      <w:marBottom w:val="0"/>
      <w:divBdr>
        <w:top w:val="none" w:sz="0" w:space="0" w:color="auto"/>
        <w:left w:val="none" w:sz="0" w:space="0" w:color="auto"/>
        <w:bottom w:val="none" w:sz="0" w:space="0" w:color="auto"/>
        <w:right w:val="none" w:sz="0" w:space="0" w:color="auto"/>
      </w:divBdr>
    </w:div>
    <w:div w:id="1895122961">
      <w:bodyDiv w:val="1"/>
      <w:marLeft w:val="0"/>
      <w:marRight w:val="0"/>
      <w:marTop w:val="0"/>
      <w:marBottom w:val="0"/>
      <w:divBdr>
        <w:top w:val="none" w:sz="0" w:space="0" w:color="auto"/>
        <w:left w:val="none" w:sz="0" w:space="0" w:color="auto"/>
        <w:bottom w:val="none" w:sz="0" w:space="0" w:color="auto"/>
        <w:right w:val="none" w:sz="0" w:space="0" w:color="auto"/>
      </w:divBdr>
      <w:divsChild>
        <w:div w:id="935013629">
          <w:marLeft w:val="446"/>
          <w:marRight w:val="0"/>
          <w:marTop w:val="0"/>
          <w:marBottom w:val="0"/>
          <w:divBdr>
            <w:top w:val="none" w:sz="0" w:space="0" w:color="auto"/>
            <w:left w:val="none" w:sz="0" w:space="0" w:color="auto"/>
            <w:bottom w:val="none" w:sz="0" w:space="0" w:color="auto"/>
            <w:right w:val="none" w:sz="0" w:space="0" w:color="auto"/>
          </w:divBdr>
        </w:div>
      </w:divsChild>
    </w:div>
    <w:div w:id="1910261277">
      <w:bodyDiv w:val="1"/>
      <w:marLeft w:val="0"/>
      <w:marRight w:val="0"/>
      <w:marTop w:val="0"/>
      <w:marBottom w:val="0"/>
      <w:divBdr>
        <w:top w:val="none" w:sz="0" w:space="0" w:color="auto"/>
        <w:left w:val="none" w:sz="0" w:space="0" w:color="auto"/>
        <w:bottom w:val="none" w:sz="0" w:space="0" w:color="auto"/>
        <w:right w:val="none" w:sz="0" w:space="0" w:color="auto"/>
      </w:divBdr>
    </w:div>
    <w:div w:id="1952203407">
      <w:bodyDiv w:val="1"/>
      <w:marLeft w:val="0"/>
      <w:marRight w:val="0"/>
      <w:marTop w:val="0"/>
      <w:marBottom w:val="0"/>
      <w:divBdr>
        <w:top w:val="none" w:sz="0" w:space="0" w:color="auto"/>
        <w:left w:val="none" w:sz="0" w:space="0" w:color="auto"/>
        <w:bottom w:val="none" w:sz="0" w:space="0" w:color="auto"/>
        <w:right w:val="none" w:sz="0" w:space="0" w:color="auto"/>
      </w:divBdr>
    </w:div>
    <w:div w:id="1965306924">
      <w:bodyDiv w:val="1"/>
      <w:marLeft w:val="0"/>
      <w:marRight w:val="0"/>
      <w:marTop w:val="0"/>
      <w:marBottom w:val="0"/>
      <w:divBdr>
        <w:top w:val="none" w:sz="0" w:space="0" w:color="auto"/>
        <w:left w:val="none" w:sz="0" w:space="0" w:color="auto"/>
        <w:bottom w:val="none" w:sz="0" w:space="0" w:color="auto"/>
        <w:right w:val="none" w:sz="0" w:space="0" w:color="auto"/>
      </w:divBdr>
    </w:div>
    <w:div w:id="1979256813">
      <w:bodyDiv w:val="1"/>
      <w:marLeft w:val="0"/>
      <w:marRight w:val="0"/>
      <w:marTop w:val="0"/>
      <w:marBottom w:val="0"/>
      <w:divBdr>
        <w:top w:val="none" w:sz="0" w:space="0" w:color="auto"/>
        <w:left w:val="none" w:sz="0" w:space="0" w:color="auto"/>
        <w:bottom w:val="none" w:sz="0" w:space="0" w:color="auto"/>
        <w:right w:val="none" w:sz="0" w:space="0" w:color="auto"/>
      </w:divBdr>
    </w:div>
    <w:div w:id="1996490902">
      <w:bodyDiv w:val="1"/>
      <w:marLeft w:val="0"/>
      <w:marRight w:val="0"/>
      <w:marTop w:val="0"/>
      <w:marBottom w:val="0"/>
      <w:divBdr>
        <w:top w:val="none" w:sz="0" w:space="0" w:color="auto"/>
        <w:left w:val="none" w:sz="0" w:space="0" w:color="auto"/>
        <w:bottom w:val="none" w:sz="0" w:space="0" w:color="auto"/>
        <w:right w:val="none" w:sz="0" w:space="0" w:color="auto"/>
      </w:divBdr>
    </w:div>
    <w:div w:id="2006859468">
      <w:bodyDiv w:val="1"/>
      <w:marLeft w:val="0"/>
      <w:marRight w:val="0"/>
      <w:marTop w:val="0"/>
      <w:marBottom w:val="0"/>
      <w:divBdr>
        <w:top w:val="none" w:sz="0" w:space="0" w:color="auto"/>
        <w:left w:val="none" w:sz="0" w:space="0" w:color="auto"/>
        <w:bottom w:val="none" w:sz="0" w:space="0" w:color="auto"/>
        <w:right w:val="none" w:sz="0" w:space="0" w:color="auto"/>
      </w:divBdr>
    </w:div>
    <w:div w:id="2021811863">
      <w:bodyDiv w:val="1"/>
      <w:marLeft w:val="0"/>
      <w:marRight w:val="0"/>
      <w:marTop w:val="0"/>
      <w:marBottom w:val="0"/>
      <w:divBdr>
        <w:top w:val="none" w:sz="0" w:space="0" w:color="auto"/>
        <w:left w:val="none" w:sz="0" w:space="0" w:color="auto"/>
        <w:bottom w:val="none" w:sz="0" w:space="0" w:color="auto"/>
        <w:right w:val="none" w:sz="0" w:space="0" w:color="auto"/>
      </w:divBdr>
    </w:div>
    <w:div w:id="2022732061">
      <w:bodyDiv w:val="1"/>
      <w:marLeft w:val="0"/>
      <w:marRight w:val="0"/>
      <w:marTop w:val="0"/>
      <w:marBottom w:val="0"/>
      <w:divBdr>
        <w:top w:val="none" w:sz="0" w:space="0" w:color="auto"/>
        <w:left w:val="none" w:sz="0" w:space="0" w:color="auto"/>
        <w:bottom w:val="none" w:sz="0" w:space="0" w:color="auto"/>
        <w:right w:val="none" w:sz="0" w:space="0" w:color="auto"/>
      </w:divBdr>
    </w:div>
    <w:div w:id="2027949478">
      <w:bodyDiv w:val="1"/>
      <w:marLeft w:val="0"/>
      <w:marRight w:val="0"/>
      <w:marTop w:val="0"/>
      <w:marBottom w:val="0"/>
      <w:divBdr>
        <w:top w:val="none" w:sz="0" w:space="0" w:color="auto"/>
        <w:left w:val="none" w:sz="0" w:space="0" w:color="auto"/>
        <w:bottom w:val="none" w:sz="0" w:space="0" w:color="auto"/>
        <w:right w:val="none" w:sz="0" w:space="0" w:color="auto"/>
      </w:divBdr>
      <w:divsChild>
        <w:div w:id="1571771919">
          <w:marLeft w:val="446"/>
          <w:marRight w:val="0"/>
          <w:marTop w:val="0"/>
          <w:marBottom w:val="0"/>
          <w:divBdr>
            <w:top w:val="none" w:sz="0" w:space="0" w:color="auto"/>
            <w:left w:val="none" w:sz="0" w:space="0" w:color="auto"/>
            <w:bottom w:val="none" w:sz="0" w:space="0" w:color="auto"/>
            <w:right w:val="none" w:sz="0" w:space="0" w:color="auto"/>
          </w:divBdr>
        </w:div>
        <w:div w:id="1164785688">
          <w:marLeft w:val="446"/>
          <w:marRight w:val="0"/>
          <w:marTop w:val="0"/>
          <w:marBottom w:val="0"/>
          <w:divBdr>
            <w:top w:val="none" w:sz="0" w:space="0" w:color="auto"/>
            <w:left w:val="none" w:sz="0" w:space="0" w:color="auto"/>
            <w:bottom w:val="none" w:sz="0" w:space="0" w:color="auto"/>
            <w:right w:val="none" w:sz="0" w:space="0" w:color="auto"/>
          </w:divBdr>
        </w:div>
        <w:div w:id="1799252789">
          <w:marLeft w:val="446"/>
          <w:marRight w:val="0"/>
          <w:marTop w:val="0"/>
          <w:marBottom w:val="0"/>
          <w:divBdr>
            <w:top w:val="none" w:sz="0" w:space="0" w:color="auto"/>
            <w:left w:val="none" w:sz="0" w:space="0" w:color="auto"/>
            <w:bottom w:val="none" w:sz="0" w:space="0" w:color="auto"/>
            <w:right w:val="none" w:sz="0" w:space="0" w:color="auto"/>
          </w:divBdr>
        </w:div>
      </w:divsChild>
    </w:div>
    <w:div w:id="2033337154">
      <w:bodyDiv w:val="1"/>
      <w:marLeft w:val="0"/>
      <w:marRight w:val="0"/>
      <w:marTop w:val="0"/>
      <w:marBottom w:val="0"/>
      <w:divBdr>
        <w:top w:val="none" w:sz="0" w:space="0" w:color="auto"/>
        <w:left w:val="none" w:sz="0" w:space="0" w:color="auto"/>
        <w:bottom w:val="none" w:sz="0" w:space="0" w:color="auto"/>
        <w:right w:val="none" w:sz="0" w:space="0" w:color="auto"/>
      </w:divBdr>
      <w:divsChild>
        <w:div w:id="352994802">
          <w:marLeft w:val="1440"/>
          <w:marRight w:val="0"/>
          <w:marTop w:val="0"/>
          <w:marBottom w:val="0"/>
          <w:divBdr>
            <w:top w:val="none" w:sz="0" w:space="0" w:color="auto"/>
            <w:left w:val="none" w:sz="0" w:space="0" w:color="auto"/>
            <w:bottom w:val="none" w:sz="0" w:space="0" w:color="auto"/>
            <w:right w:val="none" w:sz="0" w:space="0" w:color="auto"/>
          </w:divBdr>
        </w:div>
      </w:divsChild>
    </w:div>
    <w:div w:id="2034844947">
      <w:bodyDiv w:val="1"/>
      <w:marLeft w:val="0"/>
      <w:marRight w:val="0"/>
      <w:marTop w:val="0"/>
      <w:marBottom w:val="0"/>
      <w:divBdr>
        <w:top w:val="none" w:sz="0" w:space="0" w:color="auto"/>
        <w:left w:val="none" w:sz="0" w:space="0" w:color="auto"/>
        <w:bottom w:val="none" w:sz="0" w:space="0" w:color="auto"/>
        <w:right w:val="none" w:sz="0" w:space="0" w:color="auto"/>
      </w:divBdr>
    </w:div>
    <w:div w:id="2042045696">
      <w:bodyDiv w:val="1"/>
      <w:marLeft w:val="0"/>
      <w:marRight w:val="0"/>
      <w:marTop w:val="0"/>
      <w:marBottom w:val="0"/>
      <w:divBdr>
        <w:top w:val="none" w:sz="0" w:space="0" w:color="auto"/>
        <w:left w:val="none" w:sz="0" w:space="0" w:color="auto"/>
        <w:bottom w:val="none" w:sz="0" w:space="0" w:color="auto"/>
        <w:right w:val="none" w:sz="0" w:space="0" w:color="auto"/>
      </w:divBdr>
    </w:div>
    <w:div w:id="2047214223">
      <w:bodyDiv w:val="1"/>
      <w:marLeft w:val="0"/>
      <w:marRight w:val="0"/>
      <w:marTop w:val="0"/>
      <w:marBottom w:val="0"/>
      <w:divBdr>
        <w:top w:val="none" w:sz="0" w:space="0" w:color="auto"/>
        <w:left w:val="none" w:sz="0" w:space="0" w:color="auto"/>
        <w:bottom w:val="none" w:sz="0" w:space="0" w:color="auto"/>
        <w:right w:val="none" w:sz="0" w:space="0" w:color="auto"/>
      </w:divBdr>
    </w:div>
    <w:div w:id="2087654027">
      <w:bodyDiv w:val="1"/>
      <w:marLeft w:val="0"/>
      <w:marRight w:val="0"/>
      <w:marTop w:val="0"/>
      <w:marBottom w:val="0"/>
      <w:divBdr>
        <w:top w:val="none" w:sz="0" w:space="0" w:color="auto"/>
        <w:left w:val="none" w:sz="0" w:space="0" w:color="auto"/>
        <w:bottom w:val="none" w:sz="0" w:space="0" w:color="auto"/>
        <w:right w:val="none" w:sz="0" w:space="0" w:color="auto"/>
      </w:divBdr>
    </w:div>
    <w:div w:id="2111193132">
      <w:bodyDiv w:val="1"/>
      <w:marLeft w:val="0"/>
      <w:marRight w:val="0"/>
      <w:marTop w:val="0"/>
      <w:marBottom w:val="0"/>
      <w:divBdr>
        <w:top w:val="none" w:sz="0" w:space="0" w:color="auto"/>
        <w:left w:val="none" w:sz="0" w:space="0" w:color="auto"/>
        <w:bottom w:val="none" w:sz="0" w:space="0" w:color="auto"/>
        <w:right w:val="none" w:sz="0" w:space="0" w:color="auto"/>
      </w:divBdr>
    </w:div>
    <w:div w:id="2141991641">
      <w:bodyDiv w:val="1"/>
      <w:marLeft w:val="0"/>
      <w:marRight w:val="0"/>
      <w:marTop w:val="0"/>
      <w:marBottom w:val="0"/>
      <w:divBdr>
        <w:top w:val="none" w:sz="0" w:space="0" w:color="auto"/>
        <w:left w:val="none" w:sz="0" w:space="0" w:color="auto"/>
        <w:bottom w:val="none" w:sz="0" w:space="0" w:color="auto"/>
        <w:right w:val="none" w:sz="0" w:space="0" w:color="auto"/>
      </w:divBdr>
      <w:divsChild>
        <w:div w:id="509805581">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emf"/><Relationship Id="rId21" Type="http://schemas.openxmlformats.org/officeDocument/2006/relationships/image" Target="media/image3.png"/><Relationship Id="rId42" Type="http://schemas.openxmlformats.org/officeDocument/2006/relationships/image" Target="media/image20.emf"/><Relationship Id="rId47" Type="http://schemas.openxmlformats.org/officeDocument/2006/relationships/image" Target="media/image24.png"/><Relationship Id="rId63" Type="http://schemas.openxmlformats.org/officeDocument/2006/relationships/image" Target="media/image34.png"/><Relationship Id="rId68" Type="http://schemas.openxmlformats.org/officeDocument/2006/relationships/image" Target="media/image39.png"/><Relationship Id="rId16" Type="http://schemas.microsoft.com/office/2011/relationships/commentsExtended" Target="commentsExtended.xml"/><Relationship Id="rId11" Type="http://schemas.openxmlformats.org/officeDocument/2006/relationships/footer" Target="footer1.xml"/><Relationship Id="rId32" Type="http://schemas.openxmlformats.org/officeDocument/2006/relationships/image" Target="media/image11.png"/><Relationship Id="rId37" Type="http://schemas.openxmlformats.org/officeDocument/2006/relationships/image" Target="media/image16.png"/><Relationship Id="rId53" Type="http://schemas.openxmlformats.org/officeDocument/2006/relationships/image" Target="media/image28.emf"/><Relationship Id="rId58" Type="http://schemas.openxmlformats.org/officeDocument/2006/relationships/image" Target="media/image31.emf"/><Relationship Id="rId74" Type="http://schemas.openxmlformats.org/officeDocument/2006/relationships/image" Target="media/image44.png"/><Relationship Id="rId79" Type="http://schemas.openxmlformats.org/officeDocument/2006/relationships/footer" Target="footer5.xml"/><Relationship Id="rId5" Type="http://schemas.openxmlformats.org/officeDocument/2006/relationships/settings" Target="settings.xml"/><Relationship Id="rId61" Type="http://schemas.openxmlformats.org/officeDocument/2006/relationships/package" Target="embeddings/Microsoft_Visio___11.vsdx"/><Relationship Id="rId82" Type="http://schemas.microsoft.com/office/2011/relationships/people" Target="people.xml"/><Relationship Id="rId19" Type="http://schemas.openxmlformats.org/officeDocument/2006/relationships/image" Target="media/image2.emf"/><Relationship Id="rId14" Type="http://schemas.openxmlformats.org/officeDocument/2006/relationships/footer" Target="footer3.xml"/><Relationship Id="rId22" Type="http://schemas.openxmlformats.org/officeDocument/2006/relationships/image" Target="media/image4.emf"/><Relationship Id="rId27" Type="http://schemas.openxmlformats.org/officeDocument/2006/relationships/package" Target="embeddings/Microsoft_Visio___3.vsdx"/><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1.png"/><Relationship Id="rId48" Type="http://schemas.openxmlformats.org/officeDocument/2006/relationships/image" Target="media/image25.emf"/><Relationship Id="rId56" Type="http://schemas.openxmlformats.org/officeDocument/2006/relationships/package" Target="embeddings/Microsoft_Visio___9.vsdx"/><Relationship Id="rId64" Type="http://schemas.openxmlformats.org/officeDocument/2006/relationships/image" Target="media/image35.png"/><Relationship Id="rId69" Type="http://schemas.openxmlformats.org/officeDocument/2006/relationships/image" Target="media/image40.png"/><Relationship Id="rId77" Type="http://schemas.openxmlformats.org/officeDocument/2006/relationships/image" Target="media/image46.png"/><Relationship Id="rId8" Type="http://schemas.openxmlformats.org/officeDocument/2006/relationships/endnotes" Target="endnotes.xml"/><Relationship Id="rId51" Type="http://schemas.openxmlformats.org/officeDocument/2006/relationships/package" Target="embeddings/Microsoft_Visio___7.vsdx"/><Relationship Id="rId72" Type="http://schemas.openxmlformats.org/officeDocument/2006/relationships/image" Target="media/image43.png"/><Relationship Id="rId80" Type="http://schemas.openxmlformats.org/officeDocument/2006/relationships/footer" Target="footer6.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hyperlink" Target="E:/tool/Youdao/Dict/6.3.69.8341/resultui/frame/javascript:void(0);" TargetMode="External"/><Relationship Id="rId25" Type="http://schemas.openxmlformats.org/officeDocument/2006/relationships/package" Target="embeddings/Microsoft_Visio___2.vsdx"/><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package" Target="embeddings/Microsoft_Visio___5.vsdx"/><Relationship Id="rId59" Type="http://schemas.openxmlformats.org/officeDocument/2006/relationships/package" Target="embeddings/Microsoft_Visio___10.vsdx"/><Relationship Id="rId67" Type="http://schemas.openxmlformats.org/officeDocument/2006/relationships/image" Target="media/image38.png"/><Relationship Id="rId20" Type="http://schemas.openxmlformats.org/officeDocument/2006/relationships/package" Target="embeddings/Microsoft_Visio___.vsdx"/><Relationship Id="rId41" Type="http://schemas.openxmlformats.org/officeDocument/2006/relationships/package" Target="embeddings/Microsoft_Visio___4.vsdx"/><Relationship Id="rId54" Type="http://schemas.openxmlformats.org/officeDocument/2006/relationships/package" Target="embeddings/Microsoft_Visio___8.vsdx"/><Relationship Id="rId62" Type="http://schemas.openxmlformats.org/officeDocument/2006/relationships/image" Target="media/image33.png"/><Relationship Id="rId70" Type="http://schemas.openxmlformats.org/officeDocument/2006/relationships/image" Target="media/image41.png"/><Relationship Id="rId75" Type="http://schemas.openxmlformats.org/officeDocument/2006/relationships/image" Target="media/image45.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package" Target="embeddings/Microsoft_Visio___1.vsdx"/><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package" Target="embeddings/Microsoft_Visio___6.vsdx"/><Relationship Id="rId57" Type="http://schemas.openxmlformats.org/officeDocument/2006/relationships/image" Target="media/image30.emf"/><Relationship Id="rId10" Type="http://schemas.openxmlformats.org/officeDocument/2006/relationships/header" Target="header2.xml"/><Relationship Id="rId31" Type="http://schemas.openxmlformats.org/officeDocument/2006/relationships/image" Target="media/image10.png"/><Relationship Id="rId44" Type="http://schemas.openxmlformats.org/officeDocument/2006/relationships/image" Target="media/image22.png"/><Relationship Id="rId52" Type="http://schemas.openxmlformats.org/officeDocument/2006/relationships/image" Target="media/image27.emf"/><Relationship Id="rId60" Type="http://schemas.openxmlformats.org/officeDocument/2006/relationships/image" Target="media/image32.emf"/><Relationship Id="rId65" Type="http://schemas.openxmlformats.org/officeDocument/2006/relationships/image" Target="media/image36.png"/><Relationship Id="rId73" Type="http://schemas.openxmlformats.org/officeDocument/2006/relationships/chart" Target="charts/chart1.xml"/><Relationship Id="rId78" Type="http://schemas.openxmlformats.org/officeDocument/2006/relationships/footer" Target="footer4.xml"/><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1.emf"/><Relationship Id="rId39" Type="http://schemas.openxmlformats.org/officeDocument/2006/relationships/image" Target="media/image18.png"/><Relationship Id="rId34" Type="http://schemas.openxmlformats.org/officeDocument/2006/relationships/image" Target="media/image13.png"/><Relationship Id="rId50" Type="http://schemas.openxmlformats.org/officeDocument/2006/relationships/image" Target="media/image26.emf"/><Relationship Id="rId55" Type="http://schemas.openxmlformats.org/officeDocument/2006/relationships/image" Target="media/image29.emf"/><Relationship Id="rId76" Type="http://schemas.openxmlformats.org/officeDocument/2006/relationships/chart" Target="charts/chart2.xml"/><Relationship Id="rId7" Type="http://schemas.openxmlformats.org/officeDocument/2006/relationships/footnotes" Target="footnotes.xml"/><Relationship Id="rId71" Type="http://schemas.openxmlformats.org/officeDocument/2006/relationships/image" Target="media/image42.png"/><Relationship Id="rId2" Type="http://schemas.openxmlformats.org/officeDocument/2006/relationships/customXml" Target="../customXml/item2.xml"/><Relationship Id="rId29" Type="http://schemas.openxmlformats.org/officeDocument/2006/relationships/image" Target="media/image8.png"/><Relationship Id="rId24" Type="http://schemas.openxmlformats.org/officeDocument/2006/relationships/image" Target="media/image5.emf"/><Relationship Id="rId40" Type="http://schemas.openxmlformats.org/officeDocument/2006/relationships/image" Target="media/image19.emf"/><Relationship Id="rId45" Type="http://schemas.openxmlformats.org/officeDocument/2006/relationships/image" Target="media/image23.emf"/><Relationship Id="rId66" Type="http://schemas.openxmlformats.org/officeDocument/2006/relationships/image" Target="media/image37.png"/></Relationships>
</file>

<file path=word/_rels/endnotes.xml.rels><?xml version="1.0" encoding="UTF-8" standalone="yes"?>
<Relationships xmlns="http://schemas.openxmlformats.org/package/2006/relationships"><Relationship Id="rId3" Type="http://schemas.openxmlformats.org/officeDocument/2006/relationships/hyperlink" Target="http://mit.bme.hu/~micskeiz/pages/mbt.html" TargetMode="External"/><Relationship Id="rId2" Type="http://schemas.openxmlformats.org/officeDocument/2006/relationships/hyperlink" Target="http://devresource.hp.com/drc/" TargetMode="External"/><Relationship Id="rId1" Type="http://schemas.openxmlformats.org/officeDocument/2006/relationships/hyperlink" Target="https://www.w3.org/TR/wsdl" TargetMode="External"/><Relationship Id="rId6" Type="http://schemas.openxmlformats.org/officeDocument/2006/relationships/hyperlink" Target="http://www.graphviz.org/pdf/dotguide.pdf" TargetMode="External"/><Relationship Id="rId5" Type="http://schemas.openxmlformats.org/officeDocument/2006/relationships/hyperlink" Target="http://www.graphviz.org/Home.php" TargetMode="External"/><Relationship Id="rId4" Type="http://schemas.openxmlformats.org/officeDocument/2006/relationships/hyperlink" Target="http://graphwalker.github.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esktop\&#30805;&#22763;%20&#39034;&#24207;&#32534;&#30721;&#21046;%201.2.1&#27491;&#24335;&#29256;\USTB&#30805;&#22763;&#35770;&#25991;&#27169;&#26495;2010-4-14(&#27491;&#24335;1.2.1&#29256;).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E:\&#30740;&#31350;&#29983;&#27605;&#19994;&#35774;&#35745;\&#27605;&#35774;&#35770;&#25991;\&#32467;&#26524;&#20998;&#26512;.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sz="1000">
                <a:solidFill>
                  <a:sysClr val="windowText" lastClr="000000"/>
                </a:solidFill>
                <a:latin typeface="宋体" panose="02010600030101010101" pitchFamily="2" charset="-122"/>
                <a:ea typeface="宋体" panose="02010600030101010101" pitchFamily="2" charset="-122"/>
              </a:rPr>
              <a:t>不同覆盖策略测试用例生成个数</a:t>
            </a:r>
            <a:endParaRPr lang="zh-CN" sz="1000">
              <a:solidFill>
                <a:sysClr val="windowText" lastClr="000000"/>
              </a:solidFill>
              <a:latin typeface="宋体" panose="02010600030101010101" pitchFamily="2" charset="-122"/>
              <a:ea typeface="宋体" panose="02010600030101010101" pitchFamily="2" charset="-122"/>
            </a:endParaRPr>
          </a:p>
        </c:rich>
      </c:tx>
      <c:layout>
        <c:manualLayout>
          <c:xMode val="edge"/>
          <c:yMode val="edge"/>
          <c:x val="0.29294647766404602"/>
          <c:y val="3.2407407407407406E-2"/>
        </c:manualLayout>
      </c:layout>
      <c:overlay val="0"/>
      <c:spPr>
        <a:noFill/>
        <a:ln>
          <a:noFill/>
        </a:ln>
        <a:effectLst/>
      </c:spPr>
      <c:txPr>
        <a:bodyPr rot="0" spcFirstLastPara="1" vertOverflow="ellipsis" vert="horz" wrap="square" anchor="ctr" anchorCtr="1"/>
        <a:lstStyle/>
        <a:p>
          <a:pPr>
            <a:defRPr sz="1000" b="0" i="0" u="none" strike="noStrike" kern="1200" spc="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Sheet1!$A$2</c:f>
              <c:strCache>
                <c:ptCount val="1"/>
                <c:pt idx="0">
                  <c:v>positive</c:v>
                </c:pt>
              </c:strCache>
            </c:strRef>
          </c:tx>
          <c:spPr>
            <a:solidFill>
              <a:schemeClr val="bg1">
                <a:lumMod val="75000"/>
              </a:schemeClr>
            </a:solidFill>
            <a:ln>
              <a:solidFill>
                <a:schemeClr val="bg1">
                  <a:lumMod val="75000"/>
                </a:schemeClr>
              </a:solidFill>
            </a:ln>
            <a:effectLst/>
          </c:spPr>
          <c:invertIfNegative val="0"/>
          <c:cat>
            <c:strRef>
              <c:f>Sheet1!$B$1:$G$1</c:f>
              <c:strCache>
                <c:ptCount val="6"/>
                <c:pt idx="0">
                  <c:v>ReqN-S</c:v>
                </c:pt>
                <c:pt idx="1">
                  <c:v>ReqN-NS</c:v>
                </c:pt>
                <c:pt idx="2">
                  <c:v>ResN-S</c:v>
                </c:pt>
                <c:pt idx="3">
                  <c:v>ResN-NS</c:v>
                </c:pt>
                <c:pt idx="4">
                  <c:v>E-S</c:v>
                </c:pt>
                <c:pt idx="5">
                  <c:v>E-NS</c:v>
                </c:pt>
              </c:strCache>
            </c:strRef>
          </c:cat>
          <c:val>
            <c:numRef>
              <c:f>Sheet1!$B$2:$G$2</c:f>
              <c:numCache>
                <c:formatCode>General</c:formatCode>
                <c:ptCount val="6"/>
                <c:pt idx="0">
                  <c:v>36</c:v>
                </c:pt>
                <c:pt idx="1">
                  <c:v>1</c:v>
                </c:pt>
                <c:pt idx="2">
                  <c:v>45</c:v>
                </c:pt>
                <c:pt idx="3">
                  <c:v>3</c:v>
                </c:pt>
                <c:pt idx="4">
                  <c:v>45</c:v>
                </c:pt>
                <c:pt idx="5">
                  <c:v>3</c:v>
                </c:pt>
              </c:numCache>
            </c:numRef>
          </c:val>
          <c:extLst>
            <c:ext xmlns:c16="http://schemas.microsoft.com/office/drawing/2014/chart" uri="{C3380CC4-5D6E-409C-BE32-E72D297353CC}">
              <c16:uniqueId val="{00000000-24AE-4C11-BB5A-C64BE2619519}"/>
            </c:ext>
          </c:extLst>
        </c:ser>
        <c:ser>
          <c:idx val="1"/>
          <c:order val="1"/>
          <c:tx>
            <c:strRef>
              <c:f>Sheet1!$A$3</c:f>
              <c:strCache>
                <c:ptCount val="1"/>
                <c:pt idx="0">
                  <c:v>negative</c:v>
                </c:pt>
              </c:strCache>
            </c:strRef>
          </c:tx>
          <c:spPr>
            <a:solidFill>
              <a:schemeClr val="tx1">
                <a:lumMod val="50000"/>
                <a:lumOff val="50000"/>
              </a:schemeClr>
            </a:solidFill>
            <a:ln>
              <a:solidFill>
                <a:schemeClr val="tx1">
                  <a:lumMod val="50000"/>
                  <a:lumOff val="50000"/>
                </a:schemeClr>
              </a:solidFill>
            </a:ln>
            <a:effectLst/>
          </c:spPr>
          <c:invertIfNegative val="0"/>
          <c:cat>
            <c:strRef>
              <c:f>Sheet1!$B$1:$G$1</c:f>
              <c:strCache>
                <c:ptCount val="6"/>
                <c:pt idx="0">
                  <c:v>ReqN-S</c:v>
                </c:pt>
                <c:pt idx="1">
                  <c:v>ReqN-NS</c:v>
                </c:pt>
                <c:pt idx="2">
                  <c:v>ResN-S</c:v>
                </c:pt>
                <c:pt idx="3">
                  <c:v>ResN-NS</c:v>
                </c:pt>
                <c:pt idx="4">
                  <c:v>E-S</c:v>
                </c:pt>
                <c:pt idx="5">
                  <c:v>E-NS</c:v>
                </c:pt>
              </c:strCache>
            </c:strRef>
          </c:cat>
          <c:val>
            <c:numRef>
              <c:f>Sheet1!$B$3:$G$3</c:f>
              <c:numCache>
                <c:formatCode>General</c:formatCode>
                <c:ptCount val="6"/>
                <c:pt idx="0">
                  <c:v>73</c:v>
                </c:pt>
                <c:pt idx="1">
                  <c:v>3</c:v>
                </c:pt>
                <c:pt idx="2">
                  <c:v>73</c:v>
                </c:pt>
                <c:pt idx="3">
                  <c:v>3</c:v>
                </c:pt>
                <c:pt idx="4">
                  <c:v>73</c:v>
                </c:pt>
                <c:pt idx="5">
                  <c:v>3</c:v>
                </c:pt>
              </c:numCache>
            </c:numRef>
          </c:val>
          <c:extLst>
            <c:ext xmlns:c16="http://schemas.microsoft.com/office/drawing/2014/chart" uri="{C3380CC4-5D6E-409C-BE32-E72D297353CC}">
              <c16:uniqueId val="{00000001-24AE-4C11-BB5A-C64BE2619519}"/>
            </c:ext>
          </c:extLst>
        </c:ser>
        <c:dLbls>
          <c:showLegendKey val="0"/>
          <c:showVal val="0"/>
          <c:showCatName val="0"/>
          <c:showSerName val="0"/>
          <c:showPercent val="0"/>
          <c:showBubbleSize val="0"/>
        </c:dLbls>
        <c:gapWidth val="219"/>
        <c:overlap val="-27"/>
        <c:axId val="422735744"/>
        <c:axId val="422733248"/>
      </c:barChart>
      <c:catAx>
        <c:axId val="422735744"/>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r>
                  <a:rPr lang="zh-CN" altLang="en-US">
                    <a:latin typeface="宋体" panose="02010600030101010101" pitchFamily="2" charset="-122"/>
                    <a:ea typeface="宋体" panose="02010600030101010101" pitchFamily="2" charset="-122"/>
                  </a:rPr>
                  <a:t>覆盖策略</a:t>
                </a:r>
              </a:p>
            </c:rich>
          </c:tx>
          <c:layout>
            <c:manualLayout>
              <c:xMode val="edge"/>
              <c:yMode val="edge"/>
              <c:x val="0.44788056437064949"/>
              <c:y val="0.89414187809857104"/>
            </c:manualLayout>
          </c:layout>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宋体" panose="02010600030101010101" pitchFamily="2" charset="-122"/>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3248"/>
        <c:crosses val="autoZero"/>
        <c:auto val="1"/>
        <c:lblAlgn val="ctr"/>
        <c:lblOffset val="100"/>
        <c:noMultiLvlLbl val="0"/>
      </c:catAx>
      <c:valAx>
        <c:axId val="422733248"/>
        <c:scaling>
          <c:orientation val="minMax"/>
          <c:max val="75"/>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r>
                  <a:rPr lang="zh-CN" altLang="en-US">
                    <a:solidFill>
                      <a:sysClr val="windowText" lastClr="000000"/>
                    </a:solidFill>
                    <a:latin typeface="宋体" panose="02010600030101010101" pitchFamily="2" charset="-122"/>
                    <a:ea typeface="宋体" panose="02010600030101010101" pitchFamily="2" charset="-122"/>
                  </a:rPr>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crossAx val="422735744"/>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dTable>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mn-ea"/>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cs typeface="Times New Roman" panose="02020603050405020304" pitchFamily="18" charset="0"/>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sz="1050"/>
              <a:t>不同覆盖准则测试用例生成个数</a:t>
            </a:r>
          </a:p>
        </c:rich>
      </c:tx>
      <c:overlay val="0"/>
      <c:spPr>
        <a:noFill/>
        <a:ln>
          <a:noFill/>
        </a:ln>
        <a:effectLst/>
      </c:spPr>
      <c:txPr>
        <a:bodyPr rot="0" spcFirstLastPara="1" vertOverflow="ellipsis" vert="horz" wrap="square" anchor="ctr" anchorCtr="1"/>
        <a:lstStyle/>
        <a:p>
          <a:pPr>
            <a:defRPr sz="1050" b="0" i="0" u="none" strike="noStrike" kern="1200" spc="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autoTitleDeleted val="0"/>
    <c:plotArea>
      <c:layout/>
      <c:barChart>
        <c:barDir val="col"/>
        <c:grouping val="clustered"/>
        <c:varyColors val="0"/>
        <c:ser>
          <c:idx val="0"/>
          <c:order val="0"/>
          <c:tx>
            <c:strRef>
              <c:f>Sheet3!$A$2</c:f>
              <c:strCache>
                <c:ptCount val="1"/>
                <c:pt idx="0">
                  <c:v>positive</c:v>
                </c:pt>
              </c:strCache>
            </c:strRef>
          </c:tx>
          <c:spPr>
            <a:solidFill>
              <a:schemeClr val="tx1">
                <a:lumMod val="50000"/>
                <a:lumOff val="50000"/>
              </a:schemeClr>
            </a:solidFill>
            <a:ln>
              <a:noFill/>
            </a:ln>
            <a:effectLst/>
          </c:spPr>
          <c:invertIfNegative val="0"/>
          <c:dLbls>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Sheet3!$B$1:$G$1</c:f>
              <c:strCache>
                <c:ptCount val="6"/>
                <c:pt idx="0">
                  <c:v>ReqN-S</c:v>
                </c:pt>
                <c:pt idx="1">
                  <c:v>ReqN-NS</c:v>
                </c:pt>
                <c:pt idx="2">
                  <c:v>ResN-S</c:v>
                </c:pt>
                <c:pt idx="3">
                  <c:v>ResN-NS</c:v>
                </c:pt>
                <c:pt idx="4">
                  <c:v>E-S</c:v>
                </c:pt>
                <c:pt idx="5">
                  <c:v>E-NS</c:v>
                </c:pt>
              </c:strCache>
            </c:strRef>
          </c:cat>
          <c:val>
            <c:numRef>
              <c:f>Sheet3!$B$2:$G$2</c:f>
              <c:numCache>
                <c:formatCode>General</c:formatCode>
                <c:ptCount val="6"/>
                <c:pt idx="0">
                  <c:v>21</c:v>
                </c:pt>
                <c:pt idx="1">
                  <c:v>3</c:v>
                </c:pt>
                <c:pt idx="2">
                  <c:v>41</c:v>
                </c:pt>
                <c:pt idx="3">
                  <c:v>6</c:v>
                </c:pt>
                <c:pt idx="4">
                  <c:v>209</c:v>
                </c:pt>
                <c:pt idx="5">
                  <c:v>6</c:v>
                </c:pt>
              </c:numCache>
            </c:numRef>
          </c:val>
          <c:extLst>
            <c:ext xmlns:c16="http://schemas.microsoft.com/office/drawing/2014/chart" uri="{C3380CC4-5D6E-409C-BE32-E72D297353CC}">
              <c16:uniqueId val="{00000000-853C-4A38-B16D-CBC844AA0FE4}"/>
            </c:ext>
          </c:extLst>
        </c:ser>
        <c:dLbls>
          <c:dLblPos val="outEnd"/>
          <c:showLegendKey val="0"/>
          <c:showVal val="1"/>
          <c:showCatName val="0"/>
          <c:showSerName val="0"/>
          <c:showPercent val="0"/>
          <c:showBubbleSize val="0"/>
        </c:dLbls>
        <c:gapWidth val="219"/>
        <c:overlap val="-27"/>
        <c:axId val="300897808"/>
        <c:axId val="300897392"/>
      </c:barChart>
      <c:catAx>
        <c:axId val="300897808"/>
        <c:scaling>
          <c:orientation val="minMax"/>
        </c:scaling>
        <c:delete val="0"/>
        <c:axPos val="b"/>
        <c:title>
          <c:tx>
            <c:rich>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覆盖策略</a:t>
                </a:r>
              </a:p>
            </c:rich>
          </c:tx>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392"/>
        <c:crosses val="autoZero"/>
        <c:auto val="1"/>
        <c:lblAlgn val="ctr"/>
        <c:lblOffset val="100"/>
        <c:noMultiLvlLbl val="0"/>
      </c:catAx>
      <c:valAx>
        <c:axId val="3008973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r>
                  <a:rPr lang="zh-CN"/>
                  <a:t>测试用例个数</a:t>
                </a:r>
              </a:p>
            </c:rich>
          </c:tx>
          <c:overlay val="0"/>
          <c:spPr>
            <a:noFill/>
            <a:ln>
              <a:noFill/>
            </a:ln>
            <a:effectLst/>
          </c:spPr>
          <c:txPr>
            <a:bodyPr rot="-54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crossAx val="300897808"/>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solidFill>
            <a:sysClr val="windowText" lastClr="000000"/>
          </a:solidFill>
          <a:latin typeface="Times New Roman" panose="02020603050405020304" pitchFamily="18" charset="0"/>
          <a:ea typeface="宋体" panose="02010600030101010101" pitchFamily="2" charset="-122"/>
          <a:cs typeface="Times New Roman" panose="02020603050405020304" pitchFamily="18" charset="0"/>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C0EBC7"/>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452CC33-8B6B-4CEF-8881-3190AA2391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USTB硕士论文模板2010-4-14(正式1.2.1版).dot</Template>
  <TotalTime>61071</TotalTime>
  <Pages>117</Pages>
  <Words>13789</Words>
  <Characters>78599</Characters>
  <Application>Microsoft Office Word</Application>
  <DocSecurity>0</DocSecurity>
  <Lines>654</Lines>
  <Paragraphs>184</Paragraphs>
  <ScaleCrop>false</ScaleCrop>
  <Company>北京科技大学</Company>
  <LinksUpToDate>false</LinksUpToDate>
  <CharactersWithSpaces>92204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ustb博论文学号姓名</dc:title>
  <dc:subject/>
  <dc:creator>微软用户</dc:creator>
  <cp:keywords/>
  <dc:description/>
  <cp:lastModifiedBy>a41255065@163.com</cp:lastModifiedBy>
  <cp:revision>1091</cp:revision>
  <cp:lastPrinted>2016-12-21T03:55:00Z</cp:lastPrinted>
  <dcterms:created xsi:type="dcterms:W3CDTF">2016-12-20T03:22:00Z</dcterms:created>
  <dcterms:modified xsi:type="dcterms:W3CDTF">2017-11-14T03:00:00Z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